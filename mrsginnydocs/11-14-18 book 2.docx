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Edwardian Script ITC" w:hAnsi="Edwardian Script ITC"/>
          <w:b/>
          <w:sz w:val="96"/>
          <w:szCs w:val="96"/>
        </w:rPr>
        <w:id w:val="-1492777724"/>
        <w:docPartObj>
          <w:docPartGallery w:val="Cover Pages"/>
          <w:docPartUnique/>
        </w:docPartObj>
      </w:sdtPr>
      <w:sdtEndPr>
        <w:rPr>
          <w:rFonts w:cs="Vijaya"/>
          <w:bCs/>
          <w:sz w:val="56"/>
          <w:szCs w:val="56"/>
        </w:rPr>
      </w:sdtEndPr>
      <w:sdtContent>
        <w:p w14:paraId="78D8CE0C" w14:textId="02C4A29D" w:rsidR="00513470" w:rsidRDefault="00513470" w:rsidP="00513470">
          <w:pPr>
            <w:jc w:val="center"/>
            <w:rPr>
              <w:ins w:id="1" w:author="virginia porter" w:date="2018-05-14T16:44:00Z"/>
              <w:rFonts w:ascii="Edwardian Script ITC" w:hAnsi="Edwardian Script ITC"/>
              <w:b/>
              <w:sz w:val="72"/>
              <w:szCs w:val="72"/>
            </w:rPr>
          </w:pPr>
          <w:ins w:id="2" w:author="virginia porter" w:date="2018-05-14T14:24:00Z">
            <w:r>
              <w:rPr>
                <w:rFonts w:ascii="Edwardian Script ITC" w:hAnsi="Edwardian Script ITC"/>
                <w:b/>
                <w:sz w:val="72"/>
                <w:szCs w:val="72"/>
              </w:rPr>
              <w:t xml:space="preserve">Unwrapping Heavenly Gifts  </w:t>
            </w:r>
          </w:ins>
        </w:p>
        <w:p w14:paraId="7C2348ED" w14:textId="77777777" w:rsidR="005B4D9A" w:rsidRPr="005B4D9A" w:rsidRDefault="005B4D9A" w:rsidP="005B4D9A">
          <w:pPr>
            <w:jc w:val="center"/>
            <w:rPr>
              <w:ins w:id="3" w:author="virginia porter" w:date="2018-05-14T16:45:00Z"/>
              <w:rFonts w:ascii="Edwardian Script ITC" w:hAnsi="Edwardian Script ITC" w:cstheme="minorHAnsi"/>
              <w:b/>
              <w:sz w:val="72"/>
              <w:szCs w:val="72"/>
              <w:rPrChange w:id="4" w:author="virginia porter" w:date="2018-05-14T16:45:00Z">
                <w:rPr>
                  <w:ins w:id="5" w:author="virginia porter" w:date="2018-05-14T16:45:00Z"/>
                  <w:rFonts w:cstheme="minorHAnsi"/>
                  <w:b/>
                  <w:sz w:val="36"/>
                  <w:szCs w:val="36"/>
                </w:rPr>
              </w:rPrChange>
            </w:rPr>
          </w:pPr>
          <w:ins w:id="6" w:author="virginia porter" w:date="2018-05-14T16:45:00Z">
            <w:r w:rsidRPr="005B4D9A">
              <w:rPr>
                <w:rFonts w:ascii="Edwardian Script ITC" w:hAnsi="Edwardian Script ITC" w:cstheme="minorHAnsi"/>
                <w:b/>
                <w:sz w:val="72"/>
                <w:szCs w:val="72"/>
                <w:rPrChange w:id="7" w:author="virginia porter" w:date="2018-05-14T16:45:00Z">
                  <w:rPr>
                    <w:rFonts w:cstheme="minorHAnsi"/>
                    <w:b/>
                    <w:sz w:val="36"/>
                    <w:szCs w:val="36"/>
                  </w:rPr>
                </w:rPrChange>
              </w:rPr>
              <w:t>From the Book of Ephesians</w:t>
            </w:r>
          </w:ins>
        </w:p>
        <w:p w14:paraId="5E99E01B" w14:textId="2070CEA5" w:rsidR="009446BB" w:rsidRPr="004901B3" w:rsidRDefault="009446BB" w:rsidP="009446BB">
          <w:pPr>
            <w:tabs>
              <w:tab w:val="center" w:pos="4680"/>
              <w:tab w:val="right" w:pos="9360"/>
            </w:tabs>
            <w:jc w:val="center"/>
            <w:rPr>
              <w:rFonts w:ascii="Blackadder ITC" w:hAnsi="Blackadder ITC"/>
              <w:b/>
              <w:color w:val="C5E0B3" w:themeColor="accent6" w:themeTint="66"/>
              <w:sz w:val="144"/>
              <w:szCs w:val="144"/>
            </w:rPr>
          </w:pPr>
          <w:r>
            <w:rPr>
              <w:rFonts w:ascii="Blackadder ITC" w:hAnsi="Blackadder ITC"/>
              <w:b/>
              <w:noProof/>
              <w:color w:val="C5E0B3" w:themeColor="accent6" w:themeTint="66"/>
              <w:sz w:val="144"/>
              <w:szCs w:val="144"/>
            </w:rPr>
            <w:drawing>
              <wp:inline distT="0" distB="0" distL="0" distR="0" wp14:anchorId="6D6CCDFF" wp14:editId="1DD6D738">
                <wp:extent cx="4619625" cy="3276600"/>
                <wp:effectExtent l="95250" t="95250" r="104775" b="95250"/>
                <wp:docPr id="7" name="Picture 7" descr="A close up of a cag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69.jpg"/>
                        <pic:cNvPicPr/>
                      </pic:nvPicPr>
                      <pic:blipFill rotWithShape="1">
                        <a:blip r:embed="rId8" cstate="print">
                          <a:extLst>
                            <a:ext uri="{28A0092B-C50C-407E-A947-70E740481C1C}">
                              <a14:useLocalDpi xmlns:a14="http://schemas.microsoft.com/office/drawing/2010/main" val="0"/>
                            </a:ext>
                          </a:extLst>
                        </a:blip>
                        <a:srcRect l="4487" t="12822" r="17788" b="3419"/>
                        <a:stretch/>
                      </pic:blipFill>
                      <pic:spPr bwMode="auto">
                        <a:xfrm>
                          <a:off x="0" y="0"/>
                          <a:ext cx="4619625" cy="3276600"/>
                        </a:xfrm>
                        <a:prstGeom prst="rect">
                          <a:avLst/>
                        </a:prstGeom>
                        <a:ln w="88900" cap="sq" cmpd="thickThin" algn="ctr">
                          <a:solidFill>
                            <a:srgbClr val="70AD47">
                              <a:lumMod val="50000"/>
                            </a:srgbClr>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0374246" w14:textId="77777777" w:rsidR="00E2243B" w:rsidRDefault="00BB1DFA" w:rsidP="00E2243B">
          <w:pPr>
            <w:jc w:val="center"/>
            <w:rPr>
              <w:rFonts w:ascii="Edwardian Script ITC" w:hAnsi="Edwardian Script ITC"/>
              <w:b/>
              <w:color w:val="0D0D0D" w:themeColor="text1" w:themeTint="F2"/>
              <w:sz w:val="72"/>
              <w:szCs w:val="72"/>
            </w:rPr>
          </w:pPr>
          <w:bookmarkStart w:id="8" w:name="_Hlk513465385"/>
          <w:r w:rsidRPr="00CB5847">
            <w:rPr>
              <w:rFonts w:ascii="Edwardian Script ITC" w:hAnsi="Edwardian Script ITC"/>
              <w:b/>
              <w:color w:val="0D0D0D" w:themeColor="text1" w:themeTint="F2"/>
              <w:sz w:val="72"/>
              <w:szCs w:val="72"/>
            </w:rPr>
            <w:t>The Profound Mystery of Christ and His Bride</w:t>
          </w:r>
        </w:p>
        <w:p w14:paraId="72F668CB" w14:textId="77777777" w:rsidR="00CB5847" w:rsidRDefault="00B964F2" w:rsidP="00CB5847">
          <w:pPr>
            <w:jc w:val="center"/>
            <w:rPr>
              <w:rFonts w:asciiTheme="minorHAnsi" w:hAnsiTheme="minorHAnsi" w:cstheme="minorHAnsi"/>
              <w:b/>
              <w:color w:val="0D0D0D" w:themeColor="text1" w:themeTint="F2"/>
              <w:sz w:val="40"/>
              <w:szCs w:val="40"/>
            </w:rPr>
          </w:pPr>
          <w:r>
            <w:rPr>
              <w:rFonts w:asciiTheme="minorHAnsi" w:hAnsiTheme="minorHAnsi" w:cstheme="minorHAnsi"/>
              <w:b/>
              <w:color w:val="0D0D0D" w:themeColor="text1" w:themeTint="F2"/>
              <w:sz w:val="40"/>
              <w:szCs w:val="40"/>
            </w:rPr>
            <w:t>------------------------</w:t>
          </w:r>
          <w:r w:rsidR="00CB5847" w:rsidRPr="00CB5847">
            <w:rPr>
              <w:rFonts w:asciiTheme="minorHAnsi" w:hAnsiTheme="minorHAnsi" w:cstheme="minorHAnsi"/>
              <w:b/>
              <w:color w:val="0D0D0D" w:themeColor="text1" w:themeTint="F2"/>
              <w:sz w:val="40"/>
              <w:szCs w:val="40"/>
            </w:rPr>
            <w:t>A Discipling Series</w:t>
          </w:r>
          <w:r w:rsidR="00CB5847">
            <w:rPr>
              <w:rFonts w:asciiTheme="minorHAnsi" w:hAnsiTheme="minorHAnsi" w:cstheme="minorHAnsi"/>
              <w:b/>
              <w:color w:val="0D0D0D" w:themeColor="text1" w:themeTint="F2"/>
              <w:sz w:val="40"/>
              <w:szCs w:val="40"/>
            </w:rPr>
            <w:t>------------------------</w:t>
          </w:r>
        </w:p>
        <w:p w14:paraId="721F2D21" w14:textId="77777777" w:rsidR="00445F2C" w:rsidRPr="00E2243B" w:rsidRDefault="00A7705F" w:rsidP="00CB5847">
          <w:pPr>
            <w:jc w:val="center"/>
            <w:rPr>
              <w:rFonts w:asciiTheme="minorHAnsi" w:hAnsiTheme="minorHAnsi" w:cstheme="minorHAnsi"/>
              <w:b/>
              <w:color w:val="0D0D0D" w:themeColor="text1" w:themeTint="F2"/>
              <w:sz w:val="48"/>
              <w:szCs w:val="48"/>
            </w:rPr>
          </w:pPr>
          <w:r w:rsidRPr="00CB5847">
            <w:rPr>
              <w:rFonts w:ascii="Edwardian Script ITC" w:hAnsi="Edwardian Script ITC"/>
              <w:b/>
              <w:color w:val="C5E0B3" w:themeColor="accent6" w:themeTint="66"/>
              <w:sz w:val="56"/>
              <w:szCs w:val="56"/>
            </w:rPr>
            <w:t xml:space="preserve"> </w:t>
          </w:r>
          <w:r w:rsidR="00CB5847" w:rsidRPr="00E2243B">
            <w:rPr>
              <w:rFonts w:asciiTheme="minorHAnsi" w:hAnsiTheme="minorHAnsi" w:cstheme="minorHAnsi"/>
              <w:b/>
              <w:sz w:val="48"/>
              <w:szCs w:val="48"/>
            </w:rPr>
            <w:t>Virginia P. Porter</w:t>
          </w:r>
          <w:r w:rsidRPr="00E2243B">
            <w:rPr>
              <w:rFonts w:asciiTheme="minorHAnsi" w:hAnsiTheme="minorHAnsi" w:cstheme="minorHAnsi"/>
              <w:b/>
              <w:color w:val="C5E0B3" w:themeColor="accent6" w:themeTint="66"/>
              <w:sz w:val="48"/>
              <w:szCs w:val="48"/>
            </w:rPr>
            <w:t xml:space="preserve">         </w:t>
          </w:r>
          <w:r w:rsidR="00F7567C" w:rsidRPr="00E2243B">
            <w:rPr>
              <w:rFonts w:asciiTheme="minorHAnsi" w:hAnsiTheme="minorHAnsi" w:cstheme="minorHAnsi"/>
              <w:b/>
              <w:color w:val="C5E0B3" w:themeColor="accent6" w:themeTint="66"/>
              <w:sz w:val="48"/>
              <w:szCs w:val="48"/>
            </w:rPr>
            <w:t xml:space="preserve">     </w:t>
          </w:r>
        </w:p>
        <w:bookmarkEnd w:id="8"/>
        <w:p w14:paraId="31132EB8" w14:textId="77777777" w:rsidR="00611A2C" w:rsidRPr="00C5600D" w:rsidRDefault="00F7567C" w:rsidP="00CB5847">
          <w:pPr>
            <w:rPr>
              <w:rFonts w:ascii="Edwardian Script ITC" w:hAnsi="Edwardian Script ITC" w:cs="Vijaya"/>
              <w:b/>
              <w:bCs/>
              <w:sz w:val="56"/>
              <w:szCs w:val="56"/>
            </w:rPr>
          </w:pPr>
          <w:r w:rsidRPr="00CB5847">
            <w:rPr>
              <w:rFonts w:ascii="Edwardian Script ITC" w:hAnsi="Edwardian Script ITC"/>
              <w:b/>
              <w:color w:val="C5E0B3" w:themeColor="accent6" w:themeTint="66"/>
              <w:sz w:val="72"/>
              <w:szCs w:val="72"/>
            </w:rPr>
            <w:t xml:space="preserve">       </w:t>
          </w:r>
          <w:r w:rsidR="008A1DED" w:rsidRPr="00CB5847">
            <w:rPr>
              <w:rFonts w:ascii="Edwardian Script ITC" w:hAnsi="Edwardian Script ITC"/>
              <w:b/>
              <w:color w:val="C5E0B3" w:themeColor="accent6" w:themeTint="66"/>
              <w:sz w:val="72"/>
              <w:szCs w:val="72"/>
            </w:rPr>
            <w:t xml:space="preserve">            </w:t>
          </w:r>
        </w:p>
      </w:sdtContent>
    </w:sdt>
    <w:p w14:paraId="47F419B1" w14:textId="77777777" w:rsidR="00DB7578" w:rsidRPr="0051076D" w:rsidRDefault="00DB7578" w:rsidP="00DB7578">
      <w:pPr>
        <w:jc w:val="center"/>
        <w:rPr>
          <w:rFonts w:asciiTheme="minorHAnsi" w:hAnsiTheme="minorHAnsi" w:cs="Vijaya"/>
          <w:bCs/>
          <w:sz w:val="24"/>
          <w:szCs w:val="24"/>
        </w:rPr>
      </w:pPr>
      <w:r w:rsidRPr="0051076D">
        <w:rPr>
          <w:rFonts w:asciiTheme="minorHAnsi" w:hAnsiTheme="minorHAnsi" w:cs="Vijaya"/>
          <w:bCs/>
          <w:sz w:val="24"/>
          <w:szCs w:val="24"/>
        </w:rPr>
        <w:t>©201</w:t>
      </w:r>
      <w:r w:rsidR="003D7DF1">
        <w:rPr>
          <w:rFonts w:asciiTheme="minorHAnsi" w:hAnsiTheme="minorHAnsi" w:cs="Vijaya"/>
          <w:bCs/>
          <w:sz w:val="24"/>
          <w:szCs w:val="24"/>
        </w:rPr>
        <w:t>8</w:t>
      </w:r>
      <w:r w:rsidR="009B1BDD" w:rsidRPr="0051076D">
        <w:rPr>
          <w:rFonts w:asciiTheme="minorHAnsi" w:hAnsiTheme="minorHAnsi" w:cs="Vijaya"/>
          <w:bCs/>
          <w:sz w:val="24"/>
          <w:szCs w:val="24"/>
        </w:rPr>
        <w:t>-</w:t>
      </w:r>
      <w:r w:rsidRPr="0051076D">
        <w:rPr>
          <w:rFonts w:asciiTheme="minorHAnsi" w:hAnsiTheme="minorHAnsi" w:cs="Vijaya"/>
          <w:bCs/>
          <w:sz w:val="24"/>
          <w:szCs w:val="24"/>
        </w:rPr>
        <w:t xml:space="preserve"> Publisher®</w:t>
      </w:r>
    </w:p>
    <w:p w14:paraId="7A8A74C3" w14:textId="77777777" w:rsidR="00DB7578" w:rsidRDefault="00EF7B37" w:rsidP="00DB7578">
      <w:pPr>
        <w:jc w:val="center"/>
        <w:rPr>
          <w:rFonts w:asciiTheme="minorHAnsi" w:hAnsiTheme="minorHAnsi" w:cs="Vijaya"/>
          <w:bCs/>
          <w:sz w:val="24"/>
          <w:szCs w:val="24"/>
        </w:rPr>
      </w:pPr>
      <w:r>
        <w:rPr>
          <w:rFonts w:asciiTheme="minorHAnsi" w:hAnsiTheme="minorHAnsi" w:cs="Vijaya"/>
          <w:bCs/>
          <w:sz w:val="24"/>
          <w:szCs w:val="24"/>
        </w:rPr>
        <w:lastRenderedPageBreak/>
        <w:t>No part of this book may be copied without permission.</w:t>
      </w:r>
    </w:p>
    <w:p w14:paraId="2CAE5866" w14:textId="77777777" w:rsidR="009E4CF3" w:rsidRPr="009E4CF3" w:rsidRDefault="00EF7B37" w:rsidP="009E4CF3">
      <w:pPr>
        <w:spacing w:after="0"/>
        <w:jc w:val="center"/>
        <w:rPr>
          <w:rFonts w:asciiTheme="minorHAnsi" w:hAnsiTheme="minorHAnsi" w:cs="Vijaya"/>
          <w:bCs/>
          <w:sz w:val="24"/>
          <w:szCs w:val="24"/>
        </w:rPr>
      </w:pPr>
      <w:r>
        <w:rPr>
          <w:rFonts w:asciiTheme="minorHAnsi" w:hAnsiTheme="minorHAnsi" w:cs="Vijaya"/>
          <w:bCs/>
          <w:sz w:val="24"/>
          <w:szCs w:val="24"/>
        </w:rPr>
        <w:t xml:space="preserve">For authorization, please contact </w:t>
      </w:r>
      <w:hyperlink r:id="rId9" w:history="1">
        <w:r w:rsidR="009E4CF3" w:rsidRPr="009E4CF3">
          <w:rPr>
            <w:rStyle w:val="Hyperlink"/>
            <w:rFonts w:asciiTheme="minorHAnsi" w:hAnsiTheme="minorHAnsi" w:cs="Vijaya"/>
            <w:bCs/>
            <w:color w:val="000000" w:themeColor="text1"/>
            <w:sz w:val="24"/>
            <w:szCs w:val="24"/>
          </w:rPr>
          <w:t>ginny.p.porter@gmail.com</w:t>
        </w:r>
      </w:hyperlink>
      <w:r w:rsidR="009E4CF3" w:rsidRPr="009E4CF3">
        <w:rPr>
          <w:rFonts w:asciiTheme="minorHAnsi" w:hAnsiTheme="minorHAnsi" w:cs="Vijaya"/>
          <w:bCs/>
          <w:color w:val="000000" w:themeColor="text1"/>
          <w:sz w:val="24"/>
          <w:szCs w:val="24"/>
        </w:rPr>
        <w:t xml:space="preserve">. </w:t>
      </w:r>
    </w:p>
    <w:p w14:paraId="378208C3" w14:textId="77777777" w:rsidR="009E4CF3" w:rsidRPr="009E4CF3" w:rsidRDefault="009E4CF3" w:rsidP="009E4CF3">
      <w:pPr>
        <w:spacing w:after="0"/>
        <w:jc w:val="center"/>
        <w:rPr>
          <w:rFonts w:asciiTheme="minorHAnsi" w:hAnsiTheme="minorHAnsi" w:cs="Vijaya"/>
          <w:bCs/>
          <w:sz w:val="24"/>
          <w:szCs w:val="24"/>
        </w:rPr>
      </w:pPr>
      <w:r w:rsidRPr="009E4CF3">
        <w:rPr>
          <w:rFonts w:asciiTheme="minorHAnsi" w:hAnsiTheme="minorHAnsi" w:cs="Vijaya"/>
          <w:bCs/>
          <w:sz w:val="24"/>
          <w:szCs w:val="24"/>
        </w:rPr>
        <w:t xml:space="preserve">Scriptures used are from </w:t>
      </w:r>
      <w:r w:rsidR="005B34EF">
        <w:rPr>
          <w:rFonts w:asciiTheme="minorHAnsi" w:hAnsiTheme="minorHAnsi" w:cs="Vijaya"/>
          <w:bCs/>
          <w:sz w:val="24"/>
          <w:szCs w:val="24"/>
        </w:rPr>
        <w:t>the NET Bible and the King James</w:t>
      </w:r>
      <w:r w:rsidRPr="009E4CF3">
        <w:rPr>
          <w:rFonts w:asciiTheme="minorHAnsi" w:hAnsiTheme="minorHAnsi" w:cs="Vijaya"/>
          <w:bCs/>
          <w:sz w:val="24"/>
          <w:szCs w:val="24"/>
        </w:rPr>
        <w:t xml:space="preserve"> </w:t>
      </w:r>
      <w:r w:rsidR="005B34EF">
        <w:rPr>
          <w:rFonts w:asciiTheme="minorHAnsi" w:hAnsiTheme="minorHAnsi" w:cs="Vijaya"/>
          <w:bCs/>
          <w:sz w:val="24"/>
          <w:szCs w:val="24"/>
        </w:rPr>
        <w:t>version of</w:t>
      </w:r>
      <w:r w:rsidRPr="009E4CF3">
        <w:rPr>
          <w:rFonts w:asciiTheme="minorHAnsi" w:hAnsiTheme="minorHAnsi" w:cs="Vijaya"/>
          <w:bCs/>
          <w:sz w:val="24"/>
          <w:szCs w:val="24"/>
        </w:rPr>
        <w:t xml:space="preserve"> the Holy Bible. </w:t>
      </w:r>
    </w:p>
    <w:p w14:paraId="1296F42A" w14:textId="77777777" w:rsidR="009E4CF3" w:rsidRPr="0051076D" w:rsidRDefault="009E4CF3" w:rsidP="009E4CF3">
      <w:pPr>
        <w:spacing w:after="0"/>
        <w:jc w:val="center"/>
        <w:rPr>
          <w:rFonts w:asciiTheme="minorHAnsi" w:hAnsiTheme="minorHAnsi" w:cs="Vijaya"/>
          <w:bCs/>
          <w:sz w:val="24"/>
          <w:szCs w:val="24"/>
        </w:rPr>
      </w:pPr>
      <w:commentRangeStart w:id="9"/>
      <w:r w:rsidRPr="009E4CF3">
        <w:rPr>
          <w:rFonts w:asciiTheme="minorHAnsi" w:hAnsiTheme="minorHAnsi" w:cs="Vijaya"/>
          <w:bCs/>
          <w:sz w:val="24"/>
          <w:szCs w:val="24"/>
        </w:rPr>
        <w:t>See notations after each passage referenced.</w:t>
      </w:r>
      <w:commentRangeEnd w:id="9"/>
      <w:r w:rsidR="00FF60D0">
        <w:rPr>
          <w:rStyle w:val="CommentReference"/>
          <w:rFonts w:asciiTheme="minorHAnsi" w:eastAsiaTheme="minorHAnsi" w:hAnsiTheme="minorHAnsi" w:cstheme="minorBidi"/>
        </w:rPr>
        <w:commentReference w:id="9"/>
      </w:r>
    </w:p>
    <w:p w14:paraId="4421A222" w14:textId="77777777" w:rsidR="00994E23" w:rsidRDefault="00BE03A2" w:rsidP="00DB7578">
      <w:pPr>
        <w:jc w:val="center"/>
        <w:rPr>
          <w:rFonts w:asciiTheme="minorHAnsi" w:hAnsiTheme="minorHAnsi" w:cs="Vijaya"/>
          <w:bCs/>
          <w:sz w:val="24"/>
          <w:szCs w:val="24"/>
        </w:rPr>
      </w:pPr>
      <w:r w:rsidRPr="0051076D">
        <w:rPr>
          <w:rFonts w:asciiTheme="minorHAnsi" w:hAnsiTheme="minorHAnsi" w:cs="Vijaya"/>
          <w:bCs/>
          <w:sz w:val="24"/>
          <w:szCs w:val="24"/>
        </w:rPr>
        <w:t>To orde</w:t>
      </w:r>
      <w:r w:rsidR="00994E23">
        <w:rPr>
          <w:rFonts w:asciiTheme="minorHAnsi" w:hAnsiTheme="minorHAnsi" w:cs="Vijaya"/>
          <w:bCs/>
          <w:sz w:val="24"/>
          <w:szCs w:val="24"/>
        </w:rPr>
        <w:t>r copies of this resource:</w:t>
      </w:r>
    </w:p>
    <w:p w14:paraId="5955D901" w14:textId="77777777" w:rsidR="00BE03A2" w:rsidRPr="0051076D" w:rsidRDefault="00994E23" w:rsidP="00DB7578">
      <w:pPr>
        <w:jc w:val="center"/>
        <w:rPr>
          <w:rFonts w:asciiTheme="minorHAnsi" w:hAnsiTheme="minorHAnsi" w:cs="Vijaya"/>
          <w:bCs/>
          <w:sz w:val="24"/>
          <w:szCs w:val="24"/>
        </w:rPr>
      </w:pPr>
      <w:r>
        <w:rPr>
          <w:rFonts w:asciiTheme="minorHAnsi" w:hAnsiTheme="minorHAnsi" w:cs="Vijaya"/>
          <w:bCs/>
          <w:sz w:val="24"/>
          <w:szCs w:val="24"/>
        </w:rPr>
        <w:t>ginny.p.porter@gmail.com</w:t>
      </w:r>
    </w:p>
    <w:p w14:paraId="4D72CF5B" w14:textId="77777777" w:rsidR="00BE03A2" w:rsidRPr="0051076D" w:rsidRDefault="00BE03A2" w:rsidP="00DB7578">
      <w:pPr>
        <w:jc w:val="center"/>
        <w:rPr>
          <w:rFonts w:asciiTheme="minorHAnsi" w:hAnsiTheme="minorHAnsi" w:cs="Vijaya"/>
          <w:bCs/>
          <w:sz w:val="24"/>
          <w:szCs w:val="24"/>
        </w:rPr>
      </w:pPr>
      <w:r w:rsidRPr="0051076D">
        <w:rPr>
          <w:rFonts w:asciiTheme="minorHAnsi" w:hAnsiTheme="minorHAnsi" w:cs="Vijaya"/>
          <w:bCs/>
          <w:sz w:val="24"/>
          <w:szCs w:val="24"/>
        </w:rPr>
        <w:t>Printed in the United States of America</w:t>
      </w:r>
    </w:p>
    <w:p w14:paraId="4889C7A6" w14:textId="77777777" w:rsidR="00BE03A2" w:rsidRPr="0051076D" w:rsidRDefault="00BE03A2" w:rsidP="00DB7578">
      <w:pPr>
        <w:jc w:val="center"/>
        <w:rPr>
          <w:rFonts w:asciiTheme="minorHAnsi" w:hAnsiTheme="minorHAnsi" w:cs="Vijaya"/>
          <w:bCs/>
          <w:sz w:val="24"/>
          <w:szCs w:val="24"/>
        </w:rPr>
      </w:pPr>
    </w:p>
    <w:p w14:paraId="68BD133A" w14:textId="77777777" w:rsidR="00BE03A2" w:rsidRPr="0051076D" w:rsidRDefault="00BE03A2" w:rsidP="00DB7578">
      <w:pPr>
        <w:jc w:val="center"/>
        <w:rPr>
          <w:rFonts w:asciiTheme="minorHAnsi" w:hAnsiTheme="minorHAnsi" w:cs="Vijaya"/>
          <w:bCs/>
          <w:sz w:val="24"/>
          <w:szCs w:val="24"/>
        </w:rPr>
      </w:pPr>
    </w:p>
    <w:p w14:paraId="389795CD" w14:textId="77777777" w:rsidR="006A4083" w:rsidRPr="009B1BDD" w:rsidRDefault="00DB7578" w:rsidP="00BE03A2">
      <w:pPr>
        <w:jc w:val="center"/>
        <w:rPr>
          <w:rFonts w:ascii="Vijaya" w:hAnsi="Vijaya" w:cs="Vijaya"/>
          <w:b/>
          <w:bCs/>
          <w:sz w:val="40"/>
          <w:szCs w:val="40"/>
        </w:rPr>
      </w:pPr>
      <w:r w:rsidRPr="009B1BDD">
        <w:rPr>
          <w:rFonts w:ascii="Vijaya" w:hAnsi="Vijaya" w:cs="Vijaya"/>
          <w:b/>
          <w:bCs/>
          <w:sz w:val="40"/>
          <w:szCs w:val="40"/>
        </w:rPr>
        <w:br w:type="page"/>
      </w:r>
    </w:p>
    <w:p w14:paraId="2A5AAB5F" w14:textId="77777777" w:rsidR="006A4083" w:rsidRDefault="00FE7C78" w:rsidP="00BE03A2">
      <w:pPr>
        <w:jc w:val="center"/>
        <w:rPr>
          <w:b/>
          <w:bCs/>
          <w:sz w:val="36"/>
          <w:szCs w:val="36"/>
        </w:rPr>
      </w:pPr>
      <w:r>
        <w:rPr>
          <w:rFonts w:asciiTheme="minorHAnsi" w:hAnsiTheme="minorHAnsi" w:cs="Vijaya"/>
          <w:bCs/>
          <w:iCs/>
          <w:noProof/>
          <w:color w:val="C00000"/>
          <w:sz w:val="24"/>
          <w:szCs w:val="24"/>
        </w:rPr>
        <w:drawing>
          <wp:inline distT="0" distB="0" distL="0" distR="0" wp14:anchorId="45A8F2D6" wp14:editId="7D78E624">
            <wp:extent cx="818161" cy="304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736D2371" w14:textId="77777777" w:rsidR="00D30306" w:rsidRPr="00D30306" w:rsidRDefault="004F37C8" w:rsidP="00BE03A2">
      <w:pPr>
        <w:jc w:val="center"/>
        <w:rPr>
          <w:rFonts w:ascii="Edwardian Script ITC" w:hAnsi="Edwardian Script ITC"/>
          <w:b/>
          <w:bCs/>
          <w:sz w:val="72"/>
          <w:szCs w:val="72"/>
        </w:rPr>
      </w:pPr>
      <w:r>
        <w:rPr>
          <w:rFonts w:ascii="Edwardian Script ITC" w:hAnsi="Edwardian Script ITC"/>
          <w:b/>
          <w:bCs/>
          <w:sz w:val="72"/>
          <w:szCs w:val="72"/>
        </w:rPr>
        <w:t>Dedication</w:t>
      </w:r>
      <w:r w:rsidR="00D30306" w:rsidRPr="00D30306">
        <w:rPr>
          <w:rFonts w:ascii="Edwardian Script ITC" w:hAnsi="Edwardian Script ITC"/>
          <w:b/>
          <w:bCs/>
          <w:sz w:val="72"/>
          <w:szCs w:val="72"/>
        </w:rPr>
        <w:t xml:space="preserve"> </w:t>
      </w:r>
    </w:p>
    <w:p w14:paraId="3CF58E47" w14:textId="77777777" w:rsidR="00D30306" w:rsidRDefault="00D30306" w:rsidP="00EF7B37">
      <w:pPr>
        <w:ind w:firstLine="720"/>
        <w:jc w:val="both"/>
        <w:rPr>
          <w:sz w:val="24"/>
          <w:szCs w:val="24"/>
        </w:rPr>
      </w:pPr>
    </w:p>
    <w:p w14:paraId="336006BF" w14:textId="3154AA36" w:rsidR="00C20CDD" w:rsidRDefault="00C20CDD" w:rsidP="00C20CDD">
      <w:pPr>
        <w:jc w:val="center"/>
        <w:rPr>
          <w:sz w:val="24"/>
          <w:szCs w:val="24"/>
        </w:rPr>
      </w:pPr>
      <w:r w:rsidRPr="0093591D">
        <w:rPr>
          <w:sz w:val="24"/>
          <w:szCs w:val="24"/>
        </w:rPr>
        <w:t xml:space="preserve">To my </w:t>
      </w:r>
      <w:del w:id="10" w:author="virginia porter" w:date="2018-11-12T13:30:00Z">
        <w:r w:rsidRPr="0093591D" w:rsidDel="00985328">
          <w:rPr>
            <w:sz w:val="24"/>
            <w:szCs w:val="24"/>
          </w:rPr>
          <w:delText xml:space="preserve">precious </w:delText>
        </w:r>
      </w:del>
      <w:r>
        <w:rPr>
          <w:sz w:val="24"/>
          <w:szCs w:val="24"/>
        </w:rPr>
        <w:t>c</w:t>
      </w:r>
      <w:r w:rsidRPr="0093591D">
        <w:rPr>
          <w:sz w:val="24"/>
          <w:szCs w:val="24"/>
        </w:rPr>
        <w:t>hildren</w:t>
      </w:r>
      <w:r>
        <w:rPr>
          <w:sz w:val="24"/>
          <w:szCs w:val="24"/>
        </w:rPr>
        <w:t xml:space="preserve"> and grandchildren</w:t>
      </w:r>
    </w:p>
    <w:p w14:paraId="05EF95C5" w14:textId="77777777" w:rsidR="00C20CDD" w:rsidRDefault="00C20CDD" w:rsidP="00C20CDD">
      <w:pPr>
        <w:ind w:firstLine="720"/>
        <w:jc w:val="both"/>
        <w:rPr>
          <w:sz w:val="24"/>
          <w:szCs w:val="24"/>
        </w:rPr>
      </w:pPr>
      <w:r>
        <w:rPr>
          <w:sz w:val="24"/>
          <w:szCs w:val="24"/>
        </w:rPr>
        <w:t xml:space="preserve"> </w:t>
      </w:r>
      <w:r w:rsidR="004901B3">
        <w:rPr>
          <w:sz w:val="24"/>
          <w:szCs w:val="24"/>
        </w:rPr>
        <w:t>Luke wrote his letters, Luke and Acts, for one man</w:t>
      </w:r>
      <w:ins w:id="11" w:author="Cathy McMahen" w:date="2018-04-24T13:22:00Z">
        <w:r w:rsidR="00AE104D">
          <w:rPr>
            <w:sz w:val="24"/>
            <w:szCs w:val="24"/>
          </w:rPr>
          <w:t>—</w:t>
        </w:r>
      </w:ins>
      <w:ins w:id="12" w:author="Cathy McMahen" w:date="2018-04-24T13:21:00Z">
        <w:r w:rsidR="00AE104D">
          <w:rPr>
            <w:sz w:val="24"/>
            <w:szCs w:val="24"/>
          </w:rPr>
          <w:t>Theophilu</w:t>
        </w:r>
      </w:ins>
      <w:ins w:id="13" w:author="Cathy McMahen" w:date="2018-04-24T13:22:00Z">
        <w:r w:rsidR="00AE104D">
          <w:rPr>
            <w:sz w:val="24"/>
            <w:szCs w:val="24"/>
          </w:rPr>
          <w:t>s</w:t>
        </w:r>
      </w:ins>
      <w:del w:id="14" w:author="Cathy McMahen" w:date="2018-04-24T13:21:00Z">
        <w:r w:rsidR="004901B3" w:rsidDel="00AE104D">
          <w:rPr>
            <w:sz w:val="24"/>
            <w:szCs w:val="24"/>
          </w:rPr>
          <w:delText xml:space="preserve"> - Theophilus</w:delText>
        </w:r>
      </w:del>
      <w:r w:rsidR="004901B3">
        <w:rPr>
          <w:sz w:val="24"/>
          <w:szCs w:val="24"/>
        </w:rPr>
        <w:t xml:space="preserve">. I write this book for you. </w:t>
      </w:r>
      <w:r w:rsidR="00736013">
        <w:rPr>
          <w:sz w:val="24"/>
          <w:szCs w:val="24"/>
        </w:rPr>
        <w:t xml:space="preserve">I only wish I had known the truths contained here when you were still in </w:t>
      </w:r>
      <w:r w:rsidR="00C81D8F">
        <w:rPr>
          <w:sz w:val="24"/>
          <w:szCs w:val="24"/>
        </w:rPr>
        <w:t>“</w:t>
      </w:r>
      <w:r w:rsidR="00736013">
        <w:rPr>
          <w:sz w:val="24"/>
          <w:szCs w:val="24"/>
        </w:rPr>
        <w:t>my nest.</w:t>
      </w:r>
      <w:r w:rsidR="00C81D8F">
        <w:rPr>
          <w:sz w:val="24"/>
          <w:szCs w:val="24"/>
        </w:rPr>
        <w:t xml:space="preserve">” </w:t>
      </w:r>
      <w:r w:rsidR="00736013">
        <w:rPr>
          <w:sz w:val="24"/>
          <w:szCs w:val="24"/>
        </w:rPr>
        <w:t xml:space="preserve"> Nevertheless, above all, I pray that you will take my humble attempt to g</w:t>
      </w:r>
      <w:r w:rsidR="00C81D8F">
        <w:rPr>
          <w:sz w:val="24"/>
          <w:szCs w:val="24"/>
        </w:rPr>
        <w:t>i</w:t>
      </w:r>
      <w:r w:rsidR="00736013">
        <w:rPr>
          <w:sz w:val="24"/>
          <w:szCs w:val="24"/>
        </w:rPr>
        <w:t>ve away what the Lord has given me</w:t>
      </w:r>
      <w:ins w:id="15" w:author="Cathy McMahen" w:date="2018-04-24T13:22:00Z">
        <w:r w:rsidR="00AE104D">
          <w:rPr>
            <w:sz w:val="24"/>
            <w:szCs w:val="24"/>
          </w:rPr>
          <w:t>.</w:t>
        </w:r>
      </w:ins>
      <w:del w:id="16" w:author="Cathy McMahen" w:date="2018-04-24T13:22:00Z">
        <w:r w:rsidR="00736013" w:rsidDel="00AE104D">
          <w:rPr>
            <w:sz w:val="24"/>
            <w:szCs w:val="24"/>
          </w:rPr>
          <w:delText>,</w:delText>
        </w:r>
      </w:del>
      <w:r w:rsidR="00736013">
        <w:rPr>
          <w:sz w:val="24"/>
          <w:szCs w:val="24"/>
        </w:rPr>
        <w:t xml:space="preserve"> </w:t>
      </w:r>
      <w:ins w:id="17" w:author="Cathy McMahen" w:date="2018-04-24T13:22:00Z">
        <w:r w:rsidR="00AE104D">
          <w:rPr>
            <w:sz w:val="24"/>
            <w:szCs w:val="24"/>
          </w:rPr>
          <w:t>T</w:t>
        </w:r>
      </w:ins>
      <w:del w:id="18" w:author="Cathy McMahen" w:date="2018-04-24T13:22:00Z">
        <w:r w:rsidR="00736013" w:rsidDel="00AE104D">
          <w:rPr>
            <w:sz w:val="24"/>
            <w:szCs w:val="24"/>
          </w:rPr>
          <w:delText>t</w:delText>
        </w:r>
      </w:del>
      <w:r w:rsidR="00736013">
        <w:rPr>
          <w:sz w:val="24"/>
          <w:szCs w:val="24"/>
        </w:rPr>
        <w:t>each your</w:t>
      </w:r>
      <w:r w:rsidR="00C81D8F">
        <w:rPr>
          <w:sz w:val="24"/>
          <w:szCs w:val="24"/>
        </w:rPr>
        <w:t xml:space="preserve"> children to treasure Christ. </w:t>
      </w:r>
      <w:r w:rsidR="00F02792">
        <w:rPr>
          <w:sz w:val="24"/>
          <w:szCs w:val="24"/>
        </w:rPr>
        <w:t>And</w:t>
      </w:r>
      <w:r w:rsidR="00C81D8F">
        <w:rPr>
          <w:sz w:val="24"/>
          <w:szCs w:val="24"/>
        </w:rPr>
        <w:t xml:space="preserve"> </w:t>
      </w:r>
      <w:r>
        <w:rPr>
          <w:sz w:val="24"/>
          <w:szCs w:val="24"/>
        </w:rPr>
        <w:t xml:space="preserve">know for certainty that </w:t>
      </w:r>
      <w:r w:rsidR="00C81D8F">
        <w:rPr>
          <w:sz w:val="24"/>
          <w:szCs w:val="24"/>
        </w:rPr>
        <w:t>Jesus is</w:t>
      </w:r>
      <w:r>
        <w:rPr>
          <w:sz w:val="24"/>
          <w:szCs w:val="24"/>
        </w:rPr>
        <w:t xml:space="preserve"> Go</w:t>
      </w:r>
      <w:ins w:id="19" w:author="Cathy McMahen" w:date="2018-04-24T13:22:00Z">
        <w:r w:rsidR="00AE104D">
          <w:rPr>
            <w:sz w:val="24"/>
            <w:szCs w:val="24"/>
          </w:rPr>
          <w:t xml:space="preserve">d, </w:t>
        </w:r>
      </w:ins>
      <w:del w:id="20" w:author="Cathy McMahen" w:date="2018-04-24T13:22:00Z">
        <w:r w:rsidDel="00AE104D">
          <w:rPr>
            <w:sz w:val="24"/>
            <w:szCs w:val="24"/>
          </w:rPr>
          <w:delText xml:space="preserve">d… </w:delText>
        </w:r>
      </w:del>
      <w:r>
        <w:rPr>
          <w:sz w:val="24"/>
          <w:szCs w:val="24"/>
        </w:rPr>
        <w:t>the Way</w:t>
      </w:r>
      <w:ins w:id="21" w:author="Cathy McMahen" w:date="2018-04-24T13:22:00Z">
        <w:r w:rsidR="00AE104D">
          <w:rPr>
            <w:sz w:val="24"/>
            <w:szCs w:val="24"/>
          </w:rPr>
          <w:t>, t</w:t>
        </w:r>
      </w:ins>
      <w:del w:id="22" w:author="Cathy McMahen" w:date="2018-04-24T13:22:00Z">
        <w:r w:rsidDel="00AE104D">
          <w:rPr>
            <w:sz w:val="24"/>
            <w:szCs w:val="24"/>
          </w:rPr>
          <w:delText>…T</w:delText>
        </w:r>
      </w:del>
      <w:r>
        <w:rPr>
          <w:sz w:val="24"/>
          <w:szCs w:val="24"/>
        </w:rPr>
        <w:t>he Trut</w:t>
      </w:r>
      <w:ins w:id="23" w:author="Cathy McMahen" w:date="2018-04-24T13:23:00Z">
        <w:r w:rsidR="00AE104D">
          <w:rPr>
            <w:sz w:val="24"/>
            <w:szCs w:val="24"/>
          </w:rPr>
          <w:t>h, and t</w:t>
        </w:r>
      </w:ins>
      <w:del w:id="24" w:author="Cathy McMahen" w:date="2018-04-24T13:22:00Z">
        <w:r w:rsidDel="00AE104D">
          <w:rPr>
            <w:sz w:val="24"/>
            <w:szCs w:val="24"/>
          </w:rPr>
          <w:delText>h…and… T</w:delText>
        </w:r>
      </w:del>
      <w:r>
        <w:rPr>
          <w:sz w:val="24"/>
          <w:szCs w:val="24"/>
        </w:rPr>
        <w:t xml:space="preserve">he Life! </w:t>
      </w:r>
    </w:p>
    <w:p w14:paraId="53516BE0" w14:textId="77777777" w:rsidR="004F37C8" w:rsidRPr="004F37C8" w:rsidRDefault="004F37C8" w:rsidP="004F37C8">
      <w:pPr>
        <w:spacing w:after="0"/>
        <w:jc w:val="center"/>
        <w:rPr>
          <w:b/>
          <w:sz w:val="24"/>
          <w:szCs w:val="24"/>
        </w:rPr>
      </w:pPr>
      <w:r w:rsidRPr="004F37C8">
        <w:rPr>
          <w:b/>
          <w:sz w:val="24"/>
          <w:szCs w:val="24"/>
        </w:rPr>
        <w:t>Psalm 102:18</w:t>
      </w:r>
      <w:r>
        <w:rPr>
          <w:b/>
          <w:sz w:val="24"/>
          <w:szCs w:val="24"/>
        </w:rPr>
        <w:t xml:space="preserve"> (KJV)</w:t>
      </w:r>
    </w:p>
    <w:p w14:paraId="75A44AE3" w14:textId="77777777" w:rsidR="004F37C8" w:rsidRDefault="004F37C8" w:rsidP="004F37C8">
      <w:pPr>
        <w:spacing w:after="0"/>
        <w:jc w:val="center"/>
        <w:rPr>
          <w:b/>
          <w:i/>
          <w:sz w:val="24"/>
          <w:szCs w:val="24"/>
        </w:rPr>
      </w:pPr>
      <w:r w:rsidRPr="00756AB3">
        <w:rPr>
          <w:b/>
          <w:i/>
          <w:sz w:val="24"/>
          <w:szCs w:val="24"/>
        </w:rPr>
        <w:t xml:space="preserve">This </w:t>
      </w:r>
      <w:r>
        <w:rPr>
          <w:b/>
          <w:i/>
          <w:sz w:val="24"/>
          <w:szCs w:val="24"/>
        </w:rPr>
        <w:t>shall</w:t>
      </w:r>
      <w:r w:rsidRPr="00756AB3">
        <w:rPr>
          <w:b/>
          <w:i/>
          <w:sz w:val="24"/>
          <w:szCs w:val="24"/>
        </w:rPr>
        <w:t xml:space="preserve"> be written for the generation to come</w:t>
      </w:r>
      <w:r>
        <w:rPr>
          <w:b/>
          <w:i/>
          <w:sz w:val="24"/>
          <w:szCs w:val="24"/>
        </w:rPr>
        <w:t>: and the</w:t>
      </w:r>
      <w:r w:rsidRPr="00756AB3">
        <w:rPr>
          <w:b/>
          <w:i/>
          <w:sz w:val="24"/>
          <w:szCs w:val="24"/>
        </w:rPr>
        <w:t xml:space="preserve"> people </w:t>
      </w:r>
      <w:r>
        <w:rPr>
          <w:b/>
          <w:i/>
          <w:sz w:val="24"/>
          <w:szCs w:val="24"/>
        </w:rPr>
        <w:t>which shall</w:t>
      </w:r>
      <w:r w:rsidRPr="00756AB3">
        <w:rPr>
          <w:b/>
          <w:i/>
          <w:sz w:val="24"/>
          <w:szCs w:val="24"/>
        </w:rPr>
        <w:t xml:space="preserve"> be created </w:t>
      </w:r>
      <w:r>
        <w:rPr>
          <w:b/>
          <w:i/>
          <w:sz w:val="24"/>
          <w:szCs w:val="24"/>
        </w:rPr>
        <w:t xml:space="preserve">shall </w:t>
      </w:r>
      <w:r w:rsidRPr="00756AB3">
        <w:rPr>
          <w:b/>
          <w:i/>
          <w:sz w:val="24"/>
          <w:szCs w:val="24"/>
        </w:rPr>
        <w:t xml:space="preserve"> praise the LORD.</w:t>
      </w:r>
    </w:p>
    <w:p w14:paraId="3AD9D07D" w14:textId="77777777" w:rsidR="004F37C8" w:rsidRPr="00756AB3" w:rsidRDefault="004F37C8" w:rsidP="004F37C8">
      <w:pPr>
        <w:spacing w:after="0"/>
        <w:jc w:val="center"/>
        <w:rPr>
          <w:b/>
          <w:i/>
          <w:sz w:val="24"/>
          <w:szCs w:val="24"/>
        </w:rPr>
      </w:pPr>
    </w:p>
    <w:p w14:paraId="51202626" w14:textId="77777777" w:rsidR="00D30306" w:rsidRDefault="00D30306" w:rsidP="00EF7B37">
      <w:pPr>
        <w:ind w:firstLine="720"/>
        <w:jc w:val="both"/>
        <w:rPr>
          <w:sz w:val="24"/>
          <w:szCs w:val="24"/>
        </w:rPr>
      </w:pPr>
    </w:p>
    <w:p w14:paraId="5964585E" w14:textId="77777777" w:rsidR="00D30306" w:rsidRDefault="00D30306" w:rsidP="00EF7B37">
      <w:pPr>
        <w:ind w:firstLine="720"/>
        <w:jc w:val="both"/>
        <w:rPr>
          <w:sz w:val="24"/>
          <w:szCs w:val="24"/>
        </w:rPr>
      </w:pPr>
    </w:p>
    <w:p w14:paraId="799F02CF" w14:textId="77777777" w:rsidR="00D30306" w:rsidRDefault="00D30306" w:rsidP="00EF7B37">
      <w:pPr>
        <w:ind w:firstLine="720"/>
        <w:jc w:val="both"/>
        <w:rPr>
          <w:sz w:val="24"/>
          <w:szCs w:val="24"/>
        </w:rPr>
      </w:pPr>
    </w:p>
    <w:p w14:paraId="643BB848" w14:textId="77777777" w:rsidR="00D30306" w:rsidRDefault="00D30306" w:rsidP="00EF7B37">
      <w:pPr>
        <w:ind w:firstLine="720"/>
        <w:jc w:val="both"/>
        <w:rPr>
          <w:sz w:val="24"/>
          <w:szCs w:val="24"/>
        </w:rPr>
      </w:pPr>
    </w:p>
    <w:p w14:paraId="62199060" w14:textId="77777777" w:rsidR="00D30306" w:rsidRDefault="00D30306" w:rsidP="00EF7B37">
      <w:pPr>
        <w:ind w:firstLine="720"/>
        <w:jc w:val="both"/>
        <w:rPr>
          <w:sz w:val="24"/>
          <w:szCs w:val="24"/>
        </w:rPr>
      </w:pPr>
    </w:p>
    <w:p w14:paraId="09C49423" w14:textId="77777777" w:rsidR="00D30306" w:rsidRDefault="00D30306" w:rsidP="00EF7B37">
      <w:pPr>
        <w:ind w:firstLine="720"/>
        <w:jc w:val="both"/>
        <w:rPr>
          <w:sz w:val="24"/>
          <w:szCs w:val="24"/>
        </w:rPr>
      </w:pPr>
    </w:p>
    <w:p w14:paraId="5573AD59" w14:textId="77777777" w:rsidR="00D30306" w:rsidRDefault="00D30306" w:rsidP="00EF7B37">
      <w:pPr>
        <w:ind w:firstLine="720"/>
        <w:jc w:val="both"/>
        <w:rPr>
          <w:sz w:val="24"/>
          <w:szCs w:val="24"/>
        </w:rPr>
      </w:pPr>
    </w:p>
    <w:p w14:paraId="51CE16BB" w14:textId="77777777" w:rsidR="00D30306" w:rsidRDefault="00D30306" w:rsidP="00EF7B37">
      <w:pPr>
        <w:ind w:firstLine="720"/>
        <w:jc w:val="both"/>
        <w:rPr>
          <w:sz w:val="24"/>
          <w:szCs w:val="24"/>
        </w:rPr>
      </w:pPr>
    </w:p>
    <w:p w14:paraId="6A4AF73F" w14:textId="77777777" w:rsidR="00BE4E9E" w:rsidRDefault="00BE4E9E" w:rsidP="00EF7B37">
      <w:pPr>
        <w:ind w:firstLine="720"/>
        <w:jc w:val="both"/>
        <w:rPr>
          <w:sz w:val="24"/>
          <w:szCs w:val="24"/>
        </w:rPr>
      </w:pPr>
    </w:p>
    <w:p w14:paraId="58FC1AA1" w14:textId="77777777" w:rsidR="00BE4E9E" w:rsidRDefault="00BE4E9E" w:rsidP="00EF7B37">
      <w:pPr>
        <w:ind w:firstLine="720"/>
        <w:jc w:val="both"/>
        <w:rPr>
          <w:sz w:val="24"/>
          <w:szCs w:val="24"/>
        </w:rPr>
      </w:pPr>
    </w:p>
    <w:p w14:paraId="5A967E29" w14:textId="77777777" w:rsidR="00BE4E9E" w:rsidRDefault="00BE4E9E" w:rsidP="00EF7B37">
      <w:pPr>
        <w:ind w:firstLine="720"/>
        <w:jc w:val="both"/>
        <w:rPr>
          <w:sz w:val="24"/>
          <w:szCs w:val="24"/>
        </w:rPr>
      </w:pPr>
    </w:p>
    <w:p w14:paraId="5A72C568" w14:textId="77777777" w:rsidR="00BE4E9E" w:rsidRDefault="00BE4E9E" w:rsidP="00EF7B37">
      <w:pPr>
        <w:ind w:firstLine="720"/>
        <w:jc w:val="both"/>
        <w:rPr>
          <w:sz w:val="24"/>
          <w:szCs w:val="24"/>
        </w:rPr>
      </w:pPr>
    </w:p>
    <w:p w14:paraId="000C10CF" w14:textId="77777777" w:rsidR="00CB5847" w:rsidRDefault="00CB5847" w:rsidP="00EF7B37">
      <w:pPr>
        <w:ind w:firstLine="720"/>
        <w:jc w:val="both"/>
        <w:rPr>
          <w:sz w:val="24"/>
          <w:szCs w:val="24"/>
        </w:rPr>
      </w:pPr>
    </w:p>
    <w:p w14:paraId="69ED897F" w14:textId="77777777" w:rsidR="00BE4E9E" w:rsidRDefault="00BE4E9E" w:rsidP="00EF7B37">
      <w:pPr>
        <w:ind w:firstLine="720"/>
        <w:jc w:val="both"/>
        <w:rPr>
          <w:sz w:val="24"/>
          <w:szCs w:val="24"/>
        </w:rPr>
      </w:pPr>
    </w:p>
    <w:p w14:paraId="58C0C519" w14:textId="77777777" w:rsidR="00E82B04" w:rsidRDefault="00E82B04" w:rsidP="00BE03A2">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4656" behindDoc="0" locked="0" layoutInCell="1" allowOverlap="1" wp14:anchorId="2221E13A" wp14:editId="08CA2226">
                <wp:simplePos x="0" y="0"/>
                <wp:positionH relativeFrom="margin">
                  <wp:align>right</wp:align>
                </wp:positionH>
                <wp:positionV relativeFrom="paragraph">
                  <wp:posOffset>523875</wp:posOffset>
                </wp:positionV>
                <wp:extent cx="5915025" cy="476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59150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EDC31" id="Straight Connector 8" o:spid="_x0000_s1026" style="position:absolute;z-index:25165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41.25pt" to="88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" strokecolor="black [3200]" strokeweight=".5pt">
                <v:stroke joinstyle="miter"/>
                <w10:wrap anchorx="margin"/>
              </v:line>
            </w:pict>
          </mc:Fallback>
        </mc:AlternateContent>
      </w:r>
      <w:r w:rsidR="00282D2A" w:rsidRPr="0051076D">
        <w:rPr>
          <w:rFonts w:ascii="Edwardian Script ITC" w:hAnsi="Edwardian Script ITC" w:cs="Vijaya"/>
          <w:b/>
          <w:bCs/>
          <w:sz w:val="72"/>
          <w:szCs w:val="72"/>
        </w:rPr>
        <w:t>For</w:t>
      </w:r>
      <w:r w:rsidR="00282D2A">
        <w:rPr>
          <w:rFonts w:ascii="Edwardian Script ITC" w:hAnsi="Edwardian Script ITC" w:cs="Vijaya"/>
          <w:b/>
          <w:bCs/>
          <w:sz w:val="72"/>
          <w:szCs w:val="72"/>
        </w:rPr>
        <w:t>e</w:t>
      </w:r>
      <w:r w:rsidR="00282D2A" w:rsidRPr="0051076D">
        <w:rPr>
          <w:rFonts w:ascii="Edwardian Script ITC" w:hAnsi="Edwardian Script ITC" w:cs="Vijaya"/>
          <w:b/>
          <w:bCs/>
          <w:sz w:val="72"/>
          <w:szCs w:val="72"/>
        </w:rPr>
        <w:t>word</w:t>
      </w:r>
    </w:p>
    <w:p w14:paraId="76563023" w14:textId="77777777" w:rsidR="007C0D32" w:rsidRPr="00A804EE" w:rsidRDefault="007C0D32" w:rsidP="00EF73C9">
      <w:pPr>
        <w:pStyle w:val="ListParagraph"/>
        <w:numPr>
          <w:ilvl w:val="0"/>
          <w:numId w:val="18"/>
        </w:numPr>
        <w:jc w:val="center"/>
        <w:rPr>
          <w:rFonts w:ascii="Edwardian Script ITC" w:hAnsi="Edwardian Script ITC" w:cs="Vijaya"/>
          <w:b/>
          <w:bCs/>
          <w:sz w:val="72"/>
          <w:szCs w:val="72"/>
        </w:rPr>
      </w:pPr>
    </w:p>
    <w:p w14:paraId="6381A9AC" w14:textId="77777777" w:rsidR="007C0D32" w:rsidRDefault="007C0D32" w:rsidP="00BE03A2">
      <w:pPr>
        <w:jc w:val="center"/>
        <w:rPr>
          <w:rFonts w:ascii="Edwardian Script ITC" w:hAnsi="Edwardian Script ITC" w:cs="Vijaya"/>
          <w:b/>
          <w:bCs/>
          <w:sz w:val="72"/>
          <w:szCs w:val="72"/>
        </w:rPr>
      </w:pPr>
    </w:p>
    <w:p w14:paraId="0057082D" w14:textId="77777777" w:rsidR="008F3336" w:rsidRDefault="008F3336" w:rsidP="00BE03A2">
      <w:pPr>
        <w:jc w:val="center"/>
        <w:rPr>
          <w:rFonts w:ascii="Edwardian Script ITC" w:hAnsi="Edwardian Script ITC" w:cs="Vijaya"/>
          <w:b/>
          <w:bCs/>
          <w:sz w:val="72"/>
          <w:szCs w:val="72"/>
        </w:rPr>
      </w:pPr>
    </w:p>
    <w:p w14:paraId="25E14DE9" w14:textId="77777777" w:rsidR="008F3336" w:rsidRDefault="008F3336" w:rsidP="00BE03A2">
      <w:pPr>
        <w:jc w:val="center"/>
        <w:rPr>
          <w:rFonts w:ascii="Edwardian Script ITC" w:hAnsi="Edwardian Script ITC" w:cs="Vijaya"/>
          <w:b/>
          <w:bCs/>
          <w:sz w:val="72"/>
          <w:szCs w:val="72"/>
        </w:rPr>
      </w:pPr>
    </w:p>
    <w:p w14:paraId="4F76B9E3" w14:textId="77777777" w:rsidR="008F3336" w:rsidRDefault="008F3336" w:rsidP="00BE03A2">
      <w:pPr>
        <w:jc w:val="center"/>
        <w:rPr>
          <w:rFonts w:ascii="Edwardian Script ITC" w:hAnsi="Edwardian Script ITC" w:cs="Vijaya"/>
          <w:b/>
          <w:bCs/>
          <w:sz w:val="72"/>
          <w:szCs w:val="72"/>
        </w:rPr>
      </w:pPr>
    </w:p>
    <w:p w14:paraId="18C62451" w14:textId="77777777" w:rsidR="008F3336" w:rsidRDefault="008F3336" w:rsidP="00BE03A2">
      <w:pPr>
        <w:jc w:val="center"/>
        <w:rPr>
          <w:rFonts w:ascii="Edwardian Script ITC" w:hAnsi="Edwardian Script ITC" w:cs="Vijaya"/>
          <w:b/>
          <w:bCs/>
          <w:sz w:val="72"/>
          <w:szCs w:val="72"/>
        </w:rPr>
      </w:pPr>
    </w:p>
    <w:p w14:paraId="046BEBA8" w14:textId="77777777" w:rsidR="008F3336" w:rsidRDefault="008F3336" w:rsidP="00BE03A2">
      <w:pPr>
        <w:jc w:val="center"/>
        <w:rPr>
          <w:rFonts w:ascii="Edwardian Script ITC" w:hAnsi="Edwardian Script ITC" w:cs="Vijaya"/>
          <w:b/>
          <w:bCs/>
          <w:sz w:val="72"/>
          <w:szCs w:val="72"/>
        </w:rPr>
      </w:pPr>
    </w:p>
    <w:p w14:paraId="3B3C304C" w14:textId="77777777" w:rsidR="008F3336" w:rsidRDefault="008F3336" w:rsidP="00BE03A2">
      <w:pPr>
        <w:jc w:val="center"/>
        <w:rPr>
          <w:rFonts w:ascii="Edwardian Script ITC" w:hAnsi="Edwardian Script ITC" w:cs="Vijaya"/>
          <w:b/>
          <w:bCs/>
          <w:sz w:val="72"/>
          <w:szCs w:val="72"/>
        </w:rPr>
      </w:pPr>
    </w:p>
    <w:p w14:paraId="0F15AA28" w14:textId="77777777" w:rsidR="008F3336" w:rsidRDefault="008F3336" w:rsidP="00BE03A2">
      <w:pPr>
        <w:jc w:val="center"/>
        <w:rPr>
          <w:rFonts w:ascii="Edwardian Script ITC" w:hAnsi="Edwardian Script ITC" w:cs="Vijaya"/>
          <w:b/>
          <w:bCs/>
          <w:sz w:val="72"/>
          <w:szCs w:val="72"/>
        </w:rPr>
      </w:pPr>
    </w:p>
    <w:p w14:paraId="4D2D6C24" w14:textId="77777777" w:rsidR="00366B89" w:rsidRDefault="00366B89" w:rsidP="00BE03A2">
      <w:pPr>
        <w:jc w:val="center"/>
        <w:rPr>
          <w:rFonts w:ascii="Edwardian Script ITC" w:hAnsi="Edwardian Script ITC" w:cs="Vijaya"/>
          <w:b/>
          <w:bCs/>
          <w:sz w:val="72"/>
          <w:szCs w:val="72"/>
        </w:rPr>
      </w:pPr>
    </w:p>
    <w:sdt>
      <w:sdtPr>
        <w:rPr>
          <w:i/>
        </w:rPr>
        <w:id w:val="-1892492772"/>
        <w:docPartObj>
          <w:docPartGallery w:val="Table of Contents"/>
          <w:docPartUnique/>
        </w:docPartObj>
      </w:sdtPr>
      <w:sdtEndPr>
        <w:rPr>
          <w:i w:val="0"/>
          <w:sz w:val="28"/>
          <w:szCs w:val="28"/>
        </w:rPr>
      </w:sdtEndPr>
      <w:sdtContent>
        <w:p w14:paraId="629A6FFA" w14:textId="77777777" w:rsidR="0033171D" w:rsidRDefault="0033171D" w:rsidP="0033171D">
          <w:pPr>
            <w:rPr>
              <w:ins w:id="25" w:author="Cathy McMahen" w:date="2018-04-24T13:27:00Z"/>
              <w:i/>
            </w:rPr>
          </w:pPr>
        </w:p>
        <w:p w14:paraId="59C6ADEC" w14:textId="77777777" w:rsidR="0033171D" w:rsidRDefault="0033171D" w:rsidP="0033171D">
          <w:pPr>
            <w:rPr>
              <w:ins w:id="26" w:author="Cathy McMahen" w:date="2018-04-24T13:27:00Z"/>
              <w:rFonts w:ascii="Edwardian Script ITC" w:hAnsi="Edwardian Script ITC"/>
              <w:b/>
              <w:sz w:val="52"/>
              <w:szCs w:val="52"/>
            </w:rPr>
          </w:pPr>
        </w:p>
        <w:p w14:paraId="360B2A5A" w14:textId="77777777" w:rsidR="0033171D" w:rsidRDefault="0033171D" w:rsidP="0033171D">
          <w:pPr>
            <w:rPr>
              <w:ins w:id="27" w:author="Cathy McMahen" w:date="2018-04-24T13:27:00Z"/>
              <w:rFonts w:ascii="Edwardian Script ITC" w:hAnsi="Edwardian Script ITC"/>
              <w:b/>
              <w:sz w:val="52"/>
              <w:szCs w:val="52"/>
            </w:rPr>
          </w:pPr>
        </w:p>
        <w:p w14:paraId="65647C96" w14:textId="77777777" w:rsidR="004C3B90" w:rsidRPr="0055473B" w:rsidRDefault="004C3B90">
          <w:pPr>
            <w:pStyle w:val="Style1"/>
            <w:pPrChange w:id="28" w:author="Cathy McMahen" w:date="2018-04-24T13:31:00Z">
              <w:pPr>
                <w:pStyle w:val="TOCHeading"/>
              </w:pPr>
            </w:pPrChange>
          </w:pPr>
          <w:r w:rsidRPr="0055473B">
            <w:t>Table of Contents</w:t>
          </w:r>
        </w:p>
        <w:p w14:paraId="5B0C61AE" w14:textId="77777777" w:rsidR="004C3B90" w:rsidRPr="00076586" w:rsidRDefault="004C3B90" w:rsidP="00EF73C9">
          <w:pPr>
            <w:pStyle w:val="ListParagraph"/>
            <w:numPr>
              <w:ilvl w:val="0"/>
              <w:numId w:val="18"/>
            </w:numPr>
            <w:jc w:val="center"/>
            <w:rPr>
              <w:b/>
              <w:sz w:val="72"/>
              <w:szCs w:val="72"/>
            </w:rPr>
          </w:pPr>
        </w:p>
        <w:p w14:paraId="050C2C3A" w14:textId="77777777" w:rsidR="00BE4E9E" w:rsidRPr="00076586" w:rsidRDefault="004C3B90" w:rsidP="00611A2C">
          <w:pPr>
            <w:pStyle w:val="TOC1"/>
            <w:jc w:val="left"/>
            <w:rPr>
              <w:rFonts w:asciiTheme="minorHAnsi" w:hAnsiTheme="minorHAnsi"/>
              <w:sz w:val="28"/>
              <w:szCs w:val="28"/>
            </w:rPr>
          </w:pPr>
          <w:r w:rsidRPr="00076586">
            <w:rPr>
              <w:rFonts w:asciiTheme="minorHAnsi" w:hAnsiTheme="minorHAnsi"/>
              <w:sz w:val="28"/>
              <w:szCs w:val="28"/>
            </w:rPr>
            <w:t xml:space="preserve">Week 1 </w:t>
          </w:r>
        </w:p>
        <w:p w14:paraId="3F0962A5" w14:textId="77777777" w:rsidR="00BE4E9E" w:rsidRPr="00076586" w:rsidRDefault="004C3B90" w:rsidP="00611A2C">
          <w:pPr>
            <w:pStyle w:val="TOC1"/>
            <w:jc w:val="left"/>
            <w:rPr>
              <w:rFonts w:asciiTheme="minorHAnsi" w:hAnsiTheme="minorHAnsi"/>
              <w:sz w:val="28"/>
              <w:szCs w:val="28"/>
            </w:rPr>
          </w:pPr>
          <w:r w:rsidRPr="00076586">
            <w:rPr>
              <w:rFonts w:asciiTheme="minorHAnsi" w:hAnsiTheme="minorHAnsi"/>
              <w:sz w:val="28"/>
              <w:szCs w:val="28"/>
            </w:rPr>
            <w:t xml:space="preserve">Week 2 </w:t>
          </w:r>
        </w:p>
        <w:p w14:paraId="661A28E8" w14:textId="77777777" w:rsidR="00BE4E9E" w:rsidRPr="00076586" w:rsidRDefault="00F815E8" w:rsidP="00611A2C">
          <w:pPr>
            <w:pStyle w:val="TOC1"/>
            <w:jc w:val="left"/>
            <w:rPr>
              <w:rFonts w:asciiTheme="minorHAnsi" w:hAnsiTheme="minorHAnsi"/>
              <w:sz w:val="28"/>
              <w:szCs w:val="28"/>
            </w:rPr>
          </w:pPr>
          <w:r w:rsidRPr="00076586">
            <w:rPr>
              <w:rFonts w:asciiTheme="minorHAnsi" w:hAnsiTheme="minorHAnsi"/>
              <w:sz w:val="28"/>
              <w:szCs w:val="28"/>
            </w:rPr>
            <w:t xml:space="preserve">Week 3 </w:t>
          </w:r>
        </w:p>
        <w:p w14:paraId="14A04BBD" w14:textId="77777777" w:rsidR="004C3B90" w:rsidRPr="00076586" w:rsidRDefault="00F815E8" w:rsidP="00611A2C">
          <w:pPr>
            <w:pStyle w:val="TOC1"/>
            <w:jc w:val="left"/>
            <w:rPr>
              <w:rFonts w:asciiTheme="minorHAnsi" w:hAnsiTheme="minorHAnsi"/>
              <w:sz w:val="28"/>
              <w:szCs w:val="28"/>
            </w:rPr>
          </w:pPr>
          <w:r w:rsidRPr="00076586">
            <w:rPr>
              <w:rFonts w:asciiTheme="minorHAnsi" w:hAnsiTheme="minorHAnsi"/>
              <w:sz w:val="28"/>
              <w:szCs w:val="28"/>
            </w:rPr>
            <w:t xml:space="preserve">Week 4 </w:t>
          </w:r>
        </w:p>
        <w:p w14:paraId="64864403" w14:textId="77777777" w:rsidR="00BE4E9E" w:rsidRPr="00076586" w:rsidRDefault="004C3B90" w:rsidP="00426E1C">
          <w:pPr>
            <w:rPr>
              <w:b/>
              <w:sz w:val="28"/>
              <w:szCs w:val="28"/>
            </w:rPr>
          </w:pPr>
          <w:r w:rsidRPr="00076586">
            <w:rPr>
              <w:b/>
              <w:sz w:val="28"/>
              <w:szCs w:val="28"/>
            </w:rPr>
            <w:t xml:space="preserve">Week </w:t>
          </w:r>
          <w:r w:rsidR="00F815E8" w:rsidRPr="00076586">
            <w:rPr>
              <w:b/>
              <w:sz w:val="28"/>
              <w:szCs w:val="28"/>
            </w:rPr>
            <w:t xml:space="preserve">5 </w:t>
          </w:r>
        </w:p>
        <w:p w14:paraId="0DEC0354" w14:textId="77777777" w:rsidR="00426E1C" w:rsidRPr="00076586" w:rsidRDefault="004C3B90" w:rsidP="00426E1C">
          <w:pPr>
            <w:rPr>
              <w:rFonts w:ascii="Edwardian Script ITC" w:hAnsi="Edwardian Script ITC" w:cstheme="minorHAnsi"/>
              <w:b/>
              <w:sz w:val="72"/>
              <w:szCs w:val="72"/>
            </w:rPr>
          </w:pPr>
          <w:del w:id="29" w:author="Cathy McMahen" w:date="2018-04-24T13:31:00Z">
            <w:r w:rsidRPr="00076586" w:rsidDel="0033171D">
              <w:rPr>
                <w:b/>
                <w:sz w:val="28"/>
                <w:szCs w:val="28"/>
              </w:rPr>
              <w:delText xml:space="preserve"> </w:delText>
            </w:r>
          </w:del>
          <w:r w:rsidR="00F815E8" w:rsidRPr="00076586">
            <w:rPr>
              <w:b/>
              <w:sz w:val="28"/>
              <w:szCs w:val="28"/>
            </w:rPr>
            <w:t xml:space="preserve">Week 6 </w:t>
          </w:r>
        </w:p>
        <w:p w14:paraId="324877FF" w14:textId="77777777" w:rsidR="00BE4E9E" w:rsidRPr="00076586" w:rsidRDefault="004C3B90" w:rsidP="004C3B90">
          <w:pPr>
            <w:spacing w:after="240"/>
            <w:rPr>
              <w:b/>
              <w:sz w:val="28"/>
              <w:szCs w:val="28"/>
            </w:rPr>
          </w:pPr>
          <w:r w:rsidRPr="00076586">
            <w:rPr>
              <w:b/>
              <w:sz w:val="28"/>
              <w:szCs w:val="28"/>
            </w:rPr>
            <w:t xml:space="preserve">Week </w:t>
          </w:r>
          <w:r w:rsidR="00F815E8" w:rsidRPr="00076586">
            <w:rPr>
              <w:b/>
              <w:sz w:val="28"/>
              <w:szCs w:val="28"/>
            </w:rPr>
            <w:t xml:space="preserve">7 </w:t>
          </w:r>
        </w:p>
        <w:p w14:paraId="21303A3F" w14:textId="77777777" w:rsidR="00BE4E9E" w:rsidRPr="00076586" w:rsidRDefault="00F815E8" w:rsidP="004C3B90">
          <w:pPr>
            <w:spacing w:after="240"/>
            <w:rPr>
              <w:b/>
              <w:sz w:val="28"/>
              <w:szCs w:val="28"/>
            </w:rPr>
          </w:pPr>
          <w:r w:rsidRPr="00076586">
            <w:rPr>
              <w:b/>
              <w:sz w:val="28"/>
              <w:szCs w:val="28"/>
            </w:rPr>
            <w:t>Week 8</w:t>
          </w:r>
          <w:r w:rsidR="004C3B90" w:rsidRPr="00076586">
            <w:rPr>
              <w:b/>
              <w:sz w:val="28"/>
              <w:szCs w:val="28"/>
            </w:rPr>
            <w:t xml:space="preserve"> </w:t>
          </w:r>
        </w:p>
        <w:p w14:paraId="523736BC" w14:textId="77777777" w:rsidR="00BE4E9E" w:rsidRPr="00076586" w:rsidRDefault="00F815E8" w:rsidP="004C3B90">
          <w:pPr>
            <w:spacing w:after="240"/>
            <w:rPr>
              <w:b/>
              <w:sz w:val="28"/>
              <w:szCs w:val="28"/>
            </w:rPr>
          </w:pPr>
          <w:r w:rsidRPr="00076586">
            <w:rPr>
              <w:b/>
              <w:sz w:val="28"/>
              <w:szCs w:val="28"/>
            </w:rPr>
            <w:t xml:space="preserve">Week 9 </w:t>
          </w:r>
        </w:p>
        <w:p w14:paraId="2B3BBED0" w14:textId="77777777" w:rsidR="00BE4E9E" w:rsidRDefault="00BE4E9E" w:rsidP="004C3B90">
          <w:pPr>
            <w:spacing w:after="240"/>
            <w:rPr>
              <w:b/>
              <w:sz w:val="28"/>
              <w:szCs w:val="28"/>
            </w:rPr>
          </w:pPr>
          <w:r w:rsidRPr="00076586">
            <w:rPr>
              <w:b/>
              <w:sz w:val="28"/>
              <w:szCs w:val="28"/>
            </w:rPr>
            <w:t>Week 10</w:t>
          </w:r>
        </w:p>
        <w:p w14:paraId="2E13F659" w14:textId="77777777" w:rsidR="001726B3" w:rsidRDefault="001726B3" w:rsidP="004C3B90">
          <w:pPr>
            <w:spacing w:after="240"/>
            <w:rPr>
              <w:b/>
              <w:sz w:val="28"/>
              <w:szCs w:val="28"/>
            </w:rPr>
          </w:pPr>
          <w:r>
            <w:rPr>
              <w:b/>
              <w:sz w:val="28"/>
              <w:szCs w:val="28"/>
            </w:rPr>
            <w:t>Week 11</w:t>
          </w:r>
        </w:p>
        <w:p w14:paraId="4EDE846E" w14:textId="77777777" w:rsidR="001726B3" w:rsidRPr="00076586" w:rsidRDefault="001726B3" w:rsidP="004C3B90">
          <w:pPr>
            <w:spacing w:after="240"/>
            <w:rPr>
              <w:b/>
              <w:sz w:val="28"/>
              <w:szCs w:val="28"/>
            </w:rPr>
          </w:pPr>
          <w:r>
            <w:rPr>
              <w:b/>
              <w:sz w:val="28"/>
              <w:szCs w:val="28"/>
            </w:rPr>
            <w:t>Week 12</w:t>
          </w:r>
        </w:p>
        <w:p w14:paraId="498B5078" w14:textId="77777777" w:rsidR="00F815E8" w:rsidRDefault="00F815E8" w:rsidP="004C3B90">
          <w:pPr>
            <w:spacing w:after="240"/>
            <w:rPr>
              <w:sz w:val="28"/>
              <w:szCs w:val="28"/>
            </w:rPr>
          </w:pPr>
          <w:r w:rsidRPr="00076586">
            <w:rPr>
              <w:b/>
              <w:sz w:val="28"/>
              <w:szCs w:val="28"/>
            </w:rPr>
            <w:t>A</w:t>
          </w:r>
          <w:r w:rsidR="00BE4E9E" w:rsidRPr="00076586">
            <w:rPr>
              <w:b/>
              <w:sz w:val="28"/>
              <w:szCs w:val="28"/>
            </w:rPr>
            <w:t>fterthoughts</w:t>
          </w:r>
        </w:p>
        <w:p w14:paraId="009AE3A4" w14:textId="77777777" w:rsidR="00AA0197" w:rsidRPr="00EF0760" w:rsidRDefault="00AA0197" w:rsidP="004C3B90">
          <w:pPr>
            <w:spacing w:after="240"/>
            <w:rPr>
              <w:sz w:val="28"/>
              <w:szCs w:val="28"/>
            </w:rPr>
          </w:pPr>
        </w:p>
        <w:p w14:paraId="511BA819" w14:textId="77777777" w:rsidR="004C3B90" w:rsidRPr="00EF0760" w:rsidRDefault="006B163C" w:rsidP="004C3B90">
          <w:pPr>
            <w:spacing w:after="240"/>
            <w:rPr>
              <w:sz w:val="28"/>
              <w:szCs w:val="28"/>
            </w:rPr>
          </w:pPr>
        </w:p>
      </w:sdtContent>
    </w:sdt>
    <w:p w14:paraId="2D0CB6A7" w14:textId="77777777" w:rsidR="004C3B90" w:rsidRDefault="004C3B90" w:rsidP="004C3B90">
      <w:pPr>
        <w:spacing w:after="240"/>
        <w:rPr>
          <w:sz w:val="28"/>
          <w:szCs w:val="28"/>
        </w:rPr>
      </w:pPr>
    </w:p>
    <w:p w14:paraId="5BC7F55D" w14:textId="76991AC1" w:rsidR="00490BEA" w:rsidDel="00232C6D" w:rsidRDefault="00490BEA" w:rsidP="009B1BDD">
      <w:pPr>
        <w:jc w:val="center"/>
        <w:rPr>
          <w:del w:id="30" w:author="virginia porter" w:date="2018-05-14T14:20:00Z"/>
          <w:rFonts w:ascii="Edwardian Script ITC" w:hAnsi="Edwardian Script ITC" w:cs="Vijaya"/>
          <w:b/>
          <w:bCs/>
          <w:iCs/>
          <w:sz w:val="72"/>
          <w:szCs w:val="72"/>
        </w:rPr>
      </w:pPr>
    </w:p>
    <w:p w14:paraId="211CE2AE" w14:textId="77777777" w:rsidR="001F2D23" w:rsidRPr="001F2D23" w:rsidRDefault="001F2D23">
      <w:pPr>
        <w:pStyle w:val="EdwardianScript36"/>
        <w:pPrChange w:id="31" w:author="Cathy McMahen" w:date="2018-04-24T13:32:00Z">
          <w:pPr>
            <w:jc w:val="center"/>
          </w:pPr>
        </w:pPrChange>
      </w:pPr>
      <w:r w:rsidRPr="0055473B">
        <w:t>Introduction</w:t>
      </w:r>
    </w:p>
    <w:p w14:paraId="6C30E448" w14:textId="1BC26816" w:rsidR="00FE7C78" w:rsidRDefault="00FE7C78" w:rsidP="009B1BDD">
      <w:pPr>
        <w:jc w:val="center"/>
        <w:rPr>
          <w:ins w:id="32" w:author="virginia porter" w:date="2018-05-14T14:20:00Z"/>
          <w:rFonts w:asciiTheme="minorHAnsi" w:hAnsiTheme="minorHAnsi" w:cs="Vijaya"/>
          <w:bCs/>
          <w:i/>
          <w:iCs/>
          <w:color w:val="C00000"/>
          <w:sz w:val="24"/>
          <w:szCs w:val="24"/>
        </w:rPr>
      </w:pPr>
      <w:r>
        <w:rPr>
          <w:rFonts w:asciiTheme="minorHAnsi" w:hAnsiTheme="minorHAnsi" w:cs="Vijaya"/>
          <w:bCs/>
          <w:iCs/>
          <w:noProof/>
          <w:color w:val="C00000"/>
          <w:sz w:val="24"/>
          <w:szCs w:val="24"/>
        </w:rPr>
        <w:drawing>
          <wp:inline distT="0" distB="0" distL="0" distR="0" wp14:anchorId="4D8CC87F" wp14:editId="2CF48EEC">
            <wp:extent cx="818161" cy="304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EA6650E" w14:textId="77777777" w:rsidR="00232C6D" w:rsidRDefault="00232C6D" w:rsidP="00232C6D">
      <w:pPr>
        <w:jc w:val="center"/>
        <w:rPr>
          <w:ins w:id="33" w:author="virginia porter" w:date="2018-05-14T14:20:00Z"/>
          <w:b/>
          <w:sz w:val="28"/>
          <w:szCs w:val="28"/>
        </w:rPr>
      </w:pPr>
      <w:ins w:id="34" w:author="virginia porter" w:date="2018-05-14T14:20:00Z">
        <w:r>
          <w:rPr>
            <w:b/>
            <w:sz w:val="28"/>
            <w:szCs w:val="28"/>
          </w:rPr>
          <w:t>Introduction</w:t>
        </w:r>
      </w:ins>
    </w:p>
    <w:p w14:paraId="107F8ECC" w14:textId="77777777" w:rsidR="00232C6D" w:rsidRPr="00117A0A" w:rsidRDefault="00232C6D">
      <w:pPr>
        <w:spacing w:after="0"/>
        <w:jc w:val="center"/>
        <w:rPr>
          <w:ins w:id="35" w:author="virginia porter" w:date="2018-05-14T14:20:00Z"/>
          <w:b/>
          <w:sz w:val="24"/>
          <w:szCs w:val="24"/>
          <w:rPrChange w:id="36" w:author="virginia porter" w:date="2018-05-14T14:22:00Z">
            <w:rPr>
              <w:ins w:id="37" w:author="virginia porter" w:date="2018-05-14T14:20:00Z"/>
              <w:b/>
              <w:i/>
              <w:sz w:val="24"/>
              <w:szCs w:val="24"/>
            </w:rPr>
          </w:rPrChange>
        </w:rPr>
        <w:pPrChange w:id="38" w:author="owner" w:date="2018-07-08T15:56:00Z">
          <w:pPr>
            <w:jc w:val="center"/>
          </w:pPr>
        </w:pPrChange>
      </w:pPr>
      <w:bookmarkStart w:id="39" w:name="_Hlk518828917"/>
      <w:ins w:id="40" w:author="virginia porter" w:date="2018-05-14T14:20:00Z">
        <w:r w:rsidRPr="00117A0A">
          <w:rPr>
            <w:b/>
            <w:sz w:val="24"/>
            <w:szCs w:val="24"/>
            <w:rPrChange w:id="41" w:author="virginia porter" w:date="2018-05-14T14:22:00Z">
              <w:rPr>
                <w:b/>
                <w:i/>
                <w:sz w:val="24"/>
                <w:szCs w:val="24"/>
              </w:rPr>
            </w:rPrChange>
          </w:rPr>
          <w:t>Ephesians 1:3 (KJV)</w:t>
        </w:r>
      </w:ins>
    </w:p>
    <w:p w14:paraId="0895F13E" w14:textId="5BC9BFDF" w:rsidR="00232C6D" w:rsidRDefault="00232C6D" w:rsidP="003F4F31">
      <w:pPr>
        <w:spacing w:after="0"/>
        <w:jc w:val="center"/>
        <w:rPr>
          <w:ins w:id="42" w:author="owner" w:date="2018-07-08T15:57:00Z"/>
          <w:rStyle w:val="text"/>
          <w:b/>
          <w:i/>
          <w:sz w:val="24"/>
          <w:szCs w:val="24"/>
        </w:rPr>
      </w:pPr>
      <w:ins w:id="43" w:author="virginia porter" w:date="2018-05-14T14:20:00Z">
        <w:r w:rsidRPr="00117A0A">
          <w:rPr>
            <w:rStyle w:val="text"/>
            <w:b/>
            <w:vertAlign w:val="superscript"/>
            <w:rPrChange w:id="44" w:author="virginia porter" w:date="2018-05-14T14:22:00Z">
              <w:rPr>
                <w:rStyle w:val="text"/>
                <w:vertAlign w:val="superscript"/>
              </w:rPr>
            </w:rPrChange>
          </w:rPr>
          <w:t> </w:t>
        </w:r>
        <w:r w:rsidRPr="00117A0A">
          <w:rPr>
            <w:rStyle w:val="text"/>
            <w:b/>
            <w:i/>
            <w:sz w:val="24"/>
            <w:szCs w:val="24"/>
            <w:rPrChange w:id="45" w:author="virginia porter" w:date="2018-05-14T14:22:00Z">
              <w:rPr>
                <w:rStyle w:val="text"/>
                <w:i/>
                <w:sz w:val="24"/>
                <w:szCs w:val="24"/>
              </w:rPr>
            </w:rPrChange>
          </w:rPr>
          <w:t>Blessed be the God and Father of our Lord Jesus Christ, who hath blessed us with all spiritual blessings in heavenly places in Christ.</w:t>
        </w:r>
      </w:ins>
    </w:p>
    <w:bookmarkEnd w:id="39"/>
    <w:p w14:paraId="65D2BFE7" w14:textId="77777777" w:rsidR="003F4F31" w:rsidRPr="00117A0A" w:rsidRDefault="003F4F31">
      <w:pPr>
        <w:spacing w:after="0"/>
        <w:jc w:val="center"/>
        <w:rPr>
          <w:ins w:id="46" w:author="virginia porter" w:date="2018-05-14T14:20:00Z"/>
          <w:b/>
          <w:i/>
          <w:sz w:val="24"/>
          <w:szCs w:val="24"/>
        </w:rPr>
        <w:pPrChange w:id="47" w:author="owner" w:date="2018-07-08T15:56:00Z">
          <w:pPr>
            <w:jc w:val="center"/>
          </w:pPr>
        </w:pPrChange>
      </w:pPr>
    </w:p>
    <w:p w14:paraId="4653465C" w14:textId="44E40B52" w:rsidR="005F1813" w:rsidRDefault="001177B7" w:rsidP="001177B7">
      <w:pPr>
        <w:ind w:firstLine="720"/>
        <w:jc w:val="both"/>
        <w:rPr>
          <w:ins w:id="48" w:author="virginia porter" w:date="2018-11-12T16:01:00Z"/>
          <w:bCs/>
          <w:noProof/>
          <w:sz w:val="24"/>
          <w:szCs w:val="24"/>
        </w:rPr>
      </w:pPr>
      <w:bookmarkStart w:id="49" w:name="_Hlk518828849"/>
      <w:ins w:id="50" w:author="virginia porter" w:date="2018-11-12T15:31:00Z">
        <w:r>
          <w:rPr>
            <w:sz w:val="24"/>
            <w:szCs w:val="24"/>
          </w:rPr>
          <w:t xml:space="preserve">Entering a </w:t>
        </w:r>
        <w:r>
          <w:rPr>
            <w:bCs/>
            <w:sz w:val="24"/>
            <w:szCs w:val="24"/>
          </w:rPr>
          <w:t>covenant relationship</w:t>
        </w:r>
        <w:r>
          <w:rPr>
            <w:sz w:val="24"/>
            <w:szCs w:val="24"/>
          </w:rPr>
          <w:t xml:space="preserve"> with </w:t>
        </w:r>
        <w:r w:rsidRPr="00123F3F">
          <w:rPr>
            <w:noProof/>
            <w:sz w:val="24"/>
            <w:szCs w:val="24"/>
          </w:rPr>
          <w:t>Christ</w:t>
        </w:r>
        <w:r>
          <w:rPr>
            <w:sz w:val="24"/>
            <w:szCs w:val="24"/>
          </w:rPr>
          <w:t xml:space="preserve"> is kind of like getting married; everything is new, exciting, mysterious, and unfamiliar. </w:t>
        </w:r>
      </w:ins>
      <w:ins w:id="51" w:author="virginia porter" w:date="2018-11-12T15:34:00Z">
        <w:r w:rsidR="00A91038">
          <w:rPr>
            <w:sz w:val="24"/>
            <w:szCs w:val="24"/>
          </w:rPr>
          <w:t>Both s</w:t>
        </w:r>
      </w:ins>
      <w:ins w:id="52" w:author="virginia porter" w:date="2018-11-12T15:31:00Z">
        <w:r>
          <w:rPr>
            <w:sz w:val="24"/>
            <w:szCs w:val="24"/>
          </w:rPr>
          <w:t>piritually and physically</w:t>
        </w:r>
      </w:ins>
      <w:ins w:id="53" w:author="virginia porter" w:date="2018-11-12T15:34:00Z">
        <w:r w:rsidR="00A91038">
          <w:rPr>
            <w:sz w:val="24"/>
            <w:szCs w:val="24"/>
          </w:rPr>
          <w:t>,</w:t>
        </w:r>
      </w:ins>
      <w:ins w:id="54" w:author="virginia porter" w:date="2018-11-12T15:31:00Z">
        <w:r>
          <w:rPr>
            <w:sz w:val="24"/>
            <w:szCs w:val="24"/>
          </w:rPr>
          <w:t xml:space="preserve"> we are treading on sacred </w:t>
        </w:r>
      </w:ins>
      <w:ins w:id="55" w:author="virginia porter" w:date="2018-11-12T15:45:00Z">
        <w:r w:rsidR="00BE728E">
          <w:rPr>
            <w:sz w:val="24"/>
            <w:szCs w:val="24"/>
          </w:rPr>
          <w:t>yet</w:t>
        </w:r>
      </w:ins>
      <w:ins w:id="56" w:author="virginia porter" w:date="2018-11-12T15:31:00Z">
        <w:r>
          <w:rPr>
            <w:sz w:val="24"/>
            <w:szCs w:val="24"/>
          </w:rPr>
          <w:t xml:space="preserve"> uncharted ground. </w:t>
        </w:r>
        <w:r>
          <w:rPr>
            <w:bCs/>
            <w:sz w:val="24"/>
            <w:szCs w:val="24"/>
          </w:rPr>
          <w:t>Most of us find ourselves ill-equipped to deal with the</w:t>
        </w:r>
      </w:ins>
      <w:ins w:id="57" w:author="virginia porter" w:date="2018-11-12T15:35:00Z">
        <w:r w:rsidR="00A91038">
          <w:rPr>
            <w:bCs/>
            <w:sz w:val="24"/>
            <w:szCs w:val="24"/>
          </w:rPr>
          <w:t>se</w:t>
        </w:r>
      </w:ins>
      <w:ins w:id="58" w:author="virginia porter" w:date="2018-11-12T15:31:00Z">
        <w:r>
          <w:rPr>
            <w:bCs/>
            <w:sz w:val="24"/>
            <w:szCs w:val="24"/>
          </w:rPr>
          <w:t xml:space="preserve"> life altering changes</w:t>
        </w:r>
      </w:ins>
      <w:ins w:id="59" w:author="virginia porter" w:date="2018-11-12T15:35:00Z">
        <w:r w:rsidR="00A91038">
          <w:rPr>
            <w:bCs/>
            <w:sz w:val="24"/>
            <w:szCs w:val="24"/>
          </w:rPr>
          <w:t>.</w:t>
        </w:r>
      </w:ins>
      <w:ins w:id="60" w:author="virginia porter" w:date="2018-11-12T15:31:00Z">
        <w:r>
          <w:rPr>
            <w:bCs/>
            <w:sz w:val="24"/>
            <w:szCs w:val="24"/>
          </w:rPr>
          <w:t xml:space="preserve"> </w:t>
        </w:r>
      </w:ins>
      <w:ins w:id="61" w:author="virginia porter" w:date="2018-11-12T15:49:00Z">
        <w:r w:rsidR="00BE728E">
          <w:rPr>
            <w:bCs/>
            <w:sz w:val="24"/>
            <w:szCs w:val="24"/>
          </w:rPr>
          <w:t>What’s a woman to do, who</w:t>
        </w:r>
      </w:ins>
      <w:ins w:id="62" w:author="virginia porter" w:date="2018-11-12T15:31:00Z">
        <w:r>
          <w:rPr>
            <w:bCs/>
            <w:sz w:val="24"/>
            <w:szCs w:val="24"/>
          </w:rPr>
          <w:t xml:space="preserve"> </w:t>
        </w:r>
      </w:ins>
      <w:ins w:id="63" w:author="virginia porter" w:date="2018-11-12T15:51:00Z">
        <w:r w:rsidR="00BE728E">
          <w:rPr>
            <w:bCs/>
            <w:sz w:val="24"/>
            <w:szCs w:val="24"/>
          </w:rPr>
          <w:t>doesn’t</w:t>
        </w:r>
      </w:ins>
      <w:ins w:id="64" w:author="virginia porter" w:date="2018-11-12T15:50:00Z">
        <w:r w:rsidR="00BE728E">
          <w:rPr>
            <w:bCs/>
            <w:sz w:val="24"/>
            <w:szCs w:val="24"/>
          </w:rPr>
          <w:t xml:space="preserve"> have</w:t>
        </w:r>
      </w:ins>
      <w:ins w:id="65" w:author="virginia porter" w:date="2018-11-12T15:31:00Z">
        <w:r>
          <w:rPr>
            <w:bCs/>
            <w:sz w:val="24"/>
            <w:szCs w:val="24"/>
          </w:rPr>
          <w:t xml:space="preserve"> godly role models </w:t>
        </w:r>
      </w:ins>
      <w:ins w:id="66" w:author="virginia porter" w:date="2018-11-12T15:37:00Z">
        <w:r w:rsidR="00A91038">
          <w:rPr>
            <w:bCs/>
            <w:sz w:val="24"/>
            <w:szCs w:val="24"/>
          </w:rPr>
          <w:t>in which to</w:t>
        </w:r>
      </w:ins>
      <w:ins w:id="67" w:author="virginia porter" w:date="2018-11-12T15:31:00Z">
        <w:r>
          <w:rPr>
            <w:bCs/>
            <w:sz w:val="24"/>
            <w:szCs w:val="24"/>
          </w:rPr>
          <w:t xml:space="preserve"> pattern </w:t>
        </w:r>
      </w:ins>
      <w:ins w:id="68" w:author="virginia porter" w:date="2018-11-12T15:51:00Z">
        <w:r w:rsidR="00BE728E">
          <w:rPr>
            <w:bCs/>
            <w:sz w:val="24"/>
            <w:szCs w:val="24"/>
          </w:rPr>
          <w:t>her life?</w:t>
        </w:r>
      </w:ins>
      <w:ins w:id="69" w:author="virginia porter" w:date="2018-11-12T15:38:00Z">
        <w:r w:rsidR="00A91038">
          <w:rPr>
            <w:bCs/>
            <w:sz w:val="24"/>
            <w:szCs w:val="24"/>
          </w:rPr>
          <w:t xml:space="preserve"> </w:t>
        </w:r>
      </w:ins>
      <w:ins w:id="70" w:author="virginia porter" w:date="2018-11-12T15:54:00Z">
        <w:r w:rsidR="005F1813">
          <w:rPr>
            <w:bCs/>
            <w:sz w:val="24"/>
            <w:szCs w:val="24"/>
          </w:rPr>
          <w:t>It’s a real problem and d</w:t>
        </w:r>
      </w:ins>
      <w:ins w:id="71" w:author="virginia porter" w:date="2018-11-12T15:31:00Z">
        <w:r>
          <w:rPr>
            <w:bCs/>
            <w:sz w:val="24"/>
            <w:szCs w:val="24"/>
          </w:rPr>
          <w:t xml:space="preserve">iscipleship </w:t>
        </w:r>
      </w:ins>
      <w:ins w:id="72" w:author="virginia porter" w:date="2018-11-12T16:00:00Z">
        <w:r w:rsidR="005F1813">
          <w:rPr>
            <w:bCs/>
            <w:sz w:val="24"/>
            <w:szCs w:val="24"/>
          </w:rPr>
          <w:t xml:space="preserve">is </w:t>
        </w:r>
      </w:ins>
      <w:ins w:id="73" w:author="virginia porter" w:date="2018-11-12T15:31:00Z">
        <w:r>
          <w:rPr>
            <w:bCs/>
            <w:sz w:val="24"/>
            <w:szCs w:val="24"/>
          </w:rPr>
          <w:t>God</w:t>
        </w:r>
      </w:ins>
      <w:ins w:id="74" w:author="virginia porter" w:date="2018-11-12T15:54:00Z">
        <w:r w:rsidR="005F1813">
          <w:rPr>
            <w:bCs/>
            <w:sz w:val="24"/>
            <w:szCs w:val="24"/>
          </w:rPr>
          <w:t>’s plan</w:t>
        </w:r>
      </w:ins>
      <w:ins w:id="75" w:author="virginia porter" w:date="2018-11-12T15:31:00Z">
        <w:r>
          <w:rPr>
            <w:bCs/>
            <w:sz w:val="24"/>
            <w:szCs w:val="24"/>
          </w:rPr>
          <w:t xml:space="preserve"> </w:t>
        </w:r>
      </w:ins>
      <w:ins w:id="76" w:author="virginia porter" w:date="2018-11-12T15:55:00Z">
        <w:r w:rsidR="005F1813">
          <w:rPr>
            <w:bCs/>
            <w:sz w:val="24"/>
            <w:szCs w:val="24"/>
          </w:rPr>
          <w:t xml:space="preserve">to </w:t>
        </w:r>
      </w:ins>
      <w:ins w:id="77" w:author="virginia porter" w:date="2018-11-12T15:57:00Z">
        <w:r w:rsidR="005F1813">
          <w:rPr>
            <w:bCs/>
            <w:sz w:val="24"/>
            <w:szCs w:val="24"/>
          </w:rPr>
          <w:t>remedy</w:t>
        </w:r>
      </w:ins>
      <w:ins w:id="78" w:author="virginia porter" w:date="2018-11-12T15:56:00Z">
        <w:r w:rsidR="005F1813">
          <w:rPr>
            <w:bCs/>
            <w:sz w:val="24"/>
            <w:szCs w:val="24"/>
          </w:rPr>
          <w:t xml:space="preserve"> this</w:t>
        </w:r>
        <w:bookmarkEnd w:id="49"/>
        <w:r w:rsidR="005F1813">
          <w:rPr>
            <w:bCs/>
            <w:sz w:val="24"/>
            <w:szCs w:val="24"/>
          </w:rPr>
          <w:t xml:space="preserve"> (Titus 2:3-13).</w:t>
        </w:r>
      </w:ins>
      <w:ins w:id="79" w:author="virginia porter" w:date="2018-11-12T15:31:00Z">
        <w:r>
          <w:rPr>
            <w:bCs/>
            <w:sz w:val="24"/>
            <w:szCs w:val="24"/>
          </w:rPr>
          <w:t xml:space="preserve"> </w:t>
        </w:r>
      </w:ins>
      <w:ins w:id="80" w:author="virginia porter" w:date="2018-11-12T15:58:00Z">
        <w:r w:rsidR="005F1813">
          <w:rPr>
            <w:bCs/>
            <w:sz w:val="24"/>
            <w:szCs w:val="24"/>
          </w:rPr>
          <w:t>I</w:t>
        </w:r>
      </w:ins>
      <w:ins w:id="81" w:author="virginia porter" w:date="2018-11-12T16:01:00Z">
        <w:r w:rsidR="005F1813">
          <w:rPr>
            <w:bCs/>
            <w:sz w:val="24"/>
            <w:szCs w:val="24"/>
          </w:rPr>
          <w:t>t’s all</w:t>
        </w:r>
      </w:ins>
      <w:ins w:id="82" w:author="virginia porter" w:date="2018-11-12T15:58:00Z">
        <w:r w:rsidR="005F1813">
          <w:rPr>
            <w:bCs/>
            <w:sz w:val="24"/>
            <w:szCs w:val="24"/>
          </w:rPr>
          <w:t xml:space="preserve"> about r</w:t>
        </w:r>
      </w:ins>
      <w:ins w:id="83" w:author="virginia porter" w:date="2018-11-12T15:31:00Z">
        <w:r w:rsidRPr="00123F3F">
          <w:rPr>
            <w:bCs/>
            <w:noProof/>
            <w:sz w:val="24"/>
            <w:szCs w:val="24"/>
          </w:rPr>
          <w:t>elationship</w:t>
        </w:r>
      </w:ins>
      <w:ins w:id="84" w:author="virginia porter" w:date="2018-11-12T15:58:00Z">
        <w:r w:rsidR="005F1813">
          <w:rPr>
            <w:bCs/>
            <w:noProof/>
            <w:sz w:val="24"/>
            <w:szCs w:val="24"/>
          </w:rPr>
          <w:t xml:space="preserve">s. </w:t>
        </w:r>
      </w:ins>
    </w:p>
    <w:p w14:paraId="03A7AFC7" w14:textId="03BF09D9" w:rsidR="001177B7" w:rsidRDefault="001177B7" w:rsidP="001177B7">
      <w:pPr>
        <w:ind w:firstLine="720"/>
        <w:jc w:val="both"/>
        <w:rPr>
          <w:ins w:id="85" w:author="virginia porter" w:date="2018-11-12T15:31:00Z"/>
          <w:sz w:val="24"/>
          <w:szCs w:val="24"/>
        </w:rPr>
      </w:pPr>
      <w:ins w:id="86" w:author="virginia porter" w:date="2018-11-12T15:31:00Z">
        <w:r>
          <w:rPr>
            <w:bCs/>
            <w:sz w:val="24"/>
            <w:szCs w:val="24"/>
          </w:rPr>
          <w:t xml:space="preserve">I truly hope you have a core group of Christian women to join you in this study. Together, we will learn </w:t>
        </w:r>
        <w:r>
          <w:rPr>
            <w:sz w:val="24"/>
            <w:szCs w:val="24"/>
          </w:rPr>
          <w:t xml:space="preserve">seven key truths about our new relationship with God. Each of them has a correlating application in all your relationships, </w:t>
        </w:r>
        <w:r w:rsidRPr="00123F3F">
          <w:rPr>
            <w:noProof/>
            <w:sz w:val="24"/>
            <w:szCs w:val="24"/>
          </w:rPr>
          <w:t>especially</w:t>
        </w:r>
        <w:r>
          <w:rPr>
            <w:sz w:val="24"/>
            <w:szCs w:val="24"/>
          </w:rPr>
          <w:t xml:space="preserve"> in marriage. However, this study is not about marriage per se. It is about our union with God in Christ.</w:t>
        </w:r>
      </w:ins>
    </w:p>
    <w:p w14:paraId="3FC9E7DA" w14:textId="77777777" w:rsidR="00A91038" w:rsidRDefault="001177B7" w:rsidP="001177B7">
      <w:pPr>
        <w:ind w:firstLine="720"/>
        <w:jc w:val="both"/>
        <w:rPr>
          <w:ins w:id="87" w:author="virginia porter" w:date="2018-11-12T15:39:00Z"/>
          <w:sz w:val="24"/>
          <w:szCs w:val="24"/>
        </w:rPr>
      </w:pPr>
      <w:ins w:id="88" w:author="virginia porter" w:date="2018-11-12T15:31:00Z">
        <w:r>
          <w:rPr>
            <w:sz w:val="24"/>
            <w:szCs w:val="24"/>
          </w:rPr>
          <w:t xml:space="preserve">But first, a word to those who are single, </w:t>
        </w:r>
        <w:r w:rsidRPr="00123F3F">
          <w:rPr>
            <w:noProof/>
            <w:sz w:val="24"/>
            <w:szCs w:val="24"/>
          </w:rPr>
          <w:t>divorced,</w:t>
        </w:r>
        <w:r>
          <w:rPr>
            <w:sz w:val="24"/>
            <w:szCs w:val="24"/>
          </w:rPr>
          <w:t xml:space="preserve"> or widowed. Whether you are married, wish to be married, or are doing this study with women who are married, you will find that these seven things are practical life lessons that can apply to any relationship.</w:t>
        </w:r>
      </w:ins>
      <w:ins w:id="89" w:author="virginia porter" w:date="2018-11-12T15:33:00Z">
        <w:r w:rsidR="00A91038">
          <w:rPr>
            <w:sz w:val="24"/>
            <w:szCs w:val="24"/>
          </w:rPr>
          <w:t xml:space="preserve"> </w:t>
        </w:r>
      </w:ins>
    </w:p>
    <w:p w14:paraId="3511716A" w14:textId="50574A4A" w:rsidR="00A031CA" w:rsidRDefault="00232C6D" w:rsidP="001177B7">
      <w:pPr>
        <w:ind w:firstLine="720"/>
        <w:jc w:val="both"/>
        <w:rPr>
          <w:ins w:id="90" w:author="virginia porter" w:date="2018-11-12T15:02:00Z"/>
          <w:sz w:val="24"/>
          <w:szCs w:val="24"/>
        </w:rPr>
      </w:pPr>
      <w:ins w:id="91" w:author="virginia porter" w:date="2018-05-14T14:20:00Z">
        <w:r>
          <w:rPr>
            <w:sz w:val="24"/>
            <w:szCs w:val="24"/>
          </w:rPr>
          <w:t>For the last eight years or so I’ve been diving into the depths of the book of Ephesians</w:t>
        </w:r>
      </w:ins>
      <w:ins w:id="92" w:author="virginia porter" w:date="2018-11-12T13:56:00Z">
        <w:r w:rsidR="00FA3FF1">
          <w:rPr>
            <w:sz w:val="24"/>
            <w:szCs w:val="24"/>
          </w:rPr>
          <w:t>, attempting to</w:t>
        </w:r>
      </w:ins>
      <w:ins w:id="93" w:author="virginia porter" w:date="2018-05-14T14:20:00Z">
        <w:r>
          <w:rPr>
            <w:sz w:val="24"/>
            <w:szCs w:val="24"/>
          </w:rPr>
          <w:t xml:space="preserve"> surfac</w:t>
        </w:r>
      </w:ins>
      <w:ins w:id="94" w:author="virginia porter" w:date="2018-11-12T13:56:00Z">
        <w:r w:rsidR="00FA3FF1">
          <w:rPr>
            <w:sz w:val="24"/>
            <w:szCs w:val="24"/>
          </w:rPr>
          <w:t>e with</w:t>
        </w:r>
      </w:ins>
      <w:ins w:id="95" w:author="virginia porter" w:date="2018-05-14T14:20:00Z">
        <w:r>
          <w:rPr>
            <w:sz w:val="24"/>
            <w:szCs w:val="24"/>
          </w:rPr>
          <w:t xml:space="preserve"> some comprehension of the mysteries it contains.</w:t>
        </w:r>
      </w:ins>
      <w:ins w:id="96" w:author="virginia porter" w:date="2018-11-12T14:01:00Z">
        <w:r w:rsidR="00C114B6" w:rsidRPr="00C114B6">
          <w:rPr>
            <w:sz w:val="24"/>
            <w:szCs w:val="24"/>
          </w:rPr>
          <w:t xml:space="preserve"> </w:t>
        </w:r>
        <w:r w:rsidR="00C114B6">
          <w:rPr>
            <w:sz w:val="24"/>
            <w:szCs w:val="24"/>
          </w:rPr>
          <w:t>It is true of every book of the Bible</w:t>
        </w:r>
        <w:r w:rsidR="00C114B6" w:rsidRPr="00123F3F">
          <w:rPr>
            <w:noProof/>
            <w:sz w:val="24"/>
            <w:szCs w:val="24"/>
          </w:rPr>
          <w:t>:</w:t>
        </w:r>
        <w:r w:rsidR="00C114B6">
          <w:rPr>
            <w:sz w:val="24"/>
            <w:szCs w:val="24"/>
          </w:rPr>
          <w:t xml:space="preserve"> the deeper you go, the more you find. Its wealth is inexhaustible. </w:t>
        </w:r>
      </w:ins>
      <w:ins w:id="97" w:author="virginia porter" w:date="2018-11-12T15:01:00Z">
        <w:r w:rsidR="00A031CA">
          <w:rPr>
            <w:sz w:val="24"/>
            <w:szCs w:val="24"/>
          </w:rPr>
          <w:t>Jesus bequest the mysteries of His Kingdom to</w:t>
        </w:r>
      </w:ins>
      <w:ins w:id="98" w:author="virginia porter" w:date="2018-11-12T15:03:00Z">
        <w:r w:rsidR="00A031CA">
          <w:rPr>
            <w:sz w:val="24"/>
            <w:szCs w:val="24"/>
          </w:rPr>
          <w:t xml:space="preserve"> us, a</w:t>
        </w:r>
      </w:ins>
      <w:ins w:id="99" w:author="virginia porter" w:date="2018-11-12T15:04:00Z">
        <w:r w:rsidR="00A031CA">
          <w:rPr>
            <w:sz w:val="24"/>
            <w:szCs w:val="24"/>
          </w:rPr>
          <w:t xml:space="preserve">nd I liken them to heavenly </w:t>
        </w:r>
      </w:ins>
      <w:ins w:id="100" w:author="virginia porter" w:date="2018-11-12T15:02:00Z">
        <w:r w:rsidR="00A031CA">
          <w:rPr>
            <w:sz w:val="24"/>
            <w:szCs w:val="24"/>
          </w:rPr>
          <w:t>wedding gifts</w:t>
        </w:r>
      </w:ins>
      <w:ins w:id="101" w:author="virginia porter" w:date="2018-11-12T15:05:00Z">
        <w:r w:rsidR="00A031CA">
          <w:rPr>
            <w:sz w:val="24"/>
            <w:szCs w:val="24"/>
          </w:rPr>
          <w:t xml:space="preserve"> from </w:t>
        </w:r>
      </w:ins>
      <w:ins w:id="102" w:author="virginia porter" w:date="2018-11-12T15:02:00Z">
        <w:r w:rsidR="00A031CA">
          <w:rPr>
            <w:sz w:val="24"/>
            <w:szCs w:val="24"/>
          </w:rPr>
          <w:t>God the Father (1 Corinthians 2:9-16</w:t>
        </w:r>
      </w:ins>
      <w:ins w:id="103" w:author="virginia porter" w:date="2018-11-12T15:03:00Z">
        <w:r w:rsidR="00A031CA">
          <w:rPr>
            <w:sz w:val="24"/>
            <w:szCs w:val="24"/>
          </w:rPr>
          <w:t>; Luke 8:10</w:t>
        </w:r>
      </w:ins>
      <w:ins w:id="104" w:author="virginia porter" w:date="2018-11-12T15:02:00Z">
        <w:r w:rsidR="00A031CA">
          <w:rPr>
            <w:sz w:val="24"/>
            <w:szCs w:val="24"/>
          </w:rPr>
          <w:t>).</w:t>
        </w:r>
      </w:ins>
      <w:ins w:id="105" w:author="virginia porter" w:date="2018-11-12T15:17:00Z">
        <w:r w:rsidR="002C4B61">
          <w:rPr>
            <w:sz w:val="24"/>
            <w:szCs w:val="24"/>
          </w:rPr>
          <w:t xml:space="preserve"> </w:t>
        </w:r>
      </w:ins>
      <w:ins w:id="106" w:author="virginia porter" w:date="2018-11-12T15:15:00Z">
        <w:r w:rsidR="002C4B61">
          <w:rPr>
            <w:sz w:val="24"/>
            <w:szCs w:val="24"/>
          </w:rPr>
          <w:t xml:space="preserve">Throughout his epistles, </w:t>
        </w:r>
      </w:ins>
      <w:ins w:id="107" w:author="virginia porter" w:date="2018-11-12T15:06:00Z">
        <w:r w:rsidR="00A031CA">
          <w:rPr>
            <w:sz w:val="24"/>
            <w:szCs w:val="24"/>
          </w:rPr>
          <w:t>Paul</w:t>
        </w:r>
      </w:ins>
      <w:ins w:id="108" w:author="virginia porter" w:date="2018-11-12T15:02:00Z">
        <w:r w:rsidR="00A031CA">
          <w:rPr>
            <w:sz w:val="24"/>
            <w:szCs w:val="24"/>
          </w:rPr>
          <w:t xml:space="preserve"> unwrapped twenty </w:t>
        </w:r>
      </w:ins>
      <w:ins w:id="109" w:author="virginia porter" w:date="2018-11-12T15:17:00Z">
        <w:r w:rsidR="002C4B61">
          <w:rPr>
            <w:sz w:val="24"/>
            <w:szCs w:val="24"/>
          </w:rPr>
          <w:t>such</w:t>
        </w:r>
      </w:ins>
      <w:ins w:id="110" w:author="virginia porter" w:date="2018-11-12T15:02:00Z">
        <w:r w:rsidR="00A031CA">
          <w:rPr>
            <w:sz w:val="24"/>
            <w:szCs w:val="24"/>
          </w:rPr>
          <w:t xml:space="preserve"> gifts</w:t>
        </w:r>
      </w:ins>
      <w:ins w:id="111" w:author="virginia porter" w:date="2018-11-12T15:16:00Z">
        <w:r w:rsidR="002C4B61">
          <w:rPr>
            <w:sz w:val="24"/>
            <w:szCs w:val="24"/>
          </w:rPr>
          <w:t>,</w:t>
        </w:r>
      </w:ins>
      <w:ins w:id="112" w:author="virginia porter" w:date="2018-11-12T15:02:00Z">
        <w:r w:rsidR="00A031CA">
          <w:rPr>
            <w:sz w:val="24"/>
            <w:szCs w:val="24"/>
          </w:rPr>
          <w:t xml:space="preserve"> and six of these are found in the book of Ephesians. </w:t>
        </w:r>
      </w:ins>
    </w:p>
    <w:p w14:paraId="35D8FAD5" w14:textId="0D469183" w:rsidR="001177B7" w:rsidRDefault="00A031CA" w:rsidP="001177B7">
      <w:pPr>
        <w:ind w:firstLine="720"/>
        <w:jc w:val="both"/>
        <w:rPr>
          <w:ins w:id="113" w:author="virginia porter" w:date="2018-11-12T15:26:00Z"/>
          <w:sz w:val="24"/>
          <w:szCs w:val="24"/>
        </w:rPr>
      </w:pPr>
      <w:ins w:id="114" w:author="virginia porter" w:date="2018-11-12T15:02:00Z">
        <w:r>
          <w:rPr>
            <w:sz w:val="24"/>
            <w:szCs w:val="24"/>
          </w:rPr>
          <w:t xml:space="preserve"> </w:t>
        </w:r>
      </w:ins>
      <w:ins w:id="115" w:author="virginia porter" w:date="2018-11-12T14:56:00Z">
        <w:r w:rsidR="001F4EF5">
          <w:rPr>
            <w:sz w:val="24"/>
            <w:szCs w:val="24"/>
          </w:rPr>
          <w:t>What began as a twelve-week study on the book of Ephesians</w:t>
        </w:r>
      </w:ins>
      <w:ins w:id="116" w:author="virginia porter" w:date="2018-11-12T15:29:00Z">
        <w:r w:rsidR="001177B7">
          <w:rPr>
            <w:sz w:val="24"/>
            <w:szCs w:val="24"/>
          </w:rPr>
          <w:t>,</w:t>
        </w:r>
      </w:ins>
      <w:ins w:id="117" w:author="virginia porter" w:date="2018-11-12T14:56:00Z">
        <w:r w:rsidR="001F4EF5">
          <w:rPr>
            <w:sz w:val="24"/>
            <w:szCs w:val="24"/>
          </w:rPr>
          <w:t xml:space="preserve"> morphed into a series entitled </w:t>
        </w:r>
        <w:r w:rsidR="001F4EF5" w:rsidRPr="00C974FE">
          <w:rPr>
            <w:i/>
            <w:sz w:val="24"/>
            <w:szCs w:val="24"/>
          </w:rPr>
          <w:t>The Profound Mystery of Christ and His Bride</w:t>
        </w:r>
        <w:r w:rsidR="001F4EF5">
          <w:rPr>
            <w:sz w:val="24"/>
            <w:szCs w:val="24"/>
          </w:rPr>
          <w:t xml:space="preserve">. </w:t>
        </w:r>
      </w:ins>
      <w:ins w:id="118" w:author="virginia porter" w:date="2018-11-12T15:29:00Z">
        <w:r w:rsidR="001177B7">
          <w:rPr>
            <w:sz w:val="24"/>
            <w:szCs w:val="24"/>
          </w:rPr>
          <w:t xml:space="preserve">The intent of </w:t>
        </w:r>
      </w:ins>
      <w:ins w:id="119" w:author="virginia porter" w:date="2018-11-12T14:56:00Z">
        <w:r w:rsidR="001F4EF5">
          <w:rPr>
            <w:sz w:val="24"/>
            <w:szCs w:val="24"/>
          </w:rPr>
          <w:t xml:space="preserve">book one, </w:t>
        </w:r>
        <w:r w:rsidR="001F4EF5" w:rsidRPr="00C974FE">
          <w:rPr>
            <w:i/>
            <w:sz w:val="24"/>
            <w:szCs w:val="24"/>
          </w:rPr>
          <w:t>Spiritual Matchmaking</w:t>
        </w:r>
        <w:r w:rsidR="001F4EF5">
          <w:rPr>
            <w:sz w:val="24"/>
            <w:szCs w:val="24"/>
          </w:rPr>
          <w:t xml:space="preserve">, </w:t>
        </w:r>
      </w:ins>
      <w:ins w:id="120" w:author="virginia porter" w:date="2018-11-12T15:29:00Z">
        <w:r w:rsidR="001177B7">
          <w:rPr>
            <w:sz w:val="24"/>
            <w:szCs w:val="24"/>
          </w:rPr>
          <w:t>was to</w:t>
        </w:r>
      </w:ins>
      <w:ins w:id="121" w:author="virginia porter" w:date="2018-11-12T14:56:00Z">
        <w:r w:rsidR="001F4EF5">
          <w:rPr>
            <w:sz w:val="24"/>
            <w:szCs w:val="24"/>
          </w:rPr>
          <w:t xml:space="preserve"> introduc</w:t>
        </w:r>
      </w:ins>
      <w:ins w:id="122" w:author="virginia porter" w:date="2018-11-12T15:34:00Z">
        <w:r w:rsidR="00A91038">
          <w:rPr>
            <w:sz w:val="24"/>
            <w:szCs w:val="24"/>
          </w:rPr>
          <w:t>e</w:t>
        </w:r>
      </w:ins>
      <w:ins w:id="123" w:author="virginia porter" w:date="2018-11-12T14:56:00Z">
        <w:r w:rsidR="001F4EF5">
          <w:rPr>
            <w:sz w:val="24"/>
            <w:szCs w:val="24"/>
          </w:rPr>
          <w:t xml:space="preserve"> people to </w:t>
        </w:r>
      </w:ins>
      <w:ins w:id="124" w:author="virginia porter" w:date="2018-11-12T14:59:00Z">
        <w:r w:rsidR="001F4EF5">
          <w:rPr>
            <w:sz w:val="24"/>
            <w:szCs w:val="24"/>
          </w:rPr>
          <w:t>t</w:t>
        </w:r>
      </w:ins>
      <w:ins w:id="125" w:author="virginia porter" w:date="2018-11-12T14:56:00Z">
        <w:r w:rsidR="001F4EF5">
          <w:rPr>
            <w:sz w:val="24"/>
            <w:szCs w:val="24"/>
          </w:rPr>
          <w:t>he heavenly Bridegroom</w:t>
        </w:r>
      </w:ins>
      <w:ins w:id="126" w:author="virginia porter" w:date="2018-11-12T14:59:00Z">
        <w:r w:rsidR="001F4EF5">
          <w:rPr>
            <w:sz w:val="24"/>
            <w:szCs w:val="24"/>
          </w:rPr>
          <w:t xml:space="preserve"> –who is Christ Jesus</w:t>
        </w:r>
      </w:ins>
      <w:ins w:id="127" w:author="virginia porter" w:date="2018-11-12T14:56:00Z">
        <w:r w:rsidR="001F4EF5">
          <w:rPr>
            <w:sz w:val="24"/>
            <w:szCs w:val="24"/>
          </w:rPr>
          <w:t>. Here, in book two, we will delve into what it means to us, individually, to be a part of the bride of Christ.</w:t>
        </w:r>
      </w:ins>
      <w:ins w:id="128" w:author="virginia porter" w:date="2018-11-12T15:26:00Z">
        <w:r w:rsidR="001177B7" w:rsidRPr="001177B7">
          <w:rPr>
            <w:sz w:val="24"/>
            <w:szCs w:val="24"/>
          </w:rPr>
          <w:t xml:space="preserve"> </w:t>
        </w:r>
        <w:r w:rsidR="001177B7">
          <w:rPr>
            <w:sz w:val="24"/>
            <w:szCs w:val="24"/>
          </w:rPr>
          <w:t>As we work through this study, which is centered primarily on the first three chapters of Ephesians, you’ll understand how these blessings really do make a difference in your everyday life.</w:t>
        </w:r>
      </w:ins>
    </w:p>
    <w:p w14:paraId="7645349A" w14:textId="08CF3A53" w:rsidR="001F4EF5" w:rsidRDefault="001F4EF5" w:rsidP="001F4EF5">
      <w:pPr>
        <w:ind w:firstLine="720"/>
        <w:jc w:val="both"/>
        <w:rPr>
          <w:ins w:id="129" w:author="virginia porter" w:date="2018-11-12T14:56:00Z"/>
          <w:sz w:val="24"/>
          <w:szCs w:val="24"/>
        </w:rPr>
      </w:pPr>
    </w:p>
    <w:p w14:paraId="375ECF9E" w14:textId="76189D8F" w:rsidR="00232C6D" w:rsidRDefault="002D444B" w:rsidP="00232C6D">
      <w:pPr>
        <w:ind w:firstLine="720"/>
        <w:jc w:val="both"/>
        <w:rPr>
          <w:ins w:id="130" w:author="virginia porter" w:date="2018-05-14T14:20:00Z"/>
          <w:sz w:val="24"/>
          <w:szCs w:val="24"/>
        </w:rPr>
      </w:pPr>
      <w:ins w:id="131" w:author="owner" w:date="2018-06-04T13:19:00Z">
        <w:del w:id="132" w:author="virginia porter" w:date="2018-11-12T14:55:00Z">
          <w:r w:rsidDel="001F4EF5">
            <w:rPr>
              <w:sz w:val="24"/>
              <w:szCs w:val="24"/>
            </w:rPr>
            <w:delText>the heavenly</w:delText>
          </w:r>
        </w:del>
      </w:ins>
      <w:ins w:id="133" w:author="virginia porter" w:date="2018-05-14T14:20:00Z">
        <w:r w:rsidR="00232C6D">
          <w:rPr>
            <w:sz w:val="24"/>
            <w:szCs w:val="24"/>
          </w:rPr>
          <w:t xml:space="preserve">  Here are the seven things a new bride in Christ needs to know.</w:t>
        </w:r>
      </w:ins>
    </w:p>
    <w:p w14:paraId="4B4FA27C" w14:textId="77777777" w:rsidR="00232C6D" w:rsidRPr="00117A0A" w:rsidRDefault="00232C6D" w:rsidP="00232C6D">
      <w:pPr>
        <w:pStyle w:val="ListParagraph"/>
        <w:numPr>
          <w:ilvl w:val="0"/>
          <w:numId w:val="51"/>
        </w:numPr>
        <w:ind w:right="720"/>
        <w:jc w:val="both"/>
        <w:rPr>
          <w:ins w:id="134" w:author="virginia porter" w:date="2018-05-14T14:20:00Z"/>
          <w:sz w:val="24"/>
          <w:szCs w:val="24"/>
        </w:rPr>
      </w:pPr>
      <w:ins w:id="135" w:author="virginia porter" w:date="2018-05-14T14:20:00Z">
        <w:r w:rsidRPr="00117A0A">
          <w:rPr>
            <w:bCs/>
            <w:sz w:val="24"/>
            <w:szCs w:val="24"/>
          </w:rPr>
          <w:t>It is utterly impossible to overestimate the</w:t>
        </w:r>
        <w:r w:rsidRPr="00117A0A">
          <w:rPr>
            <w:sz w:val="24"/>
            <w:szCs w:val="24"/>
          </w:rPr>
          <w:t xml:space="preserve"> significance of the Bible in our relationship with God in Christ—the heavenly Bridegroom.</w:t>
        </w:r>
      </w:ins>
    </w:p>
    <w:p w14:paraId="491950D4" w14:textId="5D434BF5" w:rsidR="00232C6D" w:rsidRPr="00117A0A" w:rsidRDefault="00232C6D" w:rsidP="00232C6D">
      <w:pPr>
        <w:pStyle w:val="ListParagraph"/>
        <w:numPr>
          <w:ilvl w:val="0"/>
          <w:numId w:val="51"/>
        </w:numPr>
        <w:ind w:right="720"/>
        <w:jc w:val="both"/>
        <w:rPr>
          <w:ins w:id="136" w:author="virginia porter" w:date="2018-05-14T14:20:00Z"/>
          <w:sz w:val="24"/>
          <w:szCs w:val="24"/>
        </w:rPr>
      </w:pPr>
      <w:ins w:id="137" w:author="virginia porter" w:date="2018-05-14T14:20:00Z">
        <w:r w:rsidRPr="00117A0A">
          <w:rPr>
            <w:sz w:val="24"/>
            <w:szCs w:val="24"/>
          </w:rPr>
          <w:t xml:space="preserve">A close second is the importance of prayer. These two lifelines are </w:t>
        </w:r>
      </w:ins>
      <w:ins w:id="138" w:author="virginia porter" w:date="2018-05-14T14:31:00Z">
        <w:r w:rsidR="001B37F9" w:rsidRPr="00117A0A">
          <w:rPr>
            <w:sz w:val="24"/>
            <w:szCs w:val="24"/>
          </w:rPr>
          <w:t>the connections</w:t>
        </w:r>
      </w:ins>
      <w:ins w:id="139" w:author="virginia porter" w:date="2018-05-14T14:20:00Z">
        <w:r w:rsidRPr="00117A0A">
          <w:rPr>
            <w:sz w:val="24"/>
            <w:szCs w:val="24"/>
          </w:rPr>
          <w:t xml:space="preserve"> by which we abide in Christ. </w:t>
        </w:r>
      </w:ins>
    </w:p>
    <w:p w14:paraId="6B3EB06D" w14:textId="77777777" w:rsidR="00232C6D" w:rsidRPr="00117A0A" w:rsidRDefault="00232C6D" w:rsidP="00232C6D">
      <w:pPr>
        <w:pStyle w:val="ListParagraph"/>
        <w:numPr>
          <w:ilvl w:val="0"/>
          <w:numId w:val="51"/>
        </w:numPr>
        <w:ind w:right="720"/>
        <w:jc w:val="both"/>
        <w:rPr>
          <w:ins w:id="140" w:author="virginia porter" w:date="2018-05-14T14:20:00Z"/>
          <w:sz w:val="24"/>
          <w:szCs w:val="24"/>
        </w:rPr>
      </w:pPr>
      <w:ins w:id="141" w:author="virginia porter" w:date="2018-05-14T14:20:00Z">
        <w:r w:rsidRPr="00117A0A">
          <w:rPr>
            <w:sz w:val="24"/>
            <w:szCs w:val="24"/>
          </w:rPr>
          <w:t xml:space="preserve">When we become the bride of Christ, we are a new creation, therefore, we have a whole new identity. </w:t>
        </w:r>
      </w:ins>
    </w:p>
    <w:p w14:paraId="5F033683" w14:textId="1CECFF13" w:rsidR="00232C6D" w:rsidRPr="00117A0A" w:rsidRDefault="00232C6D" w:rsidP="00232C6D">
      <w:pPr>
        <w:pStyle w:val="ListParagraph"/>
        <w:numPr>
          <w:ilvl w:val="0"/>
          <w:numId w:val="51"/>
        </w:numPr>
        <w:ind w:right="720"/>
        <w:jc w:val="both"/>
        <w:rPr>
          <w:ins w:id="142" w:author="virginia porter" w:date="2018-05-14T14:20:00Z"/>
          <w:sz w:val="24"/>
          <w:szCs w:val="24"/>
        </w:rPr>
      </w:pPr>
      <w:ins w:id="143" w:author="virginia porter" w:date="2018-05-14T14:20:00Z">
        <w:r w:rsidRPr="00117A0A">
          <w:rPr>
            <w:sz w:val="24"/>
            <w:szCs w:val="24"/>
          </w:rPr>
          <w:t>While we were once separated from God, the Father; now, in Christ, He is our Daddy</w:t>
        </w:r>
      </w:ins>
      <w:ins w:id="144" w:author="virginia porter" w:date="2018-05-14T14:59:00Z">
        <w:r w:rsidR="00C307E2">
          <w:rPr>
            <w:sz w:val="24"/>
            <w:szCs w:val="24"/>
          </w:rPr>
          <w:t>,</w:t>
        </w:r>
      </w:ins>
      <w:ins w:id="145" w:author="virginia porter" w:date="2018-05-14T14:25:00Z">
        <w:r w:rsidR="001B37F9">
          <w:rPr>
            <w:sz w:val="24"/>
            <w:szCs w:val="24"/>
          </w:rPr>
          <w:t xml:space="preserve"> we can </w:t>
        </w:r>
      </w:ins>
      <w:ins w:id="146" w:author="virginia porter" w:date="2018-05-14T14:20:00Z">
        <w:r w:rsidRPr="00117A0A">
          <w:rPr>
            <w:sz w:val="24"/>
            <w:szCs w:val="24"/>
          </w:rPr>
          <w:t xml:space="preserve">approach Him as such. </w:t>
        </w:r>
      </w:ins>
    </w:p>
    <w:p w14:paraId="194F359B" w14:textId="095B5181" w:rsidR="00232C6D" w:rsidRPr="00117A0A" w:rsidRDefault="001B37F9" w:rsidP="00232C6D">
      <w:pPr>
        <w:pStyle w:val="ListParagraph"/>
        <w:numPr>
          <w:ilvl w:val="0"/>
          <w:numId w:val="51"/>
        </w:numPr>
        <w:ind w:right="720"/>
        <w:jc w:val="both"/>
        <w:rPr>
          <w:ins w:id="147" w:author="virginia porter" w:date="2018-05-14T14:20:00Z"/>
          <w:sz w:val="24"/>
          <w:szCs w:val="24"/>
        </w:rPr>
      </w:pPr>
      <w:ins w:id="148" w:author="virginia porter" w:date="2018-05-14T14:28:00Z">
        <w:r>
          <w:rPr>
            <w:sz w:val="24"/>
            <w:szCs w:val="24"/>
          </w:rPr>
          <w:t>T</w:t>
        </w:r>
      </w:ins>
      <w:ins w:id="149" w:author="virginia porter" w:date="2018-05-14T14:30:00Z">
        <w:r>
          <w:rPr>
            <w:sz w:val="24"/>
            <w:szCs w:val="24"/>
          </w:rPr>
          <w:t xml:space="preserve">he </w:t>
        </w:r>
      </w:ins>
      <w:ins w:id="150" w:author="virginia porter" w:date="2018-05-14T14:29:00Z">
        <w:r>
          <w:rPr>
            <w:sz w:val="24"/>
            <w:szCs w:val="24"/>
          </w:rPr>
          <w:t>ultimate goal</w:t>
        </w:r>
      </w:ins>
      <w:ins w:id="151" w:author="virginia porter" w:date="2018-05-14T14:30:00Z">
        <w:r>
          <w:rPr>
            <w:sz w:val="24"/>
            <w:szCs w:val="24"/>
          </w:rPr>
          <w:t xml:space="preserve"> of Bible study is to know Jesus </w:t>
        </w:r>
      </w:ins>
      <w:ins w:id="152" w:author="virginia porter" w:date="2018-05-14T14:31:00Z">
        <w:r>
          <w:rPr>
            <w:sz w:val="24"/>
            <w:szCs w:val="24"/>
          </w:rPr>
          <w:t>intimately</w:t>
        </w:r>
      </w:ins>
      <w:ins w:id="153" w:author="virginia porter" w:date="2018-05-14T14:29:00Z">
        <w:r>
          <w:rPr>
            <w:sz w:val="24"/>
            <w:szCs w:val="24"/>
          </w:rPr>
          <w:t xml:space="preserve">. </w:t>
        </w:r>
      </w:ins>
      <w:ins w:id="154" w:author="virginia porter" w:date="2018-05-14T14:20:00Z">
        <w:r w:rsidR="00232C6D" w:rsidRPr="00117A0A">
          <w:rPr>
            <w:sz w:val="24"/>
            <w:szCs w:val="24"/>
          </w:rPr>
          <w:t>There</w:t>
        </w:r>
      </w:ins>
      <w:ins w:id="155" w:author="virginia porter" w:date="2018-05-14T14:26:00Z">
        <w:r>
          <w:rPr>
            <w:sz w:val="24"/>
            <w:szCs w:val="24"/>
          </w:rPr>
          <w:t>by,</w:t>
        </w:r>
      </w:ins>
      <w:ins w:id="156" w:author="virginia porter" w:date="2018-05-14T14:20:00Z">
        <w:r w:rsidR="00232C6D" w:rsidRPr="00117A0A">
          <w:rPr>
            <w:sz w:val="24"/>
            <w:szCs w:val="24"/>
          </w:rPr>
          <w:t xml:space="preserve"> becom</w:t>
        </w:r>
      </w:ins>
      <w:ins w:id="157" w:author="virginia porter" w:date="2018-05-14T14:26:00Z">
        <w:r>
          <w:rPr>
            <w:sz w:val="24"/>
            <w:szCs w:val="24"/>
          </w:rPr>
          <w:t>ing</w:t>
        </w:r>
      </w:ins>
      <w:ins w:id="158" w:author="virginia porter" w:date="2018-05-14T14:20:00Z">
        <w:r w:rsidR="00232C6D" w:rsidRPr="00117A0A">
          <w:rPr>
            <w:sz w:val="24"/>
            <w:szCs w:val="24"/>
          </w:rPr>
          <w:t xml:space="preserve"> His </w:t>
        </w:r>
        <w:r w:rsidR="00232C6D" w:rsidRPr="00117A0A">
          <w:rPr>
            <w:noProof/>
            <w:sz w:val="24"/>
            <w:szCs w:val="24"/>
          </w:rPr>
          <w:t>students</w:t>
        </w:r>
        <w:r w:rsidR="00232C6D" w:rsidRPr="00117A0A">
          <w:rPr>
            <w:sz w:val="24"/>
            <w:szCs w:val="24"/>
          </w:rPr>
          <w:t xml:space="preserve"> or disciples. </w:t>
        </w:r>
      </w:ins>
    </w:p>
    <w:p w14:paraId="0EC83202" w14:textId="77777777" w:rsidR="00232C6D" w:rsidRPr="00117A0A" w:rsidRDefault="00232C6D" w:rsidP="00232C6D">
      <w:pPr>
        <w:pStyle w:val="ListParagraph"/>
        <w:numPr>
          <w:ilvl w:val="0"/>
          <w:numId w:val="51"/>
        </w:numPr>
        <w:ind w:right="720"/>
        <w:jc w:val="both"/>
        <w:rPr>
          <w:ins w:id="159" w:author="virginia porter" w:date="2018-05-14T14:20:00Z"/>
          <w:sz w:val="24"/>
          <w:szCs w:val="24"/>
        </w:rPr>
      </w:pPr>
      <w:ins w:id="160" w:author="virginia porter" w:date="2018-05-14T14:20:00Z">
        <w:r w:rsidRPr="00117A0A">
          <w:rPr>
            <w:sz w:val="24"/>
            <w:szCs w:val="24"/>
          </w:rPr>
          <w:t>Following our study of Jesus, we will meet the third person of the Trinity—God the Holy Spirit and comprehend His role as our teacher and helper.</w:t>
        </w:r>
      </w:ins>
    </w:p>
    <w:p w14:paraId="31334122" w14:textId="77777777" w:rsidR="00232C6D" w:rsidRPr="00117A0A" w:rsidRDefault="00232C6D" w:rsidP="00232C6D">
      <w:pPr>
        <w:pStyle w:val="ListParagraph"/>
        <w:numPr>
          <w:ilvl w:val="0"/>
          <w:numId w:val="51"/>
        </w:numPr>
        <w:ind w:right="720"/>
        <w:jc w:val="both"/>
        <w:rPr>
          <w:ins w:id="161" w:author="virginia porter" w:date="2018-05-14T14:20:00Z"/>
          <w:sz w:val="24"/>
          <w:szCs w:val="24"/>
        </w:rPr>
      </w:pPr>
      <w:ins w:id="162" w:author="virginia porter" w:date="2018-05-14T14:20:00Z">
        <w:r w:rsidRPr="00117A0A">
          <w:rPr>
            <w:sz w:val="24"/>
            <w:szCs w:val="24"/>
          </w:rPr>
          <w:t xml:space="preserve">Finally, we will end this study by learning to </w:t>
        </w:r>
        <w:r w:rsidRPr="00117A0A">
          <w:rPr>
            <w:noProof/>
            <w:sz w:val="24"/>
            <w:szCs w:val="24"/>
          </w:rPr>
          <w:t>embrace</w:t>
        </w:r>
        <w:r w:rsidRPr="00117A0A">
          <w:rPr>
            <w:sz w:val="24"/>
            <w:szCs w:val="24"/>
          </w:rPr>
          <w:t xml:space="preserve"> our new family in Christ.  </w:t>
        </w:r>
      </w:ins>
    </w:p>
    <w:p w14:paraId="165676FE" w14:textId="77777777" w:rsidR="00232C6D" w:rsidRPr="00117A0A" w:rsidRDefault="00232C6D" w:rsidP="00232C6D">
      <w:pPr>
        <w:ind w:firstLine="720"/>
        <w:jc w:val="both"/>
        <w:rPr>
          <w:ins w:id="163" w:author="virginia porter" w:date="2018-05-14T14:20:00Z"/>
          <w:bCs/>
          <w:sz w:val="24"/>
          <w:szCs w:val="24"/>
        </w:rPr>
      </w:pPr>
      <w:ins w:id="164" w:author="virginia porter" w:date="2018-05-14T14:20:00Z">
        <w:r w:rsidRPr="00117A0A">
          <w:rPr>
            <w:sz w:val="24"/>
            <w:szCs w:val="24"/>
          </w:rPr>
          <w:t>Perhaps, you have just met the Lord Jesus, or maybe you have been a Christian for years. Either way,</w:t>
        </w:r>
        <w:r w:rsidRPr="00117A0A">
          <w:rPr>
            <w:bCs/>
            <w:sz w:val="24"/>
            <w:szCs w:val="24"/>
          </w:rPr>
          <w:t xml:space="preserve"> if you will approach this study with an open mind and heart, you’ll be pleasantly surprised by all the practical and profound lessons we can learn as we unpack the treasures in the book of Ephesians and embrace them as our own. </w:t>
        </w:r>
      </w:ins>
    </w:p>
    <w:p w14:paraId="0C1FE525" w14:textId="77777777" w:rsidR="00232C6D" w:rsidRPr="00117A0A" w:rsidRDefault="00232C6D" w:rsidP="009B1BDD">
      <w:pPr>
        <w:jc w:val="center"/>
        <w:rPr>
          <w:rFonts w:asciiTheme="minorHAnsi" w:hAnsiTheme="minorHAnsi" w:cs="Vijaya"/>
          <w:bCs/>
          <w:i/>
          <w:iCs/>
          <w:color w:val="C00000"/>
          <w:sz w:val="24"/>
          <w:szCs w:val="24"/>
        </w:rPr>
      </w:pPr>
    </w:p>
    <w:p w14:paraId="2AB28B67" w14:textId="6F398CA9" w:rsidR="009B1BDD" w:rsidRPr="00E3207C" w:rsidDel="00232C6D" w:rsidRDefault="009B1BDD">
      <w:pPr>
        <w:pStyle w:val="scripturereference"/>
        <w:rPr>
          <w:del w:id="165" w:author="virginia porter" w:date="2018-05-14T14:20:00Z"/>
        </w:rPr>
        <w:pPrChange w:id="166" w:author="Cathy McMahen" w:date="2018-04-24T13:56:00Z">
          <w:pPr>
            <w:spacing w:after="0"/>
            <w:jc w:val="center"/>
          </w:pPr>
        </w:pPrChange>
      </w:pPr>
      <w:del w:id="167" w:author="virginia porter" w:date="2018-05-14T14:20:00Z">
        <w:r w:rsidRPr="00E3207C" w:rsidDel="00232C6D">
          <w:delText xml:space="preserve">Ephesians 5:32 </w:delText>
        </w:r>
      </w:del>
    </w:p>
    <w:p w14:paraId="1E9AC1F7" w14:textId="1EDEBBE4" w:rsidR="00166477" w:rsidRPr="00117A0A" w:rsidDel="00232C6D" w:rsidRDefault="00166477">
      <w:pPr>
        <w:pStyle w:val="scripturereference"/>
        <w:rPr>
          <w:del w:id="168" w:author="virginia porter" w:date="2018-05-14T14:20:00Z"/>
          <w:rStyle w:val="netverse"/>
          <w:i/>
          <w:lang w:val="en"/>
          <w:rPrChange w:id="169" w:author="virginia porter" w:date="2018-05-14T14:22:00Z">
            <w:rPr>
              <w:del w:id="170" w:author="virginia porter" w:date="2018-05-14T14:20:00Z"/>
              <w:rStyle w:val="netverse"/>
              <w:i/>
              <w:lang w:val="en"/>
            </w:rPr>
          </w:rPrChange>
        </w:rPr>
        <w:pPrChange w:id="171" w:author="Cathy McMahen" w:date="2018-04-24T13:56:00Z">
          <w:pPr>
            <w:spacing w:after="0"/>
            <w:jc w:val="center"/>
          </w:pPr>
        </w:pPrChange>
      </w:pPr>
      <w:del w:id="172" w:author="virginia porter" w:date="2018-05-14T14:20:00Z">
        <w:r w:rsidRPr="00440C49" w:rsidDel="00232C6D">
          <w:rPr>
            <w:rStyle w:val="s"/>
            <w:i/>
            <w:lang w:val="en"/>
          </w:rPr>
          <w:delText>This</w:delText>
        </w:r>
        <w:r w:rsidRPr="00440C49" w:rsidDel="00232C6D">
          <w:rPr>
            <w:rStyle w:val="netverse"/>
            <w:i/>
            <w:lang w:val="en"/>
          </w:rPr>
          <w:delText xml:space="preserve"> </w:delText>
        </w:r>
        <w:r w:rsidRPr="00117A0A" w:rsidDel="00232C6D">
          <w:rPr>
            <w:rStyle w:val="s"/>
            <w:i/>
            <w:lang w:val="en"/>
            <w:rPrChange w:id="173" w:author="virginia porter" w:date="2018-05-14T14:22:00Z">
              <w:rPr>
                <w:rStyle w:val="s"/>
                <w:i/>
                <w:lang w:val="en"/>
              </w:rPr>
            </w:rPrChange>
          </w:rPr>
          <w:delText>mystery</w:delText>
        </w:r>
        <w:r w:rsidRPr="00117A0A" w:rsidDel="00232C6D">
          <w:rPr>
            <w:rStyle w:val="netverse"/>
            <w:i/>
            <w:lang w:val="en"/>
            <w:rPrChange w:id="174" w:author="virginia porter" w:date="2018-05-14T14:22:00Z">
              <w:rPr>
                <w:rStyle w:val="netverse"/>
                <w:i/>
                <w:lang w:val="en"/>
              </w:rPr>
            </w:rPrChange>
          </w:rPr>
          <w:delText xml:space="preserve"> </w:delText>
        </w:r>
        <w:r w:rsidRPr="00117A0A" w:rsidDel="00232C6D">
          <w:rPr>
            <w:rStyle w:val="s"/>
            <w:i/>
            <w:lang w:val="en"/>
            <w:rPrChange w:id="175" w:author="virginia porter" w:date="2018-05-14T14:22:00Z">
              <w:rPr>
                <w:rStyle w:val="s"/>
                <w:i/>
                <w:lang w:val="en"/>
              </w:rPr>
            </w:rPrChange>
          </w:rPr>
          <w:delText>is</w:delText>
        </w:r>
        <w:r w:rsidRPr="00117A0A" w:rsidDel="00232C6D">
          <w:rPr>
            <w:rStyle w:val="netverse"/>
            <w:i/>
            <w:lang w:val="en"/>
            <w:rPrChange w:id="176" w:author="virginia porter" w:date="2018-05-14T14:22:00Z">
              <w:rPr>
                <w:rStyle w:val="netverse"/>
                <w:i/>
                <w:lang w:val="en"/>
              </w:rPr>
            </w:rPrChange>
          </w:rPr>
          <w:delText xml:space="preserve"> </w:delText>
        </w:r>
        <w:r w:rsidRPr="00117A0A" w:rsidDel="00232C6D">
          <w:rPr>
            <w:rStyle w:val="s"/>
            <w:i/>
            <w:lang w:val="en"/>
            <w:rPrChange w:id="177" w:author="virginia porter" w:date="2018-05-14T14:22:00Z">
              <w:rPr>
                <w:rStyle w:val="s"/>
                <w:i/>
                <w:lang w:val="en"/>
              </w:rPr>
            </w:rPrChange>
          </w:rPr>
          <w:delText>great</w:delText>
        </w:r>
        <w:r w:rsidRPr="00117A0A" w:rsidDel="00232C6D">
          <w:rPr>
            <w:rStyle w:val="netverse"/>
            <w:i/>
            <w:lang w:val="en"/>
            <w:rPrChange w:id="178" w:author="virginia porter" w:date="2018-05-14T14:22:00Z">
              <w:rPr>
                <w:rStyle w:val="netverse"/>
                <w:i/>
                <w:lang w:val="en"/>
              </w:rPr>
            </w:rPrChange>
          </w:rPr>
          <w:delText xml:space="preserve"> </w:delText>
        </w:r>
        <w:r w:rsidRPr="00117A0A" w:rsidDel="00232C6D">
          <w:rPr>
            <w:rStyle w:val="s"/>
            <w:i/>
            <w:lang w:val="en"/>
            <w:rPrChange w:id="179" w:author="virginia porter" w:date="2018-05-14T14:22:00Z">
              <w:rPr>
                <w:rStyle w:val="s"/>
                <w:i/>
                <w:lang w:val="en"/>
              </w:rPr>
            </w:rPrChange>
          </w:rPr>
          <w:delText>– but</w:delText>
        </w:r>
        <w:r w:rsidRPr="00117A0A" w:rsidDel="00232C6D">
          <w:rPr>
            <w:rStyle w:val="netverse"/>
            <w:i/>
            <w:lang w:val="en"/>
            <w:rPrChange w:id="180" w:author="virginia porter" w:date="2018-05-14T14:22:00Z">
              <w:rPr>
                <w:rStyle w:val="netverse"/>
                <w:i/>
                <w:lang w:val="en"/>
              </w:rPr>
            </w:rPrChange>
          </w:rPr>
          <w:delText xml:space="preserve"> </w:delText>
        </w:r>
        <w:r w:rsidRPr="00117A0A" w:rsidDel="00232C6D">
          <w:rPr>
            <w:rStyle w:val="s"/>
            <w:i/>
            <w:lang w:val="en"/>
            <w:rPrChange w:id="181" w:author="virginia porter" w:date="2018-05-14T14:22:00Z">
              <w:rPr>
                <w:rStyle w:val="s"/>
                <w:i/>
                <w:lang w:val="en"/>
              </w:rPr>
            </w:rPrChange>
          </w:rPr>
          <w:delText>I</w:delText>
        </w:r>
        <w:r w:rsidRPr="00117A0A" w:rsidDel="00232C6D">
          <w:rPr>
            <w:rStyle w:val="netverse"/>
            <w:i/>
            <w:lang w:val="en"/>
            <w:rPrChange w:id="182" w:author="virginia porter" w:date="2018-05-14T14:22:00Z">
              <w:rPr>
                <w:rStyle w:val="netverse"/>
                <w:i/>
                <w:lang w:val="en"/>
              </w:rPr>
            </w:rPrChange>
          </w:rPr>
          <w:delText xml:space="preserve"> </w:delText>
        </w:r>
        <w:r w:rsidRPr="00117A0A" w:rsidDel="00232C6D">
          <w:rPr>
            <w:rStyle w:val="s"/>
            <w:i/>
            <w:lang w:val="en"/>
            <w:rPrChange w:id="183" w:author="virginia porter" w:date="2018-05-14T14:22:00Z">
              <w:rPr>
                <w:rStyle w:val="s"/>
                <w:i/>
                <w:lang w:val="en"/>
              </w:rPr>
            </w:rPrChange>
          </w:rPr>
          <w:delText>am actually</w:delText>
        </w:r>
        <w:r w:rsidRPr="00117A0A" w:rsidDel="00232C6D">
          <w:rPr>
            <w:rStyle w:val="s"/>
            <w:i/>
            <w:vertAlign w:val="superscript"/>
            <w:lang w:val="en"/>
            <w:rPrChange w:id="184" w:author="virginia porter" w:date="2018-05-14T14:22:00Z">
              <w:rPr>
                <w:rStyle w:val="s"/>
                <w:i/>
                <w:vertAlign w:val="superscript"/>
                <w:lang w:val="en"/>
              </w:rPr>
            </w:rPrChange>
          </w:rPr>
          <w:delText> </w:delText>
        </w:r>
        <w:r w:rsidRPr="00117A0A" w:rsidDel="00232C6D">
          <w:rPr>
            <w:rStyle w:val="s"/>
            <w:i/>
            <w:lang w:val="en"/>
            <w:rPrChange w:id="185" w:author="virginia porter" w:date="2018-05-14T14:22:00Z">
              <w:rPr>
                <w:rStyle w:val="s"/>
                <w:i/>
                <w:lang w:val="en"/>
              </w:rPr>
            </w:rPrChange>
          </w:rPr>
          <w:delText>speaking</w:delText>
        </w:r>
        <w:r w:rsidRPr="00117A0A" w:rsidDel="00232C6D">
          <w:rPr>
            <w:rStyle w:val="netverse"/>
            <w:i/>
            <w:lang w:val="en"/>
            <w:rPrChange w:id="186" w:author="virginia porter" w:date="2018-05-14T14:22:00Z">
              <w:rPr>
                <w:rStyle w:val="netverse"/>
                <w:i/>
                <w:lang w:val="en"/>
              </w:rPr>
            </w:rPrChange>
          </w:rPr>
          <w:delText xml:space="preserve"> </w:delText>
        </w:r>
        <w:r w:rsidRPr="00117A0A" w:rsidDel="00232C6D">
          <w:rPr>
            <w:rStyle w:val="s"/>
            <w:i/>
            <w:lang w:val="en"/>
            <w:rPrChange w:id="187" w:author="virginia porter" w:date="2018-05-14T14:22:00Z">
              <w:rPr>
                <w:rStyle w:val="s"/>
                <w:i/>
                <w:lang w:val="en"/>
              </w:rPr>
            </w:rPrChange>
          </w:rPr>
          <w:delText>with reference to</w:delText>
        </w:r>
        <w:r w:rsidRPr="00117A0A" w:rsidDel="00232C6D">
          <w:rPr>
            <w:rStyle w:val="netverse"/>
            <w:i/>
            <w:lang w:val="en"/>
            <w:rPrChange w:id="188" w:author="virginia porter" w:date="2018-05-14T14:22:00Z">
              <w:rPr>
                <w:rStyle w:val="netverse"/>
                <w:i/>
                <w:lang w:val="en"/>
              </w:rPr>
            </w:rPrChange>
          </w:rPr>
          <w:delText xml:space="preserve"> </w:delText>
        </w:r>
        <w:r w:rsidRPr="00117A0A" w:rsidDel="00232C6D">
          <w:rPr>
            <w:rStyle w:val="s"/>
            <w:i/>
            <w:lang w:val="en"/>
            <w:rPrChange w:id="189" w:author="virginia porter" w:date="2018-05-14T14:22:00Z">
              <w:rPr>
                <w:rStyle w:val="s"/>
                <w:i/>
                <w:lang w:val="en"/>
              </w:rPr>
            </w:rPrChange>
          </w:rPr>
          <w:delText>Christ</w:delText>
        </w:r>
        <w:r w:rsidRPr="00117A0A" w:rsidDel="00232C6D">
          <w:rPr>
            <w:rStyle w:val="netverse"/>
            <w:i/>
            <w:lang w:val="en"/>
            <w:rPrChange w:id="190" w:author="virginia porter" w:date="2018-05-14T14:22:00Z">
              <w:rPr>
                <w:rStyle w:val="netverse"/>
                <w:i/>
                <w:lang w:val="en"/>
              </w:rPr>
            </w:rPrChange>
          </w:rPr>
          <w:delText xml:space="preserve"> </w:delText>
        </w:r>
        <w:r w:rsidRPr="00117A0A" w:rsidDel="00232C6D">
          <w:rPr>
            <w:rStyle w:val="s"/>
            <w:i/>
            <w:lang w:val="en"/>
            <w:rPrChange w:id="191" w:author="virginia porter" w:date="2018-05-14T14:22:00Z">
              <w:rPr>
                <w:rStyle w:val="s"/>
                <w:i/>
                <w:lang w:val="en"/>
              </w:rPr>
            </w:rPrChange>
          </w:rPr>
          <w:delText>and</w:delText>
        </w:r>
        <w:r w:rsidRPr="00117A0A" w:rsidDel="00232C6D">
          <w:rPr>
            <w:rStyle w:val="netverse"/>
            <w:i/>
            <w:lang w:val="en"/>
            <w:rPrChange w:id="192" w:author="virginia porter" w:date="2018-05-14T14:22:00Z">
              <w:rPr>
                <w:rStyle w:val="netverse"/>
                <w:i/>
                <w:lang w:val="en"/>
              </w:rPr>
            </w:rPrChange>
          </w:rPr>
          <w:delText xml:space="preserve"> </w:delText>
        </w:r>
        <w:r w:rsidRPr="00117A0A" w:rsidDel="00232C6D">
          <w:rPr>
            <w:rStyle w:val="s"/>
            <w:i/>
            <w:lang w:val="en"/>
            <w:rPrChange w:id="193" w:author="virginia porter" w:date="2018-05-14T14:22:00Z">
              <w:rPr>
                <w:rStyle w:val="s"/>
                <w:i/>
                <w:lang w:val="en"/>
              </w:rPr>
            </w:rPrChange>
          </w:rPr>
          <w:delText>the church</w:delText>
        </w:r>
        <w:r w:rsidRPr="00117A0A" w:rsidDel="00232C6D">
          <w:rPr>
            <w:rStyle w:val="netverse"/>
            <w:i/>
            <w:lang w:val="en"/>
            <w:rPrChange w:id="194" w:author="virginia porter" w:date="2018-05-14T14:22:00Z">
              <w:rPr>
                <w:rStyle w:val="netverse"/>
                <w:i/>
                <w:lang w:val="en"/>
              </w:rPr>
            </w:rPrChange>
          </w:rPr>
          <w:delText>.</w:delText>
        </w:r>
      </w:del>
    </w:p>
    <w:p w14:paraId="320FE883" w14:textId="61DADD43" w:rsidR="00E74CBF" w:rsidRPr="00117A0A" w:rsidDel="00232C6D" w:rsidRDefault="00E74CBF" w:rsidP="00166477">
      <w:pPr>
        <w:spacing w:after="0"/>
        <w:jc w:val="center"/>
        <w:rPr>
          <w:del w:id="195" w:author="virginia porter" w:date="2018-05-14T14:20:00Z"/>
          <w:rStyle w:val="netverse"/>
          <w:b/>
          <w:i/>
          <w:sz w:val="24"/>
          <w:szCs w:val="24"/>
          <w:lang w:val="en"/>
        </w:rPr>
      </w:pPr>
    </w:p>
    <w:p w14:paraId="2757C3E1" w14:textId="244EB860" w:rsidR="00E74CBF" w:rsidRPr="00117A0A" w:rsidDel="00CC2CDE" w:rsidRDefault="00E74CBF">
      <w:pPr>
        <w:ind w:firstLine="720"/>
        <w:jc w:val="both"/>
        <w:rPr>
          <w:del w:id="196" w:author="virginia porter" w:date="2018-05-07T19:35:00Z"/>
          <w:sz w:val="24"/>
          <w:szCs w:val="24"/>
        </w:rPr>
      </w:pPr>
      <w:del w:id="197" w:author="virginia porter" w:date="2018-05-07T19:35:00Z">
        <w:r w:rsidRPr="00117A0A" w:rsidDel="00CC2CDE">
          <w:rPr>
            <w:sz w:val="24"/>
            <w:szCs w:val="24"/>
            <w:rPrChange w:id="198" w:author="virginia porter" w:date="2018-05-14T14:22:00Z">
              <w:rPr/>
            </w:rPrChange>
          </w:rPr>
          <w:delText>Every now and again, s</w:delText>
        </w:r>
        <w:r w:rsidRPr="00117A0A" w:rsidDel="00CC2CDE">
          <w:rPr>
            <w:sz w:val="24"/>
            <w:szCs w:val="24"/>
          </w:rPr>
          <w:delText xml:space="preserve">omething will jar your memory, taking you back to another time and place. Recently, while holding my </w:delText>
        </w:r>
      </w:del>
      <w:ins w:id="199" w:author="Cathy McMahen" w:date="2018-04-24T13:59:00Z">
        <w:del w:id="200" w:author="virginia porter" w:date="2018-05-07T19:35:00Z">
          <w:r w:rsidR="0033171D" w:rsidRPr="00117A0A" w:rsidDel="00CC2CDE">
            <w:rPr>
              <w:sz w:val="24"/>
              <w:szCs w:val="24"/>
            </w:rPr>
            <w:delText>eight-</w:delText>
          </w:r>
        </w:del>
      </w:ins>
      <w:del w:id="201" w:author="virginia porter" w:date="2018-05-07T19:35:00Z">
        <w:r w:rsidRPr="00117A0A" w:rsidDel="00CC2CDE">
          <w:rPr>
            <w:sz w:val="24"/>
            <w:szCs w:val="24"/>
          </w:rPr>
          <w:delText>8 months-old granddaughter</w:delText>
        </w:r>
      </w:del>
      <w:ins w:id="202" w:author="Cathy McMahen" w:date="2018-04-24T14:00:00Z">
        <w:del w:id="203" w:author="virginia porter" w:date="2018-05-07T19:35:00Z">
          <w:r w:rsidR="0033171D" w:rsidRPr="00117A0A" w:rsidDel="00CC2CDE">
            <w:rPr>
              <w:sz w:val="24"/>
              <w:szCs w:val="24"/>
            </w:rPr>
            <w:delText>,</w:delText>
          </w:r>
        </w:del>
      </w:ins>
      <w:del w:id="204" w:author="virginia porter" w:date="2018-05-07T19:35:00Z">
        <w:r w:rsidRPr="00117A0A" w:rsidDel="00CC2CDE">
          <w:rPr>
            <w:sz w:val="24"/>
            <w:szCs w:val="24"/>
          </w:rPr>
          <w:delText xml:space="preserve"> Layla, I had one of those </w:delText>
        </w:r>
      </w:del>
      <w:ins w:id="205" w:author="Cathy McMahen" w:date="2018-04-24T14:09:00Z">
        <w:del w:id="206" w:author="virginia porter" w:date="2018-05-07T19:35:00Z">
          <w:r w:rsidR="0033171D" w:rsidRPr="00117A0A" w:rsidDel="00CC2CDE">
            <w:rPr>
              <w:sz w:val="24"/>
              <w:szCs w:val="24"/>
            </w:rPr>
            <w:delText>d</w:delText>
          </w:r>
        </w:del>
      </w:ins>
      <w:ins w:id="207" w:author="Cathy McMahen" w:date="2018-04-24T14:10:00Z">
        <w:del w:id="208" w:author="virginia porter" w:date="2018-05-07T19:35:00Z">
          <w:r w:rsidR="0033171D" w:rsidRPr="00117A0A" w:rsidDel="00CC2CDE">
            <w:rPr>
              <w:sz w:val="24"/>
              <w:szCs w:val="24"/>
            </w:rPr>
            <w:delText>é</w:delText>
          </w:r>
        </w:del>
      </w:ins>
      <w:del w:id="209" w:author="virginia porter" w:date="2018-05-07T19:35:00Z">
        <w:r w:rsidRPr="00117A0A" w:rsidDel="00CC2CDE">
          <w:rPr>
            <w:sz w:val="24"/>
            <w:szCs w:val="24"/>
          </w:rPr>
          <w:delText>Dej</w:delText>
        </w:r>
      </w:del>
      <w:ins w:id="210" w:author="Cathy McMahen" w:date="2018-04-24T14:12:00Z">
        <w:del w:id="211" w:author="virginia porter" w:date="2018-05-07T19:35:00Z">
          <w:r w:rsidR="0033171D" w:rsidRPr="00117A0A" w:rsidDel="00CC2CDE">
            <w:rPr>
              <w:sz w:val="24"/>
              <w:szCs w:val="24"/>
            </w:rPr>
            <w:delText>à</w:delText>
          </w:r>
        </w:del>
      </w:ins>
      <w:del w:id="212" w:author="virginia porter" w:date="2018-05-07T19:35:00Z">
        <w:r w:rsidRPr="00117A0A" w:rsidDel="00CC2CDE">
          <w:rPr>
            <w:sz w:val="24"/>
            <w:szCs w:val="24"/>
          </w:rPr>
          <w:delText xml:space="preserve">a </w:delText>
        </w:r>
      </w:del>
      <w:ins w:id="213" w:author="Cathy McMahen" w:date="2018-04-24T14:01:00Z">
        <w:del w:id="214" w:author="virginia porter" w:date="2018-05-07T19:35:00Z">
          <w:r w:rsidR="0033171D" w:rsidRPr="00117A0A" w:rsidDel="00CC2CDE">
            <w:rPr>
              <w:sz w:val="24"/>
              <w:szCs w:val="24"/>
            </w:rPr>
            <w:delText>v</w:delText>
          </w:r>
        </w:del>
      </w:ins>
      <w:del w:id="215" w:author="virginia porter" w:date="2018-05-07T19:35:00Z">
        <w:r w:rsidRPr="00117A0A" w:rsidDel="00CC2CDE">
          <w:rPr>
            <w:sz w:val="24"/>
            <w:szCs w:val="24"/>
          </w:rPr>
          <w:delText>Vu moments. She is the spitting image of her mama when she was that age. Where did thirty years go?</w:delText>
        </w:r>
      </w:del>
      <w:ins w:id="216" w:author="Cathy McMahen" w:date="2018-04-24T14:13:00Z">
        <w:del w:id="217" w:author="virginia porter" w:date="2018-05-07T19:35:00Z">
          <w:r w:rsidR="0049796D" w:rsidRPr="00117A0A" w:rsidDel="00CC2CDE">
            <w:rPr>
              <w:sz w:val="24"/>
              <w:szCs w:val="24"/>
            </w:rPr>
            <w:delText xml:space="preserve"> I</w:delText>
          </w:r>
        </w:del>
      </w:ins>
      <w:del w:id="218" w:author="virginia porter" w:date="2018-05-07T19:35:00Z">
        <w:r w:rsidRPr="00117A0A" w:rsidDel="00CC2CDE">
          <w:rPr>
            <w:sz w:val="24"/>
            <w:szCs w:val="24"/>
          </w:rPr>
          <w:delText>! I get nostalgic just thinking about that time of my life.</w:delText>
        </w:r>
      </w:del>
    </w:p>
    <w:p w14:paraId="6D0263DB" w14:textId="15B19CF4" w:rsidR="00E2243B" w:rsidRPr="00117A0A" w:rsidDel="00CC2CDE" w:rsidRDefault="00E74CBF" w:rsidP="00E74CBF">
      <w:pPr>
        <w:ind w:firstLine="720"/>
        <w:jc w:val="both"/>
        <w:rPr>
          <w:del w:id="219" w:author="virginia porter" w:date="2018-05-07T19:35:00Z"/>
          <w:sz w:val="24"/>
          <w:szCs w:val="24"/>
        </w:rPr>
      </w:pPr>
      <w:del w:id="220" w:author="virginia porter" w:date="2018-05-07T19:35:00Z">
        <w:r w:rsidRPr="00117A0A" w:rsidDel="00CC2CDE">
          <w:rPr>
            <w:sz w:val="24"/>
            <w:szCs w:val="24"/>
            <w:rPrChange w:id="221" w:author="virginia porter" w:date="2018-05-14T14:22:00Z">
              <w:rPr/>
            </w:rPrChange>
          </w:rPr>
          <w:delText xml:space="preserve">We’d been married just two years, when Art and I became parents. Allie was the same age as Layla when the Lord began to draw me to Himself. I can’t explain it, but I am certain that Allie’s birth and the unexpected vulnerability of caring for her, made me realize two things. </w:delText>
        </w:r>
      </w:del>
      <w:ins w:id="222" w:author="Cathy McMahen" w:date="2018-04-24T14:29:00Z">
        <w:del w:id="223" w:author="virginia porter" w:date="2018-05-07T19:35:00Z">
          <w:r w:rsidR="0049796D" w:rsidRPr="00117A0A" w:rsidDel="00CC2CDE">
            <w:rPr>
              <w:sz w:val="24"/>
              <w:szCs w:val="24"/>
              <w:rPrChange w:id="224" w:author="virginia porter" w:date="2018-05-14T14:22:00Z">
                <w:rPr/>
              </w:rPrChange>
            </w:rPr>
            <w:delText>First,</w:delText>
          </w:r>
        </w:del>
      </w:ins>
      <w:del w:id="225" w:author="virginia porter" w:date="2018-05-07T19:35:00Z">
        <w:r w:rsidRPr="00117A0A" w:rsidDel="00CC2CDE">
          <w:rPr>
            <w:sz w:val="24"/>
            <w:szCs w:val="24"/>
            <w:rPrChange w:id="226" w:author="virginia porter" w:date="2018-05-14T14:22:00Z">
              <w:rPr/>
            </w:rPrChange>
          </w:rPr>
          <w:delText xml:space="preserve">One - I didn’t deserve such a gift, and </w:delText>
        </w:r>
      </w:del>
      <w:ins w:id="227" w:author="Cathy McMahen" w:date="2018-04-24T14:30:00Z">
        <w:del w:id="228" w:author="virginia porter" w:date="2018-05-07T19:35:00Z">
          <w:r w:rsidR="0049796D" w:rsidRPr="00117A0A" w:rsidDel="00CC2CDE">
            <w:rPr>
              <w:sz w:val="24"/>
              <w:szCs w:val="24"/>
              <w:rPrChange w:id="229" w:author="virginia porter" w:date="2018-05-14T14:22:00Z">
                <w:rPr/>
              </w:rPrChange>
            </w:rPr>
            <w:delText xml:space="preserve">second, </w:delText>
          </w:r>
        </w:del>
      </w:ins>
      <w:del w:id="230" w:author="virginia porter" w:date="2018-05-07T19:35:00Z">
        <w:r w:rsidRPr="00117A0A" w:rsidDel="00CC2CDE">
          <w:rPr>
            <w:sz w:val="24"/>
            <w:szCs w:val="24"/>
            <w:rPrChange w:id="231" w:author="virginia porter" w:date="2018-05-14T14:22:00Z">
              <w:rPr/>
            </w:rPrChange>
          </w:rPr>
          <w:delText>two - I needed God.</w:delText>
        </w:r>
        <w:r w:rsidR="00E2243B" w:rsidRPr="00117A0A" w:rsidDel="00CC2CDE">
          <w:rPr>
            <w:sz w:val="24"/>
            <w:szCs w:val="24"/>
            <w:rPrChange w:id="232" w:author="virginia porter" w:date="2018-05-14T14:22:00Z">
              <w:rPr/>
            </w:rPrChange>
          </w:rPr>
          <w:delText xml:space="preserve"> </w:delText>
        </w:r>
        <w:r w:rsidRPr="00117A0A" w:rsidDel="00CC2CDE">
          <w:rPr>
            <w:sz w:val="24"/>
            <w:szCs w:val="24"/>
          </w:rPr>
          <w:delText xml:space="preserve">I was a relatively new wife, and the mother of an </w:delText>
        </w:r>
      </w:del>
      <w:ins w:id="233" w:author="Cathy McMahen" w:date="2018-04-24T14:30:00Z">
        <w:del w:id="234" w:author="virginia porter" w:date="2018-05-07T19:35:00Z">
          <w:r w:rsidR="0049796D" w:rsidRPr="00117A0A" w:rsidDel="00CC2CDE">
            <w:rPr>
              <w:sz w:val="24"/>
              <w:szCs w:val="24"/>
            </w:rPr>
            <w:delText>eight</w:delText>
          </w:r>
        </w:del>
      </w:ins>
      <w:del w:id="235" w:author="virginia porter" w:date="2018-05-07T19:35:00Z">
        <w:r w:rsidRPr="00117A0A" w:rsidDel="00CC2CDE">
          <w:rPr>
            <w:sz w:val="24"/>
            <w:szCs w:val="24"/>
          </w:rPr>
          <w:delText xml:space="preserve">8-month-old when I was born again. </w:delText>
        </w:r>
      </w:del>
    </w:p>
    <w:p w14:paraId="0FBDAF97" w14:textId="1C4B0A3C" w:rsidR="00E74CBF" w:rsidRPr="00117A0A" w:rsidDel="00CC2CDE" w:rsidRDefault="00E74CBF" w:rsidP="00E74CBF">
      <w:pPr>
        <w:ind w:firstLine="720"/>
        <w:jc w:val="both"/>
        <w:rPr>
          <w:del w:id="236" w:author="virginia porter" w:date="2018-05-07T19:35:00Z"/>
          <w:sz w:val="24"/>
          <w:szCs w:val="24"/>
        </w:rPr>
      </w:pPr>
      <w:del w:id="237" w:author="virginia porter" w:date="2018-05-07T19:35:00Z">
        <w:r w:rsidRPr="00117A0A" w:rsidDel="00CC2CDE">
          <w:rPr>
            <w:sz w:val="24"/>
            <w:szCs w:val="24"/>
          </w:rPr>
          <w:delText xml:space="preserve">It’s odd how similar physical infancy and spiritual infancy are. Think about it, </w:delText>
        </w:r>
      </w:del>
      <w:ins w:id="238" w:author="Cathy McMahen" w:date="2018-04-24T14:35:00Z">
        <w:del w:id="239" w:author="virginia porter" w:date="2018-05-07T19:35:00Z">
          <w:r w:rsidR="002511EB" w:rsidRPr="00117A0A" w:rsidDel="00CC2CDE">
            <w:rPr>
              <w:sz w:val="24"/>
              <w:szCs w:val="24"/>
            </w:rPr>
            <w:delText>babies</w:delText>
          </w:r>
        </w:del>
      </w:ins>
      <w:del w:id="240" w:author="virginia porter" w:date="2018-05-07T19:35:00Z">
        <w:r w:rsidRPr="00117A0A" w:rsidDel="00CC2CDE">
          <w:rPr>
            <w:sz w:val="24"/>
            <w:szCs w:val="24"/>
          </w:rPr>
          <w:delText>a baby can’t do anything for themselves. They can’t feed themselves, get milk for themselves, or change themselves. They are helpless and totally dependent. Likewise, so is a child in the faith.</w:delText>
        </w:r>
      </w:del>
    </w:p>
    <w:p w14:paraId="7B05DE09" w14:textId="72ED397C" w:rsidR="00E74CBF" w:rsidRPr="00117A0A" w:rsidDel="00CC2CDE" w:rsidRDefault="00E74CBF" w:rsidP="00E74CBF">
      <w:pPr>
        <w:ind w:firstLine="720"/>
        <w:jc w:val="both"/>
        <w:rPr>
          <w:del w:id="241" w:author="virginia porter" w:date="2018-05-07T19:35:00Z"/>
          <w:sz w:val="24"/>
          <w:szCs w:val="24"/>
        </w:rPr>
      </w:pPr>
      <w:del w:id="242" w:author="virginia porter" w:date="2018-05-07T19:35:00Z">
        <w:r w:rsidRPr="00117A0A" w:rsidDel="00CC2CDE">
          <w:rPr>
            <w:sz w:val="24"/>
            <w:szCs w:val="24"/>
          </w:rPr>
          <w:delText xml:space="preserve">As a </w:delText>
        </w:r>
      </w:del>
      <w:ins w:id="243" w:author="Cathy McMahen" w:date="2018-04-24T15:12:00Z">
        <w:del w:id="244" w:author="virginia porter" w:date="2018-05-07T19:35:00Z">
          <w:r w:rsidR="00DA5BD4" w:rsidRPr="00117A0A" w:rsidDel="00CC2CDE">
            <w:rPr>
              <w:sz w:val="24"/>
              <w:szCs w:val="24"/>
            </w:rPr>
            <w:delText>26</w:delText>
          </w:r>
        </w:del>
      </w:ins>
      <w:del w:id="245" w:author="virginia porter" w:date="2018-05-07T19:35:00Z">
        <w:r w:rsidRPr="00117A0A" w:rsidDel="00CC2CDE">
          <w:rPr>
            <w:sz w:val="24"/>
            <w:szCs w:val="24"/>
          </w:rPr>
          <w:delText>26-year</w:delText>
        </w:r>
      </w:del>
      <w:ins w:id="246" w:author="Cathy McMahen" w:date="2018-04-24T14:36:00Z">
        <w:del w:id="247" w:author="virginia porter" w:date="2018-05-07T19:35:00Z">
          <w:r w:rsidR="009217AF" w:rsidRPr="00117A0A" w:rsidDel="00CC2CDE">
            <w:rPr>
              <w:sz w:val="24"/>
              <w:szCs w:val="24"/>
            </w:rPr>
            <w:delText>-</w:delText>
          </w:r>
        </w:del>
      </w:ins>
      <w:del w:id="248" w:author="virginia porter" w:date="2018-05-07T19:35:00Z">
        <w:r w:rsidRPr="00117A0A" w:rsidDel="00CC2CDE">
          <w:rPr>
            <w:sz w:val="24"/>
            <w:szCs w:val="24"/>
          </w:rPr>
          <w:delText xml:space="preserve"> old infant in Christ, I did the only thing I knew to do. I returned to the small church I grew up in and told the pastor, “I have rededicated my life to Christ. Give me a job to do.” This seems obvious to me now, but what I was calling a “rededication” was in fact my conversion, or rebirth (John 3:1-16). I had been a member of that church since my teens, so as you might imagine, the pastor was more than happy to oblige. I was quickly assigned the task of teaching the teen-age</w:delText>
        </w:r>
      </w:del>
      <w:ins w:id="249" w:author="Cathy McMahen" w:date="2018-04-24T14:38:00Z">
        <w:del w:id="250" w:author="virginia porter" w:date="2018-05-07T19:35:00Z">
          <w:r w:rsidR="009217AF" w:rsidRPr="00117A0A" w:rsidDel="00CC2CDE">
            <w:rPr>
              <w:sz w:val="24"/>
              <w:szCs w:val="24"/>
            </w:rPr>
            <w:delText>-</w:delText>
          </w:r>
        </w:del>
      </w:ins>
      <w:del w:id="251" w:author="virginia porter" w:date="2018-05-07T19:35:00Z">
        <w:r w:rsidRPr="00117A0A" w:rsidDel="00CC2CDE">
          <w:rPr>
            <w:sz w:val="24"/>
            <w:szCs w:val="24"/>
          </w:rPr>
          <w:delText xml:space="preserve"> girls</w:delText>
        </w:r>
      </w:del>
      <w:ins w:id="252" w:author="Cathy McMahen" w:date="2018-04-24T14:38:00Z">
        <w:del w:id="253" w:author="virginia porter" w:date="2018-05-07T19:35:00Z">
          <w:r w:rsidR="009217AF" w:rsidRPr="00117A0A" w:rsidDel="00CC2CDE">
            <w:rPr>
              <w:sz w:val="24"/>
              <w:szCs w:val="24"/>
            </w:rPr>
            <w:delText>’</w:delText>
          </w:r>
        </w:del>
      </w:ins>
      <w:del w:id="254" w:author="virginia porter" w:date="2018-05-07T19:35:00Z">
        <w:r w:rsidRPr="00117A0A" w:rsidDel="00CC2CDE">
          <w:rPr>
            <w:sz w:val="24"/>
            <w:szCs w:val="24"/>
          </w:rPr>
          <w:delText xml:space="preserve"> mission class. (In hindsight, it’s obvious that this missions class was a seed to a future ministry.) Nevertheless, because of my </w:delText>
        </w:r>
        <w:r w:rsidR="00461BE8" w:rsidRPr="00117A0A" w:rsidDel="00CC2CDE">
          <w:rPr>
            <w:sz w:val="24"/>
            <w:szCs w:val="24"/>
          </w:rPr>
          <w:delText>B</w:delText>
        </w:r>
        <w:r w:rsidRPr="00117A0A" w:rsidDel="00CC2CDE">
          <w:rPr>
            <w:sz w:val="24"/>
            <w:szCs w:val="24"/>
          </w:rPr>
          <w:delText xml:space="preserve">iblical ignorance and immaturity, I wonder if I did theses teenagers more harm than good. The Lord knows. </w:delText>
        </w:r>
      </w:del>
    </w:p>
    <w:p w14:paraId="2B240997" w14:textId="19A9CBC9" w:rsidR="00E74CBF" w:rsidRPr="00117A0A" w:rsidDel="00CC2CDE" w:rsidRDefault="00E74CBF" w:rsidP="00E74CBF">
      <w:pPr>
        <w:ind w:firstLine="720"/>
        <w:jc w:val="both"/>
        <w:rPr>
          <w:del w:id="255" w:author="virginia porter" w:date="2018-05-07T19:35:00Z"/>
          <w:sz w:val="24"/>
          <w:szCs w:val="24"/>
        </w:rPr>
      </w:pPr>
      <w:del w:id="256" w:author="virginia porter" w:date="2018-05-07T19:35:00Z">
        <w:r w:rsidRPr="00117A0A" w:rsidDel="00CC2CDE">
          <w:rPr>
            <w:sz w:val="24"/>
            <w:szCs w:val="24"/>
          </w:rPr>
          <w:delText xml:space="preserve">What happens when you task an infant in Christ with the job of teaching others, some of </w:delText>
        </w:r>
      </w:del>
      <w:ins w:id="257" w:author="Cathy McMahen" w:date="2018-04-24T14:40:00Z">
        <w:del w:id="258" w:author="virginia porter" w:date="2018-05-07T19:35:00Z">
          <w:r w:rsidR="003A634F" w:rsidRPr="00117A0A" w:rsidDel="00CC2CDE">
            <w:rPr>
              <w:sz w:val="24"/>
              <w:szCs w:val="24"/>
            </w:rPr>
            <w:delText>whom</w:delText>
          </w:r>
        </w:del>
      </w:ins>
      <w:del w:id="259" w:author="virginia porter" w:date="2018-05-07T19:35:00Z">
        <w:r w:rsidRPr="00117A0A" w:rsidDel="00CC2CDE">
          <w:rPr>
            <w:sz w:val="24"/>
            <w:szCs w:val="24"/>
          </w:rPr>
          <w:delText>which</w:delText>
        </w:r>
      </w:del>
      <w:ins w:id="260" w:author="Cathy McMahen" w:date="2018-04-24T14:40:00Z">
        <w:del w:id="261" w:author="virginia porter" w:date="2018-05-07T19:35:00Z">
          <w:r w:rsidR="003A634F" w:rsidRPr="00117A0A" w:rsidDel="00CC2CDE">
            <w:rPr>
              <w:sz w:val="24"/>
              <w:szCs w:val="24"/>
            </w:rPr>
            <w:delText xml:space="preserve"> </w:delText>
          </w:r>
        </w:del>
      </w:ins>
      <w:del w:id="262" w:author="virginia porter" w:date="2018-05-07T19:35:00Z">
        <w:r w:rsidRPr="00117A0A" w:rsidDel="00CC2CDE">
          <w:rPr>
            <w:sz w:val="24"/>
            <w:szCs w:val="24"/>
          </w:rPr>
          <w:delText xml:space="preserve"> haven’t even come to faith yet? It stands to reason, that we’re incapable of leading someone beyond the level </w:delText>
        </w:r>
      </w:del>
      <w:ins w:id="263" w:author="Cathy McMahen" w:date="2018-04-24T14:40:00Z">
        <w:del w:id="264" w:author="virginia porter" w:date="2018-05-07T19:35:00Z">
          <w:r w:rsidR="003A634F" w:rsidRPr="00117A0A" w:rsidDel="00CC2CDE">
            <w:rPr>
              <w:sz w:val="24"/>
              <w:szCs w:val="24"/>
            </w:rPr>
            <w:delText xml:space="preserve">of maturity </w:delText>
          </w:r>
        </w:del>
      </w:ins>
      <w:del w:id="265" w:author="virginia porter" w:date="2018-05-07T19:35:00Z">
        <w:r w:rsidRPr="00117A0A" w:rsidDel="00CC2CDE">
          <w:rPr>
            <w:sz w:val="24"/>
            <w:szCs w:val="24"/>
          </w:rPr>
          <w:delText xml:space="preserve">that we have obtained ourselves. </w:delText>
        </w:r>
        <w:r w:rsidRPr="00117A0A" w:rsidDel="00CC2CDE">
          <w:rPr>
            <w:sz w:val="24"/>
            <w:szCs w:val="24"/>
            <w:highlight w:val="yellow"/>
            <w:rPrChange w:id="266" w:author="virginia porter" w:date="2018-05-14T14:22:00Z">
              <w:rPr>
                <w:sz w:val="24"/>
                <w:szCs w:val="24"/>
              </w:rPr>
            </w:rPrChange>
          </w:rPr>
          <w:delText xml:space="preserve">John </w:delText>
        </w:r>
        <w:commentRangeStart w:id="267"/>
        <w:r w:rsidRPr="00117A0A" w:rsidDel="00CC2CDE">
          <w:rPr>
            <w:sz w:val="24"/>
            <w:szCs w:val="24"/>
            <w:highlight w:val="yellow"/>
            <w:rPrChange w:id="268" w:author="virginia porter" w:date="2018-05-14T14:22:00Z">
              <w:rPr>
                <w:sz w:val="24"/>
                <w:szCs w:val="24"/>
              </w:rPr>
            </w:rPrChange>
          </w:rPr>
          <w:delText>Maxwell</w:delText>
        </w:r>
        <w:commentRangeEnd w:id="267"/>
        <w:r w:rsidR="00FF60D0" w:rsidRPr="00117A0A" w:rsidDel="00CC2CDE">
          <w:rPr>
            <w:rStyle w:val="CommentReference"/>
            <w:rFonts w:asciiTheme="minorHAnsi" w:eastAsiaTheme="minorHAnsi" w:hAnsiTheme="minorHAnsi" w:cstheme="minorBidi"/>
            <w:sz w:val="24"/>
            <w:szCs w:val="24"/>
            <w:rPrChange w:id="269" w:author="virginia porter" w:date="2018-05-14T14:22:00Z">
              <w:rPr>
                <w:rStyle w:val="CommentReference"/>
                <w:rFonts w:asciiTheme="minorHAnsi" w:eastAsiaTheme="minorHAnsi" w:hAnsiTheme="minorHAnsi" w:cstheme="minorBidi"/>
              </w:rPr>
            </w:rPrChange>
          </w:rPr>
          <w:commentReference w:id="267"/>
        </w:r>
        <w:r w:rsidRPr="00117A0A" w:rsidDel="00CC2CDE">
          <w:rPr>
            <w:sz w:val="24"/>
            <w:szCs w:val="24"/>
            <w:highlight w:val="yellow"/>
            <w:rPrChange w:id="270" w:author="virginia porter" w:date="2018-05-14T14:22:00Z">
              <w:rPr>
                <w:sz w:val="24"/>
                <w:szCs w:val="24"/>
              </w:rPr>
            </w:rPrChange>
          </w:rPr>
          <w:delText xml:space="preserve"> </w:delText>
        </w:r>
      </w:del>
      <w:ins w:id="271" w:author="Cathy McMahen" w:date="2018-04-24T14:48:00Z">
        <w:del w:id="272" w:author="virginia porter" w:date="2018-05-07T19:35:00Z">
          <w:r w:rsidR="003A634F" w:rsidRPr="00117A0A" w:rsidDel="00CC2CDE">
            <w:rPr>
              <w:sz w:val="24"/>
              <w:szCs w:val="24"/>
              <w:highlight w:val="yellow"/>
              <w:rPrChange w:id="273" w:author="virginia porter" w:date="2018-05-14T14:22:00Z">
                <w:rPr>
                  <w:sz w:val="24"/>
                  <w:szCs w:val="24"/>
                </w:rPr>
              </w:rPrChange>
            </w:rPr>
            <w:delText xml:space="preserve">(2013) </w:delText>
          </w:r>
        </w:del>
      </w:ins>
      <w:del w:id="274" w:author="virginia porter" w:date="2018-05-07T19:35:00Z">
        <w:r w:rsidRPr="00117A0A" w:rsidDel="00CC2CDE">
          <w:rPr>
            <w:sz w:val="24"/>
            <w:szCs w:val="24"/>
            <w:highlight w:val="yellow"/>
            <w:rPrChange w:id="275" w:author="virginia porter" w:date="2018-05-14T14:22:00Z">
              <w:rPr>
                <w:sz w:val="24"/>
                <w:szCs w:val="24"/>
              </w:rPr>
            </w:rPrChange>
          </w:rPr>
          <w:delText>calls it, “The law of the lid.”</w:delText>
        </w:r>
        <w:r w:rsidRPr="00117A0A" w:rsidDel="00CC2CDE">
          <w:rPr>
            <w:color w:val="FF0000"/>
            <w:sz w:val="24"/>
            <w:szCs w:val="24"/>
            <w:rPrChange w:id="276" w:author="virginia porter" w:date="2018-05-14T14:22:00Z">
              <w:rPr>
                <w:sz w:val="24"/>
                <w:szCs w:val="24"/>
              </w:rPr>
            </w:rPrChange>
          </w:rPr>
          <w:delText xml:space="preserve"> </w:delText>
        </w:r>
      </w:del>
      <w:ins w:id="277" w:author="Cathy McMahen" w:date="2018-04-24T15:02:00Z">
        <w:del w:id="278" w:author="virginia porter" w:date="2018-05-07T19:35:00Z">
          <w:r w:rsidR="003A634F" w:rsidRPr="00117A0A" w:rsidDel="00CC2CDE">
            <w:rPr>
              <w:sz w:val="24"/>
              <w:szCs w:val="24"/>
            </w:rPr>
            <w:delText>The p</w:delText>
          </w:r>
        </w:del>
      </w:ins>
      <w:del w:id="279" w:author="virginia porter" w:date="2018-05-07T19:35:00Z">
        <w:r w:rsidRPr="00117A0A" w:rsidDel="00CC2CDE">
          <w:rPr>
            <w:sz w:val="24"/>
            <w:szCs w:val="24"/>
          </w:rPr>
          <w:delText>Point being, is simply this</w:delText>
        </w:r>
      </w:del>
      <w:ins w:id="280" w:author="Cathy McMahen" w:date="2018-04-27T16:55:00Z">
        <w:del w:id="281" w:author="virginia porter" w:date="2018-05-07T19:35:00Z">
          <w:r w:rsidR="007F6D17" w:rsidRPr="00117A0A" w:rsidDel="00CC2CDE">
            <w:rPr>
              <w:sz w:val="24"/>
              <w:szCs w:val="24"/>
            </w:rPr>
            <w:delText>: A</w:delText>
          </w:r>
        </w:del>
      </w:ins>
      <w:ins w:id="282" w:author="Cathy McMahen" w:date="2018-04-24T14:41:00Z">
        <w:del w:id="283" w:author="virginia porter" w:date="2018-05-07T19:35:00Z">
          <w:r w:rsidR="003A634F" w:rsidRPr="00117A0A" w:rsidDel="00CC2CDE">
            <w:rPr>
              <w:sz w:val="24"/>
              <w:szCs w:val="24"/>
            </w:rPr>
            <w:delText>ll</w:delText>
          </w:r>
        </w:del>
      </w:ins>
      <w:del w:id="284" w:author="virginia porter" w:date="2018-05-07T19:35:00Z">
        <w:r w:rsidRPr="00117A0A" w:rsidDel="00CC2CDE">
          <w:rPr>
            <w:sz w:val="24"/>
            <w:szCs w:val="24"/>
          </w:rPr>
          <w:delText xml:space="preserve"> - all I knew as a babe in Christ was that </w:delText>
        </w:r>
      </w:del>
      <w:ins w:id="285" w:author="Cathy McMahen" w:date="2018-04-24T15:02:00Z">
        <w:del w:id="286" w:author="virginia porter" w:date="2018-05-07T19:35:00Z">
          <w:r w:rsidR="003A634F" w:rsidRPr="00117A0A" w:rsidDel="00CC2CDE">
            <w:rPr>
              <w:sz w:val="24"/>
              <w:szCs w:val="24"/>
            </w:rPr>
            <w:delText>we</w:delText>
          </w:r>
        </w:del>
      </w:ins>
      <w:del w:id="287" w:author="virginia porter" w:date="2018-05-07T19:35:00Z">
        <w:r w:rsidRPr="00117A0A" w:rsidDel="00CC2CDE">
          <w:rPr>
            <w:sz w:val="24"/>
            <w:szCs w:val="24"/>
          </w:rPr>
          <w:delText xml:space="preserve">we had better get ready for </w:delText>
        </w:r>
        <w:r w:rsidRPr="00117A0A" w:rsidDel="00CC2CDE">
          <w:rPr>
            <w:sz w:val="24"/>
            <w:szCs w:val="24"/>
            <w:highlight w:val="green"/>
            <w:rPrChange w:id="288" w:author="virginia porter" w:date="2018-05-14T14:22:00Z">
              <w:rPr>
                <w:sz w:val="24"/>
                <w:szCs w:val="24"/>
              </w:rPr>
            </w:rPrChange>
          </w:rPr>
          <w:delText>the wedding,</w:delText>
        </w:r>
        <w:r w:rsidRPr="00117A0A" w:rsidDel="00CC2CDE">
          <w:rPr>
            <w:sz w:val="24"/>
            <w:szCs w:val="24"/>
          </w:rPr>
          <w:delText xml:space="preserve"> because Jesus was coming back soon! Honestly, I didn’t know how to prepare myself to meet Christ</w:delText>
        </w:r>
      </w:del>
      <w:ins w:id="289" w:author="Cathy McMahen" w:date="2018-04-27T16:57:00Z">
        <w:del w:id="290" w:author="virginia porter" w:date="2018-05-07T19:35:00Z">
          <w:r w:rsidR="007F6D17" w:rsidRPr="00117A0A" w:rsidDel="00CC2CDE">
            <w:rPr>
              <w:sz w:val="24"/>
              <w:szCs w:val="24"/>
            </w:rPr>
            <w:delText xml:space="preserve">. So </w:delText>
          </w:r>
        </w:del>
      </w:ins>
      <w:ins w:id="291" w:author="Cathy McMahen" w:date="2018-04-27T16:58:00Z">
        <w:del w:id="292" w:author="virginia porter" w:date="2018-05-07T19:35:00Z">
          <w:r w:rsidR="007F6D17" w:rsidRPr="00117A0A" w:rsidDel="00CC2CDE">
            <w:rPr>
              <w:sz w:val="24"/>
              <w:szCs w:val="24"/>
            </w:rPr>
            <w:delText>how was I to prepare</w:delText>
          </w:r>
        </w:del>
      </w:ins>
      <w:del w:id="293" w:author="virginia porter" w:date="2018-05-07T19:35:00Z">
        <w:r w:rsidRPr="00117A0A" w:rsidDel="00CC2CDE">
          <w:rPr>
            <w:sz w:val="24"/>
            <w:szCs w:val="24"/>
          </w:rPr>
          <w:delText>, much less a group of teenagers</w:delText>
        </w:r>
      </w:del>
      <w:ins w:id="294" w:author="Cathy McMahen" w:date="2018-04-27T16:58:00Z">
        <w:del w:id="295" w:author="virginia porter" w:date="2018-05-07T19:35:00Z">
          <w:r w:rsidR="007F6D17" w:rsidRPr="00117A0A" w:rsidDel="00CC2CDE">
            <w:rPr>
              <w:sz w:val="24"/>
              <w:szCs w:val="24"/>
            </w:rPr>
            <w:delText>?</w:delText>
          </w:r>
        </w:del>
      </w:ins>
      <w:del w:id="296" w:author="virginia porter" w:date="2018-05-07T19:35:00Z">
        <w:r w:rsidRPr="00117A0A" w:rsidDel="00CC2CDE">
          <w:rPr>
            <w:sz w:val="24"/>
            <w:szCs w:val="24"/>
          </w:rPr>
          <w:delText>! (My convictions about His eminent return have not changed</w:delText>
        </w:r>
      </w:del>
      <w:ins w:id="297" w:author="Cathy McMahen" w:date="2018-04-24T15:03:00Z">
        <w:del w:id="298" w:author="virginia porter" w:date="2018-05-07T19:35:00Z">
          <w:r w:rsidR="003A634F" w:rsidRPr="00117A0A" w:rsidDel="00CC2CDE">
            <w:rPr>
              <w:sz w:val="24"/>
              <w:szCs w:val="24"/>
            </w:rPr>
            <w:delText>—they</w:delText>
          </w:r>
        </w:del>
      </w:ins>
      <w:del w:id="299" w:author="virginia porter" w:date="2018-05-07T19:35:00Z">
        <w:r w:rsidRPr="00117A0A" w:rsidDel="00CC2CDE">
          <w:rPr>
            <w:sz w:val="24"/>
            <w:szCs w:val="24"/>
          </w:rPr>
          <w:delText xml:space="preserve"> - they have increasingly intensified.)  </w:delText>
        </w:r>
      </w:del>
    </w:p>
    <w:p w14:paraId="2090A552" w14:textId="1C7376CB" w:rsidR="00F24240" w:rsidRPr="00117A0A" w:rsidDel="00CC2CDE" w:rsidRDefault="00E74CBF" w:rsidP="00F24240">
      <w:pPr>
        <w:ind w:firstLine="720"/>
        <w:jc w:val="both"/>
        <w:rPr>
          <w:del w:id="300" w:author="virginia porter" w:date="2018-05-07T19:35:00Z"/>
          <w:sz w:val="24"/>
          <w:szCs w:val="24"/>
        </w:rPr>
      </w:pPr>
      <w:del w:id="301" w:author="virginia porter" w:date="2018-05-07T19:35:00Z">
        <w:r w:rsidRPr="00117A0A" w:rsidDel="00CC2CDE">
          <w:rPr>
            <w:sz w:val="24"/>
            <w:szCs w:val="24"/>
          </w:rPr>
          <w:delText xml:space="preserve">Regrettably though, I remained a spiritual child in my faith for the next </w:delText>
        </w:r>
      </w:del>
      <w:ins w:id="302" w:author="Cathy McMahen" w:date="2018-04-24T15:14:00Z">
        <w:del w:id="303" w:author="virginia porter" w:date="2018-05-07T19:35:00Z">
          <w:r w:rsidR="00DA5BD4" w:rsidRPr="00117A0A" w:rsidDel="00CC2CDE">
            <w:rPr>
              <w:sz w:val="24"/>
              <w:szCs w:val="24"/>
            </w:rPr>
            <w:delText>t</w:delText>
          </w:r>
        </w:del>
      </w:ins>
      <w:del w:id="304" w:author="virginia porter" w:date="2018-05-07T19:35:00Z">
        <w:r w:rsidRPr="00117A0A" w:rsidDel="00CC2CDE">
          <w:rPr>
            <w:sz w:val="24"/>
            <w:szCs w:val="24"/>
          </w:rPr>
          <w:delText>20</w:delText>
        </w:r>
      </w:del>
      <w:ins w:id="305" w:author="Cathy McMahen" w:date="2018-04-24T15:14:00Z">
        <w:del w:id="306" w:author="virginia porter" w:date="2018-05-07T19:35:00Z">
          <w:r w:rsidR="00DA5BD4" w:rsidRPr="00117A0A" w:rsidDel="00CC2CDE">
            <w:rPr>
              <w:sz w:val="24"/>
              <w:szCs w:val="24"/>
            </w:rPr>
            <w:delText>wenty y</w:delText>
          </w:r>
        </w:del>
      </w:ins>
      <w:del w:id="307" w:author="virginia porter" w:date="2018-05-07T19:35:00Z">
        <w:r w:rsidRPr="00117A0A" w:rsidDel="00CC2CDE">
          <w:rPr>
            <w:sz w:val="24"/>
            <w:szCs w:val="24"/>
          </w:rPr>
          <w:delText xml:space="preserve"> years. I hadn’t a clue how to live the gospel in my broken home. For the most part, I could not even define what the gospel was, much less how to share it. How does a broken woman, from a broken home, learn how to love her husband and raise her own children and function as a wife and mother when all she knows is dysfunction? Something vital was missing</w:delText>
        </w:r>
      </w:del>
      <w:ins w:id="308" w:author="Cathy McMahen" w:date="2018-04-24T15:15:00Z">
        <w:del w:id="309" w:author="virginia porter" w:date="2018-05-07T19:35:00Z">
          <w:r w:rsidR="00DA5BD4" w:rsidRPr="00117A0A" w:rsidDel="00CC2CDE">
            <w:rPr>
              <w:sz w:val="24"/>
              <w:szCs w:val="24"/>
            </w:rPr>
            <w:delText>,</w:delText>
          </w:r>
        </w:del>
      </w:ins>
      <w:del w:id="310" w:author="virginia porter" w:date="2018-05-07T19:35:00Z">
        <w:r w:rsidRPr="00117A0A" w:rsidDel="00CC2CDE">
          <w:rPr>
            <w:sz w:val="24"/>
            <w:szCs w:val="24"/>
          </w:rPr>
          <w:delText xml:space="preserve"> but I did not know what. Yet, whatever the missing element</w:delText>
        </w:r>
      </w:del>
      <w:ins w:id="311" w:author="Cathy McMahen" w:date="2018-04-24T15:16:00Z">
        <w:del w:id="312" w:author="virginia porter" w:date="2018-05-07T19:35:00Z">
          <w:r w:rsidR="00DA5BD4" w:rsidRPr="00117A0A" w:rsidDel="00CC2CDE">
            <w:rPr>
              <w:sz w:val="24"/>
              <w:szCs w:val="24"/>
            </w:rPr>
            <w:delText xml:space="preserve"> was</w:delText>
          </w:r>
        </w:del>
      </w:ins>
      <w:del w:id="313" w:author="virginia porter" w:date="2018-05-07T19:35:00Z">
        <w:r w:rsidRPr="00117A0A" w:rsidDel="00CC2CDE">
          <w:rPr>
            <w:sz w:val="24"/>
            <w:szCs w:val="24"/>
          </w:rPr>
          <w:delText xml:space="preserve"> might be, it was something so important that it encompassed every aspect of my life.</w:delText>
        </w:r>
        <w:r w:rsidR="0029748E" w:rsidRPr="00117A0A" w:rsidDel="00CC2CDE">
          <w:rPr>
            <w:sz w:val="24"/>
            <w:szCs w:val="24"/>
          </w:rPr>
          <w:delText xml:space="preserve"> </w:delText>
        </w:r>
        <w:r w:rsidR="00F24240" w:rsidRPr="00117A0A" w:rsidDel="00CC2CDE">
          <w:rPr>
            <w:sz w:val="24"/>
            <w:szCs w:val="24"/>
          </w:rPr>
          <w:delText>Church programs cannot fix broken people or broken homes. This proves what I’ve always suspected</w:delText>
        </w:r>
      </w:del>
      <w:ins w:id="314" w:author="Cathy McMahen" w:date="2018-04-27T16:58:00Z">
        <w:del w:id="315" w:author="virginia porter" w:date="2018-05-07T19:35:00Z">
          <w:r w:rsidR="007F6D17" w:rsidRPr="00117A0A" w:rsidDel="00CC2CDE">
            <w:rPr>
              <w:sz w:val="24"/>
              <w:szCs w:val="24"/>
            </w:rPr>
            <w:delText>—</w:delText>
          </w:r>
        </w:del>
      </w:ins>
      <w:del w:id="316" w:author="virginia porter" w:date="2018-05-07T19:35:00Z">
        <w:r w:rsidR="00F24240" w:rsidRPr="00117A0A" w:rsidDel="00CC2CDE">
          <w:rPr>
            <w:sz w:val="24"/>
            <w:szCs w:val="24"/>
          </w:rPr>
          <w:delText xml:space="preserve">; something vital is missing in the church. Only now I </w:delText>
        </w:r>
      </w:del>
      <w:ins w:id="317" w:author="Cathy McMahen" w:date="2018-04-24T15:16:00Z">
        <w:del w:id="318" w:author="virginia porter" w:date="2018-05-07T19:35:00Z">
          <w:r w:rsidR="00DA5BD4" w:rsidRPr="00117A0A" w:rsidDel="00CC2CDE">
            <w:rPr>
              <w:sz w:val="24"/>
              <w:szCs w:val="24"/>
            </w:rPr>
            <w:delText xml:space="preserve">do I know what </w:delText>
          </w:r>
        </w:del>
      </w:ins>
      <w:ins w:id="319" w:author="Cathy McMahen" w:date="2018-04-27T16:59:00Z">
        <w:del w:id="320" w:author="virginia porter" w:date="2018-05-07T19:35:00Z">
          <w:r w:rsidR="007F6D17" w:rsidRPr="00117A0A" w:rsidDel="00CC2CDE">
            <w:rPr>
              <w:sz w:val="24"/>
              <w:szCs w:val="24"/>
            </w:rPr>
            <w:delText>that something</w:delText>
          </w:r>
        </w:del>
      </w:ins>
      <w:ins w:id="321" w:author="Cathy McMahen" w:date="2018-04-24T15:16:00Z">
        <w:del w:id="322" w:author="virginia porter" w:date="2018-05-07T19:35:00Z">
          <w:r w:rsidR="00DA5BD4" w:rsidRPr="00117A0A" w:rsidDel="00CC2CDE">
            <w:rPr>
              <w:sz w:val="24"/>
              <w:szCs w:val="24"/>
            </w:rPr>
            <w:delText xml:space="preserve"> is. </w:delText>
          </w:r>
        </w:del>
      </w:ins>
      <w:del w:id="323" w:author="virginia porter" w:date="2018-05-07T19:35:00Z">
        <w:r w:rsidR="00F24240" w:rsidRPr="00117A0A" w:rsidDel="00CC2CDE">
          <w:rPr>
            <w:sz w:val="24"/>
            <w:szCs w:val="24"/>
          </w:rPr>
          <w:delText xml:space="preserve">know what it is…. It is Biblical discipleship. </w:delText>
        </w:r>
      </w:del>
    </w:p>
    <w:p w14:paraId="68230EDB" w14:textId="7FFB4F23" w:rsidR="00461BE8" w:rsidRPr="00117A0A" w:rsidDel="00CC2CDE" w:rsidRDefault="00461BE8" w:rsidP="00C80D20">
      <w:pPr>
        <w:ind w:firstLine="720"/>
        <w:jc w:val="both"/>
        <w:rPr>
          <w:del w:id="324" w:author="virginia porter" w:date="2018-05-07T19:35:00Z"/>
          <w:sz w:val="24"/>
          <w:szCs w:val="24"/>
        </w:rPr>
      </w:pPr>
      <w:del w:id="325" w:author="virginia porter" w:date="2018-05-07T19:35:00Z">
        <w:r w:rsidRPr="00117A0A" w:rsidDel="00CC2CDE">
          <w:rPr>
            <w:sz w:val="24"/>
            <w:szCs w:val="24"/>
          </w:rPr>
          <w:delText>I</w:delText>
        </w:r>
        <w:r w:rsidR="00F24240" w:rsidRPr="00117A0A" w:rsidDel="00CC2CDE">
          <w:rPr>
            <w:sz w:val="24"/>
            <w:szCs w:val="24"/>
          </w:rPr>
          <w:delText xml:space="preserve">t seems like </w:delText>
        </w:r>
        <w:r w:rsidRPr="00117A0A" w:rsidDel="00CC2CDE">
          <w:rPr>
            <w:sz w:val="24"/>
            <w:szCs w:val="24"/>
          </w:rPr>
          <w:delText xml:space="preserve">there </w:delText>
        </w:r>
        <w:r w:rsidR="00F24240" w:rsidRPr="00117A0A" w:rsidDel="00CC2CDE">
          <w:rPr>
            <w:sz w:val="24"/>
            <w:szCs w:val="24"/>
          </w:rPr>
          <w:delText xml:space="preserve">should be </w:delText>
        </w:r>
        <w:r w:rsidRPr="00117A0A" w:rsidDel="00CC2CDE">
          <w:rPr>
            <w:sz w:val="24"/>
            <w:szCs w:val="24"/>
          </w:rPr>
          <w:delText>some kind</w:delText>
        </w:r>
        <w:r w:rsidR="00F24240" w:rsidRPr="00117A0A" w:rsidDel="00CC2CDE">
          <w:rPr>
            <w:sz w:val="24"/>
            <w:szCs w:val="24"/>
          </w:rPr>
          <w:delText xml:space="preserve"> of </w:delText>
        </w:r>
        <w:r w:rsidRPr="00117A0A" w:rsidDel="00CC2CDE">
          <w:rPr>
            <w:sz w:val="24"/>
            <w:szCs w:val="24"/>
          </w:rPr>
          <w:delText>“How To” guide to help those who are newlywed to Christ</w:delText>
        </w:r>
      </w:del>
      <w:ins w:id="326" w:author="Cathy McMahen" w:date="2018-04-24T15:17:00Z">
        <w:del w:id="327" w:author="virginia porter" w:date="2018-05-07T19:35:00Z">
          <w:r w:rsidR="00DA5BD4" w:rsidRPr="00117A0A" w:rsidDel="00CC2CDE">
            <w:rPr>
              <w:sz w:val="24"/>
              <w:szCs w:val="24"/>
            </w:rPr>
            <w:delText>.</w:delText>
          </w:r>
        </w:del>
      </w:ins>
      <w:del w:id="328" w:author="virginia porter" w:date="2018-05-07T19:35:00Z">
        <w:r w:rsidRPr="00117A0A" w:rsidDel="00CC2CDE">
          <w:rPr>
            <w:sz w:val="24"/>
            <w:szCs w:val="24"/>
          </w:rPr>
          <w:delText xml:space="preserve">?  </w:delText>
        </w:r>
        <w:r w:rsidR="00F24240" w:rsidRPr="00117A0A" w:rsidDel="00CC2CDE">
          <w:rPr>
            <w:sz w:val="24"/>
            <w:szCs w:val="24"/>
          </w:rPr>
          <w:delText>There is</w:delText>
        </w:r>
      </w:del>
      <w:ins w:id="329" w:author="Cathy McMahen" w:date="2018-04-24T15:17:00Z">
        <w:del w:id="330" w:author="virginia porter" w:date="2018-05-07T19:35:00Z">
          <w:r w:rsidR="00DA5BD4" w:rsidRPr="00117A0A" w:rsidDel="00CC2CDE">
            <w:rPr>
              <w:sz w:val="24"/>
              <w:szCs w:val="24"/>
            </w:rPr>
            <w:delText>—it’s</w:delText>
          </w:r>
        </w:del>
      </w:ins>
      <w:del w:id="331" w:author="virginia porter" w:date="2018-05-07T19:35:00Z">
        <w:r w:rsidR="00F24240" w:rsidRPr="00117A0A" w:rsidDel="00CC2CDE">
          <w:rPr>
            <w:sz w:val="24"/>
            <w:szCs w:val="24"/>
          </w:rPr>
          <w:delText xml:space="preserve"> -- it’s</w:delText>
        </w:r>
      </w:del>
      <w:ins w:id="332" w:author="Cathy McMahen" w:date="2018-04-24T15:17:00Z">
        <w:del w:id="333" w:author="virginia porter" w:date="2018-05-07T19:35:00Z">
          <w:r w:rsidR="00DA5BD4" w:rsidRPr="00117A0A" w:rsidDel="00CC2CDE">
            <w:rPr>
              <w:sz w:val="24"/>
              <w:szCs w:val="24"/>
            </w:rPr>
            <w:delText xml:space="preserve"> </w:delText>
          </w:r>
        </w:del>
      </w:ins>
      <w:del w:id="334" w:author="virginia porter" w:date="2018-05-07T19:35:00Z">
        <w:r w:rsidR="00F24240" w:rsidRPr="00117A0A" w:rsidDel="00CC2CDE">
          <w:rPr>
            <w:sz w:val="24"/>
            <w:szCs w:val="24"/>
          </w:rPr>
          <w:delText xml:space="preserve"> called the Bible! The problem is that it is written in the language of the Holy Spir</w:delText>
        </w:r>
      </w:del>
      <w:ins w:id="335" w:author="Cathy McMahen" w:date="2018-04-24T15:17:00Z">
        <w:del w:id="336" w:author="virginia porter" w:date="2018-05-07T19:35:00Z">
          <w:r w:rsidR="00DA5BD4" w:rsidRPr="00117A0A" w:rsidDel="00CC2CDE">
            <w:rPr>
              <w:sz w:val="24"/>
              <w:szCs w:val="24"/>
            </w:rPr>
            <w:delText>it,</w:delText>
          </w:r>
        </w:del>
      </w:ins>
      <w:del w:id="337" w:author="virginia porter" w:date="2018-05-07T19:35:00Z">
        <w:r w:rsidR="00F24240" w:rsidRPr="00117A0A" w:rsidDel="00CC2CDE">
          <w:rPr>
            <w:sz w:val="24"/>
            <w:szCs w:val="24"/>
          </w:rPr>
          <w:delText>t and new believers need to be taught His language. Is there a school</w:delText>
        </w:r>
      </w:del>
      <w:ins w:id="338" w:author="Cathy McMahen" w:date="2018-04-24T15:17:00Z">
        <w:del w:id="339" w:author="virginia porter" w:date="2018-05-07T19:35:00Z">
          <w:r w:rsidR="00DA5BD4" w:rsidRPr="00117A0A" w:rsidDel="00CC2CDE">
            <w:rPr>
              <w:sz w:val="24"/>
              <w:szCs w:val="24"/>
            </w:rPr>
            <w:delText>,</w:delText>
          </w:r>
        </w:del>
      </w:ins>
      <w:del w:id="340" w:author="virginia porter" w:date="2018-05-07T19:35:00Z">
        <w:r w:rsidR="00F24240" w:rsidRPr="00117A0A" w:rsidDel="00CC2CDE">
          <w:rPr>
            <w:sz w:val="24"/>
            <w:szCs w:val="24"/>
          </w:rPr>
          <w:delText xml:space="preserve"> or a class</w:delText>
        </w:r>
      </w:del>
      <w:ins w:id="341" w:author="Cathy McMahen" w:date="2018-04-24T15:17:00Z">
        <w:del w:id="342" w:author="virginia porter" w:date="2018-05-07T19:35:00Z">
          <w:r w:rsidR="00DA5BD4" w:rsidRPr="00117A0A" w:rsidDel="00CC2CDE">
            <w:rPr>
              <w:sz w:val="24"/>
              <w:szCs w:val="24"/>
            </w:rPr>
            <w:delText>,</w:delText>
          </w:r>
        </w:del>
      </w:ins>
      <w:del w:id="343" w:author="virginia porter" w:date="2018-05-07T19:35:00Z">
        <w:r w:rsidR="00F24240" w:rsidRPr="00117A0A" w:rsidDel="00CC2CDE">
          <w:rPr>
            <w:sz w:val="24"/>
            <w:szCs w:val="24"/>
          </w:rPr>
          <w:delText xml:space="preserve"> or a program at church for that?</w:delText>
        </w:r>
      </w:del>
    </w:p>
    <w:p w14:paraId="23FDE01F" w14:textId="030A650D" w:rsidR="00BA44F4" w:rsidRPr="00117A0A" w:rsidDel="00232C6D" w:rsidRDefault="00612C90" w:rsidP="00C80D20">
      <w:pPr>
        <w:ind w:firstLine="720"/>
        <w:jc w:val="both"/>
        <w:rPr>
          <w:del w:id="344" w:author="virginia porter" w:date="2018-05-14T14:20:00Z"/>
          <w:bCs/>
          <w:sz w:val="24"/>
          <w:szCs w:val="24"/>
        </w:rPr>
      </w:pPr>
      <w:ins w:id="345" w:author="Cathy McMahen" w:date="2018-04-30T00:19:00Z">
        <w:del w:id="346" w:author="virginia porter" w:date="2018-05-07T19:35:00Z">
          <w:r w:rsidRPr="00117A0A" w:rsidDel="00CC2CDE">
            <w:rPr>
              <w:sz w:val="24"/>
              <w:szCs w:val="24"/>
            </w:rPr>
            <w:delText xml:space="preserve"> </w:delText>
          </w:r>
        </w:del>
      </w:ins>
      <w:ins w:id="347" w:author="Cathy McMahen" w:date="2018-04-30T00:21:00Z">
        <w:del w:id="348" w:author="virginia porter" w:date="2018-05-07T19:35:00Z">
          <w:r w:rsidRPr="00117A0A" w:rsidDel="00CC2CDE">
            <w:rPr>
              <w:sz w:val="24"/>
              <w:szCs w:val="24"/>
            </w:rPr>
            <w:delText>T</w:delText>
          </w:r>
        </w:del>
      </w:ins>
      <w:ins w:id="349" w:author="Cathy McMahen" w:date="2018-04-30T00:19:00Z">
        <w:del w:id="350" w:author="virginia porter" w:date="2018-05-07T19:35:00Z">
          <w:r w:rsidRPr="00117A0A" w:rsidDel="00CC2CDE">
            <w:rPr>
              <w:sz w:val="24"/>
              <w:szCs w:val="24"/>
            </w:rPr>
            <w:delText xml:space="preserve">he </w:delText>
          </w:r>
        </w:del>
      </w:ins>
      <w:ins w:id="351" w:author="Cathy McMahen" w:date="2018-04-30T00:20:00Z">
        <w:del w:id="352" w:author="virginia porter" w:date="2018-05-07T19:35:00Z">
          <w:r w:rsidRPr="00117A0A" w:rsidDel="00CC2CDE">
            <w:rPr>
              <w:sz w:val="24"/>
              <w:szCs w:val="24"/>
            </w:rPr>
            <w:delText>Lord has placed it on my heart</w:delText>
          </w:r>
        </w:del>
      </w:ins>
      <w:del w:id="353" w:author="virginia porter" w:date="2018-05-07T19:35:00Z">
        <w:r w:rsidR="0029748E" w:rsidRPr="00117A0A" w:rsidDel="00CC2CDE">
          <w:rPr>
            <w:sz w:val="24"/>
            <w:szCs w:val="24"/>
          </w:rPr>
          <w:delText>T</w:delText>
        </w:r>
        <w:r w:rsidR="00E74CBF" w:rsidRPr="00117A0A" w:rsidDel="00CC2CDE">
          <w:rPr>
            <w:sz w:val="24"/>
            <w:szCs w:val="24"/>
          </w:rPr>
          <w:delText>he Lord has placed His burden upon my heart, fueling it through my own experience, to do something about it. Hence, the birth of this four-phase series</w:delText>
        </w:r>
      </w:del>
      <w:ins w:id="354" w:author="Cathy McMahen" w:date="2018-04-24T15:18:00Z">
        <w:del w:id="355" w:author="virginia porter" w:date="2018-05-07T19:35:00Z">
          <w:r w:rsidR="00DA5BD4" w:rsidRPr="00117A0A" w:rsidDel="00CC2CDE">
            <w:rPr>
              <w:sz w:val="24"/>
              <w:szCs w:val="24"/>
            </w:rPr>
            <w:delText>:</w:delText>
          </w:r>
        </w:del>
      </w:ins>
      <w:del w:id="356" w:author="virginia porter" w:date="2018-05-07T19:35:00Z">
        <w:r w:rsidR="00E74CBF" w:rsidRPr="00117A0A" w:rsidDel="00CC2CDE">
          <w:rPr>
            <w:sz w:val="24"/>
            <w:szCs w:val="24"/>
          </w:rPr>
          <w:delText xml:space="preserve"> - </w:delText>
        </w:r>
        <w:r w:rsidR="00E74CBF" w:rsidRPr="00117A0A" w:rsidDel="00CC2CDE">
          <w:rPr>
            <w:i/>
            <w:sz w:val="24"/>
            <w:szCs w:val="24"/>
            <w:rPrChange w:id="357" w:author="virginia porter" w:date="2018-05-14T14:22:00Z">
              <w:rPr>
                <w:sz w:val="24"/>
                <w:szCs w:val="24"/>
              </w:rPr>
            </w:rPrChange>
          </w:rPr>
          <w:delText>A Profound Mystery</w:delText>
        </w:r>
        <w:r w:rsidR="00E74CBF" w:rsidRPr="00117A0A" w:rsidDel="00CC2CDE">
          <w:rPr>
            <w:sz w:val="24"/>
            <w:szCs w:val="24"/>
          </w:rPr>
          <w:delText xml:space="preserve">. </w:delText>
        </w:r>
      </w:del>
      <w:del w:id="358" w:author="virginia porter" w:date="2018-05-14T14:20:00Z">
        <w:r w:rsidR="00E74CBF" w:rsidRPr="00117A0A" w:rsidDel="00232C6D">
          <w:rPr>
            <w:sz w:val="24"/>
            <w:szCs w:val="24"/>
          </w:rPr>
          <w:delText xml:space="preserve">Now that you know how this study came to be, and </w:delText>
        </w:r>
      </w:del>
      <w:ins w:id="359" w:author="Cathy McMahen" w:date="2018-04-30T00:22:00Z">
        <w:del w:id="360" w:author="virginia porter" w:date="2018-05-14T14:20:00Z">
          <w:r w:rsidRPr="00117A0A" w:rsidDel="00232C6D">
            <w:rPr>
              <w:sz w:val="24"/>
              <w:szCs w:val="24"/>
            </w:rPr>
            <w:delText>unders</w:delText>
          </w:r>
        </w:del>
      </w:ins>
      <w:ins w:id="361" w:author="Cathy McMahen" w:date="2018-04-30T00:23:00Z">
        <w:del w:id="362" w:author="virginia porter" w:date="2018-05-14T14:20:00Z">
          <w:r w:rsidRPr="00117A0A" w:rsidDel="00232C6D">
            <w:rPr>
              <w:sz w:val="24"/>
              <w:szCs w:val="24"/>
            </w:rPr>
            <w:delText xml:space="preserve">tand </w:delText>
          </w:r>
        </w:del>
      </w:ins>
      <w:commentRangeStart w:id="363"/>
      <w:del w:id="364" w:author="virginia porter" w:date="2018-05-14T14:20:00Z">
        <w:r w:rsidR="00E74CBF" w:rsidRPr="00117A0A" w:rsidDel="00232C6D">
          <w:rPr>
            <w:sz w:val="24"/>
            <w:szCs w:val="24"/>
          </w:rPr>
          <w:delText xml:space="preserve">the </w:delText>
        </w:r>
        <w:r w:rsidR="00F97A83" w:rsidRPr="00117A0A" w:rsidDel="00232C6D">
          <w:rPr>
            <w:sz w:val="24"/>
            <w:szCs w:val="24"/>
          </w:rPr>
          <w:delText xml:space="preserve">wedding </w:delText>
        </w:r>
        <w:r w:rsidR="00E74CBF" w:rsidRPr="00117A0A" w:rsidDel="00232C6D">
          <w:rPr>
            <w:sz w:val="24"/>
            <w:szCs w:val="24"/>
          </w:rPr>
          <w:delText>theme behind it</w:delText>
        </w:r>
        <w:commentRangeEnd w:id="363"/>
        <w:r w:rsidR="00C44E62" w:rsidRPr="00117A0A" w:rsidDel="00232C6D">
          <w:rPr>
            <w:rStyle w:val="CommentReference"/>
            <w:rFonts w:asciiTheme="minorHAnsi" w:eastAsiaTheme="minorHAnsi" w:hAnsiTheme="minorHAnsi" w:cstheme="minorBidi"/>
            <w:sz w:val="24"/>
            <w:szCs w:val="24"/>
            <w:rPrChange w:id="365" w:author="virginia porter" w:date="2018-05-14T14:22:00Z">
              <w:rPr>
                <w:rStyle w:val="CommentReference"/>
                <w:rFonts w:asciiTheme="minorHAnsi" w:eastAsiaTheme="minorHAnsi" w:hAnsiTheme="minorHAnsi" w:cstheme="minorBidi"/>
              </w:rPr>
            </w:rPrChange>
          </w:rPr>
          <w:commentReference w:id="363"/>
        </w:r>
        <w:r w:rsidR="00E74CBF" w:rsidRPr="00117A0A" w:rsidDel="00232C6D">
          <w:rPr>
            <w:sz w:val="24"/>
            <w:szCs w:val="24"/>
          </w:rPr>
          <w:delText xml:space="preserve">, </w:delText>
        </w:r>
        <w:r w:rsidR="0059267B" w:rsidRPr="00117A0A" w:rsidDel="00232C6D">
          <w:rPr>
            <w:bCs/>
            <w:sz w:val="24"/>
            <w:szCs w:val="24"/>
          </w:rPr>
          <w:delText>we</w:delText>
        </w:r>
        <w:r w:rsidR="00DE1241" w:rsidRPr="00117A0A" w:rsidDel="00232C6D">
          <w:rPr>
            <w:bCs/>
            <w:sz w:val="24"/>
            <w:szCs w:val="24"/>
          </w:rPr>
          <w:delText>’ll</w:delText>
        </w:r>
        <w:r w:rsidR="0059267B" w:rsidRPr="00117A0A" w:rsidDel="00232C6D">
          <w:rPr>
            <w:bCs/>
            <w:sz w:val="24"/>
            <w:szCs w:val="24"/>
          </w:rPr>
          <w:delText xml:space="preserve"> </w:delText>
        </w:r>
        <w:r w:rsidR="00106038" w:rsidRPr="00117A0A" w:rsidDel="00232C6D">
          <w:rPr>
            <w:bCs/>
            <w:sz w:val="24"/>
            <w:szCs w:val="24"/>
          </w:rPr>
          <w:delText>un</w:delText>
        </w:r>
        <w:r w:rsidR="0059267B" w:rsidRPr="00117A0A" w:rsidDel="00232C6D">
          <w:rPr>
            <w:bCs/>
            <w:sz w:val="24"/>
            <w:szCs w:val="24"/>
          </w:rPr>
          <w:delText xml:space="preserve">cover </w:delText>
        </w:r>
        <w:r w:rsidR="00A5425F" w:rsidRPr="00117A0A" w:rsidDel="00232C6D">
          <w:rPr>
            <w:bCs/>
            <w:sz w:val="24"/>
            <w:szCs w:val="24"/>
          </w:rPr>
          <w:delText>seven</w:delText>
        </w:r>
        <w:r w:rsidR="0059267B" w:rsidRPr="00117A0A" w:rsidDel="00232C6D">
          <w:rPr>
            <w:bCs/>
            <w:sz w:val="24"/>
            <w:szCs w:val="24"/>
          </w:rPr>
          <w:delText xml:space="preserve"> </w:delText>
        </w:r>
        <w:r w:rsidR="0029748E" w:rsidRPr="00117A0A" w:rsidDel="00232C6D">
          <w:rPr>
            <w:bCs/>
            <w:sz w:val="24"/>
            <w:szCs w:val="24"/>
          </w:rPr>
          <w:delText xml:space="preserve">Biblical principles </w:delText>
        </w:r>
        <w:r w:rsidR="0059267B" w:rsidRPr="00117A0A" w:rsidDel="00232C6D">
          <w:rPr>
            <w:bCs/>
            <w:sz w:val="24"/>
            <w:szCs w:val="24"/>
          </w:rPr>
          <w:delText>that</w:delText>
        </w:r>
        <w:r w:rsidR="006F4A17" w:rsidRPr="00117A0A" w:rsidDel="00232C6D">
          <w:rPr>
            <w:bCs/>
            <w:sz w:val="24"/>
            <w:szCs w:val="24"/>
          </w:rPr>
          <w:delText xml:space="preserve"> </w:delText>
        </w:r>
        <w:r w:rsidR="0029748E" w:rsidRPr="00117A0A" w:rsidDel="00232C6D">
          <w:rPr>
            <w:bCs/>
            <w:sz w:val="24"/>
            <w:szCs w:val="24"/>
          </w:rPr>
          <w:delText xml:space="preserve">govern a marriage and determine its success. </w:delText>
        </w:r>
        <w:r w:rsidR="006F4A17" w:rsidRPr="00117A0A" w:rsidDel="00232C6D">
          <w:rPr>
            <w:bCs/>
            <w:sz w:val="24"/>
            <w:szCs w:val="24"/>
          </w:rPr>
          <w:delText xml:space="preserve"> </w:delText>
        </w:r>
        <w:r w:rsidR="00900F2C" w:rsidRPr="00117A0A" w:rsidDel="00232C6D">
          <w:rPr>
            <w:bCs/>
            <w:sz w:val="24"/>
            <w:szCs w:val="24"/>
          </w:rPr>
          <w:delText xml:space="preserve"> </w:delText>
        </w:r>
        <w:r w:rsidR="00DE1241" w:rsidRPr="00117A0A" w:rsidDel="00232C6D">
          <w:rPr>
            <w:bCs/>
            <w:sz w:val="24"/>
            <w:szCs w:val="24"/>
          </w:rPr>
          <w:delText xml:space="preserve"> </w:delText>
        </w:r>
      </w:del>
    </w:p>
    <w:p w14:paraId="5D8BC2B4" w14:textId="2CF9AEF7" w:rsidR="0029748E" w:rsidRPr="00117A0A" w:rsidDel="00232C6D" w:rsidRDefault="006307D9" w:rsidP="00C80D20">
      <w:pPr>
        <w:ind w:firstLine="720"/>
        <w:jc w:val="both"/>
        <w:rPr>
          <w:del w:id="366" w:author="virginia porter" w:date="2018-05-14T14:20:00Z"/>
          <w:sz w:val="24"/>
          <w:szCs w:val="24"/>
        </w:rPr>
      </w:pPr>
      <w:bookmarkStart w:id="367" w:name="_Hlk513475848"/>
      <w:del w:id="368" w:author="virginia porter" w:date="2018-05-14T14:20:00Z">
        <w:r w:rsidRPr="00117A0A" w:rsidDel="00232C6D">
          <w:rPr>
            <w:sz w:val="24"/>
            <w:szCs w:val="24"/>
          </w:rPr>
          <w:delText>But first, a word to</w:delText>
        </w:r>
        <w:r w:rsidR="00C80D20" w:rsidRPr="00117A0A" w:rsidDel="00232C6D">
          <w:rPr>
            <w:sz w:val="24"/>
            <w:szCs w:val="24"/>
          </w:rPr>
          <w:delText xml:space="preserve"> those who are single, divorced</w:delText>
        </w:r>
      </w:del>
      <w:ins w:id="369" w:author="Cathy McMahen" w:date="2018-04-24T15:18:00Z">
        <w:del w:id="370" w:author="virginia porter" w:date="2018-05-14T14:20:00Z">
          <w:r w:rsidR="00DA5BD4" w:rsidRPr="00117A0A" w:rsidDel="00232C6D">
            <w:rPr>
              <w:sz w:val="24"/>
              <w:szCs w:val="24"/>
            </w:rPr>
            <w:delText>,</w:delText>
          </w:r>
        </w:del>
      </w:ins>
      <w:del w:id="371" w:author="virginia porter" w:date="2018-05-14T14:20:00Z">
        <w:r w:rsidR="00C80D20" w:rsidRPr="00117A0A" w:rsidDel="00232C6D">
          <w:rPr>
            <w:sz w:val="24"/>
            <w:szCs w:val="24"/>
          </w:rPr>
          <w:delText xml:space="preserve"> or widowed. This study is primarily about our union with God in Christ. </w:delText>
        </w:r>
        <w:r w:rsidR="00F97A83" w:rsidRPr="00117A0A" w:rsidDel="00232C6D">
          <w:rPr>
            <w:sz w:val="24"/>
            <w:szCs w:val="24"/>
          </w:rPr>
          <w:delText>Whether</w:delText>
        </w:r>
        <w:r w:rsidR="00C80D20" w:rsidRPr="00117A0A" w:rsidDel="00232C6D">
          <w:rPr>
            <w:sz w:val="24"/>
            <w:szCs w:val="24"/>
          </w:rPr>
          <w:delText xml:space="preserve"> you are married, or wish to be married, or doing this study with women who are married, you will find that these seven things are both practical, </w:delText>
        </w:r>
        <w:r w:rsidR="001646FE" w:rsidRPr="00117A0A" w:rsidDel="00232C6D">
          <w:rPr>
            <w:sz w:val="24"/>
            <w:szCs w:val="24"/>
          </w:rPr>
          <w:delText>as well as</w:delText>
        </w:r>
        <w:r w:rsidR="00C80D20" w:rsidRPr="00117A0A" w:rsidDel="00232C6D">
          <w:rPr>
            <w:sz w:val="24"/>
            <w:szCs w:val="24"/>
          </w:rPr>
          <w:delText xml:space="preserve"> beneficial life lessons</w:delText>
        </w:r>
        <w:r w:rsidR="005B2957" w:rsidRPr="00117A0A" w:rsidDel="00232C6D">
          <w:rPr>
            <w:sz w:val="24"/>
            <w:szCs w:val="24"/>
          </w:rPr>
          <w:delText xml:space="preserve"> that can apply to any relationship</w:delText>
        </w:r>
        <w:r w:rsidR="00C80D20" w:rsidRPr="00117A0A" w:rsidDel="00232C6D">
          <w:rPr>
            <w:sz w:val="24"/>
            <w:szCs w:val="24"/>
          </w:rPr>
          <w:delText xml:space="preserve">. </w:delText>
        </w:r>
        <w:r w:rsidR="00F97A83" w:rsidRPr="00117A0A" w:rsidDel="00232C6D">
          <w:rPr>
            <w:sz w:val="24"/>
            <w:szCs w:val="24"/>
          </w:rPr>
          <w:delText>You see, you’ll be getting two for the price of one!</w:delText>
        </w:r>
        <w:r w:rsidR="0029748E" w:rsidRPr="00117A0A" w:rsidDel="00232C6D">
          <w:rPr>
            <w:sz w:val="24"/>
            <w:szCs w:val="24"/>
          </w:rPr>
          <w:delText xml:space="preserve"> Here are the seven things a new bride needs to know</w:delText>
        </w:r>
        <w:r w:rsidR="004D3FE9" w:rsidRPr="00117A0A" w:rsidDel="00232C6D">
          <w:rPr>
            <w:sz w:val="24"/>
            <w:szCs w:val="24"/>
          </w:rPr>
          <w:delText>:</w:delText>
        </w:r>
      </w:del>
    </w:p>
    <w:bookmarkEnd w:id="367"/>
    <w:p w14:paraId="55B94B21" w14:textId="31BAAF8E" w:rsidR="001646FE" w:rsidRPr="00117A0A" w:rsidDel="00232C6D" w:rsidRDefault="00F97A83" w:rsidP="00C80D20">
      <w:pPr>
        <w:ind w:firstLine="720"/>
        <w:jc w:val="both"/>
        <w:rPr>
          <w:del w:id="372" w:author="virginia porter" w:date="2018-05-14T14:20:00Z"/>
          <w:sz w:val="24"/>
          <w:szCs w:val="24"/>
        </w:rPr>
      </w:pPr>
      <w:del w:id="373" w:author="virginia porter" w:date="2018-05-14T14:20:00Z">
        <w:r w:rsidRPr="00117A0A" w:rsidDel="00232C6D">
          <w:rPr>
            <w:sz w:val="24"/>
            <w:szCs w:val="24"/>
          </w:rPr>
          <w:delText xml:space="preserve"> </w:delText>
        </w:r>
      </w:del>
    </w:p>
    <w:p w14:paraId="408425BA" w14:textId="77C25ABB" w:rsidR="00AD2A7D" w:rsidRPr="00117A0A" w:rsidDel="00232C6D" w:rsidRDefault="00F12EF0">
      <w:pPr>
        <w:pStyle w:val="ListParagraph"/>
        <w:numPr>
          <w:ilvl w:val="0"/>
          <w:numId w:val="50"/>
        </w:numPr>
        <w:ind w:right="720"/>
        <w:jc w:val="both"/>
        <w:rPr>
          <w:del w:id="374" w:author="virginia porter" w:date="2018-05-14T14:20:00Z"/>
          <w:sz w:val="24"/>
          <w:szCs w:val="24"/>
        </w:rPr>
        <w:pPrChange w:id="375" w:author="Cathy McMahen" w:date="2018-04-24T15:20:00Z">
          <w:pPr>
            <w:pStyle w:val="ListParagraph"/>
            <w:numPr>
              <w:numId w:val="50"/>
            </w:numPr>
            <w:ind w:left="1080" w:hanging="360"/>
            <w:jc w:val="both"/>
          </w:pPr>
        </w:pPrChange>
      </w:pPr>
      <w:ins w:id="376" w:author="Cathy McMahen" w:date="2018-04-30T00:35:00Z">
        <w:del w:id="377" w:author="virginia porter" w:date="2018-05-14T14:20:00Z">
          <w:r w:rsidRPr="00117A0A" w:rsidDel="00232C6D">
            <w:rPr>
              <w:sz w:val="24"/>
              <w:szCs w:val="24"/>
            </w:rPr>
            <w:delText>It is important</w:delText>
          </w:r>
        </w:del>
      </w:ins>
      <w:del w:id="378" w:author="virginia porter" w:date="2018-05-14T14:20:00Z">
        <w:r w:rsidR="009A72FF" w:rsidRPr="00117A0A" w:rsidDel="00232C6D">
          <w:rPr>
            <w:sz w:val="24"/>
            <w:szCs w:val="24"/>
          </w:rPr>
          <w:delText>A</w:delText>
        </w:r>
        <w:r w:rsidR="000C7EE1" w:rsidRPr="00117A0A" w:rsidDel="00232C6D">
          <w:rPr>
            <w:sz w:val="24"/>
            <w:szCs w:val="24"/>
          </w:rPr>
          <w:delText>ll of us would do well to</w:delText>
        </w:r>
        <w:r w:rsidR="001646FE" w:rsidRPr="00117A0A" w:rsidDel="00232C6D">
          <w:rPr>
            <w:sz w:val="24"/>
            <w:szCs w:val="24"/>
          </w:rPr>
          <w:delText xml:space="preserve"> learn</w:delText>
        </w:r>
        <w:r w:rsidR="00C80D20" w:rsidRPr="00117A0A" w:rsidDel="00232C6D">
          <w:rPr>
            <w:sz w:val="24"/>
            <w:szCs w:val="24"/>
          </w:rPr>
          <w:delText xml:space="preserve"> how to speak the truth in love </w:delText>
        </w:r>
        <w:r w:rsidR="002E1C08" w:rsidRPr="00117A0A" w:rsidDel="00232C6D">
          <w:rPr>
            <w:sz w:val="24"/>
            <w:szCs w:val="24"/>
          </w:rPr>
          <w:delText xml:space="preserve">and </w:delText>
        </w:r>
        <w:r w:rsidR="00C80D20" w:rsidRPr="00117A0A" w:rsidDel="00232C6D">
          <w:rPr>
            <w:sz w:val="24"/>
            <w:szCs w:val="24"/>
          </w:rPr>
          <w:delText>how</w:delText>
        </w:r>
      </w:del>
      <w:ins w:id="379" w:author="Cathy McMahen" w:date="2018-04-30T00:35:00Z">
        <w:del w:id="380" w:author="virginia porter" w:date="2018-05-14T14:20:00Z">
          <w:r w:rsidRPr="00117A0A" w:rsidDel="00232C6D">
            <w:rPr>
              <w:sz w:val="24"/>
              <w:szCs w:val="24"/>
            </w:rPr>
            <w:delText xml:space="preserve"> </w:delText>
          </w:r>
        </w:del>
      </w:ins>
      <w:del w:id="381" w:author="virginia porter" w:date="2018-05-14T14:20:00Z">
        <w:r w:rsidR="00C80D20" w:rsidRPr="00117A0A" w:rsidDel="00232C6D">
          <w:rPr>
            <w:sz w:val="24"/>
            <w:szCs w:val="24"/>
          </w:rPr>
          <w:delText xml:space="preserve"> to listen with the intent </w:delText>
        </w:r>
      </w:del>
      <w:ins w:id="382" w:author="Cathy McMahen" w:date="2018-04-30T00:30:00Z">
        <w:del w:id="383" w:author="virginia porter" w:date="2018-05-14T14:20:00Z">
          <w:r w:rsidRPr="00117A0A" w:rsidDel="00232C6D">
            <w:rPr>
              <w:sz w:val="24"/>
              <w:szCs w:val="24"/>
            </w:rPr>
            <w:delText>of</w:delText>
          </w:r>
        </w:del>
      </w:ins>
      <w:del w:id="384" w:author="virginia porter" w:date="2018-05-14T14:20:00Z">
        <w:r w:rsidR="00C80D20" w:rsidRPr="00117A0A" w:rsidDel="00232C6D">
          <w:rPr>
            <w:sz w:val="24"/>
            <w:szCs w:val="24"/>
          </w:rPr>
          <w:delText>to understand</w:delText>
        </w:r>
      </w:del>
      <w:ins w:id="385" w:author="Cathy McMahen" w:date="2018-04-30T00:30:00Z">
        <w:del w:id="386" w:author="virginia porter" w:date="2018-05-14T14:20:00Z">
          <w:r w:rsidRPr="00117A0A" w:rsidDel="00232C6D">
            <w:rPr>
              <w:sz w:val="24"/>
              <w:szCs w:val="24"/>
            </w:rPr>
            <w:delText>ing</w:delText>
          </w:r>
        </w:del>
      </w:ins>
      <w:del w:id="387" w:author="virginia porter" w:date="2018-05-14T14:20:00Z">
        <w:r w:rsidR="00C80D20" w:rsidRPr="00117A0A" w:rsidDel="00232C6D">
          <w:rPr>
            <w:sz w:val="24"/>
            <w:szCs w:val="24"/>
          </w:rPr>
          <w:delText xml:space="preserve"> the other person. </w:delText>
        </w:r>
      </w:del>
    </w:p>
    <w:p w14:paraId="28A82A43" w14:textId="666E1B7C" w:rsidR="002E1C08" w:rsidRPr="00117A0A" w:rsidDel="00232C6D" w:rsidRDefault="009A72FF">
      <w:pPr>
        <w:pStyle w:val="ListParagraph"/>
        <w:numPr>
          <w:ilvl w:val="0"/>
          <w:numId w:val="50"/>
        </w:numPr>
        <w:ind w:right="720"/>
        <w:jc w:val="both"/>
        <w:rPr>
          <w:del w:id="388" w:author="virginia porter" w:date="2018-05-14T14:20:00Z"/>
          <w:sz w:val="24"/>
          <w:szCs w:val="24"/>
        </w:rPr>
        <w:pPrChange w:id="389" w:author="Cathy McMahen" w:date="2018-04-24T15:20:00Z">
          <w:pPr>
            <w:pStyle w:val="ListParagraph"/>
            <w:numPr>
              <w:numId w:val="50"/>
            </w:numPr>
            <w:ind w:left="1080" w:hanging="360"/>
            <w:jc w:val="both"/>
          </w:pPr>
        </w:pPrChange>
      </w:pPr>
      <w:del w:id="390" w:author="virginia porter" w:date="2018-05-14T14:20:00Z">
        <w:r w:rsidRPr="00117A0A" w:rsidDel="00232C6D">
          <w:rPr>
            <w:sz w:val="24"/>
            <w:szCs w:val="24"/>
          </w:rPr>
          <w:delText>I</w:delText>
        </w:r>
        <w:r w:rsidR="000C7EE1" w:rsidRPr="00117A0A" w:rsidDel="00232C6D">
          <w:rPr>
            <w:sz w:val="24"/>
            <w:szCs w:val="24"/>
          </w:rPr>
          <w:delText>n any area of our lives,</w:delText>
        </w:r>
        <w:r w:rsidR="001646FE" w:rsidRPr="00117A0A" w:rsidDel="00232C6D">
          <w:rPr>
            <w:sz w:val="24"/>
            <w:szCs w:val="24"/>
          </w:rPr>
          <w:delText xml:space="preserve"> </w:delText>
        </w:r>
        <w:r w:rsidR="000C7EE1" w:rsidRPr="00117A0A" w:rsidDel="00232C6D">
          <w:rPr>
            <w:sz w:val="24"/>
            <w:szCs w:val="24"/>
          </w:rPr>
          <w:delText xml:space="preserve">how well we </w:delText>
        </w:r>
        <w:r w:rsidR="001646FE" w:rsidRPr="00117A0A" w:rsidDel="00232C6D">
          <w:rPr>
            <w:sz w:val="24"/>
            <w:szCs w:val="24"/>
          </w:rPr>
          <w:delText>communicat</w:delText>
        </w:r>
        <w:r w:rsidR="000C7EE1" w:rsidRPr="00117A0A" w:rsidDel="00232C6D">
          <w:rPr>
            <w:sz w:val="24"/>
            <w:szCs w:val="24"/>
          </w:rPr>
          <w:delText xml:space="preserve">e, and the depths of that interaction, will greatly determine the outcome. </w:delText>
        </w:r>
      </w:del>
      <w:ins w:id="391" w:author="Cathy McMahen" w:date="2018-04-30T00:31:00Z">
        <w:del w:id="392" w:author="virginia porter" w:date="2018-05-14T14:20:00Z">
          <w:r w:rsidR="00F12EF0" w:rsidRPr="00117A0A" w:rsidDel="00232C6D">
            <w:rPr>
              <w:sz w:val="24"/>
              <w:szCs w:val="24"/>
            </w:rPr>
            <w:delText>This is especially the case</w:delText>
          </w:r>
        </w:del>
      </w:ins>
      <w:del w:id="393" w:author="virginia porter" w:date="2018-05-14T14:20:00Z">
        <w:r w:rsidR="000C7EE1" w:rsidRPr="00117A0A" w:rsidDel="00232C6D">
          <w:rPr>
            <w:sz w:val="24"/>
            <w:szCs w:val="24"/>
          </w:rPr>
          <w:delText>Especially when it comes to oneness in marriage.</w:delText>
        </w:r>
      </w:del>
    </w:p>
    <w:p w14:paraId="566A1013" w14:textId="4D8098A6" w:rsidR="002E1C08" w:rsidRPr="00117A0A" w:rsidDel="00232C6D" w:rsidRDefault="009A72FF">
      <w:pPr>
        <w:pStyle w:val="ListParagraph"/>
        <w:numPr>
          <w:ilvl w:val="0"/>
          <w:numId w:val="50"/>
        </w:numPr>
        <w:ind w:right="720"/>
        <w:jc w:val="both"/>
        <w:rPr>
          <w:del w:id="394" w:author="virginia porter" w:date="2018-05-14T14:20:00Z"/>
          <w:sz w:val="24"/>
          <w:szCs w:val="24"/>
        </w:rPr>
        <w:pPrChange w:id="395" w:author="Cathy McMahen" w:date="2018-04-24T15:20:00Z">
          <w:pPr>
            <w:pStyle w:val="ListParagraph"/>
            <w:numPr>
              <w:numId w:val="50"/>
            </w:numPr>
            <w:ind w:left="1080" w:hanging="360"/>
            <w:jc w:val="both"/>
          </w:pPr>
        </w:pPrChange>
      </w:pPr>
      <w:del w:id="396" w:author="virginia porter" w:date="2018-05-14T14:20:00Z">
        <w:r w:rsidRPr="00117A0A" w:rsidDel="00232C6D">
          <w:rPr>
            <w:sz w:val="24"/>
            <w:szCs w:val="24"/>
          </w:rPr>
          <w:delText>W</w:delText>
        </w:r>
        <w:r w:rsidR="001646FE" w:rsidRPr="00117A0A" w:rsidDel="00232C6D">
          <w:rPr>
            <w:sz w:val="24"/>
            <w:szCs w:val="24"/>
          </w:rPr>
          <w:delText xml:space="preserve">ho </w:delText>
        </w:r>
        <w:r w:rsidR="0032031E" w:rsidRPr="00117A0A" w:rsidDel="00232C6D">
          <w:rPr>
            <w:sz w:val="24"/>
            <w:szCs w:val="24"/>
          </w:rPr>
          <w:delText>hasn’t</w:delText>
        </w:r>
        <w:r w:rsidR="001646FE" w:rsidRPr="00117A0A" w:rsidDel="00232C6D">
          <w:rPr>
            <w:sz w:val="24"/>
            <w:szCs w:val="24"/>
          </w:rPr>
          <w:delText xml:space="preserve"> experienced </w:delText>
        </w:r>
        <w:r w:rsidR="00BC440E" w:rsidRPr="00117A0A" w:rsidDel="00232C6D">
          <w:rPr>
            <w:sz w:val="24"/>
            <w:szCs w:val="24"/>
          </w:rPr>
          <w:delText>an identity crisis</w:delText>
        </w:r>
        <w:r w:rsidR="001646FE" w:rsidRPr="00117A0A" w:rsidDel="00232C6D">
          <w:rPr>
            <w:sz w:val="24"/>
            <w:szCs w:val="24"/>
          </w:rPr>
          <w:delText xml:space="preserve"> at one time or another? But this is </w:delText>
        </w:r>
        <w:r w:rsidR="0032031E" w:rsidRPr="00117A0A" w:rsidDel="00232C6D">
          <w:rPr>
            <w:sz w:val="24"/>
            <w:szCs w:val="24"/>
          </w:rPr>
          <w:delText>certainly</w:delText>
        </w:r>
        <w:r w:rsidR="001646FE" w:rsidRPr="00117A0A" w:rsidDel="00232C6D">
          <w:rPr>
            <w:sz w:val="24"/>
            <w:szCs w:val="24"/>
          </w:rPr>
          <w:delText xml:space="preserve"> true when a person goes</w:delText>
        </w:r>
        <w:r w:rsidR="00C80D20" w:rsidRPr="00117A0A" w:rsidDel="00232C6D">
          <w:rPr>
            <w:sz w:val="24"/>
            <w:szCs w:val="24"/>
          </w:rPr>
          <w:delText xml:space="preserve"> from </w:delText>
        </w:r>
      </w:del>
      <w:ins w:id="397" w:author="Cathy McMahen" w:date="2018-04-30T00:32:00Z">
        <w:del w:id="398" w:author="virginia porter" w:date="2018-05-14T14:20:00Z">
          <w:r w:rsidR="00F12EF0" w:rsidRPr="00117A0A" w:rsidDel="00232C6D">
            <w:rPr>
              <w:sz w:val="24"/>
              <w:szCs w:val="24"/>
            </w:rPr>
            <w:delText>being sin</w:delText>
          </w:r>
        </w:del>
      </w:ins>
      <w:ins w:id="399" w:author="Cathy McMahen" w:date="2018-04-30T00:33:00Z">
        <w:del w:id="400" w:author="virginia porter" w:date="2018-05-14T14:20:00Z">
          <w:r w:rsidR="00F12EF0" w:rsidRPr="00117A0A" w:rsidDel="00232C6D">
            <w:rPr>
              <w:sz w:val="24"/>
              <w:szCs w:val="24"/>
            </w:rPr>
            <w:delText>gle</w:delText>
          </w:r>
        </w:del>
      </w:ins>
      <w:del w:id="401" w:author="virginia porter" w:date="2018-05-14T14:20:00Z">
        <w:r w:rsidR="00C80D20" w:rsidRPr="00117A0A" w:rsidDel="00232C6D">
          <w:rPr>
            <w:sz w:val="24"/>
            <w:szCs w:val="24"/>
          </w:rPr>
          <w:delText>singleness to</w:delText>
        </w:r>
        <w:r w:rsidR="000C7EE1" w:rsidRPr="00117A0A" w:rsidDel="00232C6D">
          <w:rPr>
            <w:sz w:val="24"/>
            <w:szCs w:val="24"/>
          </w:rPr>
          <w:delText xml:space="preserve"> the </w:delText>
        </w:r>
      </w:del>
      <w:ins w:id="402" w:author="Cathy McMahen" w:date="2018-04-30T00:33:00Z">
        <w:del w:id="403" w:author="virginia porter" w:date="2018-05-14T14:20:00Z">
          <w:r w:rsidR="00F12EF0" w:rsidRPr="00117A0A" w:rsidDel="00232C6D">
            <w:rPr>
              <w:sz w:val="24"/>
              <w:szCs w:val="24"/>
            </w:rPr>
            <w:delText>complexity of</w:delText>
          </w:r>
        </w:del>
      </w:ins>
      <w:del w:id="404" w:author="virginia porter" w:date="2018-05-14T14:20:00Z">
        <w:r w:rsidR="000C7EE1" w:rsidRPr="00117A0A" w:rsidDel="00232C6D">
          <w:rPr>
            <w:sz w:val="24"/>
            <w:szCs w:val="24"/>
          </w:rPr>
          <w:delText>perplexities involved in</w:delText>
        </w:r>
        <w:r w:rsidR="00C80D20" w:rsidRPr="00117A0A" w:rsidDel="00232C6D">
          <w:rPr>
            <w:sz w:val="24"/>
            <w:szCs w:val="24"/>
          </w:rPr>
          <w:delText xml:space="preserve"> living with another person</w:delText>
        </w:r>
        <w:r w:rsidR="0032031E" w:rsidRPr="00117A0A" w:rsidDel="00232C6D">
          <w:rPr>
            <w:sz w:val="24"/>
            <w:szCs w:val="24"/>
          </w:rPr>
          <w:delText>.</w:delText>
        </w:r>
        <w:r w:rsidR="00C80D20" w:rsidRPr="00117A0A" w:rsidDel="00232C6D">
          <w:rPr>
            <w:sz w:val="24"/>
            <w:szCs w:val="24"/>
          </w:rPr>
          <w:delText xml:space="preserve"> </w:delText>
        </w:r>
      </w:del>
    </w:p>
    <w:p w14:paraId="3DF78A89" w14:textId="0B53C738" w:rsidR="00B83AD1" w:rsidRPr="00117A0A" w:rsidDel="00232C6D" w:rsidRDefault="009A72FF">
      <w:pPr>
        <w:pStyle w:val="ListParagraph"/>
        <w:numPr>
          <w:ilvl w:val="0"/>
          <w:numId w:val="50"/>
        </w:numPr>
        <w:ind w:right="720"/>
        <w:jc w:val="both"/>
        <w:rPr>
          <w:del w:id="405" w:author="virginia porter" w:date="2018-05-14T14:20:00Z"/>
          <w:sz w:val="24"/>
          <w:szCs w:val="24"/>
        </w:rPr>
        <w:pPrChange w:id="406" w:author="Cathy McMahen" w:date="2018-04-24T15:20:00Z">
          <w:pPr>
            <w:pStyle w:val="ListParagraph"/>
            <w:numPr>
              <w:numId w:val="50"/>
            </w:numPr>
            <w:ind w:left="1080" w:hanging="360"/>
            <w:jc w:val="both"/>
          </w:pPr>
        </w:pPrChange>
      </w:pPr>
      <w:del w:id="407" w:author="virginia porter" w:date="2018-05-14T14:20:00Z">
        <w:r w:rsidRPr="00117A0A" w:rsidDel="00232C6D">
          <w:rPr>
            <w:sz w:val="24"/>
            <w:szCs w:val="24"/>
          </w:rPr>
          <w:delText>I</w:delText>
        </w:r>
        <w:r w:rsidR="00B83AD1" w:rsidRPr="00117A0A" w:rsidDel="00232C6D">
          <w:rPr>
            <w:sz w:val="24"/>
            <w:szCs w:val="24"/>
          </w:rPr>
          <w:delText xml:space="preserve">n marriage, you must leave your father and mother and cleave to your husband. </w:delText>
        </w:r>
        <w:r w:rsidRPr="00117A0A" w:rsidDel="00232C6D">
          <w:rPr>
            <w:sz w:val="24"/>
            <w:szCs w:val="24"/>
          </w:rPr>
          <w:delText>P</w:delText>
        </w:r>
        <w:r w:rsidR="002E1C08" w:rsidRPr="00117A0A" w:rsidDel="00232C6D">
          <w:rPr>
            <w:sz w:val="24"/>
            <w:szCs w:val="24"/>
          </w:rPr>
          <w:delText>art of growing up is mak</w:delText>
        </w:r>
        <w:r w:rsidR="000C7EE1" w:rsidRPr="00117A0A" w:rsidDel="00232C6D">
          <w:rPr>
            <w:sz w:val="24"/>
            <w:szCs w:val="24"/>
          </w:rPr>
          <w:delText>ing</w:delText>
        </w:r>
        <w:r w:rsidR="002E1C08" w:rsidRPr="00117A0A" w:rsidDel="00232C6D">
          <w:rPr>
            <w:sz w:val="24"/>
            <w:szCs w:val="24"/>
          </w:rPr>
          <w:delText xml:space="preserve"> the adjustments</w:delText>
        </w:r>
        <w:r w:rsidR="00B83AD1" w:rsidRPr="00117A0A" w:rsidDel="00232C6D">
          <w:rPr>
            <w:sz w:val="24"/>
            <w:szCs w:val="24"/>
          </w:rPr>
          <w:delText xml:space="preserve"> necessary</w:delText>
        </w:r>
        <w:r w:rsidR="0032031E" w:rsidRPr="00117A0A" w:rsidDel="00232C6D">
          <w:rPr>
            <w:sz w:val="24"/>
            <w:szCs w:val="24"/>
          </w:rPr>
          <w:delText xml:space="preserve"> </w:delText>
        </w:r>
        <w:r w:rsidR="002E1C08" w:rsidRPr="00117A0A" w:rsidDel="00232C6D">
          <w:rPr>
            <w:sz w:val="24"/>
            <w:szCs w:val="24"/>
          </w:rPr>
          <w:delText>to</w:delText>
        </w:r>
        <w:r w:rsidR="0032031E" w:rsidRPr="00117A0A" w:rsidDel="00232C6D">
          <w:rPr>
            <w:sz w:val="24"/>
            <w:szCs w:val="24"/>
          </w:rPr>
          <w:delText xml:space="preserve"> cut the apron strings </w:delText>
        </w:r>
        <w:r w:rsidR="002E1C08" w:rsidRPr="00117A0A" w:rsidDel="00232C6D">
          <w:rPr>
            <w:sz w:val="24"/>
            <w:szCs w:val="24"/>
          </w:rPr>
          <w:delText>of our parents.</w:delText>
        </w:r>
        <w:r w:rsidR="00B83AD1" w:rsidRPr="00117A0A" w:rsidDel="00232C6D">
          <w:rPr>
            <w:sz w:val="24"/>
            <w:szCs w:val="24"/>
          </w:rPr>
          <w:delText xml:space="preserve"> The leaving is not optional, if there is to be Biblical cleaving.</w:delText>
        </w:r>
      </w:del>
    </w:p>
    <w:p w14:paraId="5C8A773E" w14:textId="0A1FCD4C" w:rsidR="006307D9" w:rsidRPr="00117A0A" w:rsidDel="00232C6D" w:rsidRDefault="006307D9">
      <w:pPr>
        <w:pStyle w:val="ListParagraph"/>
        <w:numPr>
          <w:ilvl w:val="0"/>
          <w:numId w:val="50"/>
        </w:numPr>
        <w:ind w:right="720"/>
        <w:jc w:val="both"/>
        <w:rPr>
          <w:del w:id="408" w:author="virginia porter" w:date="2018-05-14T14:20:00Z"/>
          <w:sz w:val="24"/>
          <w:szCs w:val="24"/>
        </w:rPr>
        <w:pPrChange w:id="409" w:author="Cathy McMahen" w:date="2018-04-24T15:20:00Z">
          <w:pPr>
            <w:pStyle w:val="ListParagraph"/>
            <w:numPr>
              <w:numId w:val="50"/>
            </w:numPr>
            <w:ind w:left="1080" w:hanging="360"/>
            <w:jc w:val="both"/>
          </w:pPr>
        </w:pPrChange>
      </w:pPr>
      <w:del w:id="410" w:author="virginia porter" w:date="2018-05-14T14:20:00Z">
        <w:r w:rsidRPr="00117A0A" w:rsidDel="00232C6D">
          <w:rPr>
            <w:sz w:val="24"/>
            <w:szCs w:val="24"/>
          </w:rPr>
          <w:delText>Hopefully, you have done your homework and learned your spouse’s history before you say, “I do</w:delText>
        </w:r>
      </w:del>
      <w:ins w:id="411" w:author="Cathy McMahen" w:date="2018-04-24T15:24:00Z">
        <w:del w:id="412" w:author="virginia porter" w:date="2018-05-14T14:20:00Z">
          <w:r w:rsidR="00A4374E" w:rsidRPr="00117A0A" w:rsidDel="00232C6D">
            <w:rPr>
              <w:sz w:val="24"/>
              <w:szCs w:val="24"/>
            </w:rPr>
            <w:delText>.”</w:delText>
          </w:r>
        </w:del>
      </w:ins>
      <w:del w:id="413" w:author="virginia porter" w:date="2018-05-14T14:20:00Z">
        <w:r w:rsidRPr="00117A0A" w:rsidDel="00232C6D">
          <w:rPr>
            <w:sz w:val="24"/>
            <w:szCs w:val="24"/>
          </w:rPr>
          <w:delText>”. It’s beneficial</w:delText>
        </w:r>
        <w:r w:rsidR="0032031E" w:rsidRPr="00117A0A" w:rsidDel="00232C6D">
          <w:rPr>
            <w:sz w:val="24"/>
            <w:szCs w:val="24"/>
          </w:rPr>
          <w:delText xml:space="preserve"> to become</w:delText>
        </w:r>
        <w:r w:rsidR="00C80D20" w:rsidRPr="00117A0A" w:rsidDel="00232C6D">
          <w:rPr>
            <w:sz w:val="24"/>
            <w:szCs w:val="24"/>
          </w:rPr>
          <w:delText xml:space="preserve"> a student of your spouse</w:delText>
        </w:r>
        <w:r w:rsidRPr="00117A0A" w:rsidDel="00232C6D">
          <w:rPr>
            <w:sz w:val="24"/>
            <w:szCs w:val="24"/>
          </w:rPr>
          <w:delText>. B</w:delText>
        </w:r>
        <w:r w:rsidR="0032031E" w:rsidRPr="00117A0A" w:rsidDel="00232C6D">
          <w:rPr>
            <w:sz w:val="24"/>
            <w:szCs w:val="24"/>
          </w:rPr>
          <w:delText xml:space="preserve">ut be </w:delText>
        </w:r>
        <w:r w:rsidR="00C80D20" w:rsidRPr="00117A0A" w:rsidDel="00232C6D">
          <w:rPr>
            <w:sz w:val="24"/>
            <w:szCs w:val="24"/>
          </w:rPr>
          <w:delText xml:space="preserve">ready for a </w:delText>
        </w:r>
        <w:r w:rsidR="00C80D20" w:rsidRPr="00117A0A" w:rsidDel="00232C6D">
          <w:rPr>
            <w:i/>
            <w:sz w:val="24"/>
            <w:szCs w:val="24"/>
          </w:rPr>
          <w:delText>big</w:delText>
        </w:r>
        <w:r w:rsidRPr="00117A0A" w:rsidDel="00232C6D">
          <w:rPr>
            <w:sz w:val="24"/>
            <w:szCs w:val="24"/>
          </w:rPr>
          <w:delText xml:space="preserve"> learning curve</w:delText>
        </w:r>
      </w:del>
      <w:ins w:id="414" w:author="Cathy McMahen" w:date="2018-04-30T00:33:00Z">
        <w:del w:id="415" w:author="virginia porter" w:date="2018-05-14T14:20:00Z">
          <w:r w:rsidR="00F12EF0" w:rsidRPr="00117A0A" w:rsidDel="00232C6D">
            <w:rPr>
              <w:sz w:val="24"/>
              <w:szCs w:val="24"/>
            </w:rPr>
            <w:delText>,</w:delText>
          </w:r>
        </w:del>
      </w:ins>
      <w:del w:id="416" w:author="virginia porter" w:date="2018-05-14T14:20:00Z">
        <w:r w:rsidRPr="00117A0A" w:rsidDel="00232C6D">
          <w:rPr>
            <w:sz w:val="24"/>
            <w:szCs w:val="24"/>
          </w:rPr>
          <w:delText xml:space="preserve"> and just about the time you think you know each other, you’ll discover something knew.</w:delText>
        </w:r>
      </w:del>
    </w:p>
    <w:p w14:paraId="470D7EAF" w14:textId="36135417" w:rsidR="00AD2A7D" w:rsidRPr="00117A0A" w:rsidDel="00232C6D" w:rsidRDefault="009A72FF">
      <w:pPr>
        <w:pStyle w:val="ListParagraph"/>
        <w:numPr>
          <w:ilvl w:val="0"/>
          <w:numId w:val="50"/>
        </w:numPr>
        <w:ind w:right="720"/>
        <w:jc w:val="both"/>
        <w:rPr>
          <w:del w:id="417" w:author="virginia porter" w:date="2018-05-14T14:20:00Z"/>
          <w:sz w:val="24"/>
          <w:szCs w:val="24"/>
        </w:rPr>
        <w:pPrChange w:id="418" w:author="Cathy McMahen" w:date="2018-04-24T15:20:00Z">
          <w:pPr>
            <w:pStyle w:val="ListParagraph"/>
            <w:numPr>
              <w:numId w:val="50"/>
            </w:numPr>
            <w:ind w:left="1080" w:hanging="360"/>
            <w:jc w:val="both"/>
          </w:pPr>
        </w:pPrChange>
      </w:pPr>
      <w:del w:id="419" w:author="virginia porter" w:date="2018-05-14T14:20:00Z">
        <w:r w:rsidRPr="00117A0A" w:rsidDel="00232C6D">
          <w:rPr>
            <w:sz w:val="24"/>
            <w:szCs w:val="24"/>
          </w:rPr>
          <w:delText>A</w:delText>
        </w:r>
        <w:r w:rsidR="00B83AD1" w:rsidRPr="00117A0A" w:rsidDel="00232C6D">
          <w:rPr>
            <w:sz w:val="24"/>
            <w:szCs w:val="24"/>
          </w:rPr>
          <w:delText xml:space="preserve"> bride is divinely and uniquely designed to be the</w:delText>
        </w:r>
        <w:r w:rsidR="002E1C08" w:rsidRPr="00117A0A" w:rsidDel="00232C6D">
          <w:rPr>
            <w:sz w:val="24"/>
            <w:szCs w:val="24"/>
          </w:rPr>
          <w:delText xml:space="preserve"> </w:delText>
        </w:r>
        <w:r w:rsidR="00C80D20" w:rsidRPr="00117A0A" w:rsidDel="00232C6D">
          <w:rPr>
            <w:sz w:val="24"/>
            <w:szCs w:val="24"/>
          </w:rPr>
          <w:delText xml:space="preserve">“helpmate” </w:delText>
        </w:r>
        <w:r w:rsidR="00B83AD1" w:rsidRPr="00117A0A" w:rsidDel="00232C6D">
          <w:rPr>
            <w:sz w:val="24"/>
            <w:szCs w:val="24"/>
          </w:rPr>
          <w:delText xml:space="preserve">of her husband. If we don’t understand this, we can greatly hinder </w:delText>
        </w:r>
        <w:r w:rsidR="00BC440E" w:rsidRPr="00117A0A" w:rsidDel="00232C6D">
          <w:rPr>
            <w:sz w:val="24"/>
            <w:szCs w:val="24"/>
          </w:rPr>
          <w:delText xml:space="preserve">our spouse </w:delText>
        </w:r>
        <w:r w:rsidR="00B83AD1" w:rsidRPr="00117A0A" w:rsidDel="00232C6D">
          <w:rPr>
            <w:sz w:val="24"/>
            <w:szCs w:val="24"/>
          </w:rPr>
          <w:delText xml:space="preserve">instead of </w:delText>
        </w:r>
        <w:r w:rsidR="00BC440E" w:rsidRPr="00117A0A" w:rsidDel="00232C6D">
          <w:rPr>
            <w:sz w:val="24"/>
            <w:szCs w:val="24"/>
          </w:rPr>
          <w:delText xml:space="preserve">being </w:delText>
        </w:r>
        <w:r w:rsidR="00343AF7" w:rsidRPr="00117A0A" w:rsidDel="00232C6D">
          <w:rPr>
            <w:sz w:val="24"/>
            <w:szCs w:val="24"/>
          </w:rPr>
          <w:delText>h</w:delText>
        </w:r>
        <w:r w:rsidRPr="00117A0A" w:rsidDel="00232C6D">
          <w:rPr>
            <w:sz w:val="24"/>
            <w:szCs w:val="24"/>
          </w:rPr>
          <w:delText>is</w:delText>
        </w:r>
        <w:r w:rsidR="00B83AD1" w:rsidRPr="00117A0A" w:rsidDel="00232C6D">
          <w:rPr>
            <w:sz w:val="24"/>
            <w:szCs w:val="24"/>
          </w:rPr>
          <w:delText xml:space="preserve"> help</w:delText>
        </w:r>
        <w:r w:rsidR="008964BB" w:rsidRPr="00117A0A" w:rsidDel="00232C6D">
          <w:rPr>
            <w:sz w:val="24"/>
            <w:szCs w:val="24"/>
          </w:rPr>
          <w:delText>er</w:delText>
        </w:r>
        <w:r w:rsidR="00B83AD1" w:rsidRPr="00117A0A" w:rsidDel="00232C6D">
          <w:rPr>
            <w:sz w:val="24"/>
            <w:szCs w:val="24"/>
          </w:rPr>
          <w:delText xml:space="preserve">. </w:delText>
        </w:r>
      </w:del>
    </w:p>
    <w:p w14:paraId="6BC1CE65" w14:textId="65218772" w:rsidR="00C80D20" w:rsidRPr="00117A0A" w:rsidDel="00232C6D" w:rsidRDefault="009A72FF">
      <w:pPr>
        <w:pStyle w:val="ListParagraph"/>
        <w:numPr>
          <w:ilvl w:val="0"/>
          <w:numId w:val="50"/>
        </w:numPr>
        <w:ind w:right="720"/>
        <w:jc w:val="both"/>
        <w:rPr>
          <w:del w:id="420" w:author="virginia porter" w:date="2018-05-14T14:20:00Z"/>
          <w:sz w:val="24"/>
          <w:szCs w:val="24"/>
        </w:rPr>
        <w:pPrChange w:id="421" w:author="Cathy McMahen" w:date="2018-04-24T15:20:00Z">
          <w:pPr>
            <w:pStyle w:val="ListParagraph"/>
            <w:numPr>
              <w:numId w:val="50"/>
            </w:numPr>
            <w:ind w:left="1080" w:hanging="360"/>
            <w:jc w:val="both"/>
          </w:pPr>
        </w:pPrChange>
      </w:pPr>
      <w:del w:id="422" w:author="virginia porter" w:date="2018-05-14T14:20:00Z">
        <w:r w:rsidRPr="00117A0A" w:rsidDel="00232C6D">
          <w:rPr>
            <w:sz w:val="24"/>
            <w:szCs w:val="24"/>
          </w:rPr>
          <w:delText>N</w:delText>
        </w:r>
        <w:r w:rsidR="002E1C08" w:rsidRPr="00117A0A" w:rsidDel="00232C6D">
          <w:rPr>
            <w:sz w:val="24"/>
            <w:szCs w:val="24"/>
          </w:rPr>
          <w:delText>o one is an island</w:delText>
        </w:r>
        <w:r w:rsidR="00B83AD1" w:rsidRPr="00117A0A" w:rsidDel="00232C6D">
          <w:rPr>
            <w:sz w:val="24"/>
            <w:szCs w:val="24"/>
          </w:rPr>
          <w:delText xml:space="preserve"> unto </w:delText>
        </w:r>
        <w:r w:rsidR="00B34E14" w:rsidRPr="00117A0A" w:rsidDel="00232C6D">
          <w:rPr>
            <w:sz w:val="24"/>
            <w:szCs w:val="24"/>
          </w:rPr>
          <w:delText>themselves</w:delText>
        </w:r>
        <w:r w:rsidR="002E1C08" w:rsidRPr="00117A0A" w:rsidDel="00232C6D">
          <w:rPr>
            <w:sz w:val="24"/>
            <w:szCs w:val="24"/>
          </w:rPr>
          <w:delText xml:space="preserve">. We were made for community. And so, </w:delText>
        </w:r>
      </w:del>
      <w:ins w:id="423" w:author="Cathy McMahen" w:date="2018-04-30T00:37:00Z">
        <w:del w:id="424" w:author="virginia porter" w:date="2018-05-14T14:20:00Z">
          <w:r w:rsidR="00F12EF0" w:rsidRPr="00117A0A" w:rsidDel="00232C6D">
            <w:rPr>
              <w:sz w:val="24"/>
              <w:szCs w:val="24"/>
            </w:rPr>
            <w:delText>W</w:delText>
          </w:r>
        </w:del>
      </w:ins>
      <w:del w:id="425" w:author="virginia porter" w:date="2018-05-14T14:20:00Z">
        <w:r w:rsidR="002E1C08" w:rsidRPr="00117A0A" w:rsidDel="00232C6D">
          <w:rPr>
            <w:sz w:val="24"/>
            <w:szCs w:val="24"/>
          </w:rPr>
          <w:delText>when you get married</w:delText>
        </w:r>
      </w:del>
      <w:ins w:id="426" w:author="Cathy McMahen" w:date="2018-04-30T00:37:00Z">
        <w:del w:id="427" w:author="virginia porter" w:date="2018-05-14T14:20:00Z">
          <w:r w:rsidR="00F12EF0" w:rsidRPr="00117A0A" w:rsidDel="00232C6D">
            <w:rPr>
              <w:sz w:val="24"/>
              <w:szCs w:val="24"/>
            </w:rPr>
            <w:delText>,</w:delText>
          </w:r>
        </w:del>
      </w:ins>
      <w:del w:id="428" w:author="virginia porter" w:date="2018-05-14T14:20:00Z">
        <w:r w:rsidR="002E1C08" w:rsidRPr="00117A0A" w:rsidDel="00232C6D">
          <w:rPr>
            <w:sz w:val="24"/>
            <w:szCs w:val="24"/>
          </w:rPr>
          <w:delText xml:space="preserve"> you need to learn to</w:delText>
        </w:r>
        <w:r w:rsidR="00C80D20" w:rsidRPr="00117A0A" w:rsidDel="00232C6D">
          <w:rPr>
            <w:sz w:val="24"/>
            <w:szCs w:val="24"/>
          </w:rPr>
          <w:delText xml:space="preserve"> embrace </w:delText>
        </w:r>
      </w:del>
      <w:ins w:id="429" w:author="Cathy McMahen" w:date="2018-04-30T00:37:00Z">
        <w:del w:id="430" w:author="virginia porter" w:date="2018-05-14T14:20:00Z">
          <w:r w:rsidR="00F12EF0" w:rsidRPr="00117A0A" w:rsidDel="00232C6D">
            <w:rPr>
              <w:sz w:val="24"/>
              <w:szCs w:val="24"/>
            </w:rPr>
            <w:delText>your husband’s</w:delText>
          </w:r>
        </w:del>
      </w:ins>
      <w:del w:id="431" w:author="virginia porter" w:date="2018-05-14T14:20:00Z">
        <w:r w:rsidR="00C80D20" w:rsidRPr="00117A0A" w:rsidDel="00232C6D">
          <w:rPr>
            <w:sz w:val="24"/>
            <w:szCs w:val="24"/>
          </w:rPr>
          <w:delText xml:space="preserve">his family because </w:delText>
        </w:r>
        <w:r w:rsidR="00C46528" w:rsidRPr="00117A0A" w:rsidDel="00232C6D">
          <w:rPr>
            <w:sz w:val="24"/>
            <w:szCs w:val="24"/>
          </w:rPr>
          <w:delText xml:space="preserve">now they are </w:delText>
        </w:r>
        <w:r w:rsidR="00C80D20" w:rsidRPr="00117A0A" w:rsidDel="00232C6D">
          <w:rPr>
            <w:sz w:val="24"/>
            <w:szCs w:val="24"/>
          </w:rPr>
          <w:delText>your family too</w:delText>
        </w:r>
        <w:r w:rsidR="0067043B" w:rsidRPr="00117A0A" w:rsidDel="00232C6D">
          <w:rPr>
            <w:sz w:val="24"/>
            <w:szCs w:val="24"/>
          </w:rPr>
          <w:delText xml:space="preserve"> (Ruth 1:16)</w:delText>
        </w:r>
        <w:r w:rsidR="00C80D20" w:rsidRPr="00117A0A" w:rsidDel="00232C6D">
          <w:rPr>
            <w:sz w:val="24"/>
            <w:szCs w:val="24"/>
          </w:rPr>
          <w:delText>.</w:delText>
        </w:r>
      </w:del>
    </w:p>
    <w:p w14:paraId="0517FC32" w14:textId="128EBA09" w:rsidR="009A72FF" w:rsidRPr="00117A0A" w:rsidDel="00232C6D" w:rsidRDefault="00C80D20" w:rsidP="008B6DFF">
      <w:pPr>
        <w:ind w:firstLine="720"/>
        <w:jc w:val="both"/>
        <w:rPr>
          <w:del w:id="432" w:author="virginia porter" w:date="2018-05-14T14:20:00Z"/>
          <w:bCs/>
          <w:sz w:val="24"/>
          <w:szCs w:val="24"/>
        </w:rPr>
      </w:pPr>
      <w:del w:id="433" w:author="virginia porter" w:date="2018-05-14T14:20:00Z">
        <w:r w:rsidRPr="00117A0A" w:rsidDel="00232C6D">
          <w:rPr>
            <w:bCs/>
            <w:sz w:val="24"/>
            <w:szCs w:val="24"/>
          </w:rPr>
          <w:delText>Now for th</w:delText>
        </w:r>
        <w:r w:rsidR="001726B3" w:rsidRPr="00117A0A" w:rsidDel="00232C6D">
          <w:rPr>
            <w:bCs/>
            <w:sz w:val="24"/>
            <w:szCs w:val="24"/>
          </w:rPr>
          <w:delText>e seven spiritual applications</w:delText>
        </w:r>
        <w:r w:rsidR="002E0714" w:rsidRPr="00117A0A" w:rsidDel="00232C6D">
          <w:rPr>
            <w:bCs/>
            <w:sz w:val="24"/>
            <w:szCs w:val="24"/>
          </w:rPr>
          <w:delText>:</w:delText>
        </w:r>
        <w:r w:rsidR="001726B3" w:rsidRPr="00117A0A" w:rsidDel="00232C6D">
          <w:rPr>
            <w:bCs/>
            <w:sz w:val="24"/>
            <w:szCs w:val="24"/>
          </w:rPr>
          <w:delText xml:space="preserve"> </w:delText>
        </w:r>
      </w:del>
    </w:p>
    <w:p w14:paraId="0432B540" w14:textId="0701BBA7" w:rsidR="002E0714" w:rsidRPr="00117A0A" w:rsidDel="00232C6D" w:rsidRDefault="002E0714">
      <w:pPr>
        <w:pStyle w:val="ListParagraph"/>
        <w:numPr>
          <w:ilvl w:val="0"/>
          <w:numId w:val="51"/>
        </w:numPr>
        <w:ind w:right="720"/>
        <w:jc w:val="both"/>
        <w:rPr>
          <w:del w:id="434" w:author="virginia porter" w:date="2018-05-14T14:20:00Z"/>
          <w:sz w:val="24"/>
          <w:szCs w:val="24"/>
        </w:rPr>
        <w:pPrChange w:id="435" w:author="Cathy McMahen" w:date="2018-04-24T15:25:00Z">
          <w:pPr>
            <w:pStyle w:val="ListParagraph"/>
            <w:numPr>
              <w:numId w:val="51"/>
            </w:numPr>
            <w:ind w:left="1080" w:hanging="360"/>
            <w:jc w:val="both"/>
          </w:pPr>
        </w:pPrChange>
      </w:pPr>
      <w:del w:id="436" w:author="virginia porter" w:date="2018-05-14T14:20:00Z">
        <w:r w:rsidRPr="00117A0A" w:rsidDel="00232C6D">
          <w:rPr>
            <w:bCs/>
            <w:sz w:val="24"/>
            <w:szCs w:val="24"/>
          </w:rPr>
          <w:delText>I</w:delText>
        </w:r>
        <w:r w:rsidR="00B34E14" w:rsidRPr="00117A0A" w:rsidDel="00232C6D">
          <w:rPr>
            <w:bCs/>
            <w:sz w:val="24"/>
            <w:szCs w:val="24"/>
          </w:rPr>
          <w:delText xml:space="preserve">t is </w:delText>
        </w:r>
        <w:r w:rsidRPr="00117A0A" w:rsidDel="00232C6D">
          <w:rPr>
            <w:bCs/>
            <w:sz w:val="24"/>
            <w:szCs w:val="24"/>
          </w:rPr>
          <w:delText>utterly impossible to overestimate</w:delText>
        </w:r>
        <w:r w:rsidR="00B34E14" w:rsidRPr="00117A0A" w:rsidDel="00232C6D">
          <w:rPr>
            <w:bCs/>
            <w:sz w:val="24"/>
            <w:szCs w:val="24"/>
          </w:rPr>
          <w:delText xml:space="preserve"> the</w:delText>
        </w:r>
        <w:r w:rsidR="00900F2C" w:rsidRPr="00117A0A" w:rsidDel="00232C6D">
          <w:rPr>
            <w:sz w:val="24"/>
            <w:szCs w:val="24"/>
          </w:rPr>
          <w:delText xml:space="preserve"> </w:delText>
        </w:r>
        <w:r w:rsidR="00301A4E" w:rsidRPr="00117A0A" w:rsidDel="00232C6D">
          <w:rPr>
            <w:sz w:val="24"/>
            <w:szCs w:val="24"/>
          </w:rPr>
          <w:delText>significance</w:delText>
        </w:r>
        <w:r w:rsidR="00900F2C" w:rsidRPr="00117A0A" w:rsidDel="00232C6D">
          <w:rPr>
            <w:sz w:val="24"/>
            <w:szCs w:val="24"/>
          </w:rPr>
          <w:delText xml:space="preserve"> of </w:delText>
        </w:r>
        <w:r w:rsidR="00B34E14" w:rsidRPr="00117A0A" w:rsidDel="00232C6D">
          <w:rPr>
            <w:sz w:val="24"/>
            <w:szCs w:val="24"/>
          </w:rPr>
          <w:delText xml:space="preserve">the Bible in </w:delText>
        </w:r>
        <w:r w:rsidRPr="00117A0A" w:rsidDel="00232C6D">
          <w:rPr>
            <w:sz w:val="24"/>
            <w:szCs w:val="24"/>
          </w:rPr>
          <w:delText xml:space="preserve">our </w:delText>
        </w:r>
        <w:r w:rsidR="00B34E14" w:rsidRPr="00117A0A" w:rsidDel="00232C6D">
          <w:rPr>
            <w:sz w:val="24"/>
            <w:szCs w:val="24"/>
          </w:rPr>
          <w:delText xml:space="preserve">relationship </w:delText>
        </w:r>
        <w:r w:rsidRPr="00117A0A" w:rsidDel="00232C6D">
          <w:rPr>
            <w:sz w:val="24"/>
            <w:szCs w:val="24"/>
          </w:rPr>
          <w:delText>with Jesus Christ</w:delText>
        </w:r>
      </w:del>
      <w:ins w:id="437" w:author="Cathy McMahen" w:date="2018-04-24T15:26:00Z">
        <w:del w:id="438" w:author="virginia porter" w:date="2018-05-14T14:20:00Z">
          <w:r w:rsidR="00A4374E" w:rsidRPr="00117A0A" w:rsidDel="00232C6D">
            <w:rPr>
              <w:sz w:val="24"/>
              <w:szCs w:val="24"/>
            </w:rPr>
            <w:delText>—the</w:delText>
          </w:r>
        </w:del>
      </w:ins>
      <w:del w:id="439" w:author="virginia porter" w:date="2018-05-14T14:20:00Z">
        <w:r w:rsidRPr="00117A0A" w:rsidDel="00232C6D">
          <w:rPr>
            <w:sz w:val="24"/>
            <w:szCs w:val="24"/>
          </w:rPr>
          <w:delText xml:space="preserve"> – the heavenly Bridegroom.</w:delText>
        </w:r>
      </w:del>
    </w:p>
    <w:p w14:paraId="28601CBC" w14:textId="10139621" w:rsidR="00BC440E" w:rsidRPr="00117A0A" w:rsidDel="00232C6D" w:rsidRDefault="002E0714">
      <w:pPr>
        <w:pStyle w:val="ListParagraph"/>
        <w:numPr>
          <w:ilvl w:val="0"/>
          <w:numId w:val="51"/>
        </w:numPr>
        <w:ind w:right="720"/>
        <w:jc w:val="both"/>
        <w:rPr>
          <w:del w:id="440" w:author="virginia porter" w:date="2018-05-14T14:20:00Z"/>
          <w:sz w:val="24"/>
          <w:szCs w:val="24"/>
        </w:rPr>
        <w:pPrChange w:id="441" w:author="Cathy McMahen" w:date="2018-04-24T15:25:00Z">
          <w:pPr>
            <w:pStyle w:val="ListParagraph"/>
            <w:numPr>
              <w:numId w:val="51"/>
            </w:numPr>
            <w:ind w:left="1080" w:hanging="360"/>
            <w:jc w:val="both"/>
          </w:pPr>
        </w:pPrChange>
      </w:pPr>
      <w:del w:id="442" w:author="virginia porter" w:date="2018-05-14T14:20:00Z">
        <w:r w:rsidRPr="00117A0A" w:rsidDel="00232C6D">
          <w:rPr>
            <w:sz w:val="24"/>
            <w:szCs w:val="24"/>
          </w:rPr>
          <w:delText>A</w:delText>
        </w:r>
        <w:r w:rsidR="00B34E14" w:rsidRPr="00117A0A" w:rsidDel="00232C6D">
          <w:rPr>
            <w:sz w:val="24"/>
            <w:szCs w:val="24"/>
          </w:rPr>
          <w:delText xml:space="preserve"> close second</w:delText>
        </w:r>
        <w:r w:rsidRPr="00117A0A" w:rsidDel="00232C6D">
          <w:rPr>
            <w:sz w:val="24"/>
            <w:szCs w:val="24"/>
          </w:rPr>
          <w:delText xml:space="preserve"> is the</w:delText>
        </w:r>
        <w:r w:rsidR="00B34E14" w:rsidRPr="00117A0A" w:rsidDel="00232C6D">
          <w:rPr>
            <w:sz w:val="24"/>
            <w:szCs w:val="24"/>
          </w:rPr>
          <w:delText xml:space="preserve"> importance</w:delText>
        </w:r>
        <w:r w:rsidRPr="00117A0A" w:rsidDel="00232C6D">
          <w:rPr>
            <w:sz w:val="24"/>
            <w:szCs w:val="24"/>
          </w:rPr>
          <w:delText xml:space="preserve"> of prayer</w:delText>
        </w:r>
        <w:r w:rsidR="00B34E14" w:rsidRPr="00117A0A" w:rsidDel="00232C6D">
          <w:rPr>
            <w:sz w:val="24"/>
            <w:szCs w:val="24"/>
          </w:rPr>
          <w:delText xml:space="preserve">. These </w:delText>
        </w:r>
        <w:r w:rsidR="00301A4E" w:rsidRPr="00117A0A" w:rsidDel="00232C6D">
          <w:rPr>
            <w:sz w:val="24"/>
            <w:szCs w:val="24"/>
          </w:rPr>
          <w:delText xml:space="preserve">two </w:delText>
        </w:r>
        <w:r w:rsidR="00B34E14" w:rsidRPr="00117A0A" w:rsidDel="00232C6D">
          <w:rPr>
            <w:sz w:val="24"/>
            <w:szCs w:val="24"/>
          </w:rPr>
          <w:delText>lifelines are the internet connections by which we abide in Christ.</w:delText>
        </w:r>
        <w:r w:rsidR="00301A4E" w:rsidRPr="00117A0A" w:rsidDel="00232C6D">
          <w:rPr>
            <w:sz w:val="24"/>
            <w:szCs w:val="24"/>
          </w:rPr>
          <w:delText xml:space="preserve"> </w:delText>
        </w:r>
      </w:del>
    </w:p>
    <w:p w14:paraId="0A3B32E4" w14:textId="61236D09" w:rsidR="00BC440E" w:rsidRPr="00117A0A" w:rsidDel="00232C6D" w:rsidRDefault="00841E9A">
      <w:pPr>
        <w:pStyle w:val="ListParagraph"/>
        <w:numPr>
          <w:ilvl w:val="0"/>
          <w:numId w:val="51"/>
        </w:numPr>
        <w:ind w:right="720"/>
        <w:jc w:val="both"/>
        <w:rPr>
          <w:del w:id="443" w:author="virginia porter" w:date="2018-05-14T14:20:00Z"/>
          <w:sz w:val="24"/>
          <w:szCs w:val="24"/>
        </w:rPr>
        <w:pPrChange w:id="444" w:author="Cathy McMahen" w:date="2018-04-24T15:25:00Z">
          <w:pPr>
            <w:pStyle w:val="ListParagraph"/>
            <w:numPr>
              <w:numId w:val="51"/>
            </w:numPr>
            <w:ind w:left="1080" w:hanging="360"/>
            <w:jc w:val="both"/>
          </w:pPr>
        </w:pPrChange>
      </w:pPr>
      <w:del w:id="445" w:author="virginia porter" w:date="2018-05-14T14:20:00Z">
        <w:r w:rsidRPr="00117A0A" w:rsidDel="00232C6D">
          <w:rPr>
            <w:sz w:val="24"/>
            <w:szCs w:val="24"/>
          </w:rPr>
          <w:delText>W</w:delText>
        </w:r>
        <w:r w:rsidR="00301A4E" w:rsidRPr="00117A0A" w:rsidDel="00232C6D">
          <w:rPr>
            <w:sz w:val="24"/>
            <w:szCs w:val="24"/>
          </w:rPr>
          <w:delText xml:space="preserve">hen we become the bride of Christ, we are a new creation, therefore, we have a whole new identity. </w:delText>
        </w:r>
      </w:del>
    </w:p>
    <w:p w14:paraId="1C1BF919" w14:textId="6FE33919" w:rsidR="00BC440E" w:rsidRPr="00117A0A" w:rsidDel="00232C6D" w:rsidRDefault="002E0714">
      <w:pPr>
        <w:pStyle w:val="ListParagraph"/>
        <w:numPr>
          <w:ilvl w:val="0"/>
          <w:numId w:val="51"/>
        </w:numPr>
        <w:ind w:right="720"/>
        <w:jc w:val="both"/>
        <w:rPr>
          <w:del w:id="446" w:author="virginia porter" w:date="2018-05-14T14:20:00Z"/>
          <w:sz w:val="24"/>
          <w:szCs w:val="24"/>
        </w:rPr>
        <w:pPrChange w:id="447" w:author="Cathy McMahen" w:date="2018-04-24T15:25:00Z">
          <w:pPr>
            <w:pStyle w:val="ListParagraph"/>
            <w:numPr>
              <w:numId w:val="51"/>
            </w:numPr>
            <w:ind w:left="1080" w:hanging="360"/>
            <w:jc w:val="both"/>
          </w:pPr>
        </w:pPrChange>
      </w:pPr>
      <w:del w:id="448" w:author="virginia porter" w:date="2018-05-14T14:20:00Z">
        <w:r w:rsidRPr="00117A0A" w:rsidDel="00232C6D">
          <w:rPr>
            <w:sz w:val="24"/>
            <w:szCs w:val="24"/>
          </w:rPr>
          <w:delText xml:space="preserve">While </w:delText>
        </w:r>
        <w:r w:rsidR="00301A4E" w:rsidRPr="00117A0A" w:rsidDel="00232C6D">
          <w:rPr>
            <w:sz w:val="24"/>
            <w:szCs w:val="24"/>
          </w:rPr>
          <w:delText xml:space="preserve">we </w:delText>
        </w:r>
        <w:r w:rsidR="00C46528" w:rsidRPr="00117A0A" w:rsidDel="00232C6D">
          <w:rPr>
            <w:sz w:val="24"/>
            <w:szCs w:val="24"/>
          </w:rPr>
          <w:delText xml:space="preserve">were </w:delText>
        </w:r>
        <w:r w:rsidRPr="00117A0A" w:rsidDel="00232C6D">
          <w:rPr>
            <w:sz w:val="24"/>
            <w:szCs w:val="24"/>
          </w:rPr>
          <w:delText xml:space="preserve">once </w:delText>
        </w:r>
        <w:r w:rsidR="00301A4E" w:rsidRPr="00117A0A" w:rsidDel="00232C6D">
          <w:rPr>
            <w:sz w:val="24"/>
            <w:szCs w:val="24"/>
          </w:rPr>
          <w:delText>separated from</w:delText>
        </w:r>
        <w:r w:rsidR="00900F2C" w:rsidRPr="00117A0A" w:rsidDel="00232C6D">
          <w:rPr>
            <w:sz w:val="24"/>
            <w:szCs w:val="24"/>
          </w:rPr>
          <w:delText xml:space="preserve"> God</w:delText>
        </w:r>
      </w:del>
      <w:ins w:id="449" w:author="Cathy McMahen" w:date="2018-04-24T15:26:00Z">
        <w:del w:id="450" w:author="virginia porter" w:date="2018-05-14T14:20:00Z">
          <w:r w:rsidR="00A4374E" w:rsidRPr="00117A0A" w:rsidDel="00232C6D">
            <w:rPr>
              <w:sz w:val="24"/>
              <w:szCs w:val="24"/>
            </w:rPr>
            <w:delText>,</w:delText>
          </w:r>
        </w:del>
      </w:ins>
      <w:del w:id="451" w:author="virginia porter" w:date="2018-05-14T14:20:00Z">
        <w:r w:rsidR="00C46528" w:rsidRPr="00117A0A" w:rsidDel="00232C6D">
          <w:rPr>
            <w:sz w:val="24"/>
            <w:szCs w:val="24"/>
          </w:rPr>
          <w:delText xml:space="preserve"> the Father</w:delText>
        </w:r>
        <w:r w:rsidR="00301A4E" w:rsidRPr="00117A0A" w:rsidDel="00232C6D">
          <w:rPr>
            <w:sz w:val="24"/>
            <w:szCs w:val="24"/>
          </w:rPr>
          <w:delText xml:space="preserve">; </w:delText>
        </w:r>
        <w:r w:rsidR="00343AF7" w:rsidRPr="00117A0A" w:rsidDel="00232C6D">
          <w:rPr>
            <w:sz w:val="24"/>
            <w:szCs w:val="24"/>
          </w:rPr>
          <w:delText>n</w:delText>
        </w:r>
        <w:r w:rsidR="00933DE6" w:rsidRPr="00117A0A" w:rsidDel="00232C6D">
          <w:rPr>
            <w:sz w:val="24"/>
            <w:szCs w:val="24"/>
          </w:rPr>
          <w:delText xml:space="preserve">ow, </w:delText>
        </w:r>
        <w:r w:rsidR="00C46528" w:rsidRPr="00117A0A" w:rsidDel="00232C6D">
          <w:rPr>
            <w:sz w:val="24"/>
            <w:szCs w:val="24"/>
          </w:rPr>
          <w:delText>in Christ,</w:delText>
        </w:r>
        <w:r w:rsidR="00301A4E" w:rsidRPr="00117A0A" w:rsidDel="00232C6D">
          <w:rPr>
            <w:sz w:val="24"/>
            <w:szCs w:val="24"/>
          </w:rPr>
          <w:delText xml:space="preserve"> </w:delText>
        </w:r>
        <w:r w:rsidR="00C46528" w:rsidRPr="00117A0A" w:rsidDel="00232C6D">
          <w:rPr>
            <w:sz w:val="24"/>
            <w:szCs w:val="24"/>
          </w:rPr>
          <w:delText>He</w:delText>
        </w:r>
        <w:r w:rsidR="00301A4E" w:rsidRPr="00117A0A" w:rsidDel="00232C6D">
          <w:rPr>
            <w:sz w:val="24"/>
            <w:szCs w:val="24"/>
          </w:rPr>
          <w:delText xml:space="preserve"> is our</w:delText>
        </w:r>
        <w:r w:rsidR="00900F2C" w:rsidRPr="00117A0A" w:rsidDel="00232C6D">
          <w:rPr>
            <w:sz w:val="24"/>
            <w:szCs w:val="24"/>
          </w:rPr>
          <w:delText xml:space="preserve"> Daddy</w:delText>
        </w:r>
        <w:r w:rsidR="009D5F9B" w:rsidRPr="00117A0A" w:rsidDel="00232C6D">
          <w:rPr>
            <w:sz w:val="24"/>
            <w:szCs w:val="24"/>
          </w:rPr>
          <w:delText xml:space="preserve">. </w:delText>
        </w:r>
        <w:r w:rsidR="00841E9A" w:rsidRPr="00117A0A" w:rsidDel="00232C6D">
          <w:rPr>
            <w:sz w:val="24"/>
            <w:szCs w:val="24"/>
          </w:rPr>
          <w:delText>Therefore, we can</w:delText>
        </w:r>
        <w:r w:rsidR="009D5F9B" w:rsidRPr="00117A0A" w:rsidDel="00232C6D">
          <w:rPr>
            <w:sz w:val="24"/>
            <w:szCs w:val="24"/>
          </w:rPr>
          <w:delText xml:space="preserve"> approach Him as such. </w:delText>
        </w:r>
      </w:del>
    </w:p>
    <w:p w14:paraId="782FE442" w14:textId="19CC3BD6" w:rsidR="00BC440E" w:rsidRPr="00117A0A" w:rsidDel="00232C6D" w:rsidRDefault="009D5F9B">
      <w:pPr>
        <w:pStyle w:val="ListParagraph"/>
        <w:numPr>
          <w:ilvl w:val="0"/>
          <w:numId w:val="51"/>
        </w:numPr>
        <w:ind w:right="720"/>
        <w:jc w:val="both"/>
        <w:rPr>
          <w:del w:id="452" w:author="virginia porter" w:date="2018-05-14T14:20:00Z"/>
          <w:sz w:val="24"/>
          <w:szCs w:val="24"/>
        </w:rPr>
        <w:pPrChange w:id="453" w:author="Cathy McMahen" w:date="2018-04-24T15:25:00Z">
          <w:pPr>
            <w:pStyle w:val="ListParagraph"/>
            <w:numPr>
              <w:numId w:val="51"/>
            </w:numPr>
            <w:ind w:left="1080" w:hanging="360"/>
            <w:jc w:val="both"/>
          </w:pPr>
        </w:pPrChange>
      </w:pPr>
      <w:del w:id="454" w:author="virginia porter" w:date="2018-05-14T14:20:00Z">
        <w:r w:rsidRPr="00117A0A" w:rsidDel="00232C6D">
          <w:rPr>
            <w:sz w:val="24"/>
            <w:szCs w:val="24"/>
          </w:rPr>
          <w:delText xml:space="preserve">The fifth thing we are going to learn in this study is who Jesus really is. Therefore, we will become His students, or disciples. </w:delText>
        </w:r>
      </w:del>
    </w:p>
    <w:p w14:paraId="6054B04F" w14:textId="22400C80" w:rsidR="00BC440E" w:rsidRPr="00117A0A" w:rsidDel="00232C6D" w:rsidRDefault="009D5F9B">
      <w:pPr>
        <w:pStyle w:val="ListParagraph"/>
        <w:numPr>
          <w:ilvl w:val="0"/>
          <w:numId w:val="51"/>
        </w:numPr>
        <w:ind w:right="720"/>
        <w:jc w:val="both"/>
        <w:rPr>
          <w:del w:id="455" w:author="virginia porter" w:date="2018-05-14T14:20:00Z"/>
          <w:sz w:val="24"/>
          <w:szCs w:val="24"/>
        </w:rPr>
        <w:pPrChange w:id="456" w:author="Cathy McMahen" w:date="2018-04-24T15:25:00Z">
          <w:pPr>
            <w:pStyle w:val="ListParagraph"/>
            <w:numPr>
              <w:numId w:val="51"/>
            </w:numPr>
            <w:ind w:left="1080" w:hanging="360"/>
            <w:jc w:val="both"/>
          </w:pPr>
        </w:pPrChange>
      </w:pPr>
      <w:del w:id="457" w:author="virginia porter" w:date="2018-05-14T14:20:00Z">
        <w:r w:rsidRPr="00117A0A" w:rsidDel="00232C6D">
          <w:rPr>
            <w:sz w:val="24"/>
            <w:szCs w:val="24"/>
          </w:rPr>
          <w:delText>Following our study of Jesus, we will meet the third person of the Trinity</w:delText>
        </w:r>
      </w:del>
      <w:ins w:id="458" w:author="Cathy McMahen" w:date="2018-04-24T15:27:00Z">
        <w:del w:id="459" w:author="virginia porter" w:date="2018-05-14T14:20:00Z">
          <w:r w:rsidR="00A4374E" w:rsidRPr="00117A0A" w:rsidDel="00232C6D">
            <w:rPr>
              <w:sz w:val="24"/>
              <w:szCs w:val="24"/>
            </w:rPr>
            <w:delText xml:space="preserve">—God </w:delText>
          </w:r>
        </w:del>
      </w:ins>
      <w:del w:id="460" w:author="virginia porter" w:date="2018-05-14T14:20:00Z">
        <w:r w:rsidRPr="00117A0A" w:rsidDel="00232C6D">
          <w:rPr>
            <w:sz w:val="24"/>
            <w:szCs w:val="24"/>
          </w:rPr>
          <w:delText xml:space="preserve">-God the Holy </w:delText>
        </w:r>
        <w:r w:rsidR="00064EC8" w:rsidRPr="00117A0A" w:rsidDel="00232C6D">
          <w:rPr>
            <w:sz w:val="24"/>
            <w:szCs w:val="24"/>
          </w:rPr>
          <w:delText>S</w:delText>
        </w:r>
        <w:r w:rsidRPr="00117A0A" w:rsidDel="00232C6D">
          <w:rPr>
            <w:sz w:val="24"/>
            <w:szCs w:val="24"/>
          </w:rPr>
          <w:delText>pirit and comprehend His r</w:delText>
        </w:r>
        <w:r w:rsidR="00900F2C" w:rsidRPr="00117A0A" w:rsidDel="00232C6D">
          <w:rPr>
            <w:sz w:val="24"/>
            <w:szCs w:val="24"/>
          </w:rPr>
          <w:delText xml:space="preserve">ole </w:delText>
        </w:r>
        <w:r w:rsidRPr="00117A0A" w:rsidDel="00232C6D">
          <w:rPr>
            <w:sz w:val="24"/>
            <w:szCs w:val="24"/>
          </w:rPr>
          <w:delText xml:space="preserve">as </w:delText>
        </w:r>
        <w:r w:rsidR="00900F2C" w:rsidRPr="00117A0A" w:rsidDel="00232C6D">
          <w:rPr>
            <w:sz w:val="24"/>
            <w:szCs w:val="24"/>
          </w:rPr>
          <w:delText xml:space="preserve">our </w:delText>
        </w:r>
        <w:r w:rsidRPr="00117A0A" w:rsidDel="00232C6D">
          <w:rPr>
            <w:sz w:val="24"/>
            <w:szCs w:val="24"/>
          </w:rPr>
          <w:delText xml:space="preserve">teacher and </w:delText>
        </w:r>
        <w:r w:rsidR="00900F2C" w:rsidRPr="00117A0A" w:rsidDel="00232C6D">
          <w:rPr>
            <w:sz w:val="24"/>
            <w:szCs w:val="24"/>
          </w:rPr>
          <w:delText>helper</w:delText>
        </w:r>
        <w:r w:rsidRPr="00117A0A" w:rsidDel="00232C6D">
          <w:rPr>
            <w:sz w:val="24"/>
            <w:szCs w:val="24"/>
          </w:rPr>
          <w:delText>.</w:delText>
        </w:r>
      </w:del>
    </w:p>
    <w:p w14:paraId="2BFCBC1D" w14:textId="5DEC77AB" w:rsidR="009D5F9B" w:rsidRPr="00117A0A" w:rsidDel="00232C6D" w:rsidRDefault="00841E9A">
      <w:pPr>
        <w:pStyle w:val="ListParagraph"/>
        <w:numPr>
          <w:ilvl w:val="0"/>
          <w:numId w:val="51"/>
        </w:numPr>
        <w:ind w:right="720"/>
        <w:jc w:val="both"/>
        <w:rPr>
          <w:del w:id="461" w:author="virginia porter" w:date="2018-05-14T14:20:00Z"/>
          <w:sz w:val="24"/>
          <w:szCs w:val="24"/>
        </w:rPr>
        <w:pPrChange w:id="462" w:author="Cathy McMahen" w:date="2018-04-24T15:25:00Z">
          <w:pPr>
            <w:pStyle w:val="ListParagraph"/>
            <w:numPr>
              <w:numId w:val="51"/>
            </w:numPr>
            <w:ind w:left="1080" w:hanging="360"/>
            <w:jc w:val="both"/>
          </w:pPr>
        </w:pPrChange>
      </w:pPr>
      <w:del w:id="463" w:author="virginia porter" w:date="2018-05-14T14:20:00Z">
        <w:r w:rsidRPr="00117A0A" w:rsidDel="00232C6D">
          <w:rPr>
            <w:sz w:val="24"/>
            <w:szCs w:val="24"/>
          </w:rPr>
          <w:delText>F</w:delText>
        </w:r>
        <w:r w:rsidR="009D5F9B" w:rsidRPr="00117A0A" w:rsidDel="00232C6D">
          <w:rPr>
            <w:sz w:val="24"/>
            <w:szCs w:val="24"/>
          </w:rPr>
          <w:delText>inally,</w:delText>
        </w:r>
        <w:r w:rsidR="00900F2C" w:rsidRPr="00117A0A" w:rsidDel="00232C6D">
          <w:rPr>
            <w:sz w:val="24"/>
            <w:szCs w:val="24"/>
          </w:rPr>
          <w:delText xml:space="preserve"> </w:delText>
        </w:r>
        <w:r w:rsidR="009D5F9B" w:rsidRPr="00117A0A" w:rsidDel="00232C6D">
          <w:rPr>
            <w:sz w:val="24"/>
            <w:szCs w:val="24"/>
          </w:rPr>
          <w:delText>we will end this study by learning to e</w:delText>
        </w:r>
        <w:r w:rsidR="00900F2C" w:rsidRPr="00117A0A" w:rsidDel="00232C6D">
          <w:rPr>
            <w:sz w:val="24"/>
            <w:szCs w:val="24"/>
          </w:rPr>
          <w:delText xml:space="preserve">mbracing our new family in Christ.  </w:delText>
        </w:r>
      </w:del>
    </w:p>
    <w:p w14:paraId="19C97037" w14:textId="003ABEB0" w:rsidR="00DE1241" w:rsidRPr="00117A0A" w:rsidDel="00232C6D" w:rsidRDefault="0059267B" w:rsidP="008B6DFF">
      <w:pPr>
        <w:ind w:firstLine="720"/>
        <w:jc w:val="both"/>
        <w:rPr>
          <w:del w:id="464" w:author="virginia porter" w:date="2018-05-14T14:20:00Z"/>
          <w:bCs/>
          <w:sz w:val="24"/>
          <w:szCs w:val="24"/>
        </w:rPr>
      </w:pPr>
      <w:del w:id="465" w:author="virginia porter" w:date="2018-05-14T14:20:00Z">
        <w:r w:rsidRPr="00117A0A" w:rsidDel="00232C6D">
          <w:rPr>
            <w:sz w:val="24"/>
            <w:szCs w:val="24"/>
          </w:rPr>
          <w:delText>Perhaps</w:delText>
        </w:r>
        <w:r w:rsidR="004D04F7" w:rsidRPr="00117A0A" w:rsidDel="00232C6D">
          <w:rPr>
            <w:sz w:val="24"/>
            <w:szCs w:val="24"/>
          </w:rPr>
          <w:delText>,</w:delText>
        </w:r>
        <w:r w:rsidRPr="00117A0A" w:rsidDel="00232C6D">
          <w:rPr>
            <w:sz w:val="24"/>
            <w:szCs w:val="24"/>
          </w:rPr>
          <w:delText xml:space="preserve"> you have just met the Lord Jesus</w:delText>
        </w:r>
        <w:r w:rsidR="004D04F7" w:rsidRPr="00117A0A" w:rsidDel="00232C6D">
          <w:rPr>
            <w:sz w:val="24"/>
            <w:szCs w:val="24"/>
          </w:rPr>
          <w:delText>, o</w:delText>
        </w:r>
        <w:r w:rsidRPr="00117A0A" w:rsidDel="00232C6D">
          <w:rPr>
            <w:sz w:val="24"/>
            <w:szCs w:val="24"/>
          </w:rPr>
          <w:delText>r maybe you have been a Christian for years</w:delText>
        </w:r>
        <w:r w:rsidR="004D04F7" w:rsidRPr="00117A0A" w:rsidDel="00232C6D">
          <w:rPr>
            <w:sz w:val="24"/>
            <w:szCs w:val="24"/>
          </w:rPr>
          <w:delText xml:space="preserve">. </w:delText>
        </w:r>
        <w:r w:rsidR="008B6DFF" w:rsidRPr="00117A0A" w:rsidDel="00232C6D">
          <w:rPr>
            <w:sz w:val="24"/>
            <w:szCs w:val="24"/>
          </w:rPr>
          <w:delText>Either</w:delText>
        </w:r>
        <w:r w:rsidR="004D04F7" w:rsidRPr="00117A0A" w:rsidDel="00232C6D">
          <w:rPr>
            <w:sz w:val="24"/>
            <w:szCs w:val="24"/>
          </w:rPr>
          <w:delText xml:space="preserve"> way,</w:delText>
        </w:r>
        <w:r w:rsidR="004D04F7" w:rsidRPr="00117A0A" w:rsidDel="00232C6D">
          <w:rPr>
            <w:bCs/>
            <w:sz w:val="24"/>
            <w:szCs w:val="24"/>
          </w:rPr>
          <w:delText xml:space="preserve"> if you will approach this study with an open mind and heart, you’ll be pleasantly surprised by all the practical</w:delText>
        </w:r>
      </w:del>
      <w:ins w:id="466" w:author="Cathy McMahen" w:date="2018-04-24T15:27:00Z">
        <w:del w:id="467" w:author="virginia porter" w:date="2018-05-14T14:20:00Z">
          <w:r w:rsidR="00A4374E" w:rsidRPr="00117A0A" w:rsidDel="00232C6D">
            <w:rPr>
              <w:bCs/>
              <w:sz w:val="24"/>
              <w:szCs w:val="24"/>
            </w:rPr>
            <w:delText xml:space="preserve"> and</w:delText>
          </w:r>
        </w:del>
      </w:ins>
      <w:del w:id="468" w:author="virginia porter" w:date="2018-05-14T14:20:00Z">
        <w:r w:rsidR="004D04F7" w:rsidRPr="00117A0A" w:rsidDel="00232C6D">
          <w:rPr>
            <w:bCs/>
            <w:sz w:val="24"/>
            <w:szCs w:val="24"/>
          </w:rPr>
          <w:delText xml:space="preserve">, as well as, profound lessons we can learn as we unpack </w:delText>
        </w:r>
        <w:r w:rsidR="00841E9A" w:rsidRPr="00117A0A" w:rsidDel="00232C6D">
          <w:rPr>
            <w:bCs/>
            <w:sz w:val="24"/>
            <w:szCs w:val="24"/>
          </w:rPr>
          <w:delText xml:space="preserve">the </w:delText>
        </w:r>
        <w:r w:rsidR="009D5F9B" w:rsidRPr="00117A0A" w:rsidDel="00232C6D">
          <w:rPr>
            <w:bCs/>
            <w:sz w:val="24"/>
            <w:szCs w:val="24"/>
          </w:rPr>
          <w:delText>treasure</w:delText>
        </w:r>
        <w:r w:rsidR="00841E9A" w:rsidRPr="00117A0A" w:rsidDel="00232C6D">
          <w:rPr>
            <w:bCs/>
            <w:sz w:val="24"/>
            <w:szCs w:val="24"/>
          </w:rPr>
          <w:delText>s in the book of</w:delText>
        </w:r>
        <w:r w:rsidR="008A2C5F" w:rsidRPr="00117A0A" w:rsidDel="00232C6D">
          <w:rPr>
            <w:bCs/>
            <w:sz w:val="24"/>
            <w:szCs w:val="24"/>
          </w:rPr>
          <w:delText xml:space="preserve"> Ephesians</w:delText>
        </w:r>
        <w:r w:rsidR="00841E9A" w:rsidRPr="00117A0A" w:rsidDel="00232C6D">
          <w:rPr>
            <w:bCs/>
            <w:sz w:val="24"/>
            <w:szCs w:val="24"/>
          </w:rPr>
          <w:delText xml:space="preserve"> and embrace them as our own.</w:delText>
        </w:r>
        <w:r w:rsidR="004D04F7" w:rsidRPr="00117A0A" w:rsidDel="00232C6D">
          <w:rPr>
            <w:bCs/>
            <w:sz w:val="24"/>
            <w:szCs w:val="24"/>
          </w:rPr>
          <w:delText xml:space="preserve"> </w:delText>
        </w:r>
      </w:del>
    </w:p>
    <w:p w14:paraId="5FE2B2FD" w14:textId="77777777" w:rsidR="0059267B" w:rsidRPr="00117A0A" w:rsidRDefault="0059267B" w:rsidP="008B6DFF">
      <w:pPr>
        <w:ind w:firstLine="720"/>
        <w:jc w:val="both"/>
        <w:rPr>
          <w:bCs/>
          <w:sz w:val="24"/>
          <w:szCs w:val="24"/>
        </w:rPr>
      </w:pPr>
    </w:p>
    <w:p w14:paraId="16F978EB" w14:textId="77777777" w:rsidR="00EC44C6" w:rsidRDefault="00EC44C6" w:rsidP="008B6DFF">
      <w:pPr>
        <w:ind w:firstLine="720"/>
        <w:jc w:val="both"/>
        <w:rPr>
          <w:bCs/>
          <w:sz w:val="24"/>
          <w:szCs w:val="24"/>
        </w:rPr>
      </w:pPr>
    </w:p>
    <w:p w14:paraId="7BA07D26" w14:textId="77777777" w:rsidR="004901B3" w:rsidRDefault="004901B3" w:rsidP="008B6DFF">
      <w:pPr>
        <w:ind w:firstLine="720"/>
        <w:jc w:val="both"/>
        <w:rPr>
          <w:bCs/>
          <w:sz w:val="24"/>
          <w:szCs w:val="24"/>
        </w:rPr>
      </w:pPr>
    </w:p>
    <w:p w14:paraId="56EE1A55" w14:textId="77777777" w:rsidR="004901B3" w:rsidRDefault="004901B3" w:rsidP="008B6DFF">
      <w:pPr>
        <w:ind w:firstLine="720"/>
        <w:jc w:val="both"/>
        <w:rPr>
          <w:bCs/>
          <w:sz w:val="24"/>
          <w:szCs w:val="24"/>
        </w:rPr>
      </w:pPr>
    </w:p>
    <w:p w14:paraId="07750EB7" w14:textId="77777777" w:rsidR="004901B3" w:rsidRDefault="004901B3" w:rsidP="008B6DFF">
      <w:pPr>
        <w:ind w:firstLine="720"/>
        <w:jc w:val="both"/>
        <w:rPr>
          <w:bCs/>
          <w:sz w:val="24"/>
          <w:szCs w:val="24"/>
        </w:rPr>
      </w:pPr>
    </w:p>
    <w:p w14:paraId="30C2422C" w14:textId="6AA460DC" w:rsidR="004901B3" w:rsidRDefault="004901B3" w:rsidP="008B6DFF">
      <w:pPr>
        <w:ind w:firstLine="720"/>
        <w:jc w:val="both"/>
        <w:rPr>
          <w:ins w:id="469" w:author="virginia porter" w:date="2018-05-14T14:21:00Z"/>
          <w:bCs/>
          <w:sz w:val="24"/>
          <w:szCs w:val="24"/>
        </w:rPr>
      </w:pPr>
    </w:p>
    <w:p w14:paraId="3F24D6C7" w14:textId="77777777" w:rsidR="00232C6D" w:rsidRDefault="00232C6D" w:rsidP="008B6DFF">
      <w:pPr>
        <w:ind w:firstLine="720"/>
        <w:jc w:val="both"/>
        <w:rPr>
          <w:bCs/>
          <w:sz w:val="24"/>
          <w:szCs w:val="24"/>
        </w:rPr>
      </w:pPr>
    </w:p>
    <w:p w14:paraId="27715499" w14:textId="77777777" w:rsidR="004901B3" w:rsidRDefault="004901B3" w:rsidP="008B6DFF">
      <w:pPr>
        <w:ind w:firstLine="720"/>
        <w:jc w:val="both"/>
        <w:rPr>
          <w:bCs/>
          <w:sz w:val="24"/>
          <w:szCs w:val="24"/>
        </w:rPr>
      </w:pPr>
    </w:p>
    <w:p w14:paraId="41C7376A" w14:textId="0BEC0F18" w:rsidR="004901B3" w:rsidRDefault="004901B3" w:rsidP="008B6DFF">
      <w:pPr>
        <w:ind w:firstLine="720"/>
        <w:jc w:val="both"/>
        <w:rPr>
          <w:ins w:id="470" w:author="virginia porter" w:date="2018-11-12T15:24:00Z"/>
          <w:bCs/>
          <w:sz w:val="24"/>
          <w:szCs w:val="24"/>
        </w:rPr>
      </w:pPr>
    </w:p>
    <w:p w14:paraId="7A0BC2F0" w14:textId="30426C5F" w:rsidR="001177B7" w:rsidRDefault="001177B7" w:rsidP="008B6DFF">
      <w:pPr>
        <w:ind w:firstLine="720"/>
        <w:jc w:val="both"/>
        <w:rPr>
          <w:ins w:id="471" w:author="virginia porter" w:date="2018-11-12T15:25:00Z"/>
          <w:bCs/>
          <w:sz w:val="24"/>
          <w:szCs w:val="24"/>
        </w:rPr>
      </w:pPr>
    </w:p>
    <w:p w14:paraId="7F4443A9" w14:textId="77777777" w:rsidR="001177B7" w:rsidRDefault="001177B7" w:rsidP="008B6DFF">
      <w:pPr>
        <w:ind w:firstLine="720"/>
        <w:jc w:val="both"/>
        <w:rPr>
          <w:bCs/>
          <w:sz w:val="24"/>
          <w:szCs w:val="24"/>
        </w:rPr>
      </w:pPr>
    </w:p>
    <w:p w14:paraId="12A5C270" w14:textId="77777777" w:rsidR="00026353" w:rsidRDefault="00026353" w:rsidP="008B6DFF">
      <w:pPr>
        <w:ind w:firstLine="720"/>
        <w:jc w:val="both"/>
        <w:rPr>
          <w:bCs/>
          <w:sz w:val="24"/>
          <w:szCs w:val="24"/>
        </w:rPr>
      </w:pPr>
    </w:p>
    <w:p w14:paraId="7C210FDC" w14:textId="68B224E0" w:rsidR="00026353" w:rsidDel="00232C6D" w:rsidRDefault="00026353" w:rsidP="008B6DFF">
      <w:pPr>
        <w:ind w:firstLine="720"/>
        <w:jc w:val="both"/>
        <w:rPr>
          <w:del w:id="472" w:author="virginia porter" w:date="2018-05-14T14:20:00Z"/>
          <w:bCs/>
          <w:sz w:val="24"/>
          <w:szCs w:val="24"/>
        </w:rPr>
      </w:pPr>
    </w:p>
    <w:p w14:paraId="1B6A6E93" w14:textId="153D9566" w:rsidR="00026353" w:rsidDel="00232C6D" w:rsidRDefault="00026353" w:rsidP="008B6DFF">
      <w:pPr>
        <w:ind w:firstLine="720"/>
        <w:jc w:val="both"/>
        <w:rPr>
          <w:del w:id="473" w:author="virginia porter" w:date="2018-05-14T14:20:00Z"/>
          <w:bCs/>
          <w:sz w:val="24"/>
          <w:szCs w:val="24"/>
        </w:rPr>
      </w:pPr>
    </w:p>
    <w:p w14:paraId="5D20B66C" w14:textId="77777777" w:rsidR="00026353" w:rsidRDefault="00026353" w:rsidP="008B6DFF">
      <w:pPr>
        <w:ind w:firstLine="720"/>
        <w:jc w:val="both"/>
        <w:rPr>
          <w:bCs/>
          <w:sz w:val="24"/>
          <w:szCs w:val="24"/>
        </w:rPr>
      </w:pPr>
    </w:p>
    <w:p w14:paraId="4B032FD7" w14:textId="77777777" w:rsidR="00282A0E" w:rsidRPr="00F73E64" w:rsidRDefault="00F73E64" w:rsidP="00DE04E4">
      <w:pPr>
        <w:spacing w:after="0"/>
        <w:jc w:val="center"/>
        <w:rPr>
          <w:rFonts w:ascii="Edwardian Script ITC" w:hAnsi="Edwardian Script ITC" w:cs="Vijaya"/>
          <w:b/>
          <w:sz w:val="72"/>
          <w:szCs w:val="72"/>
        </w:rPr>
      </w:pPr>
      <w:r>
        <w:rPr>
          <w:rFonts w:ascii="Edwardian Script ITC" w:hAnsi="Edwardian Script ITC" w:cs="Vijaya"/>
          <w:b/>
          <w:sz w:val="72"/>
          <w:szCs w:val="72"/>
        </w:rPr>
        <w:t xml:space="preserve">How to </w:t>
      </w:r>
      <w:r w:rsidR="00E21068" w:rsidRPr="00F73E64">
        <w:rPr>
          <w:rFonts w:ascii="Edwardian Script ITC" w:hAnsi="Edwardian Script ITC" w:cs="Vijaya"/>
          <w:b/>
          <w:sz w:val="72"/>
          <w:szCs w:val="72"/>
        </w:rPr>
        <w:t xml:space="preserve">Use This Book </w:t>
      </w:r>
    </w:p>
    <w:p w14:paraId="544F2671" w14:textId="13CC8B63" w:rsidR="00E21068" w:rsidRDefault="008A2C5F" w:rsidP="00E21068">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Here </w:t>
      </w:r>
      <w:ins w:id="474" w:author="Cathy McMahen" w:date="2018-04-24T15:28:00Z">
        <w:r w:rsidR="000F5F44">
          <w:rPr>
            <w:rFonts w:asciiTheme="minorHAnsi" w:eastAsiaTheme="minorEastAsia" w:hAnsiTheme="minorHAnsi" w:cstheme="minorBidi"/>
          </w:rPr>
          <w:t>are a few</w:t>
        </w:r>
      </w:ins>
      <w:del w:id="475" w:author="Cathy McMahen" w:date="2018-04-24T15:28:00Z">
        <w:r w:rsidDel="000F5F44">
          <w:rPr>
            <w:rFonts w:asciiTheme="minorHAnsi" w:eastAsiaTheme="minorEastAsia" w:hAnsiTheme="minorHAnsi" w:cstheme="minorBidi"/>
          </w:rPr>
          <w:delText>is just a bit of</w:delText>
        </w:r>
      </w:del>
      <w:r>
        <w:rPr>
          <w:rFonts w:asciiTheme="minorHAnsi" w:eastAsiaTheme="minorEastAsia" w:hAnsiTheme="minorHAnsi" w:cstheme="minorBidi"/>
        </w:rPr>
        <w:t xml:space="preserve"> instructions before we begin. While it is helpful if you have complete</w:t>
      </w:r>
      <w:ins w:id="476" w:author="Cathy McMahen" w:date="2018-04-24T15:29:00Z">
        <w:r w:rsidR="0055299F">
          <w:rPr>
            <w:rFonts w:asciiTheme="minorHAnsi" w:eastAsiaTheme="minorEastAsia" w:hAnsiTheme="minorHAnsi" w:cstheme="minorBidi"/>
          </w:rPr>
          <w:t xml:space="preserve">d the first book in this series, </w:t>
        </w:r>
        <w:r w:rsidR="0055299F" w:rsidRPr="0055299F">
          <w:rPr>
            <w:rFonts w:asciiTheme="minorHAnsi" w:eastAsiaTheme="minorEastAsia" w:hAnsiTheme="minorHAnsi" w:cstheme="minorBidi"/>
            <w:i/>
            <w:rPrChange w:id="477" w:author="Cathy McMahen" w:date="2018-04-24T15:29:00Z">
              <w:rPr>
                <w:rFonts w:asciiTheme="minorHAnsi" w:eastAsiaTheme="minorEastAsia" w:hAnsiTheme="minorHAnsi" w:cstheme="minorBidi"/>
              </w:rPr>
            </w:rPrChange>
          </w:rPr>
          <w:t>Spiritual Matchmaking</w:t>
        </w:r>
        <w:r w:rsidR="0055299F">
          <w:rPr>
            <w:rFonts w:asciiTheme="minorHAnsi" w:eastAsiaTheme="minorEastAsia" w:hAnsiTheme="minorHAnsi" w:cstheme="minorBidi"/>
          </w:rPr>
          <w:t xml:space="preserve">, </w:t>
        </w:r>
      </w:ins>
      <w:del w:id="478" w:author="Cathy McMahen" w:date="2018-04-24T15:29:00Z">
        <w:r w:rsidDel="0055299F">
          <w:rPr>
            <w:rFonts w:asciiTheme="minorHAnsi" w:eastAsiaTheme="minorEastAsia" w:hAnsiTheme="minorHAnsi" w:cstheme="minorBidi"/>
          </w:rPr>
          <w:delText xml:space="preserve">d book number one, </w:delText>
        </w:r>
      </w:del>
      <w:r>
        <w:rPr>
          <w:rFonts w:asciiTheme="minorHAnsi" w:eastAsiaTheme="minorEastAsia" w:hAnsiTheme="minorHAnsi" w:cstheme="minorBidi"/>
        </w:rPr>
        <w:t xml:space="preserve">it is not required. </w:t>
      </w:r>
      <w:r w:rsidR="00F73E64">
        <w:rPr>
          <w:rFonts w:asciiTheme="minorHAnsi" w:eastAsiaTheme="minorEastAsia" w:hAnsiTheme="minorHAnsi" w:cstheme="minorBidi"/>
        </w:rPr>
        <w:t>The intent of this book is to grow in the knowledge of God through the study of His Word</w:t>
      </w:r>
      <w:r>
        <w:rPr>
          <w:rFonts w:asciiTheme="minorHAnsi" w:eastAsiaTheme="minorEastAsia" w:hAnsiTheme="minorHAnsi" w:cstheme="minorBidi"/>
        </w:rPr>
        <w:t xml:space="preserve"> and</w:t>
      </w:r>
      <w:del w:id="479" w:author="Cathy McMahen" w:date="2018-04-30T00:39:00Z">
        <w:r w:rsidDel="00F12EF0">
          <w:rPr>
            <w:rFonts w:asciiTheme="minorHAnsi" w:eastAsiaTheme="minorEastAsia" w:hAnsiTheme="minorHAnsi" w:cstheme="minorBidi"/>
          </w:rPr>
          <w:delText xml:space="preserve"> thereby</w:delText>
        </w:r>
      </w:del>
      <w:r>
        <w:rPr>
          <w:rFonts w:asciiTheme="minorHAnsi" w:eastAsiaTheme="minorEastAsia" w:hAnsiTheme="minorHAnsi" w:cstheme="minorBidi"/>
        </w:rPr>
        <w:t xml:space="preserve"> build</w:t>
      </w:r>
      <w:del w:id="480" w:author="Cathy McMahen" w:date="2018-04-24T15:30:00Z">
        <w:r w:rsidDel="0055299F">
          <w:rPr>
            <w:rFonts w:asciiTheme="minorHAnsi" w:eastAsiaTheme="minorEastAsia" w:hAnsiTheme="minorHAnsi" w:cstheme="minorBidi"/>
          </w:rPr>
          <w:delText>ing</w:delText>
        </w:r>
      </w:del>
      <w:r>
        <w:rPr>
          <w:rFonts w:asciiTheme="minorHAnsi" w:eastAsiaTheme="minorEastAsia" w:hAnsiTheme="minorHAnsi" w:cstheme="minorBidi"/>
        </w:rPr>
        <w:t xml:space="preserve"> a firm foundation</w:t>
      </w:r>
      <w:r w:rsidR="00F73E64">
        <w:rPr>
          <w:rFonts w:asciiTheme="minorHAnsi" w:eastAsiaTheme="minorEastAsia" w:hAnsiTheme="minorHAnsi" w:cstheme="minorBidi"/>
        </w:rPr>
        <w:t xml:space="preserve"> for our relationship with God in Christ.</w:t>
      </w:r>
      <w:r w:rsidR="00E21068">
        <w:rPr>
          <w:rFonts w:asciiTheme="minorHAnsi" w:eastAsiaTheme="minorEastAsia" w:hAnsiTheme="minorHAnsi" w:cstheme="minorBidi"/>
        </w:rPr>
        <w:t xml:space="preserve"> </w:t>
      </w:r>
      <w:r w:rsidR="00F73E64">
        <w:rPr>
          <w:rFonts w:asciiTheme="minorHAnsi" w:eastAsiaTheme="minorEastAsia" w:hAnsiTheme="minorHAnsi" w:cstheme="minorBidi"/>
        </w:rPr>
        <w:t>So, you need a Bible</w:t>
      </w:r>
      <w:r w:rsidR="00AB180F">
        <w:rPr>
          <w:rFonts w:asciiTheme="minorHAnsi" w:eastAsiaTheme="minorEastAsia" w:hAnsiTheme="minorHAnsi" w:cstheme="minorBidi"/>
        </w:rPr>
        <w:t>,</w:t>
      </w:r>
      <w:r w:rsidR="00F73E64">
        <w:rPr>
          <w:rFonts w:asciiTheme="minorHAnsi" w:eastAsiaTheme="minorEastAsia" w:hAnsiTheme="minorHAnsi" w:cstheme="minorBidi"/>
        </w:rPr>
        <w:t xml:space="preserve"> or at least a Bible app such as Bible.is</w:t>
      </w:r>
      <w:r w:rsidR="00E41CE1">
        <w:rPr>
          <w:rFonts w:asciiTheme="minorHAnsi" w:eastAsiaTheme="minorEastAsia" w:hAnsiTheme="minorHAnsi" w:cstheme="minorBidi"/>
        </w:rPr>
        <w:t xml:space="preserve"> or </w:t>
      </w:r>
      <w:del w:id="481" w:author="Cathy McMahen" w:date="2018-04-30T00:40:00Z">
        <w:r w:rsidR="00E41CE1" w:rsidDel="00F12EF0">
          <w:rPr>
            <w:rFonts w:asciiTheme="minorHAnsi" w:eastAsiaTheme="minorEastAsia" w:hAnsiTheme="minorHAnsi" w:cstheme="minorBidi"/>
          </w:rPr>
          <w:delText>the</w:delText>
        </w:r>
      </w:del>
      <w:r w:rsidR="00E41CE1">
        <w:rPr>
          <w:rFonts w:asciiTheme="minorHAnsi" w:eastAsiaTheme="minorEastAsia" w:hAnsiTheme="minorHAnsi" w:cstheme="minorBidi"/>
        </w:rPr>
        <w:t xml:space="preserve"> </w:t>
      </w:r>
      <w:r w:rsidR="009222D5">
        <w:rPr>
          <w:rFonts w:asciiTheme="minorHAnsi" w:eastAsiaTheme="minorEastAsia" w:hAnsiTheme="minorHAnsi" w:cstheme="minorBidi"/>
        </w:rPr>
        <w:t>Bible.org.</w:t>
      </w:r>
      <w:r w:rsidR="00F73E64">
        <w:rPr>
          <w:rFonts w:asciiTheme="minorHAnsi" w:eastAsiaTheme="minorEastAsia" w:hAnsiTheme="minorHAnsi" w:cstheme="minorBidi"/>
        </w:rPr>
        <w:t xml:space="preserve"> </w:t>
      </w:r>
      <w:r>
        <w:rPr>
          <w:rFonts w:asciiTheme="minorHAnsi" w:eastAsiaTheme="minorEastAsia" w:hAnsiTheme="minorHAnsi" w:cstheme="minorBidi"/>
        </w:rPr>
        <w:t>The important thing is that you p</w:t>
      </w:r>
      <w:r w:rsidR="00AB180F">
        <w:rPr>
          <w:rFonts w:asciiTheme="minorHAnsi" w:eastAsiaTheme="minorEastAsia" w:hAnsiTheme="minorHAnsi" w:cstheme="minorBidi"/>
        </w:rPr>
        <w:t xml:space="preserve">ick </w:t>
      </w:r>
      <w:ins w:id="482" w:author="Cathy McMahen" w:date="2018-04-30T00:40:00Z">
        <w:r w:rsidR="00F12EF0">
          <w:rPr>
            <w:rFonts w:asciiTheme="minorHAnsi" w:eastAsiaTheme="minorEastAsia" w:hAnsiTheme="minorHAnsi" w:cstheme="minorBidi"/>
          </w:rPr>
          <w:t>the</w:t>
        </w:r>
      </w:ins>
      <w:del w:id="483" w:author="Cathy McMahen" w:date="2018-04-30T00:40:00Z">
        <w:r w:rsidR="00AB180F" w:rsidDel="00F12EF0">
          <w:rPr>
            <w:rFonts w:asciiTheme="minorHAnsi" w:eastAsiaTheme="minorEastAsia" w:hAnsiTheme="minorHAnsi" w:cstheme="minorBidi"/>
          </w:rPr>
          <w:delText>a</w:delText>
        </w:r>
      </w:del>
      <w:r w:rsidR="00AB180F">
        <w:rPr>
          <w:rFonts w:asciiTheme="minorHAnsi" w:eastAsiaTheme="minorEastAsia" w:hAnsiTheme="minorHAnsi" w:cstheme="minorBidi"/>
        </w:rPr>
        <w:t xml:space="preserve"> translation that is easiest for you to comprehend. </w:t>
      </w:r>
    </w:p>
    <w:p w14:paraId="7B82A6FF" w14:textId="047C052F" w:rsidR="009222D5" w:rsidRPr="0055299F" w:rsidRDefault="00AB180F" w:rsidP="009222D5">
      <w:pPr>
        <w:spacing w:after="0" w:line="336" w:lineRule="atLeast"/>
        <w:ind w:firstLine="720"/>
        <w:jc w:val="both"/>
        <w:rPr>
          <w:rFonts w:asciiTheme="minorHAnsi" w:eastAsia="Times New Roman" w:hAnsiTheme="minorHAnsi" w:cs="Vijaya"/>
          <w:sz w:val="24"/>
          <w:szCs w:val="24"/>
          <w:lang w:val="en"/>
        </w:rPr>
      </w:pPr>
      <w:r w:rsidRPr="0055299F">
        <w:rPr>
          <w:rFonts w:asciiTheme="minorHAnsi" w:eastAsiaTheme="minorEastAsia" w:hAnsiTheme="minorHAnsi" w:cstheme="minorBidi"/>
          <w:sz w:val="24"/>
          <w:szCs w:val="24"/>
          <w:rPrChange w:id="484" w:author="Cathy McMahen" w:date="2018-04-24T15:30:00Z">
            <w:rPr>
              <w:rFonts w:asciiTheme="minorHAnsi" w:eastAsiaTheme="minorEastAsia" w:hAnsiTheme="minorHAnsi" w:cstheme="minorBidi"/>
            </w:rPr>
          </w:rPrChange>
        </w:rPr>
        <w:t>T</w:t>
      </w:r>
      <w:r w:rsidR="00E21068" w:rsidRPr="0055299F">
        <w:rPr>
          <w:rFonts w:asciiTheme="minorHAnsi" w:eastAsiaTheme="minorEastAsia" w:hAnsiTheme="minorHAnsi" w:cstheme="minorBidi"/>
          <w:sz w:val="24"/>
          <w:szCs w:val="24"/>
          <w:rPrChange w:id="485" w:author="Cathy McMahen" w:date="2018-04-24T15:30:00Z">
            <w:rPr>
              <w:rFonts w:asciiTheme="minorHAnsi" w:eastAsiaTheme="minorEastAsia" w:hAnsiTheme="minorHAnsi" w:cstheme="minorBidi"/>
            </w:rPr>
          </w:rPrChange>
        </w:rPr>
        <w:t xml:space="preserve">his study is meant to be done in </w:t>
      </w:r>
      <w:r w:rsidRPr="0055299F">
        <w:rPr>
          <w:rFonts w:asciiTheme="minorHAnsi" w:eastAsiaTheme="minorEastAsia" w:hAnsiTheme="minorHAnsi" w:cstheme="minorBidi"/>
          <w:sz w:val="24"/>
          <w:szCs w:val="24"/>
          <w:rPrChange w:id="486" w:author="Cathy McMahen" w:date="2018-04-24T15:30:00Z">
            <w:rPr>
              <w:rFonts w:asciiTheme="minorHAnsi" w:eastAsiaTheme="minorEastAsia" w:hAnsiTheme="minorHAnsi" w:cstheme="minorBidi"/>
            </w:rPr>
          </w:rPrChange>
        </w:rPr>
        <w:t>small groups of women.</w:t>
      </w:r>
      <w:r w:rsidR="00E21068" w:rsidRPr="0055299F">
        <w:rPr>
          <w:rFonts w:asciiTheme="minorHAnsi" w:eastAsiaTheme="minorEastAsia" w:hAnsiTheme="minorHAnsi" w:cstheme="minorBidi"/>
          <w:sz w:val="24"/>
          <w:szCs w:val="24"/>
          <w:rPrChange w:id="487" w:author="Cathy McMahen" w:date="2018-04-24T15:30:00Z">
            <w:rPr>
              <w:rFonts w:asciiTheme="minorHAnsi" w:eastAsiaTheme="minorEastAsia" w:hAnsiTheme="minorHAnsi" w:cstheme="minorBidi"/>
            </w:rPr>
          </w:rPrChange>
        </w:rPr>
        <w:t xml:space="preserve"> Jesus choose a group of twelve</w:t>
      </w:r>
      <w:ins w:id="488" w:author="Cathy McMahen" w:date="2018-04-30T00:40:00Z">
        <w:r w:rsidR="00F12EF0">
          <w:rPr>
            <w:rFonts w:asciiTheme="minorHAnsi" w:eastAsiaTheme="minorEastAsia" w:hAnsiTheme="minorHAnsi" w:cstheme="minorBidi"/>
            <w:sz w:val="24"/>
            <w:szCs w:val="24"/>
          </w:rPr>
          <w:t>.</w:t>
        </w:r>
      </w:ins>
      <w:del w:id="489" w:author="Cathy McMahen" w:date="2018-04-30T00:40:00Z">
        <w:r w:rsidR="00E21068" w:rsidRPr="0055299F" w:rsidDel="00F12EF0">
          <w:rPr>
            <w:rFonts w:asciiTheme="minorHAnsi" w:eastAsiaTheme="minorEastAsia" w:hAnsiTheme="minorHAnsi" w:cstheme="minorBidi"/>
            <w:sz w:val="24"/>
            <w:szCs w:val="24"/>
            <w:rPrChange w:id="490" w:author="Cathy McMahen" w:date="2018-04-24T15:30:00Z">
              <w:rPr>
                <w:rFonts w:asciiTheme="minorHAnsi" w:eastAsiaTheme="minorEastAsia" w:hAnsiTheme="minorHAnsi" w:cstheme="minorBidi"/>
              </w:rPr>
            </w:rPrChange>
          </w:rPr>
          <w:delText>,</w:delText>
        </w:r>
      </w:del>
      <w:r w:rsidR="00E21068" w:rsidRPr="0055299F">
        <w:rPr>
          <w:rFonts w:asciiTheme="minorHAnsi" w:eastAsiaTheme="minorEastAsia" w:hAnsiTheme="minorHAnsi" w:cstheme="minorBidi"/>
          <w:sz w:val="24"/>
          <w:szCs w:val="24"/>
          <w:rPrChange w:id="491" w:author="Cathy McMahen" w:date="2018-04-24T15:30:00Z">
            <w:rPr>
              <w:rFonts w:asciiTheme="minorHAnsi" w:eastAsiaTheme="minorEastAsia" w:hAnsiTheme="minorHAnsi" w:cstheme="minorBidi"/>
            </w:rPr>
          </w:rPrChange>
        </w:rPr>
        <w:t xml:space="preserve"> </w:t>
      </w:r>
      <w:ins w:id="492" w:author="Cathy McMahen" w:date="2018-04-30T00:41:00Z">
        <w:r w:rsidR="00F12EF0">
          <w:rPr>
            <w:rFonts w:asciiTheme="minorHAnsi" w:eastAsiaTheme="minorEastAsia" w:hAnsiTheme="minorHAnsi" w:cstheme="minorBidi"/>
            <w:sz w:val="24"/>
            <w:szCs w:val="24"/>
          </w:rPr>
          <w:t>T</w:t>
        </w:r>
      </w:ins>
      <w:del w:id="493" w:author="Cathy McMahen" w:date="2018-04-30T00:41:00Z">
        <w:r w:rsidR="00E21068" w:rsidRPr="0055299F" w:rsidDel="00F12EF0">
          <w:rPr>
            <w:rFonts w:asciiTheme="minorHAnsi" w:eastAsiaTheme="minorEastAsia" w:hAnsiTheme="minorHAnsi" w:cstheme="minorBidi"/>
            <w:sz w:val="24"/>
            <w:szCs w:val="24"/>
            <w:rPrChange w:id="494" w:author="Cathy McMahen" w:date="2018-04-24T15:30:00Z">
              <w:rPr>
                <w:rFonts w:asciiTheme="minorHAnsi" w:eastAsiaTheme="minorEastAsia" w:hAnsiTheme="minorHAnsi" w:cstheme="minorBidi"/>
              </w:rPr>
            </w:rPrChange>
          </w:rPr>
          <w:delText>t</w:delText>
        </w:r>
      </w:del>
      <w:r w:rsidR="00E21068" w:rsidRPr="0055299F">
        <w:rPr>
          <w:rFonts w:asciiTheme="minorHAnsi" w:eastAsiaTheme="minorEastAsia" w:hAnsiTheme="minorHAnsi" w:cstheme="minorBidi"/>
          <w:sz w:val="24"/>
          <w:szCs w:val="24"/>
          <w:rPrChange w:id="495" w:author="Cathy McMahen" w:date="2018-04-24T15:30:00Z">
            <w:rPr>
              <w:rFonts w:asciiTheme="minorHAnsi" w:eastAsiaTheme="minorEastAsia" w:hAnsiTheme="minorHAnsi" w:cstheme="minorBidi"/>
            </w:rPr>
          </w:rPrChange>
        </w:rPr>
        <w:t xml:space="preserve">hen He divided the twelve into three groups of four. Although, a community of two </w:t>
      </w:r>
      <w:r w:rsidR="008A2C5F" w:rsidRPr="0055299F">
        <w:rPr>
          <w:rFonts w:asciiTheme="minorHAnsi" w:eastAsiaTheme="minorEastAsia" w:hAnsiTheme="minorHAnsi" w:cstheme="minorBidi"/>
          <w:sz w:val="24"/>
          <w:szCs w:val="24"/>
          <w:rPrChange w:id="496" w:author="Cathy McMahen" w:date="2018-04-24T15:30:00Z">
            <w:rPr>
              <w:rFonts w:asciiTheme="minorHAnsi" w:eastAsiaTheme="minorEastAsia" w:hAnsiTheme="minorHAnsi" w:cstheme="minorBidi"/>
            </w:rPr>
          </w:rPrChange>
        </w:rPr>
        <w:t xml:space="preserve">believers </w:t>
      </w:r>
      <w:ins w:id="497" w:author="Cathy McMahen" w:date="2018-04-24T15:31:00Z">
        <w:r w:rsidR="0055299F">
          <w:rPr>
            <w:rFonts w:asciiTheme="minorHAnsi" w:eastAsiaTheme="minorEastAsia" w:hAnsiTheme="minorHAnsi" w:cstheme="minorBidi"/>
            <w:sz w:val="24"/>
            <w:szCs w:val="24"/>
          </w:rPr>
          <w:t>(</w:t>
        </w:r>
      </w:ins>
      <w:r w:rsidR="00E21068" w:rsidRPr="0055299F">
        <w:rPr>
          <w:rFonts w:asciiTheme="minorHAnsi" w:eastAsiaTheme="minorEastAsia" w:hAnsiTheme="minorHAnsi" w:cstheme="minorBidi"/>
          <w:sz w:val="24"/>
          <w:szCs w:val="24"/>
          <w:rPrChange w:id="498" w:author="Cathy McMahen" w:date="2018-04-24T15:30:00Z">
            <w:rPr>
              <w:rFonts w:asciiTheme="minorHAnsi" w:eastAsiaTheme="minorEastAsia" w:hAnsiTheme="minorHAnsi" w:cstheme="minorBidi"/>
            </w:rPr>
          </w:rPrChange>
        </w:rPr>
        <w:t>with the Holy Spirit joining you</w:t>
      </w:r>
      <w:ins w:id="499" w:author="Cathy McMahen" w:date="2018-04-24T15:31:00Z">
        <w:r w:rsidR="0055299F">
          <w:rPr>
            <w:rFonts w:asciiTheme="minorHAnsi" w:eastAsiaTheme="minorEastAsia" w:hAnsiTheme="minorHAnsi" w:cstheme="minorBidi"/>
            <w:sz w:val="24"/>
            <w:szCs w:val="24"/>
          </w:rPr>
          <w:t>)</w:t>
        </w:r>
      </w:ins>
      <w:del w:id="500" w:author="Cathy McMahen" w:date="2018-04-24T15:31:00Z">
        <w:r w:rsidR="00E21068" w:rsidRPr="0055299F" w:rsidDel="0055299F">
          <w:rPr>
            <w:rFonts w:asciiTheme="minorHAnsi" w:eastAsiaTheme="minorEastAsia" w:hAnsiTheme="minorHAnsi" w:cstheme="minorBidi"/>
            <w:sz w:val="24"/>
            <w:szCs w:val="24"/>
            <w:rPrChange w:id="501" w:author="Cathy McMahen" w:date="2018-04-24T15:30:00Z">
              <w:rPr>
                <w:rFonts w:asciiTheme="minorHAnsi" w:eastAsiaTheme="minorEastAsia" w:hAnsiTheme="minorHAnsi" w:cstheme="minorBidi"/>
              </w:rPr>
            </w:rPrChange>
          </w:rPr>
          <w:delText>,</w:delText>
        </w:r>
      </w:del>
      <w:r w:rsidR="00E21068" w:rsidRPr="0055299F">
        <w:rPr>
          <w:rFonts w:asciiTheme="minorHAnsi" w:eastAsiaTheme="minorEastAsia" w:hAnsiTheme="minorHAnsi" w:cstheme="minorBidi"/>
          <w:sz w:val="24"/>
          <w:szCs w:val="24"/>
          <w:rPrChange w:id="502" w:author="Cathy McMahen" w:date="2018-04-24T15:30:00Z">
            <w:rPr>
              <w:rFonts w:asciiTheme="minorHAnsi" w:eastAsiaTheme="minorEastAsia" w:hAnsiTheme="minorHAnsi" w:cstheme="minorBidi"/>
            </w:rPr>
          </w:rPrChange>
        </w:rPr>
        <w:t xml:space="preserve"> can make a perfect number also. </w:t>
      </w:r>
      <w:r w:rsidR="009222D5" w:rsidRPr="0055299F">
        <w:rPr>
          <w:rFonts w:asciiTheme="minorHAnsi" w:eastAsiaTheme="minorEastAsia" w:hAnsiTheme="minorHAnsi" w:cstheme="minorBidi"/>
          <w:sz w:val="24"/>
          <w:szCs w:val="24"/>
          <w:rPrChange w:id="503" w:author="Cathy McMahen" w:date="2018-04-24T15:30:00Z">
            <w:rPr>
              <w:rFonts w:asciiTheme="minorHAnsi" w:eastAsiaTheme="minorEastAsia" w:hAnsiTheme="minorHAnsi" w:cstheme="minorBidi"/>
            </w:rPr>
          </w:rPrChange>
        </w:rPr>
        <w:t>The point is to build spiritual relationship</w:t>
      </w:r>
      <w:ins w:id="504" w:author="Cathy McMahen" w:date="2018-04-30T00:41:00Z">
        <w:r w:rsidR="00F12EF0">
          <w:rPr>
            <w:rFonts w:asciiTheme="minorHAnsi" w:eastAsiaTheme="minorEastAsia" w:hAnsiTheme="minorHAnsi" w:cstheme="minorBidi"/>
            <w:sz w:val="24"/>
            <w:szCs w:val="24"/>
          </w:rPr>
          <w:t>s</w:t>
        </w:r>
      </w:ins>
      <w:r w:rsidR="009222D5" w:rsidRPr="0055299F">
        <w:rPr>
          <w:rFonts w:asciiTheme="minorHAnsi" w:eastAsiaTheme="minorEastAsia" w:hAnsiTheme="minorHAnsi" w:cstheme="minorBidi"/>
          <w:sz w:val="24"/>
          <w:szCs w:val="24"/>
          <w:rPrChange w:id="505" w:author="Cathy McMahen" w:date="2018-04-24T15:30:00Z">
            <w:rPr>
              <w:rFonts w:asciiTheme="minorHAnsi" w:eastAsiaTheme="minorEastAsia" w:hAnsiTheme="minorHAnsi" w:cstheme="minorBidi"/>
            </w:rPr>
          </w:rPrChange>
        </w:rPr>
        <w:t>!</w:t>
      </w:r>
      <w:r w:rsidR="009222D5" w:rsidRPr="0055299F">
        <w:rPr>
          <w:sz w:val="24"/>
          <w:szCs w:val="24"/>
        </w:rPr>
        <w:t xml:space="preserve"> So please invite</w:t>
      </w:r>
      <w:r w:rsidR="009222D5" w:rsidRPr="0055299F">
        <w:rPr>
          <w:rFonts w:asciiTheme="minorHAnsi" w:eastAsia="Times New Roman" w:hAnsiTheme="minorHAnsi" w:cs="Vijaya"/>
          <w:sz w:val="24"/>
          <w:szCs w:val="24"/>
          <w:lang w:val="en"/>
        </w:rPr>
        <w:t xml:space="preserve"> a friend or two to join you.</w:t>
      </w:r>
    </w:p>
    <w:p w14:paraId="5E4D7EB2" w14:textId="77777777" w:rsidR="009222D5" w:rsidRPr="0055299F" w:rsidRDefault="009222D5" w:rsidP="009222D5">
      <w:pPr>
        <w:spacing w:after="0" w:line="336" w:lineRule="atLeast"/>
        <w:ind w:firstLine="720"/>
        <w:jc w:val="both"/>
        <w:rPr>
          <w:rFonts w:asciiTheme="minorHAnsi" w:eastAsia="Times New Roman" w:hAnsiTheme="minorHAnsi" w:cs="Vijaya"/>
          <w:sz w:val="24"/>
          <w:szCs w:val="24"/>
          <w:lang w:val="en"/>
        </w:rPr>
      </w:pPr>
    </w:p>
    <w:p w14:paraId="5E024875" w14:textId="77777777" w:rsidR="00E21068" w:rsidRPr="0055299F" w:rsidRDefault="009222D5" w:rsidP="009222D5">
      <w:pPr>
        <w:spacing w:after="0" w:line="336" w:lineRule="atLeast"/>
        <w:ind w:firstLine="720"/>
        <w:jc w:val="both"/>
        <w:rPr>
          <w:rFonts w:asciiTheme="minorHAnsi" w:eastAsiaTheme="minorEastAsia" w:hAnsiTheme="minorHAnsi" w:cstheme="minorBidi"/>
          <w:sz w:val="24"/>
          <w:szCs w:val="24"/>
          <w:rPrChange w:id="506" w:author="Cathy McMahen" w:date="2018-04-24T15:30:00Z">
            <w:rPr>
              <w:rFonts w:asciiTheme="minorHAnsi" w:eastAsiaTheme="minorEastAsia" w:hAnsiTheme="minorHAnsi" w:cstheme="minorBidi"/>
            </w:rPr>
          </w:rPrChange>
        </w:rPr>
      </w:pPr>
      <w:r w:rsidRPr="0055299F">
        <w:rPr>
          <w:rFonts w:asciiTheme="minorHAnsi" w:eastAsia="Times New Roman" w:hAnsiTheme="minorHAnsi" w:cs="Vijaya"/>
          <w:sz w:val="24"/>
          <w:szCs w:val="24"/>
          <w:lang w:val="en"/>
        </w:rPr>
        <w:t xml:space="preserve"> </w:t>
      </w:r>
      <w:r w:rsidR="00AB180F" w:rsidRPr="0055299F">
        <w:rPr>
          <w:rFonts w:asciiTheme="minorHAnsi" w:eastAsiaTheme="minorEastAsia" w:hAnsiTheme="minorHAnsi" w:cstheme="minorBidi"/>
          <w:sz w:val="24"/>
          <w:szCs w:val="24"/>
          <w:rPrChange w:id="507" w:author="Cathy McMahen" w:date="2018-04-24T15:30:00Z">
            <w:rPr>
              <w:rFonts w:asciiTheme="minorHAnsi" w:eastAsiaTheme="minorEastAsia" w:hAnsiTheme="minorHAnsi" w:cstheme="minorBidi"/>
            </w:rPr>
          </w:rPrChange>
        </w:rPr>
        <w:t>The questions at the end of e</w:t>
      </w:r>
      <w:r w:rsidR="00743C9D" w:rsidRPr="0055299F">
        <w:rPr>
          <w:rFonts w:asciiTheme="minorHAnsi" w:eastAsiaTheme="minorEastAsia" w:hAnsiTheme="minorHAnsi" w:cstheme="minorBidi"/>
          <w:sz w:val="24"/>
          <w:szCs w:val="24"/>
          <w:rPrChange w:id="508" w:author="Cathy McMahen" w:date="2018-04-24T15:30:00Z">
            <w:rPr>
              <w:rFonts w:asciiTheme="minorHAnsi" w:eastAsiaTheme="minorEastAsia" w:hAnsiTheme="minorHAnsi" w:cstheme="minorBidi"/>
            </w:rPr>
          </w:rPrChange>
        </w:rPr>
        <w:t>ach week’s lesson are there to help you</w:t>
      </w:r>
      <w:r w:rsidR="00AB180F" w:rsidRPr="0055299F">
        <w:rPr>
          <w:rFonts w:asciiTheme="minorHAnsi" w:eastAsiaTheme="minorEastAsia" w:hAnsiTheme="minorHAnsi" w:cstheme="minorBidi"/>
          <w:sz w:val="24"/>
          <w:szCs w:val="24"/>
          <w:rPrChange w:id="509" w:author="Cathy McMahen" w:date="2018-04-24T15:30:00Z">
            <w:rPr>
              <w:rFonts w:asciiTheme="minorHAnsi" w:eastAsiaTheme="minorEastAsia" w:hAnsiTheme="minorHAnsi" w:cstheme="minorBidi"/>
            </w:rPr>
          </w:rPrChange>
        </w:rPr>
        <w:t xml:space="preserve"> getting better acquainted with one another. </w:t>
      </w:r>
      <w:r w:rsidR="00743C9D" w:rsidRPr="0055299F">
        <w:rPr>
          <w:rFonts w:asciiTheme="minorHAnsi" w:eastAsiaTheme="minorEastAsia" w:hAnsiTheme="minorHAnsi" w:cstheme="minorBidi"/>
          <w:sz w:val="24"/>
          <w:szCs w:val="24"/>
          <w:rPrChange w:id="510" w:author="Cathy McMahen" w:date="2018-04-24T15:30:00Z">
            <w:rPr>
              <w:rFonts w:asciiTheme="minorHAnsi" w:eastAsiaTheme="minorEastAsia" w:hAnsiTheme="minorHAnsi" w:cstheme="minorBidi"/>
            </w:rPr>
          </w:rPrChange>
        </w:rPr>
        <w:t>But m</w:t>
      </w:r>
      <w:r w:rsidR="00AB180F" w:rsidRPr="0055299F">
        <w:rPr>
          <w:rFonts w:asciiTheme="minorHAnsi" w:eastAsiaTheme="minorEastAsia" w:hAnsiTheme="minorHAnsi" w:cstheme="minorBidi"/>
          <w:sz w:val="24"/>
          <w:szCs w:val="24"/>
          <w:rPrChange w:id="511" w:author="Cathy McMahen" w:date="2018-04-24T15:30:00Z">
            <w:rPr>
              <w:rFonts w:asciiTheme="minorHAnsi" w:eastAsiaTheme="minorEastAsia" w:hAnsiTheme="minorHAnsi" w:cstheme="minorBidi"/>
            </w:rPr>
          </w:rPrChange>
        </w:rPr>
        <w:t>ost of the questions</w:t>
      </w:r>
      <w:r w:rsidR="00B07A65" w:rsidRPr="0055299F">
        <w:rPr>
          <w:rFonts w:asciiTheme="minorHAnsi" w:eastAsiaTheme="minorEastAsia" w:hAnsiTheme="minorHAnsi" w:cstheme="minorBidi"/>
          <w:sz w:val="24"/>
          <w:szCs w:val="24"/>
          <w:rPrChange w:id="512" w:author="Cathy McMahen" w:date="2018-04-24T15:30:00Z">
            <w:rPr>
              <w:rFonts w:asciiTheme="minorHAnsi" w:eastAsiaTheme="minorEastAsia" w:hAnsiTheme="minorHAnsi" w:cstheme="minorBidi"/>
            </w:rPr>
          </w:rPrChange>
        </w:rPr>
        <w:t xml:space="preserve"> do not require a right or wrong answer. T</w:t>
      </w:r>
      <w:r w:rsidR="00AB180F" w:rsidRPr="0055299F">
        <w:rPr>
          <w:rFonts w:asciiTheme="minorHAnsi" w:eastAsiaTheme="minorEastAsia" w:hAnsiTheme="minorHAnsi" w:cstheme="minorBidi"/>
          <w:sz w:val="24"/>
          <w:szCs w:val="24"/>
          <w:rPrChange w:id="513" w:author="Cathy McMahen" w:date="2018-04-24T15:30:00Z">
            <w:rPr>
              <w:rFonts w:asciiTheme="minorHAnsi" w:eastAsiaTheme="minorEastAsia" w:hAnsiTheme="minorHAnsi" w:cstheme="minorBidi"/>
            </w:rPr>
          </w:rPrChange>
        </w:rPr>
        <w:t>he</w:t>
      </w:r>
      <w:ins w:id="514" w:author="Cathy McMahen" w:date="2018-04-24T15:31:00Z">
        <w:r w:rsidR="0010433E">
          <w:rPr>
            <w:rFonts w:asciiTheme="minorHAnsi" w:eastAsiaTheme="minorEastAsia" w:hAnsiTheme="minorHAnsi" w:cstheme="minorBidi"/>
            <w:sz w:val="24"/>
            <w:szCs w:val="24"/>
          </w:rPr>
          <w:t>ir</w:t>
        </w:r>
      </w:ins>
      <w:del w:id="515" w:author="Cathy McMahen" w:date="2018-04-24T15:31:00Z">
        <w:r w:rsidR="00AB180F" w:rsidRPr="0055299F" w:rsidDel="0010433E">
          <w:rPr>
            <w:rFonts w:asciiTheme="minorHAnsi" w:eastAsiaTheme="minorEastAsia" w:hAnsiTheme="minorHAnsi" w:cstheme="minorBidi"/>
            <w:sz w:val="24"/>
            <w:szCs w:val="24"/>
            <w:rPrChange w:id="516" w:author="Cathy McMahen" w:date="2018-04-24T15:30:00Z">
              <w:rPr>
                <w:rFonts w:asciiTheme="minorHAnsi" w:eastAsiaTheme="minorEastAsia" w:hAnsiTheme="minorHAnsi" w:cstheme="minorBidi"/>
              </w:rPr>
            </w:rPrChange>
          </w:rPr>
          <w:delText>y</w:delText>
        </w:r>
        <w:r w:rsidR="00E41CE1" w:rsidRPr="0055299F" w:rsidDel="0010433E">
          <w:rPr>
            <w:rFonts w:asciiTheme="minorHAnsi" w:eastAsiaTheme="minorEastAsia" w:hAnsiTheme="minorHAnsi" w:cstheme="minorBidi"/>
            <w:sz w:val="24"/>
            <w:szCs w:val="24"/>
            <w:rPrChange w:id="517" w:author="Cathy McMahen" w:date="2018-04-24T15:30:00Z">
              <w:rPr>
                <w:rFonts w:asciiTheme="minorHAnsi" w:eastAsiaTheme="minorEastAsia" w:hAnsiTheme="minorHAnsi" w:cstheme="minorBidi"/>
              </w:rPr>
            </w:rPrChange>
          </w:rPr>
          <w:delText>’re</w:delText>
        </w:r>
      </w:del>
      <w:r w:rsidR="00E41CE1" w:rsidRPr="0055299F">
        <w:rPr>
          <w:rFonts w:asciiTheme="minorHAnsi" w:eastAsiaTheme="minorEastAsia" w:hAnsiTheme="minorHAnsi" w:cstheme="minorBidi"/>
          <w:sz w:val="24"/>
          <w:szCs w:val="24"/>
          <w:rPrChange w:id="518" w:author="Cathy McMahen" w:date="2018-04-24T15:30:00Z">
            <w:rPr>
              <w:rFonts w:asciiTheme="minorHAnsi" w:eastAsiaTheme="minorEastAsia" w:hAnsiTheme="minorHAnsi" w:cstheme="minorBidi"/>
            </w:rPr>
          </w:rPrChange>
        </w:rPr>
        <w:t xml:space="preserve"> </w:t>
      </w:r>
      <w:r w:rsidR="002D33D4" w:rsidRPr="0055299F">
        <w:rPr>
          <w:rFonts w:asciiTheme="minorHAnsi" w:eastAsiaTheme="minorEastAsia" w:hAnsiTheme="minorHAnsi" w:cstheme="minorBidi"/>
          <w:sz w:val="24"/>
          <w:szCs w:val="24"/>
          <w:rPrChange w:id="519" w:author="Cathy McMahen" w:date="2018-04-24T15:30:00Z">
            <w:rPr>
              <w:rFonts w:asciiTheme="minorHAnsi" w:eastAsiaTheme="minorEastAsia" w:hAnsiTheme="minorHAnsi" w:cstheme="minorBidi"/>
            </w:rPr>
          </w:rPrChange>
        </w:rPr>
        <w:t xml:space="preserve">purpose </w:t>
      </w:r>
      <w:r w:rsidR="00B964F2" w:rsidRPr="0055299F">
        <w:rPr>
          <w:rFonts w:asciiTheme="minorHAnsi" w:eastAsiaTheme="minorEastAsia" w:hAnsiTheme="minorHAnsi" w:cstheme="minorBidi"/>
          <w:sz w:val="24"/>
          <w:szCs w:val="24"/>
          <w:rPrChange w:id="520" w:author="Cathy McMahen" w:date="2018-04-24T15:30:00Z">
            <w:rPr>
              <w:rFonts w:asciiTheme="minorHAnsi" w:eastAsiaTheme="minorEastAsia" w:hAnsiTheme="minorHAnsi" w:cstheme="minorBidi"/>
            </w:rPr>
          </w:rPrChange>
        </w:rPr>
        <w:t>is to</w:t>
      </w:r>
      <w:r w:rsidR="00E41CE1" w:rsidRPr="0055299F">
        <w:rPr>
          <w:rFonts w:asciiTheme="minorHAnsi" w:eastAsiaTheme="minorEastAsia" w:hAnsiTheme="minorHAnsi" w:cstheme="minorBidi"/>
          <w:sz w:val="24"/>
          <w:szCs w:val="24"/>
          <w:rPrChange w:id="521" w:author="Cathy McMahen" w:date="2018-04-24T15:30:00Z">
            <w:rPr>
              <w:rFonts w:asciiTheme="minorHAnsi" w:eastAsiaTheme="minorEastAsia" w:hAnsiTheme="minorHAnsi" w:cstheme="minorBidi"/>
            </w:rPr>
          </w:rPrChange>
        </w:rPr>
        <w:t xml:space="preserve"> s</w:t>
      </w:r>
      <w:r w:rsidR="00AB180F" w:rsidRPr="0055299F">
        <w:rPr>
          <w:rFonts w:asciiTheme="minorHAnsi" w:eastAsiaTheme="minorEastAsia" w:hAnsiTheme="minorHAnsi" w:cstheme="minorBidi"/>
          <w:sz w:val="24"/>
          <w:szCs w:val="24"/>
          <w:rPrChange w:id="522" w:author="Cathy McMahen" w:date="2018-04-24T15:30:00Z">
            <w:rPr>
              <w:rFonts w:asciiTheme="minorHAnsi" w:eastAsiaTheme="minorEastAsia" w:hAnsiTheme="minorHAnsi" w:cstheme="minorBidi"/>
            </w:rPr>
          </w:rPrChange>
        </w:rPr>
        <w:t>timulate conversation about what we have learned. W</w:t>
      </w:r>
      <w:r w:rsidR="00E21068" w:rsidRPr="0055299F">
        <w:rPr>
          <w:rFonts w:asciiTheme="minorHAnsi" w:eastAsiaTheme="minorEastAsia" w:hAnsiTheme="minorHAnsi" w:cstheme="minorBidi"/>
          <w:sz w:val="24"/>
          <w:szCs w:val="24"/>
          <w:rPrChange w:id="523" w:author="Cathy McMahen" w:date="2018-04-24T15:30:00Z">
            <w:rPr>
              <w:rFonts w:asciiTheme="minorHAnsi" w:eastAsiaTheme="minorEastAsia" w:hAnsiTheme="minorHAnsi" w:cstheme="minorBidi"/>
            </w:rPr>
          </w:rPrChange>
        </w:rPr>
        <w:t>e want to take th</w:t>
      </w:r>
      <w:ins w:id="524" w:author="Cathy McMahen" w:date="2018-04-24T15:32:00Z">
        <w:r w:rsidR="0010433E">
          <w:rPr>
            <w:rFonts w:asciiTheme="minorHAnsi" w:eastAsiaTheme="minorEastAsia" w:hAnsiTheme="minorHAnsi" w:cstheme="minorBidi"/>
            <w:sz w:val="24"/>
            <w:szCs w:val="24"/>
          </w:rPr>
          <w:t>is</w:t>
        </w:r>
      </w:ins>
      <w:del w:id="525" w:author="Cathy McMahen" w:date="2018-04-24T15:32:00Z">
        <w:r w:rsidR="00E21068" w:rsidRPr="0055299F" w:rsidDel="0010433E">
          <w:rPr>
            <w:rFonts w:asciiTheme="minorHAnsi" w:eastAsiaTheme="minorEastAsia" w:hAnsiTheme="minorHAnsi" w:cstheme="minorBidi"/>
            <w:sz w:val="24"/>
            <w:szCs w:val="24"/>
            <w:rPrChange w:id="526" w:author="Cathy McMahen" w:date="2018-04-24T15:30:00Z">
              <w:rPr>
                <w:rFonts w:asciiTheme="minorHAnsi" w:eastAsiaTheme="minorEastAsia" w:hAnsiTheme="minorHAnsi" w:cstheme="minorBidi"/>
              </w:rPr>
            </w:rPrChange>
          </w:rPr>
          <w:delText>ese</w:delText>
        </w:r>
      </w:del>
      <w:r w:rsidR="00E21068" w:rsidRPr="0055299F">
        <w:rPr>
          <w:rFonts w:asciiTheme="minorHAnsi" w:eastAsiaTheme="minorEastAsia" w:hAnsiTheme="minorHAnsi" w:cstheme="minorBidi"/>
          <w:sz w:val="24"/>
          <w:szCs w:val="24"/>
          <w:rPrChange w:id="527" w:author="Cathy McMahen" w:date="2018-04-24T15:30:00Z">
            <w:rPr>
              <w:rFonts w:asciiTheme="minorHAnsi" w:eastAsiaTheme="minorEastAsia" w:hAnsiTheme="minorHAnsi" w:cstheme="minorBidi"/>
            </w:rPr>
          </w:rPrChange>
        </w:rPr>
        <w:t xml:space="preserve"> ancient Holy Text and learn to make personal relevant life application. If all this works as intended, God’s unchangeable Truth</w:t>
      </w:r>
      <w:del w:id="528" w:author="Cathy McMahen" w:date="2018-04-24T15:32:00Z">
        <w:r w:rsidR="00E21068" w:rsidRPr="0055299F" w:rsidDel="0010433E">
          <w:rPr>
            <w:rFonts w:asciiTheme="minorHAnsi" w:eastAsiaTheme="minorEastAsia" w:hAnsiTheme="minorHAnsi" w:cstheme="minorBidi"/>
            <w:sz w:val="24"/>
            <w:szCs w:val="24"/>
            <w:rPrChange w:id="529" w:author="Cathy McMahen" w:date="2018-04-24T15:30:00Z">
              <w:rPr>
                <w:rFonts w:asciiTheme="minorHAnsi" w:eastAsiaTheme="minorEastAsia" w:hAnsiTheme="minorHAnsi" w:cstheme="minorBidi"/>
              </w:rPr>
            </w:rPrChange>
          </w:rPr>
          <w:delText>,</w:delText>
        </w:r>
      </w:del>
      <w:r w:rsidR="00E21068" w:rsidRPr="0055299F">
        <w:rPr>
          <w:rFonts w:asciiTheme="minorHAnsi" w:eastAsiaTheme="minorEastAsia" w:hAnsiTheme="minorHAnsi" w:cstheme="minorBidi"/>
          <w:sz w:val="24"/>
          <w:szCs w:val="24"/>
          <w:rPrChange w:id="530" w:author="Cathy McMahen" w:date="2018-04-24T15:30:00Z">
            <w:rPr>
              <w:rFonts w:asciiTheme="minorHAnsi" w:eastAsiaTheme="minorEastAsia" w:hAnsiTheme="minorHAnsi" w:cstheme="minorBidi"/>
            </w:rPr>
          </w:rPrChange>
        </w:rPr>
        <w:t xml:space="preserve"> will bring hope, help, direction</w:t>
      </w:r>
      <w:ins w:id="531" w:author="Cathy McMahen" w:date="2018-04-24T15:32:00Z">
        <w:r w:rsidR="0010433E">
          <w:rPr>
            <w:rFonts w:asciiTheme="minorHAnsi" w:eastAsiaTheme="minorEastAsia" w:hAnsiTheme="minorHAnsi" w:cstheme="minorBidi"/>
            <w:sz w:val="24"/>
            <w:szCs w:val="24"/>
          </w:rPr>
          <w:t>,</w:t>
        </w:r>
      </w:ins>
      <w:r w:rsidR="00E21068" w:rsidRPr="0055299F">
        <w:rPr>
          <w:rFonts w:asciiTheme="minorHAnsi" w:eastAsiaTheme="minorEastAsia" w:hAnsiTheme="minorHAnsi" w:cstheme="minorBidi"/>
          <w:sz w:val="24"/>
          <w:szCs w:val="24"/>
          <w:rPrChange w:id="532" w:author="Cathy McMahen" w:date="2018-04-24T15:30:00Z">
            <w:rPr>
              <w:rFonts w:asciiTheme="minorHAnsi" w:eastAsiaTheme="minorEastAsia" w:hAnsiTheme="minorHAnsi" w:cstheme="minorBidi"/>
            </w:rPr>
          </w:rPrChange>
        </w:rPr>
        <w:t xml:space="preserve"> and purpose into each one of our lives. </w:t>
      </w:r>
    </w:p>
    <w:p w14:paraId="18A28985" w14:textId="77777777" w:rsidR="00282A0E" w:rsidRPr="0055299F" w:rsidRDefault="00282A0E" w:rsidP="00DE04E4">
      <w:pPr>
        <w:spacing w:after="0"/>
        <w:jc w:val="center"/>
        <w:rPr>
          <w:rFonts w:asciiTheme="minorHAnsi" w:hAnsiTheme="minorHAnsi" w:cs="Vijaya"/>
          <w:b/>
          <w:sz w:val="24"/>
          <w:szCs w:val="24"/>
        </w:rPr>
      </w:pPr>
    </w:p>
    <w:p w14:paraId="2E828511" w14:textId="77777777" w:rsidR="00282A0E" w:rsidRDefault="00282A0E" w:rsidP="00DE04E4">
      <w:pPr>
        <w:spacing w:after="0"/>
        <w:jc w:val="center"/>
        <w:rPr>
          <w:rFonts w:asciiTheme="minorHAnsi" w:hAnsiTheme="minorHAnsi" w:cs="Vijaya"/>
          <w:b/>
          <w:sz w:val="24"/>
          <w:szCs w:val="24"/>
        </w:rPr>
      </w:pPr>
    </w:p>
    <w:p w14:paraId="6037972B" w14:textId="77777777" w:rsidR="00282A0E" w:rsidRDefault="00282A0E" w:rsidP="00DE04E4">
      <w:pPr>
        <w:spacing w:after="0"/>
        <w:jc w:val="center"/>
        <w:rPr>
          <w:rFonts w:asciiTheme="minorHAnsi" w:hAnsiTheme="minorHAnsi" w:cs="Vijaya"/>
          <w:b/>
          <w:sz w:val="24"/>
          <w:szCs w:val="24"/>
        </w:rPr>
      </w:pPr>
    </w:p>
    <w:p w14:paraId="4FAF3D16" w14:textId="77777777" w:rsidR="00282A0E" w:rsidRDefault="00282A0E" w:rsidP="00DE04E4">
      <w:pPr>
        <w:spacing w:after="0"/>
        <w:jc w:val="center"/>
        <w:rPr>
          <w:rFonts w:asciiTheme="minorHAnsi" w:hAnsiTheme="minorHAnsi" w:cs="Vijaya"/>
          <w:b/>
          <w:sz w:val="24"/>
          <w:szCs w:val="24"/>
        </w:rPr>
      </w:pPr>
    </w:p>
    <w:p w14:paraId="10C7677C" w14:textId="77777777" w:rsidR="00282A0E" w:rsidRDefault="00282A0E" w:rsidP="00DE04E4">
      <w:pPr>
        <w:spacing w:after="0"/>
        <w:jc w:val="center"/>
        <w:rPr>
          <w:rFonts w:asciiTheme="minorHAnsi" w:hAnsiTheme="minorHAnsi" w:cs="Vijaya"/>
          <w:b/>
          <w:sz w:val="24"/>
          <w:szCs w:val="24"/>
        </w:rPr>
      </w:pPr>
    </w:p>
    <w:p w14:paraId="4CD9C881" w14:textId="77777777" w:rsidR="00282A0E" w:rsidRDefault="00282A0E" w:rsidP="00DE04E4">
      <w:pPr>
        <w:spacing w:after="0"/>
        <w:jc w:val="center"/>
        <w:rPr>
          <w:rFonts w:asciiTheme="minorHAnsi" w:hAnsiTheme="minorHAnsi" w:cs="Vijaya"/>
          <w:b/>
          <w:sz w:val="24"/>
          <w:szCs w:val="24"/>
        </w:rPr>
      </w:pPr>
    </w:p>
    <w:p w14:paraId="59EDC924" w14:textId="77777777" w:rsidR="00282A0E" w:rsidRDefault="00282A0E" w:rsidP="00DE04E4">
      <w:pPr>
        <w:spacing w:after="0"/>
        <w:jc w:val="center"/>
        <w:rPr>
          <w:rFonts w:asciiTheme="minorHAnsi" w:hAnsiTheme="minorHAnsi" w:cs="Vijaya"/>
          <w:b/>
          <w:sz w:val="24"/>
          <w:szCs w:val="24"/>
        </w:rPr>
      </w:pPr>
    </w:p>
    <w:p w14:paraId="124A4079" w14:textId="77777777" w:rsidR="00282A0E" w:rsidRDefault="00282A0E" w:rsidP="00DE04E4">
      <w:pPr>
        <w:spacing w:after="0"/>
        <w:jc w:val="center"/>
        <w:rPr>
          <w:rFonts w:asciiTheme="minorHAnsi" w:hAnsiTheme="minorHAnsi" w:cs="Vijaya"/>
          <w:b/>
          <w:sz w:val="24"/>
          <w:szCs w:val="24"/>
        </w:rPr>
      </w:pPr>
    </w:p>
    <w:p w14:paraId="459825FE" w14:textId="77777777" w:rsidR="00282A0E" w:rsidRDefault="00282A0E" w:rsidP="00DE04E4">
      <w:pPr>
        <w:spacing w:after="0"/>
        <w:jc w:val="center"/>
        <w:rPr>
          <w:rFonts w:asciiTheme="minorHAnsi" w:hAnsiTheme="minorHAnsi" w:cs="Vijaya"/>
          <w:b/>
          <w:sz w:val="24"/>
          <w:szCs w:val="24"/>
        </w:rPr>
      </w:pPr>
    </w:p>
    <w:p w14:paraId="78F65869" w14:textId="77777777" w:rsidR="00282A0E" w:rsidRDefault="00282A0E" w:rsidP="00DE04E4">
      <w:pPr>
        <w:spacing w:after="0"/>
        <w:jc w:val="center"/>
        <w:rPr>
          <w:rFonts w:asciiTheme="minorHAnsi" w:hAnsiTheme="minorHAnsi" w:cs="Vijaya"/>
          <w:b/>
          <w:sz w:val="24"/>
          <w:szCs w:val="24"/>
        </w:rPr>
      </w:pPr>
    </w:p>
    <w:p w14:paraId="1DAABDDD" w14:textId="77777777" w:rsidR="00D27953" w:rsidRDefault="00D27953" w:rsidP="00DE04E4">
      <w:pPr>
        <w:spacing w:after="0"/>
        <w:jc w:val="center"/>
        <w:rPr>
          <w:rFonts w:asciiTheme="minorHAnsi" w:hAnsiTheme="minorHAnsi" w:cs="Vijaya"/>
          <w:b/>
          <w:sz w:val="24"/>
          <w:szCs w:val="24"/>
        </w:rPr>
      </w:pPr>
    </w:p>
    <w:p w14:paraId="3A429BBB" w14:textId="77777777" w:rsidR="00282A0E" w:rsidRDefault="00282A0E" w:rsidP="00DE04E4">
      <w:pPr>
        <w:spacing w:after="0"/>
        <w:jc w:val="center"/>
        <w:rPr>
          <w:rFonts w:asciiTheme="minorHAnsi" w:hAnsiTheme="minorHAnsi" w:cs="Vijaya"/>
          <w:b/>
          <w:sz w:val="24"/>
          <w:szCs w:val="24"/>
        </w:rPr>
      </w:pPr>
    </w:p>
    <w:p w14:paraId="285D239C" w14:textId="77777777" w:rsidR="00F91042" w:rsidRDefault="00F91042" w:rsidP="00DE04E4">
      <w:pPr>
        <w:spacing w:after="0"/>
        <w:jc w:val="center"/>
        <w:rPr>
          <w:rFonts w:asciiTheme="minorHAnsi" w:hAnsiTheme="minorHAnsi" w:cs="Vijaya"/>
          <w:b/>
          <w:sz w:val="24"/>
          <w:szCs w:val="24"/>
        </w:rPr>
      </w:pPr>
    </w:p>
    <w:p w14:paraId="182BE6E0" w14:textId="77777777" w:rsidR="0039677C" w:rsidRDefault="0039677C" w:rsidP="00DE04E4">
      <w:pPr>
        <w:spacing w:after="0"/>
        <w:jc w:val="center"/>
        <w:rPr>
          <w:rFonts w:asciiTheme="minorHAnsi" w:hAnsiTheme="minorHAnsi" w:cs="Vijaya"/>
          <w:b/>
          <w:sz w:val="24"/>
          <w:szCs w:val="24"/>
        </w:rPr>
      </w:pPr>
    </w:p>
    <w:p w14:paraId="6744D2A0" w14:textId="77777777" w:rsidR="00683609" w:rsidRDefault="00683609" w:rsidP="00DE04E4">
      <w:pPr>
        <w:spacing w:after="0"/>
        <w:jc w:val="center"/>
        <w:rPr>
          <w:rFonts w:asciiTheme="minorHAnsi" w:hAnsiTheme="minorHAnsi" w:cs="Vijaya"/>
          <w:b/>
          <w:sz w:val="24"/>
          <w:szCs w:val="24"/>
        </w:rPr>
      </w:pPr>
    </w:p>
    <w:p w14:paraId="56512741" w14:textId="77777777" w:rsidR="00683609" w:rsidRDefault="00683609" w:rsidP="00DE04E4">
      <w:pPr>
        <w:spacing w:after="0"/>
        <w:jc w:val="center"/>
        <w:rPr>
          <w:rFonts w:asciiTheme="minorHAnsi" w:hAnsiTheme="minorHAnsi" w:cs="Vijaya"/>
          <w:b/>
          <w:sz w:val="24"/>
          <w:szCs w:val="24"/>
        </w:rPr>
      </w:pPr>
    </w:p>
    <w:p w14:paraId="025BCE5F" w14:textId="77777777" w:rsidR="00C46528" w:rsidRDefault="00C46528" w:rsidP="00DE04E4">
      <w:pPr>
        <w:spacing w:after="0"/>
        <w:jc w:val="center"/>
        <w:rPr>
          <w:rFonts w:asciiTheme="minorHAnsi" w:hAnsiTheme="minorHAnsi" w:cs="Vijaya"/>
          <w:b/>
          <w:sz w:val="24"/>
          <w:szCs w:val="24"/>
        </w:rPr>
      </w:pPr>
    </w:p>
    <w:p w14:paraId="1708B941" w14:textId="77777777" w:rsidR="00C46528" w:rsidRDefault="00C46528" w:rsidP="00DE04E4">
      <w:pPr>
        <w:spacing w:after="0"/>
        <w:jc w:val="center"/>
        <w:rPr>
          <w:rFonts w:asciiTheme="minorHAnsi" w:hAnsiTheme="minorHAnsi" w:cs="Vijaya"/>
          <w:b/>
          <w:sz w:val="24"/>
          <w:szCs w:val="24"/>
        </w:rPr>
      </w:pPr>
    </w:p>
    <w:p w14:paraId="44B7A292" w14:textId="77777777" w:rsidR="00F91042" w:rsidRDefault="00F91042" w:rsidP="00DE04E4">
      <w:pPr>
        <w:spacing w:after="0"/>
        <w:jc w:val="center"/>
        <w:rPr>
          <w:rFonts w:asciiTheme="minorHAnsi" w:hAnsiTheme="minorHAnsi" w:cs="Vijaya"/>
          <w:b/>
          <w:sz w:val="24"/>
          <w:szCs w:val="24"/>
        </w:rPr>
      </w:pPr>
    </w:p>
    <w:p w14:paraId="53E48F1C" w14:textId="77777777" w:rsidR="00F91042" w:rsidRDefault="00F91042" w:rsidP="00DE04E4">
      <w:pPr>
        <w:spacing w:after="0"/>
        <w:jc w:val="center"/>
        <w:rPr>
          <w:rFonts w:asciiTheme="minorHAnsi" w:hAnsiTheme="minorHAnsi" w:cs="Vijaya"/>
          <w:b/>
          <w:sz w:val="24"/>
          <w:szCs w:val="24"/>
        </w:rPr>
      </w:pPr>
    </w:p>
    <w:p w14:paraId="0252F75F" w14:textId="77777777" w:rsidR="003D7FE1" w:rsidRDefault="00DA7A55" w:rsidP="003D7FE1">
      <w:pPr>
        <w:jc w:val="center"/>
        <w:rPr>
          <w:rFonts w:asciiTheme="minorHAnsi" w:hAnsiTheme="minorHAnsi" w:cstheme="minorHAnsi"/>
          <w:b/>
          <w:bCs/>
          <w:sz w:val="36"/>
          <w:szCs w:val="36"/>
        </w:rPr>
      </w:pPr>
      <w:r w:rsidRPr="00181DF7">
        <w:rPr>
          <w:rFonts w:asciiTheme="minorHAnsi" w:hAnsiTheme="minorHAnsi" w:cstheme="minorHAnsi"/>
          <w:b/>
          <w:bCs/>
          <w:sz w:val="36"/>
          <w:szCs w:val="36"/>
        </w:rPr>
        <w:t>Week #</w:t>
      </w:r>
      <w:r w:rsidR="005C4320">
        <w:rPr>
          <w:rFonts w:asciiTheme="minorHAnsi" w:hAnsiTheme="minorHAnsi" w:cstheme="minorHAnsi"/>
          <w:b/>
          <w:bCs/>
          <w:sz w:val="36"/>
          <w:szCs w:val="36"/>
        </w:rPr>
        <w:t>1</w:t>
      </w:r>
    </w:p>
    <w:p w14:paraId="43E8B4F4" w14:textId="77777777" w:rsidR="00AB180F" w:rsidRPr="00AB180F" w:rsidRDefault="00E41CE1" w:rsidP="003D7FE1">
      <w:pPr>
        <w:pStyle w:val="ListParagraph"/>
        <w:ind w:left="0"/>
        <w:jc w:val="center"/>
        <w:rPr>
          <w:rFonts w:ascii="Edwardian Script ITC" w:hAnsi="Edwardian Script ITC"/>
          <w:b/>
          <w:bCs/>
          <w:sz w:val="72"/>
          <w:szCs w:val="72"/>
        </w:rPr>
      </w:pPr>
      <w:r>
        <w:rPr>
          <w:rFonts w:ascii="Edwardian Script ITC" w:hAnsi="Edwardian Script ITC"/>
          <w:b/>
          <w:bCs/>
          <w:sz w:val="72"/>
          <w:szCs w:val="72"/>
        </w:rPr>
        <w:t>We’ve</w:t>
      </w:r>
      <w:r w:rsidR="00AB180F" w:rsidRPr="00AB180F">
        <w:rPr>
          <w:rFonts w:ascii="Edwardian Script ITC" w:hAnsi="Edwardian Script ITC"/>
          <w:b/>
          <w:bCs/>
          <w:sz w:val="72"/>
          <w:szCs w:val="72"/>
        </w:rPr>
        <w:t xml:space="preserve"> Only Just Begun </w:t>
      </w:r>
    </w:p>
    <w:p w14:paraId="5172CC62" w14:textId="77777777" w:rsidR="00E21068" w:rsidRDefault="00E21068" w:rsidP="00E21068">
      <w:pPr>
        <w:pStyle w:val="Heading3"/>
        <w:spacing w:before="0" w:beforeAutospacing="0" w:after="0" w:afterAutospacing="0"/>
        <w:jc w:val="center"/>
        <w:rPr>
          <w:rFonts w:asciiTheme="minorHAnsi" w:hAnsiTheme="minorHAnsi"/>
          <w:sz w:val="28"/>
          <w:szCs w:val="28"/>
        </w:rPr>
      </w:pPr>
      <w:r w:rsidRPr="00D20529">
        <w:rPr>
          <w:rFonts w:asciiTheme="minorHAnsi" w:hAnsiTheme="minorHAnsi"/>
          <w:sz w:val="28"/>
          <w:szCs w:val="28"/>
        </w:rPr>
        <w:t>Key Passage</w:t>
      </w:r>
    </w:p>
    <w:p w14:paraId="3C17B0FB" w14:textId="77777777" w:rsidR="00B07A65" w:rsidRDefault="00B07A65" w:rsidP="00E21068">
      <w:pPr>
        <w:pStyle w:val="Heading3"/>
        <w:spacing w:before="0" w:beforeAutospacing="0" w:after="0" w:afterAutospacing="0"/>
        <w:jc w:val="center"/>
        <w:rPr>
          <w:rFonts w:asciiTheme="minorHAnsi" w:hAnsiTheme="minorHAnsi"/>
          <w:sz w:val="24"/>
          <w:szCs w:val="24"/>
        </w:rPr>
      </w:pPr>
      <w:r w:rsidRPr="00B07A65">
        <w:rPr>
          <w:rFonts w:asciiTheme="minorHAnsi" w:hAnsiTheme="minorHAnsi"/>
          <w:sz w:val="24"/>
          <w:szCs w:val="24"/>
        </w:rPr>
        <w:t>Ephesians 1:15-18 (KJV)</w:t>
      </w:r>
    </w:p>
    <w:p w14:paraId="73ED5DCE" w14:textId="77777777" w:rsidR="00B07A65" w:rsidRPr="00B07A65" w:rsidRDefault="00B07A65" w:rsidP="00E21068">
      <w:pPr>
        <w:pStyle w:val="Heading3"/>
        <w:spacing w:before="0" w:beforeAutospacing="0" w:after="0" w:afterAutospacing="0"/>
        <w:jc w:val="center"/>
        <w:rPr>
          <w:rFonts w:asciiTheme="minorHAnsi" w:hAnsiTheme="minorHAnsi" w:cstheme="minorHAnsi"/>
          <w:i/>
          <w:sz w:val="24"/>
          <w:szCs w:val="24"/>
        </w:rPr>
      </w:pPr>
      <w:r w:rsidRPr="00B07A65">
        <w:rPr>
          <w:rFonts w:asciiTheme="minorHAnsi" w:hAnsiTheme="minorHAnsi" w:cstheme="minorHAnsi"/>
          <w:i/>
          <w:color w:val="000000"/>
          <w:sz w:val="24"/>
          <w:szCs w:val="24"/>
        </w:rPr>
        <w:t>For this reason,</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because I</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have heard</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of your faith in the Lord Jesus and your love</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for all the saints,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 do not cease to give thanks for you when I remember you</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in my prayers.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 pray that</w:t>
      </w:r>
      <w:r w:rsidRPr="00B07A65">
        <w:rPr>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the God of our Lord Jesus Christ, the Father of glory,</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may give you spiritual wisdom and revelation</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vertAlign w:val="superscript"/>
        </w:rPr>
        <w:t> </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in your growing knowledge of him,</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 since the eyes of your</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heart have been enlightened</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 so that you may know what is the hope of his calling,</w:t>
      </w:r>
      <w:r w:rsidRPr="00B07A65">
        <w:rPr>
          <w:rStyle w:val="apple-converted-space"/>
          <w:rFonts w:asciiTheme="minorHAnsi" w:hAnsiTheme="minorHAnsi" w:cstheme="minorHAnsi"/>
          <w:i/>
          <w:color w:val="000000"/>
          <w:sz w:val="24"/>
          <w:szCs w:val="24"/>
          <w:vertAlign w:val="superscript"/>
        </w:rPr>
        <w:t> </w:t>
      </w:r>
      <w:r w:rsidRPr="00B07A65">
        <w:rPr>
          <w:rFonts w:asciiTheme="minorHAnsi" w:hAnsiTheme="minorHAnsi" w:cstheme="minorHAnsi"/>
          <w:i/>
          <w:color w:val="000000"/>
          <w:sz w:val="24"/>
          <w:szCs w:val="24"/>
        </w:rPr>
        <w:t>what is the wealth of his glorious</w:t>
      </w:r>
      <w:r w:rsidRPr="00B07A65">
        <w:rPr>
          <w:rStyle w:val="apple-converted-space"/>
          <w:rFonts w:asciiTheme="minorHAnsi" w:hAnsiTheme="minorHAnsi" w:cstheme="minorHAnsi"/>
          <w:i/>
          <w:color w:val="000000"/>
          <w:sz w:val="24"/>
          <w:szCs w:val="24"/>
        </w:rPr>
        <w:t> </w:t>
      </w:r>
      <w:r w:rsidRPr="00B07A65">
        <w:rPr>
          <w:rFonts w:asciiTheme="minorHAnsi" w:hAnsiTheme="minorHAnsi" w:cstheme="minorHAnsi"/>
          <w:i/>
          <w:color w:val="000000"/>
          <w:sz w:val="24"/>
          <w:szCs w:val="24"/>
        </w:rPr>
        <w:t>inheritance in the saints.</w:t>
      </w:r>
    </w:p>
    <w:p w14:paraId="743492C1" w14:textId="77777777" w:rsidR="00167F44" w:rsidRDefault="00E21068" w:rsidP="00B07A65">
      <w:pPr>
        <w:pStyle w:val="Heading3"/>
        <w:spacing w:before="0" w:beforeAutospacing="0" w:after="0" w:afterAutospacing="0"/>
        <w:jc w:val="center"/>
        <w:rPr>
          <w:rStyle w:val="text"/>
          <w:rFonts w:asciiTheme="minorHAnsi" w:hAnsiTheme="minorHAnsi" w:cstheme="minorHAnsi"/>
          <w:i/>
          <w:sz w:val="24"/>
          <w:szCs w:val="24"/>
        </w:rPr>
      </w:pPr>
      <w:r w:rsidRPr="00D20529">
        <w:rPr>
          <w:rFonts w:asciiTheme="minorHAnsi" w:eastAsiaTheme="minorEastAsia" w:hAnsiTheme="minorHAnsi" w:cstheme="minorBidi"/>
          <w:i/>
          <w:sz w:val="24"/>
          <w:szCs w:val="24"/>
        </w:rPr>
        <w:t xml:space="preserve"> </w:t>
      </w:r>
    </w:p>
    <w:p w14:paraId="1FEEFE1C" w14:textId="77777777" w:rsidR="00E21068" w:rsidRDefault="00E21068" w:rsidP="00E21068">
      <w:pPr>
        <w:jc w:val="center"/>
        <w:rPr>
          <w:b/>
          <w:bCs/>
          <w:sz w:val="28"/>
          <w:szCs w:val="28"/>
        </w:rPr>
      </w:pPr>
      <w:r w:rsidRPr="5897EC05">
        <w:rPr>
          <w:b/>
          <w:bCs/>
          <w:sz w:val="28"/>
          <w:szCs w:val="28"/>
        </w:rPr>
        <w:t>Introduction</w:t>
      </w:r>
    </w:p>
    <w:p w14:paraId="2E9745B9" w14:textId="77777777" w:rsidR="005F10DA" w:rsidRPr="004D3FE9" w:rsidRDefault="00F16656" w:rsidP="005F10DA">
      <w:pPr>
        <w:ind w:firstLine="720"/>
        <w:jc w:val="both"/>
        <w:rPr>
          <w:bCs/>
          <w:sz w:val="24"/>
          <w:szCs w:val="24"/>
        </w:rPr>
      </w:pPr>
      <w:ins w:id="533" w:author="Cathy McMahen" w:date="2018-04-24T15:35:00Z">
        <w:r>
          <w:rPr>
            <w:bCs/>
            <w:sz w:val="24"/>
            <w:szCs w:val="24"/>
          </w:rPr>
          <w:t>People often say</w:t>
        </w:r>
      </w:ins>
      <w:del w:id="534" w:author="Cathy McMahen" w:date="2018-04-24T15:35:00Z">
        <w:r w:rsidR="005F10DA" w:rsidRPr="004D3FE9" w:rsidDel="00F16656">
          <w:rPr>
            <w:bCs/>
            <w:sz w:val="24"/>
            <w:szCs w:val="24"/>
          </w:rPr>
          <w:delText>Someon</w:delText>
        </w:r>
      </w:del>
      <w:del w:id="535" w:author="Cathy McMahen" w:date="2018-04-24T15:34:00Z">
        <w:r w:rsidR="005F10DA" w:rsidRPr="004D3FE9" w:rsidDel="00F16656">
          <w:rPr>
            <w:bCs/>
            <w:sz w:val="24"/>
            <w:szCs w:val="24"/>
          </w:rPr>
          <w:delText>e has said</w:delText>
        </w:r>
      </w:del>
      <w:r w:rsidR="005F10DA" w:rsidRPr="004D3FE9">
        <w:rPr>
          <w:bCs/>
          <w:sz w:val="24"/>
          <w:szCs w:val="24"/>
        </w:rPr>
        <w:t xml:space="preserve">, “The devil is in the details.” I beg to differ. </w:t>
      </w:r>
      <w:r w:rsidR="004D3FE9" w:rsidRPr="004D3FE9">
        <w:rPr>
          <w:bCs/>
          <w:sz w:val="24"/>
          <w:szCs w:val="24"/>
        </w:rPr>
        <w:t xml:space="preserve">To me, the </w:t>
      </w:r>
      <w:r w:rsidR="005F10DA" w:rsidRPr="004D3FE9">
        <w:rPr>
          <w:bCs/>
          <w:sz w:val="24"/>
          <w:szCs w:val="24"/>
        </w:rPr>
        <w:t xml:space="preserve">story </w:t>
      </w:r>
      <w:r w:rsidR="004D3FE9" w:rsidRPr="004D3FE9">
        <w:rPr>
          <w:bCs/>
          <w:sz w:val="24"/>
          <w:szCs w:val="24"/>
        </w:rPr>
        <w:t>is in the details</w:t>
      </w:r>
      <w:r w:rsidR="005F10DA" w:rsidRPr="004D3FE9">
        <w:rPr>
          <w:bCs/>
          <w:sz w:val="24"/>
          <w:szCs w:val="24"/>
        </w:rPr>
        <w:t>.</w:t>
      </w:r>
      <w:r w:rsidR="004D3FE9">
        <w:rPr>
          <w:bCs/>
          <w:sz w:val="24"/>
          <w:szCs w:val="24"/>
        </w:rPr>
        <w:t xml:space="preserve"> The more details, the better.</w:t>
      </w:r>
      <w:r w:rsidR="005F10DA" w:rsidRPr="004D3FE9">
        <w:rPr>
          <w:bCs/>
          <w:sz w:val="24"/>
          <w:szCs w:val="24"/>
        </w:rPr>
        <w:t xml:space="preserve"> My husband, on the other hand, just wants the facts. For instance, he may make a statement like, “I talked to so and so today.” Then he will leave it at that. I proceed to bombard him with questions: “Where were you, who else was there, what did they say, what did you say in response, how did they respond?” All he offers is a few bullet points. It is quite frustrating.</w:t>
      </w:r>
      <w:r w:rsidR="004D3FE9">
        <w:rPr>
          <w:bCs/>
          <w:sz w:val="24"/>
          <w:szCs w:val="24"/>
        </w:rPr>
        <w:t xml:space="preserve"> It’s one of those </w:t>
      </w:r>
      <w:r w:rsidR="003D308C">
        <w:rPr>
          <w:bCs/>
          <w:sz w:val="24"/>
          <w:szCs w:val="24"/>
        </w:rPr>
        <w:t>differences</w:t>
      </w:r>
      <w:r w:rsidR="004D3FE9">
        <w:rPr>
          <w:bCs/>
          <w:sz w:val="24"/>
          <w:szCs w:val="24"/>
        </w:rPr>
        <w:t xml:space="preserve"> between us that I </w:t>
      </w:r>
      <w:r w:rsidR="003D308C">
        <w:rPr>
          <w:bCs/>
          <w:sz w:val="24"/>
          <w:szCs w:val="24"/>
        </w:rPr>
        <w:t>didn’t</w:t>
      </w:r>
      <w:r w:rsidR="004D3FE9">
        <w:rPr>
          <w:bCs/>
          <w:sz w:val="24"/>
          <w:szCs w:val="24"/>
        </w:rPr>
        <w:t xml:space="preserve"> know existed </w:t>
      </w:r>
      <w:r w:rsidR="003D308C">
        <w:rPr>
          <w:bCs/>
          <w:sz w:val="24"/>
          <w:szCs w:val="24"/>
        </w:rPr>
        <w:t>until</w:t>
      </w:r>
      <w:r w:rsidR="004D3FE9">
        <w:rPr>
          <w:bCs/>
          <w:sz w:val="24"/>
          <w:szCs w:val="24"/>
        </w:rPr>
        <w:t xml:space="preserve"> we go</w:t>
      </w:r>
      <w:r w:rsidR="003D308C">
        <w:rPr>
          <w:bCs/>
          <w:sz w:val="24"/>
          <w:szCs w:val="24"/>
        </w:rPr>
        <w:t>t</w:t>
      </w:r>
      <w:r w:rsidR="004D3FE9">
        <w:rPr>
          <w:bCs/>
          <w:sz w:val="24"/>
          <w:szCs w:val="24"/>
        </w:rPr>
        <w:t xml:space="preserve"> married. </w:t>
      </w:r>
      <w:r w:rsidR="005F10DA" w:rsidRPr="004D3FE9">
        <w:rPr>
          <w:bCs/>
          <w:sz w:val="24"/>
          <w:szCs w:val="24"/>
        </w:rPr>
        <w:t xml:space="preserve"> Facts are fine, but they </w:t>
      </w:r>
      <w:r w:rsidR="003D308C">
        <w:rPr>
          <w:bCs/>
          <w:sz w:val="24"/>
          <w:szCs w:val="24"/>
        </w:rPr>
        <w:t>don’t tell the whole story</w:t>
      </w:r>
      <w:ins w:id="536" w:author="Cathy McMahen" w:date="2018-04-24T15:36:00Z">
        <w:r>
          <w:rPr>
            <w:bCs/>
            <w:sz w:val="24"/>
            <w:szCs w:val="24"/>
          </w:rPr>
          <w:t>;</w:t>
        </w:r>
      </w:ins>
      <w:del w:id="537" w:author="Cathy McMahen" w:date="2018-04-24T15:36:00Z">
        <w:r w:rsidR="003D308C" w:rsidDel="00F16656">
          <w:rPr>
            <w:bCs/>
            <w:sz w:val="24"/>
            <w:szCs w:val="24"/>
          </w:rPr>
          <w:delText>,</w:delText>
        </w:r>
      </w:del>
      <w:r w:rsidR="003D308C">
        <w:rPr>
          <w:bCs/>
          <w:sz w:val="24"/>
          <w:szCs w:val="24"/>
        </w:rPr>
        <w:t xml:space="preserve"> the</w:t>
      </w:r>
      <w:r w:rsidR="00EF37A3">
        <w:rPr>
          <w:bCs/>
          <w:sz w:val="24"/>
          <w:szCs w:val="24"/>
        </w:rPr>
        <w:t>y are just</w:t>
      </w:r>
      <w:r w:rsidR="005F10DA" w:rsidRPr="004D3FE9">
        <w:rPr>
          <w:bCs/>
          <w:sz w:val="24"/>
          <w:szCs w:val="24"/>
        </w:rPr>
        <w:t xml:space="preserve"> snapshot</w:t>
      </w:r>
      <w:r w:rsidR="00EF37A3">
        <w:rPr>
          <w:bCs/>
          <w:sz w:val="24"/>
          <w:szCs w:val="24"/>
        </w:rPr>
        <w:t>s</w:t>
      </w:r>
      <w:r w:rsidR="005F10DA" w:rsidRPr="004D3FE9">
        <w:rPr>
          <w:bCs/>
          <w:sz w:val="24"/>
          <w:szCs w:val="24"/>
        </w:rPr>
        <w:t xml:space="preserve">. </w:t>
      </w:r>
    </w:p>
    <w:p w14:paraId="7C5AA3F8" w14:textId="77777777" w:rsidR="005F10DA" w:rsidRDefault="005F10DA" w:rsidP="005F10DA">
      <w:pPr>
        <w:ind w:firstLine="720"/>
        <w:jc w:val="both"/>
        <w:rPr>
          <w:bCs/>
          <w:sz w:val="24"/>
          <w:szCs w:val="24"/>
        </w:rPr>
      </w:pPr>
      <w:r>
        <w:rPr>
          <w:bCs/>
          <w:sz w:val="24"/>
          <w:szCs w:val="24"/>
        </w:rPr>
        <w:t xml:space="preserve">I approach Bible study </w:t>
      </w:r>
      <w:r w:rsidR="003D308C">
        <w:rPr>
          <w:bCs/>
          <w:sz w:val="24"/>
          <w:szCs w:val="24"/>
        </w:rPr>
        <w:t>that way. Inquisitive by nature, I ask</w:t>
      </w:r>
      <w:del w:id="538" w:author="Cathy McMahen" w:date="2018-04-24T16:25:00Z">
        <w:r w:rsidR="003D308C" w:rsidDel="00F16656">
          <w:rPr>
            <w:bCs/>
            <w:sz w:val="24"/>
            <w:szCs w:val="24"/>
          </w:rPr>
          <w:delText xml:space="preserve"> the</w:delText>
        </w:r>
      </w:del>
      <w:r w:rsidR="003D308C">
        <w:rPr>
          <w:bCs/>
          <w:sz w:val="24"/>
          <w:szCs w:val="24"/>
        </w:rPr>
        <w:t xml:space="preserve"> questions </w:t>
      </w:r>
      <w:ins w:id="539" w:author="Cathy McMahen" w:date="2018-04-24T16:25:00Z">
        <w:r w:rsidR="00F16656">
          <w:rPr>
            <w:bCs/>
            <w:sz w:val="24"/>
            <w:szCs w:val="24"/>
          </w:rPr>
          <w:t>about</w:t>
        </w:r>
      </w:ins>
      <w:del w:id="540" w:author="Cathy McMahen" w:date="2018-04-24T16:25:00Z">
        <w:r w:rsidR="003D308C" w:rsidDel="00F16656">
          <w:rPr>
            <w:bCs/>
            <w:sz w:val="24"/>
            <w:szCs w:val="24"/>
          </w:rPr>
          <w:delText>of</w:delText>
        </w:r>
      </w:del>
      <w:r w:rsidR="003D308C">
        <w:rPr>
          <w:bCs/>
          <w:sz w:val="24"/>
          <w:szCs w:val="24"/>
        </w:rPr>
        <w:t xml:space="preserve"> the text I am studying, gathering as much information as I can</w:t>
      </w:r>
      <w:ins w:id="541" w:author="Cathy McMahen" w:date="2018-04-24T16:25:00Z">
        <w:r w:rsidR="00F16656">
          <w:rPr>
            <w:bCs/>
            <w:sz w:val="24"/>
            <w:szCs w:val="24"/>
          </w:rPr>
          <w:t xml:space="preserve">. </w:t>
        </w:r>
      </w:ins>
      <w:del w:id="542" w:author="Cathy McMahen" w:date="2018-04-24T16:25:00Z">
        <w:r w:rsidR="003D308C" w:rsidDel="00F16656">
          <w:rPr>
            <w:bCs/>
            <w:sz w:val="24"/>
            <w:szCs w:val="24"/>
          </w:rPr>
          <w:delText xml:space="preserve">, </w:delText>
        </w:r>
      </w:del>
      <w:ins w:id="543" w:author="Cathy McMahen" w:date="2018-04-24T16:25:00Z">
        <w:r w:rsidR="00F16656">
          <w:rPr>
            <w:bCs/>
            <w:sz w:val="24"/>
            <w:szCs w:val="24"/>
          </w:rPr>
          <w:t>T</w:t>
        </w:r>
      </w:ins>
      <w:del w:id="544" w:author="Cathy McMahen" w:date="2018-04-24T16:25:00Z">
        <w:r w:rsidR="003D308C" w:rsidDel="00F16656">
          <w:rPr>
            <w:bCs/>
            <w:sz w:val="24"/>
            <w:szCs w:val="24"/>
          </w:rPr>
          <w:delText>t</w:delText>
        </w:r>
      </w:del>
      <w:r w:rsidR="003D308C">
        <w:rPr>
          <w:bCs/>
          <w:sz w:val="24"/>
          <w:szCs w:val="24"/>
        </w:rPr>
        <w:t>hen the big picture</w:t>
      </w:r>
      <w:r>
        <w:rPr>
          <w:bCs/>
          <w:sz w:val="24"/>
          <w:szCs w:val="24"/>
        </w:rPr>
        <w:t xml:space="preserve"> come</w:t>
      </w:r>
      <w:r w:rsidR="00EF37A3">
        <w:rPr>
          <w:bCs/>
          <w:sz w:val="24"/>
          <w:szCs w:val="24"/>
        </w:rPr>
        <w:t>s</w:t>
      </w:r>
      <w:r>
        <w:rPr>
          <w:bCs/>
          <w:sz w:val="24"/>
          <w:szCs w:val="24"/>
        </w:rPr>
        <w:t xml:space="preserve"> into focus. Collecting the facts is the means to the end</w:t>
      </w:r>
      <w:ins w:id="545" w:author="Cathy McMahen" w:date="2018-04-24T16:26:00Z">
        <w:r w:rsidR="00076445">
          <w:rPr>
            <w:bCs/>
            <w:sz w:val="24"/>
            <w:szCs w:val="24"/>
          </w:rPr>
          <w:t>—which</w:t>
        </w:r>
      </w:ins>
      <w:del w:id="546" w:author="Cathy McMahen" w:date="2018-04-24T16:26:00Z">
        <w:r w:rsidDel="00076445">
          <w:rPr>
            <w:bCs/>
            <w:sz w:val="24"/>
            <w:szCs w:val="24"/>
          </w:rPr>
          <w:delText xml:space="preserve"> – which</w:delText>
        </w:r>
      </w:del>
      <w:r>
        <w:rPr>
          <w:bCs/>
          <w:sz w:val="24"/>
          <w:szCs w:val="24"/>
        </w:rPr>
        <w:t xml:space="preserve"> is</w:t>
      </w:r>
      <w:ins w:id="547" w:author="Cathy McMahen" w:date="2018-04-25T08:02:00Z">
        <w:r w:rsidR="0055473B">
          <w:rPr>
            <w:bCs/>
            <w:sz w:val="24"/>
            <w:szCs w:val="24"/>
          </w:rPr>
          <w:t>,</w:t>
        </w:r>
      </w:ins>
      <w:r>
        <w:rPr>
          <w:bCs/>
          <w:sz w:val="24"/>
          <w:szCs w:val="24"/>
        </w:rPr>
        <w:t xml:space="preserve"> ultimately, seeing God in the story. </w:t>
      </w:r>
      <w:r w:rsidR="00EF37A3">
        <w:rPr>
          <w:bCs/>
          <w:sz w:val="24"/>
          <w:szCs w:val="24"/>
        </w:rPr>
        <w:t>When I find Him,</w:t>
      </w:r>
      <w:r>
        <w:rPr>
          <w:bCs/>
          <w:sz w:val="24"/>
          <w:szCs w:val="24"/>
        </w:rPr>
        <w:t xml:space="preserve"> </w:t>
      </w:r>
      <w:r w:rsidR="00EF37A3">
        <w:rPr>
          <w:bCs/>
          <w:sz w:val="24"/>
          <w:szCs w:val="24"/>
        </w:rPr>
        <w:t xml:space="preserve">then He </w:t>
      </w:r>
      <w:r>
        <w:rPr>
          <w:bCs/>
          <w:sz w:val="24"/>
          <w:szCs w:val="24"/>
        </w:rPr>
        <w:t>begins to rewrite my story. And that, my friend, is transformational!</w:t>
      </w:r>
    </w:p>
    <w:p w14:paraId="737C80FF" w14:textId="77777777" w:rsidR="00331F00" w:rsidRDefault="00331F00" w:rsidP="00331F00">
      <w:pPr>
        <w:ind w:firstLine="720"/>
        <w:jc w:val="both"/>
        <w:rPr>
          <w:ins w:id="548" w:author="virginia porter" w:date="2018-05-07T20:01:00Z"/>
          <w:bCs/>
          <w:sz w:val="24"/>
          <w:szCs w:val="24"/>
        </w:rPr>
      </w:pPr>
      <w:ins w:id="549" w:author="virginia porter" w:date="2018-05-07T19:57:00Z">
        <w:r w:rsidRPr="000C76D1">
          <w:rPr>
            <w:bCs/>
            <w:sz w:val="24"/>
            <w:szCs w:val="24"/>
          </w:rPr>
          <w:t xml:space="preserve">If you did </w:t>
        </w:r>
        <w:r>
          <w:rPr>
            <w:bCs/>
            <w:sz w:val="24"/>
            <w:szCs w:val="24"/>
          </w:rPr>
          <w:t>book one</w:t>
        </w:r>
        <w:r w:rsidRPr="000C76D1">
          <w:rPr>
            <w:bCs/>
            <w:sz w:val="24"/>
            <w:szCs w:val="24"/>
          </w:rPr>
          <w:t>,</w:t>
        </w:r>
        <w:r>
          <w:rPr>
            <w:bCs/>
            <w:sz w:val="24"/>
            <w:szCs w:val="24"/>
          </w:rPr>
          <w:t xml:space="preserve"> </w:t>
        </w:r>
        <w:r w:rsidRPr="001D2606">
          <w:rPr>
            <w:bCs/>
            <w:i/>
            <w:sz w:val="24"/>
            <w:szCs w:val="24"/>
          </w:rPr>
          <w:t>Spiritual Matchmaking</w:t>
        </w:r>
        <w:r>
          <w:rPr>
            <w:bCs/>
            <w:sz w:val="24"/>
            <w:szCs w:val="24"/>
          </w:rPr>
          <w:t>,</w:t>
        </w:r>
        <w:r w:rsidRPr="000C76D1">
          <w:rPr>
            <w:bCs/>
            <w:sz w:val="24"/>
            <w:szCs w:val="24"/>
          </w:rPr>
          <w:t xml:space="preserve"> then you already know that I love to pull the gospel metaphors f</w:t>
        </w:r>
        <w:r>
          <w:rPr>
            <w:bCs/>
            <w:sz w:val="24"/>
            <w:szCs w:val="24"/>
          </w:rPr>
          <w:t>rom</w:t>
        </w:r>
        <w:r w:rsidRPr="000C76D1">
          <w:rPr>
            <w:bCs/>
            <w:sz w:val="24"/>
            <w:szCs w:val="24"/>
          </w:rPr>
          <w:t xml:space="preserve"> the Old Testament. </w:t>
        </w:r>
      </w:ins>
      <w:ins w:id="550" w:author="virginia porter" w:date="2018-05-07T19:58:00Z">
        <w:r>
          <w:rPr>
            <w:bCs/>
            <w:sz w:val="24"/>
            <w:szCs w:val="24"/>
          </w:rPr>
          <w:t xml:space="preserve">While this study </w:t>
        </w:r>
      </w:ins>
      <w:ins w:id="551" w:author="virginia porter" w:date="2018-05-07T19:59:00Z">
        <w:r>
          <w:rPr>
            <w:bCs/>
            <w:sz w:val="24"/>
            <w:szCs w:val="24"/>
          </w:rPr>
          <w:t>is</w:t>
        </w:r>
      </w:ins>
      <w:ins w:id="552" w:author="virginia porter" w:date="2018-05-07T19:58:00Z">
        <w:r>
          <w:rPr>
            <w:bCs/>
            <w:sz w:val="24"/>
            <w:szCs w:val="24"/>
          </w:rPr>
          <w:t xml:space="preserve"> </w:t>
        </w:r>
      </w:ins>
      <w:ins w:id="553" w:author="virginia porter" w:date="2018-05-07T19:59:00Z">
        <w:r>
          <w:rPr>
            <w:bCs/>
            <w:sz w:val="24"/>
            <w:szCs w:val="24"/>
          </w:rPr>
          <w:t xml:space="preserve">primarily based on </w:t>
        </w:r>
      </w:ins>
      <w:ins w:id="554" w:author="virginia porter" w:date="2018-05-07T20:00:00Z">
        <w:r>
          <w:rPr>
            <w:bCs/>
            <w:sz w:val="24"/>
            <w:szCs w:val="24"/>
          </w:rPr>
          <w:t>the first three chapters of Ephesians,</w:t>
        </w:r>
      </w:ins>
      <w:ins w:id="555" w:author="virginia porter" w:date="2018-05-07T19:57:00Z">
        <w:r>
          <w:rPr>
            <w:bCs/>
            <w:sz w:val="24"/>
            <w:szCs w:val="24"/>
          </w:rPr>
          <w:t xml:space="preserve"> we’ll not stay confined there. </w:t>
        </w:r>
      </w:ins>
      <w:ins w:id="556" w:author="virginia porter" w:date="2018-05-07T20:01:00Z">
        <w:r w:rsidRPr="000C76D1">
          <w:rPr>
            <w:bCs/>
            <w:sz w:val="24"/>
            <w:szCs w:val="24"/>
          </w:rPr>
          <w:t>The beauty of studying the book of Ephesians is that it affords us an opportunity to get an overview of the entire New Testament. Be it directly</w:t>
        </w:r>
        <w:r>
          <w:rPr>
            <w:bCs/>
            <w:sz w:val="24"/>
            <w:szCs w:val="24"/>
          </w:rPr>
          <w:t>,</w:t>
        </w:r>
        <w:r w:rsidRPr="000C76D1">
          <w:rPr>
            <w:bCs/>
            <w:sz w:val="24"/>
            <w:szCs w:val="24"/>
          </w:rPr>
          <w:t xml:space="preserve"> or indirectly, the </w:t>
        </w:r>
        <w:r>
          <w:rPr>
            <w:bCs/>
            <w:sz w:val="24"/>
            <w:szCs w:val="24"/>
          </w:rPr>
          <w:t>books</w:t>
        </w:r>
        <w:r w:rsidRPr="000C76D1">
          <w:rPr>
            <w:bCs/>
            <w:sz w:val="24"/>
            <w:szCs w:val="24"/>
          </w:rPr>
          <w:t xml:space="preserve"> of the New Testament </w:t>
        </w:r>
        <w:r>
          <w:rPr>
            <w:bCs/>
            <w:sz w:val="24"/>
            <w:szCs w:val="24"/>
          </w:rPr>
          <w:t>are</w:t>
        </w:r>
        <w:r w:rsidRPr="000C76D1">
          <w:rPr>
            <w:bCs/>
            <w:sz w:val="24"/>
            <w:szCs w:val="24"/>
          </w:rPr>
          <w:t xml:space="preserve"> connected to </w:t>
        </w:r>
        <w:r>
          <w:rPr>
            <w:bCs/>
            <w:sz w:val="24"/>
            <w:szCs w:val="24"/>
          </w:rPr>
          <w:t xml:space="preserve">the book of Ephesians or the history of the church at </w:t>
        </w:r>
        <w:r w:rsidRPr="000C76D1">
          <w:rPr>
            <w:bCs/>
            <w:sz w:val="24"/>
            <w:szCs w:val="24"/>
          </w:rPr>
          <w:t xml:space="preserve">Ephesus. </w:t>
        </w:r>
        <w:r>
          <w:rPr>
            <w:bCs/>
            <w:sz w:val="24"/>
            <w:szCs w:val="24"/>
          </w:rPr>
          <w:t>As we go along, we’ll</w:t>
        </w:r>
        <w:r w:rsidRPr="000C76D1">
          <w:rPr>
            <w:bCs/>
            <w:sz w:val="24"/>
            <w:szCs w:val="24"/>
          </w:rPr>
          <w:t xml:space="preserve"> see how it all ties together. </w:t>
        </w:r>
      </w:ins>
    </w:p>
    <w:p w14:paraId="3C515229" w14:textId="52FA9D97" w:rsidR="005F10DA" w:rsidDel="00331F00" w:rsidRDefault="005F10DA" w:rsidP="005F10DA">
      <w:pPr>
        <w:ind w:firstLine="720"/>
        <w:jc w:val="both"/>
        <w:rPr>
          <w:del w:id="557" w:author="virginia porter" w:date="2018-05-07T20:00:00Z"/>
          <w:bCs/>
          <w:sz w:val="24"/>
          <w:szCs w:val="24"/>
        </w:rPr>
      </w:pPr>
      <w:del w:id="558" w:author="virginia porter" w:date="2018-05-07T20:00:00Z">
        <w:r w:rsidRPr="000C76D1" w:rsidDel="00331F00">
          <w:rPr>
            <w:bCs/>
            <w:sz w:val="24"/>
            <w:szCs w:val="24"/>
          </w:rPr>
          <w:delText>The beauty of studying the book of Ephesians is that it affords us an opportunity to get an overview of basically the entire New Testament. Be it directly</w:delText>
        </w:r>
        <w:r w:rsidDel="00331F00">
          <w:rPr>
            <w:bCs/>
            <w:sz w:val="24"/>
            <w:szCs w:val="24"/>
          </w:rPr>
          <w:delText>,</w:delText>
        </w:r>
        <w:r w:rsidRPr="000C76D1" w:rsidDel="00331F00">
          <w:rPr>
            <w:bCs/>
            <w:sz w:val="24"/>
            <w:szCs w:val="24"/>
          </w:rPr>
          <w:delText xml:space="preserve"> or indirectly, the </w:delText>
        </w:r>
        <w:r w:rsidDel="00331F00">
          <w:rPr>
            <w:bCs/>
            <w:sz w:val="24"/>
            <w:szCs w:val="24"/>
          </w:rPr>
          <w:delText>books</w:delText>
        </w:r>
        <w:r w:rsidRPr="000C76D1" w:rsidDel="00331F00">
          <w:rPr>
            <w:bCs/>
            <w:sz w:val="24"/>
            <w:szCs w:val="24"/>
          </w:rPr>
          <w:delText xml:space="preserve"> of the New Testament </w:delText>
        </w:r>
        <w:r w:rsidDel="00331F00">
          <w:rPr>
            <w:bCs/>
            <w:sz w:val="24"/>
            <w:szCs w:val="24"/>
          </w:rPr>
          <w:delText>are</w:delText>
        </w:r>
        <w:r w:rsidRPr="000C76D1" w:rsidDel="00331F00">
          <w:rPr>
            <w:bCs/>
            <w:sz w:val="24"/>
            <w:szCs w:val="24"/>
          </w:rPr>
          <w:delText xml:space="preserve"> connected to </w:delText>
        </w:r>
        <w:r w:rsidDel="00331F00">
          <w:rPr>
            <w:bCs/>
            <w:sz w:val="24"/>
            <w:szCs w:val="24"/>
          </w:rPr>
          <w:delText xml:space="preserve">the book of Ephesians or the history of the church at </w:delText>
        </w:r>
        <w:r w:rsidRPr="000C76D1" w:rsidDel="00331F00">
          <w:rPr>
            <w:bCs/>
            <w:sz w:val="24"/>
            <w:szCs w:val="24"/>
          </w:rPr>
          <w:delText xml:space="preserve">Ephesus. </w:delText>
        </w:r>
        <w:r w:rsidR="00EF37A3" w:rsidDel="00331F00">
          <w:rPr>
            <w:bCs/>
            <w:sz w:val="24"/>
            <w:szCs w:val="24"/>
          </w:rPr>
          <w:delText>As we go along</w:delText>
        </w:r>
        <w:r w:rsidDel="00331F00">
          <w:rPr>
            <w:bCs/>
            <w:sz w:val="24"/>
            <w:szCs w:val="24"/>
          </w:rPr>
          <w:delText>, we’ll</w:delText>
        </w:r>
        <w:r w:rsidRPr="000C76D1" w:rsidDel="00331F00">
          <w:rPr>
            <w:bCs/>
            <w:sz w:val="24"/>
            <w:szCs w:val="24"/>
          </w:rPr>
          <w:delText xml:space="preserve"> see how it all ties together. </w:delText>
        </w:r>
      </w:del>
    </w:p>
    <w:p w14:paraId="16C9CC7C" w14:textId="2CA7C7FA" w:rsidR="00646277" w:rsidDel="00331F00" w:rsidRDefault="005F10DA" w:rsidP="00646277">
      <w:pPr>
        <w:ind w:firstLine="720"/>
        <w:jc w:val="both"/>
        <w:rPr>
          <w:del w:id="559" w:author="virginia porter" w:date="2018-05-07T19:57:00Z"/>
          <w:bCs/>
          <w:sz w:val="24"/>
          <w:szCs w:val="24"/>
        </w:rPr>
      </w:pPr>
      <w:del w:id="560" w:author="virginia porter" w:date="2018-05-07T19:57:00Z">
        <w:r w:rsidRPr="000C76D1" w:rsidDel="00331F00">
          <w:rPr>
            <w:bCs/>
            <w:sz w:val="24"/>
            <w:szCs w:val="24"/>
          </w:rPr>
          <w:delText xml:space="preserve">If you did </w:delText>
        </w:r>
        <w:r w:rsidDel="00331F00">
          <w:rPr>
            <w:bCs/>
            <w:sz w:val="24"/>
            <w:szCs w:val="24"/>
          </w:rPr>
          <w:delText>book one</w:delText>
        </w:r>
        <w:r w:rsidRPr="000C76D1" w:rsidDel="00331F00">
          <w:rPr>
            <w:bCs/>
            <w:sz w:val="24"/>
            <w:szCs w:val="24"/>
          </w:rPr>
          <w:delText>,</w:delText>
        </w:r>
        <w:r w:rsidDel="00331F00">
          <w:rPr>
            <w:bCs/>
            <w:sz w:val="24"/>
            <w:szCs w:val="24"/>
          </w:rPr>
          <w:delText xml:space="preserve"> entitled </w:delText>
        </w:r>
        <w:r w:rsidRPr="0055473B" w:rsidDel="00331F00">
          <w:rPr>
            <w:bCs/>
            <w:i/>
            <w:sz w:val="24"/>
            <w:szCs w:val="24"/>
            <w:rPrChange w:id="561" w:author="Cathy McMahen" w:date="2018-04-25T08:05:00Z">
              <w:rPr>
                <w:bCs/>
                <w:sz w:val="24"/>
                <w:szCs w:val="24"/>
              </w:rPr>
            </w:rPrChange>
          </w:rPr>
          <w:delText>Spiritual Matchmaking</w:delText>
        </w:r>
        <w:r w:rsidDel="00331F00">
          <w:rPr>
            <w:bCs/>
            <w:sz w:val="24"/>
            <w:szCs w:val="24"/>
          </w:rPr>
          <w:delText>,</w:delText>
        </w:r>
        <w:r w:rsidRPr="000C76D1" w:rsidDel="00331F00">
          <w:rPr>
            <w:bCs/>
            <w:sz w:val="24"/>
            <w:szCs w:val="24"/>
          </w:rPr>
          <w:delText xml:space="preserve"> then you already know that I love to pull the gospel metaphors f</w:delText>
        </w:r>
        <w:r w:rsidDel="00331F00">
          <w:rPr>
            <w:bCs/>
            <w:sz w:val="24"/>
            <w:szCs w:val="24"/>
          </w:rPr>
          <w:delText>rom</w:delText>
        </w:r>
        <w:r w:rsidRPr="000C76D1" w:rsidDel="00331F00">
          <w:rPr>
            <w:bCs/>
            <w:sz w:val="24"/>
            <w:szCs w:val="24"/>
          </w:rPr>
          <w:delText xml:space="preserve"> the Old Testament. </w:delText>
        </w:r>
        <w:r w:rsidDel="00331F00">
          <w:rPr>
            <w:bCs/>
            <w:sz w:val="24"/>
            <w:szCs w:val="24"/>
          </w:rPr>
          <w:delText xml:space="preserve">The backdrop in </w:delText>
        </w:r>
        <w:r w:rsidRPr="0055473B" w:rsidDel="00331F00">
          <w:rPr>
            <w:bCs/>
            <w:i/>
            <w:sz w:val="24"/>
            <w:szCs w:val="24"/>
            <w:rPrChange w:id="562" w:author="Cathy McMahen" w:date="2018-04-25T08:06:00Z">
              <w:rPr>
                <w:bCs/>
                <w:sz w:val="24"/>
                <w:szCs w:val="24"/>
              </w:rPr>
            </w:rPrChange>
          </w:rPr>
          <w:delText>Spiritual Matchmaking</w:delText>
        </w:r>
        <w:r w:rsidDel="00331F00">
          <w:rPr>
            <w:bCs/>
            <w:sz w:val="24"/>
            <w:szCs w:val="24"/>
          </w:rPr>
          <w:delText>, was the first two chapters of Ephesians. This study picks up where we left off</w:delText>
        </w:r>
      </w:del>
      <w:ins w:id="563" w:author="Cathy McMahen" w:date="2018-04-25T08:07:00Z">
        <w:del w:id="564" w:author="virginia porter" w:date="2018-05-07T19:57:00Z">
          <w:r w:rsidR="0055473B" w:rsidDel="00331F00">
            <w:rPr>
              <w:bCs/>
              <w:sz w:val="24"/>
              <w:szCs w:val="24"/>
            </w:rPr>
            <w:delText>,</w:delText>
          </w:r>
        </w:del>
      </w:ins>
      <w:del w:id="565" w:author="virginia porter" w:date="2018-05-07T19:57:00Z">
        <w:r w:rsidDel="00331F00">
          <w:rPr>
            <w:bCs/>
            <w:sz w:val="24"/>
            <w:szCs w:val="24"/>
          </w:rPr>
          <w:delText xml:space="preserve"> </w:delText>
        </w:r>
      </w:del>
      <w:ins w:id="566" w:author="Cathy McMahen" w:date="2018-04-25T08:06:00Z">
        <w:del w:id="567" w:author="virginia porter" w:date="2018-05-07T19:57:00Z">
          <w:r w:rsidR="0055473B" w:rsidDel="00331F00">
            <w:rPr>
              <w:bCs/>
              <w:sz w:val="24"/>
              <w:szCs w:val="24"/>
            </w:rPr>
            <w:delText xml:space="preserve">and </w:delText>
          </w:r>
        </w:del>
      </w:ins>
      <w:ins w:id="568" w:author="Cathy McMahen" w:date="2018-04-25T08:07:00Z">
        <w:del w:id="569" w:author="virginia porter" w:date="2018-05-07T19:57:00Z">
          <w:r w:rsidR="0055473B" w:rsidDel="00331F00">
            <w:rPr>
              <w:bCs/>
              <w:sz w:val="24"/>
              <w:szCs w:val="24"/>
            </w:rPr>
            <w:delText xml:space="preserve">the </w:delText>
          </w:r>
        </w:del>
      </w:ins>
      <w:del w:id="570" w:author="virginia porter" w:date="2018-05-07T19:57:00Z">
        <w:r w:rsidDel="00331F00">
          <w:rPr>
            <w:bCs/>
            <w:sz w:val="24"/>
            <w:szCs w:val="24"/>
          </w:rPr>
          <w:delText xml:space="preserve">focusing </w:delText>
        </w:r>
      </w:del>
      <w:ins w:id="571" w:author="Cathy McMahen" w:date="2018-04-25T08:07:00Z">
        <w:del w:id="572" w:author="virginia porter" w:date="2018-05-07T19:57:00Z">
          <w:r w:rsidR="0055473B" w:rsidDel="00331F00">
            <w:rPr>
              <w:bCs/>
              <w:sz w:val="24"/>
              <w:szCs w:val="24"/>
            </w:rPr>
            <w:delText xml:space="preserve">is </w:delText>
          </w:r>
        </w:del>
      </w:ins>
      <w:del w:id="573" w:author="virginia porter" w:date="2018-05-07T19:57:00Z">
        <w:r w:rsidDel="00331F00">
          <w:rPr>
            <w:bCs/>
            <w:sz w:val="24"/>
            <w:szCs w:val="24"/>
          </w:rPr>
          <w:delText>primarily, on chapters two and three of the book of Ephesians. But, we’ll not stay confined there. N</w:delText>
        </w:r>
        <w:r w:rsidRPr="000C76D1" w:rsidDel="00331F00">
          <w:rPr>
            <w:bCs/>
            <w:sz w:val="24"/>
            <w:szCs w:val="24"/>
          </w:rPr>
          <w:delText xml:space="preserve">ot only are we going to be studying the book of Ephesians, </w:delText>
        </w:r>
        <w:r w:rsidDel="00331F00">
          <w:rPr>
            <w:bCs/>
            <w:sz w:val="24"/>
            <w:szCs w:val="24"/>
          </w:rPr>
          <w:delText>but we are going to learn how to</w:delText>
        </w:r>
        <w:r w:rsidRPr="009C1771" w:rsidDel="00331F00">
          <w:rPr>
            <w:bCs/>
            <w:sz w:val="24"/>
            <w:szCs w:val="24"/>
          </w:rPr>
          <w:delText xml:space="preserve"> </w:delText>
        </w:r>
        <w:r w:rsidDel="00331F00">
          <w:rPr>
            <w:bCs/>
            <w:sz w:val="24"/>
            <w:szCs w:val="24"/>
          </w:rPr>
          <w:delText xml:space="preserve">study the </w:delText>
        </w:r>
        <w:r w:rsidRPr="000C76D1" w:rsidDel="00331F00">
          <w:rPr>
            <w:bCs/>
            <w:sz w:val="24"/>
            <w:szCs w:val="24"/>
          </w:rPr>
          <w:delText>Bible</w:delText>
        </w:r>
      </w:del>
      <w:ins w:id="574" w:author="Cathy McMahen" w:date="2018-04-25T08:07:00Z">
        <w:del w:id="575" w:author="virginia porter" w:date="2018-05-07T19:57:00Z">
          <w:r w:rsidR="0055473B" w:rsidDel="00331F00">
            <w:rPr>
              <w:bCs/>
              <w:sz w:val="24"/>
              <w:szCs w:val="24"/>
            </w:rPr>
            <w:delText xml:space="preserve">—period </w:delText>
          </w:r>
        </w:del>
      </w:ins>
      <w:del w:id="576" w:author="virginia porter" w:date="2018-05-07T19:57:00Z">
        <w:r w:rsidDel="00331F00">
          <w:rPr>
            <w:bCs/>
            <w:sz w:val="24"/>
            <w:szCs w:val="24"/>
          </w:rPr>
          <w:delText xml:space="preserve"> – period.</w:delText>
        </w:r>
        <w:r w:rsidR="00646277" w:rsidDel="00331F00">
          <w:rPr>
            <w:bCs/>
            <w:sz w:val="24"/>
            <w:szCs w:val="24"/>
          </w:rPr>
          <w:delText xml:space="preserve"> </w:delText>
        </w:r>
      </w:del>
    </w:p>
    <w:p w14:paraId="56B65F80" w14:textId="2F2BD890" w:rsidR="0039677C" w:rsidDel="00A02648" w:rsidRDefault="0039677C" w:rsidP="00646277">
      <w:pPr>
        <w:ind w:firstLine="720"/>
        <w:jc w:val="both"/>
        <w:rPr>
          <w:del w:id="577" w:author="virginia porter" w:date="2018-05-07T20:33:00Z"/>
          <w:bCs/>
          <w:sz w:val="24"/>
          <w:szCs w:val="24"/>
        </w:rPr>
      </w:pPr>
    </w:p>
    <w:p w14:paraId="2D7AA305" w14:textId="77777777" w:rsidR="005F10DA" w:rsidRPr="00646277" w:rsidRDefault="00646277" w:rsidP="00646277">
      <w:pPr>
        <w:jc w:val="center"/>
        <w:rPr>
          <w:b/>
          <w:bCs/>
          <w:sz w:val="28"/>
          <w:szCs w:val="28"/>
        </w:rPr>
      </w:pPr>
      <w:r w:rsidRPr="00646277">
        <w:rPr>
          <w:b/>
          <w:bCs/>
          <w:sz w:val="28"/>
          <w:szCs w:val="28"/>
        </w:rPr>
        <w:t>Back Story</w:t>
      </w:r>
    </w:p>
    <w:p w14:paraId="54CCB169" w14:textId="674440AA" w:rsidR="00E74CBF" w:rsidRDefault="00FC6499" w:rsidP="00E74CBF">
      <w:pPr>
        <w:ind w:firstLine="720"/>
        <w:jc w:val="both"/>
        <w:rPr>
          <w:bCs/>
          <w:sz w:val="24"/>
          <w:szCs w:val="24"/>
        </w:rPr>
      </w:pPr>
      <w:ins w:id="578" w:author="virginia porter" w:date="2018-05-14T16:38:00Z">
        <w:r>
          <w:rPr>
            <w:bCs/>
            <w:sz w:val="24"/>
            <w:szCs w:val="24"/>
          </w:rPr>
          <w:t>In case you missed book one, and</w:t>
        </w:r>
      </w:ins>
      <w:del w:id="579" w:author="virginia porter" w:date="2018-05-14T16:38:00Z">
        <w:r w:rsidR="00E74CBF" w:rsidDel="00FC6499">
          <w:rPr>
            <w:bCs/>
            <w:sz w:val="24"/>
            <w:szCs w:val="24"/>
          </w:rPr>
          <w:delText>T</w:delText>
        </w:r>
      </w:del>
      <w:ins w:id="580" w:author="virginia porter" w:date="2018-05-14T16:38:00Z">
        <w:r>
          <w:rPr>
            <w:bCs/>
            <w:sz w:val="24"/>
            <w:szCs w:val="24"/>
          </w:rPr>
          <w:t xml:space="preserve"> t</w:t>
        </w:r>
      </w:ins>
      <w:r w:rsidR="00E74CBF">
        <w:rPr>
          <w:bCs/>
          <w:sz w:val="24"/>
          <w:szCs w:val="24"/>
        </w:rPr>
        <w:t>o set the stage</w:t>
      </w:r>
      <w:ins w:id="581" w:author="virginia porter" w:date="2018-05-07T20:32:00Z">
        <w:r w:rsidR="00A02648">
          <w:rPr>
            <w:bCs/>
            <w:sz w:val="24"/>
            <w:szCs w:val="24"/>
          </w:rPr>
          <w:t>,</w:t>
        </w:r>
      </w:ins>
      <w:del w:id="582" w:author="virginia porter" w:date="2018-05-07T20:32:00Z">
        <w:r w:rsidR="00E74CBF" w:rsidDel="00A02648">
          <w:rPr>
            <w:bCs/>
            <w:sz w:val="24"/>
            <w:szCs w:val="24"/>
          </w:rPr>
          <w:delText xml:space="preserve"> for our study, </w:delText>
        </w:r>
      </w:del>
      <w:ins w:id="583" w:author="virginia porter" w:date="2018-05-07T20:32:00Z">
        <w:r w:rsidR="00A02648">
          <w:rPr>
            <w:bCs/>
            <w:sz w:val="24"/>
            <w:szCs w:val="24"/>
          </w:rPr>
          <w:t xml:space="preserve"> </w:t>
        </w:r>
      </w:ins>
      <w:r w:rsidR="00E74CBF">
        <w:rPr>
          <w:bCs/>
          <w:sz w:val="24"/>
          <w:szCs w:val="24"/>
        </w:rPr>
        <w:t>we’ll begin by doing an exploration of the landscape and history surrounding Paul’s letter to the church at Ephesus. We’ll touch on the geography</w:t>
      </w:r>
      <w:r w:rsidR="00683609">
        <w:rPr>
          <w:bCs/>
          <w:sz w:val="24"/>
          <w:szCs w:val="24"/>
        </w:rPr>
        <w:t xml:space="preserve"> </w:t>
      </w:r>
      <w:r w:rsidR="00E74CBF">
        <w:rPr>
          <w:bCs/>
          <w:sz w:val="24"/>
          <w:szCs w:val="24"/>
        </w:rPr>
        <w:t>but concentrate mostly on the people. You may be surprised to find how much we have in common with them. Here is some interesting trivia about this group of believers.</w:t>
      </w:r>
    </w:p>
    <w:p w14:paraId="4BBEE4A2" w14:textId="77777777" w:rsidR="00E74CBF" w:rsidRDefault="00E74CBF" w:rsidP="00E74CBF">
      <w:pPr>
        <w:ind w:firstLine="720"/>
        <w:jc w:val="both"/>
        <w:rPr>
          <w:bCs/>
          <w:sz w:val="24"/>
          <w:szCs w:val="24"/>
        </w:rPr>
      </w:pPr>
      <w:r>
        <w:rPr>
          <w:bCs/>
          <w:sz w:val="24"/>
          <w:szCs w:val="24"/>
        </w:rPr>
        <w:t xml:space="preserve">Paul spent three full years in Ephesus. For a portion of that time, a Gentile doctor named Luke was also there with him. How do we know that? </w:t>
      </w:r>
      <w:r w:rsidR="003D7DF1">
        <w:rPr>
          <w:bCs/>
          <w:sz w:val="24"/>
          <w:szCs w:val="24"/>
        </w:rPr>
        <w:t xml:space="preserve">Because, </w:t>
      </w:r>
      <w:r>
        <w:rPr>
          <w:bCs/>
          <w:sz w:val="24"/>
          <w:szCs w:val="24"/>
        </w:rPr>
        <w:t>Luke</w:t>
      </w:r>
      <w:r w:rsidR="003D7DF1">
        <w:rPr>
          <w:bCs/>
          <w:sz w:val="24"/>
          <w:szCs w:val="24"/>
        </w:rPr>
        <w:t xml:space="preserve"> </w:t>
      </w:r>
      <w:r>
        <w:rPr>
          <w:bCs/>
          <w:sz w:val="24"/>
          <w:szCs w:val="24"/>
        </w:rPr>
        <w:t xml:space="preserve">wrote it all down in chronological order in the book of Acts. </w:t>
      </w:r>
      <w:r w:rsidR="003D7DF1">
        <w:rPr>
          <w:bCs/>
          <w:sz w:val="24"/>
          <w:szCs w:val="24"/>
        </w:rPr>
        <w:t>He was a stickler for details (a man after my own heart). It</w:t>
      </w:r>
      <w:r>
        <w:rPr>
          <w:bCs/>
          <w:sz w:val="24"/>
          <w:szCs w:val="24"/>
        </w:rPr>
        <w:t xml:space="preserve"> is worth noting that the gospels of Luke and Acts were, in fact, personal letters that Luke addressed to a man named Theophilus. Additionally, these two letters</w:t>
      </w:r>
      <w:r>
        <w:rPr>
          <w:sz w:val="24"/>
          <w:szCs w:val="24"/>
        </w:rPr>
        <w:t xml:space="preserve"> comprise one-fourth of the New Testament.</w:t>
      </w:r>
      <w:r>
        <w:rPr>
          <w:bCs/>
          <w:sz w:val="24"/>
          <w:szCs w:val="24"/>
        </w:rPr>
        <w:t xml:space="preserve"> Luke wrote the first letter to evangelize Theophilus, and the book of Acts was written to disciple him (Luke 1:1-4; Acts 1:1-2, 16:1-14). </w:t>
      </w:r>
      <w:ins w:id="584" w:author="Cathy McMahen" w:date="2018-04-25T08:14:00Z">
        <w:r w:rsidR="00EF3B52">
          <w:rPr>
            <w:bCs/>
            <w:sz w:val="24"/>
            <w:szCs w:val="24"/>
          </w:rPr>
          <w:t>Here is a confession:</w:t>
        </w:r>
      </w:ins>
      <w:del w:id="585" w:author="Cathy McMahen" w:date="2018-04-25T08:14:00Z">
        <w:r w:rsidDel="00EF3B52">
          <w:rPr>
            <w:bCs/>
            <w:sz w:val="24"/>
            <w:szCs w:val="24"/>
          </w:rPr>
          <w:delText>Confession,</w:delText>
        </w:r>
      </w:del>
      <w:r>
        <w:rPr>
          <w:bCs/>
          <w:sz w:val="24"/>
          <w:szCs w:val="24"/>
        </w:rPr>
        <w:t xml:space="preserve"> I’ve employed Luke’s strategy in the writing of this series. Book</w:t>
      </w:r>
      <w:ins w:id="586" w:author="Cathy McMahen" w:date="2018-04-25T08:50:00Z">
        <w:r w:rsidR="007B414B">
          <w:rPr>
            <w:bCs/>
            <w:sz w:val="24"/>
            <w:szCs w:val="24"/>
          </w:rPr>
          <w:t xml:space="preserve"> </w:t>
        </w:r>
      </w:ins>
      <w:del w:id="587" w:author="Cathy McMahen" w:date="2018-04-25T08:50:00Z">
        <w:r w:rsidDel="007B414B">
          <w:rPr>
            <w:bCs/>
            <w:sz w:val="24"/>
            <w:szCs w:val="24"/>
          </w:rPr>
          <w:delText>-</w:delText>
        </w:r>
      </w:del>
      <w:r>
        <w:rPr>
          <w:bCs/>
          <w:sz w:val="24"/>
          <w:szCs w:val="24"/>
        </w:rPr>
        <w:t>one,</w:t>
      </w:r>
      <w:del w:id="588" w:author="Cathy McMahen" w:date="2018-04-25T08:14:00Z">
        <w:r w:rsidDel="00EF3B52">
          <w:rPr>
            <w:bCs/>
            <w:sz w:val="24"/>
            <w:szCs w:val="24"/>
          </w:rPr>
          <w:delText xml:space="preserve"> entitled</w:delText>
        </w:r>
      </w:del>
      <w:r>
        <w:rPr>
          <w:bCs/>
          <w:sz w:val="24"/>
          <w:szCs w:val="24"/>
        </w:rPr>
        <w:t xml:space="preserve"> </w:t>
      </w:r>
      <w:r w:rsidRPr="00EF3B52">
        <w:rPr>
          <w:bCs/>
          <w:i/>
          <w:sz w:val="24"/>
          <w:szCs w:val="24"/>
          <w:rPrChange w:id="589" w:author="Cathy McMahen" w:date="2018-04-25T08:14:00Z">
            <w:rPr>
              <w:bCs/>
              <w:sz w:val="24"/>
              <w:szCs w:val="24"/>
            </w:rPr>
          </w:rPrChange>
        </w:rPr>
        <w:t>Spiritual Matchmaking</w:t>
      </w:r>
      <w:r>
        <w:rPr>
          <w:bCs/>
          <w:sz w:val="24"/>
          <w:szCs w:val="24"/>
        </w:rPr>
        <w:t>, is a veiled attempt to introduce people to the Heavenly Bride Groom</w:t>
      </w:r>
      <w:ins w:id="590" w:author="Cathy McMahen" w:date="2018-04-25T08:15:00Z">
        <w:r w:rsidR="00EF3B52">
          <w:rPr>
            <w:bCs/>
            <w:sz w:val="24"/>
            <w:szCs w:val="24"/>
          </w:rPr>
          <w:t>—Christ</w:t>
        </w:r>
      </w:ins>
      <w:del w:id="591" w:author="Cathy McMahen" w:date="2018-04-25T08:14:00Z">
        <w:r w:rsidDel="00EF3B52">
          <w:rPr>
            <w:bCs/>
            <w:sz w:val="24"/>
            <w:szCs w:val="24"/>
          </w:rPr>
          <w:delText xml:space="preserve"> – Christ</w:delText>
        </w:r>
      </w:del>
      <w:r>
        <w:rPr>
          <w:bCs/>
          <w:sz w:val="24"/>
          <w:szCs w:val="24"/>
        </w:rPr>
        <w:t xml:space="preserve"> Jesus. </w:t>
      </w:r>
      <w:ins w:id="592" w:author="Cathy McMahen" w:date="2018-04-25T08:15:00Z">
        <w:r w:rsidR="00EF3B52">
          <w:rPr>
            <w:bCs/>
            <w:sz w:val="24"/>
            <w:szCs w:val="24"/>
          </w:rPr>
          <w:t>It</w:t>
        </w:r>
      </w:ins>
      <w:del w:id="593" w:author="Cathy McMahen" w:date="2018-04-25T08:15:00Z">
        <w:r w:rsidDel="00EF3B52">
          <w:rPr>
            <w:bCs/>
            <w:sz w:val="24"/>
            <w:szCs w:val="24"/>
          </w:rPr>
          <w:delText>Th</w:delText>
        </w:r>
        <w:r w:rsidR="00982CFC" w:rsidDel="00EF3B52">
          <w:rPr>
            <w:bCs/>
            <w:sz w:val="24"/>
            <w:szCs w:val="24"/>
          </w:rPr>
          <w:delText>is</w:delText>
        </w:r>
        <w:r w:rsidDel="00EF3B52">
          <w:rPr>
            <w:bCs/>
            <w:sz w:val="24"/>
            <w:szCs w:val="24"/>
          </w:rPr>
          <w:delText xml:space="preserve"> book</w:delText>
        </w:r>
      </w:del>
      <w:r>
        <w:rPr>
          <w:bCs/>
          <w:sz w:val="24"/>
          <w:szCs w:val="24"/>
        </w:rPr>
        <w:t xml:space="preserve"> was intended to evangelize the lost, help believers solidify their salvation, and equip them with a tool to share their faith. The aim of this book</w:t>
      </w:r>
      <w:del w:id="594" w:author="Cathy McMahen" w:date="2018-04-25T08:16:00Z">
        <w:r w:rsidDel="00EF3B52">
          <w:rPr>
            <w:bCs/>
            <w:sz w:val="24"/>
            <w:szCs w:val="24"/>
          </w:rPr>
          <w:delText>,</w:delText>
        </w:r>
      </w:del>
      <w:r>
        <w:rPr>
          <w:bCs/>
          <w:sz w:val="24"/>
          <w:szCs w:val="24"/>
        </w:rPr>
        <w:t xml:space="preserve"> and the two that </w:t>
      </w:r>
      <w:ins w:id="595" w:author="Cathy McMahen" w:date="2018-04-25T08:16:00Z">
        <w:r w:rsidR="00EF3B52">
          <w:rPr>
            <w:bCs/>
            <w:sz w:val="24"/>
            <w:szCs w:val="24"/>
          </w:rPr>
          <w:t xml:space="preserve">will </w:t>
        </w:r>
      </w:ins>
      <w:r>
        <w:rPr>
          <w:bCs/>
          <w:sz w:val="24"/>
          <w:szCs w:val="24"/>
        </w:rPr>
        <w:t>follow it</w:t>
      </w:r>
      <w:del w:id="596" w:author="Cathy McMahen" w:date="2018-04-25T08:16:00Z">
        <w:r w:rsidDel="00EF3B52">
          <w:rPr>
            <w:bCs/>
            <w:sz w:val="24"/>
            <w:szCs w:val="24"/>
          </w:rPr>
          <w:delText>,</w:delText>
        </w:r>
      </w:del>
      <w:r>
        <w:rPr>
          <w:bCs/>
          <w:sz w:val="24"/>
          <w:szCs w:val="24"/>
        </w:rPr>
        <w:t xml:space="preserve"> is discipleship. </w:t>
      </w:r>
    </w:p>
    <w:p w14:paraId="7555EC5F" w14:textId="3A9388C3" w:rsidR="00E74CBF" w:rsidRDefault="00E74CBF" w:rsidP="00E74CBF">
      <w:pPr>
        <w:ind w:firstLine="720"/>
        <w:jc w:val="both"/>
        <w:rPr>
          <w:bCs/>
          <w:sz w:val="24"/>
          <w:szCs w:val="24"/>
        </w:rPr>
      </w:pPr>
      <w:r>
        <w:rPr>
          <w:bCs/>
          <w:sz w:val="24"/>
          <w:szCs w:val="24"/>
        </w:rPr>
        <w:t>How does all this pertain to the book of Ephesians or Ephesus?</w:t>
      </w:r>
      <w:del w:id="597" w:author="Cathy McMahen" w:date="2018-04-25T08:17:00Z">
        <w:r w:rsidDel="00745E7E">
          <w:rPr>
            <w:bCs/>
            <w:sz w:val="24"/>
            <w:szCs w:val="24"/>
          </w:rPr>
          <w:delText xml:space="preserve"> Just this,</w:delText>
        </w:r>
      </w:del>
      <w:r>
        <w:rPr>
          <w:bCs/>
          <w:sz w:val="24"/>
          <w:szCs w:val="24"/>
        </w:rPr>
        <w:t xml:space="preserve"> </w:t>
      </w:r>
      <w:ins w:id="598" w:author="Cathy McMahen" w:date="2018-04-25T08:17:00Z">
        <w:r w:rsidR="00745E7E">
          <w:rPr>
            <w:bCs/>
            <w:sz w:val="24"/>
            <w:szCs w:val="24"/>
          </w:rPr>
          <w:t>W</w:t>
        </w:r>
      </w:ins>
      <w:del w:id="599" w:author="Cathy McMahen" w:date="2018-04-25T08:17:00Z">
        <w:r w:rsidDel="00745E7E">
          <w:rPr>
            <w:bCs/>
            <w:sz w:val="24"/>
            <w:szCs w:val="24"/>
          </w:rPr>
          <w:delText>w</w:delText>
        </w:r>
      </w:del>
      <w:r>
        <w:rPr>
          <w:bCs/>
          <w:sz w:val="24"/>
          <w:szCs w:val="24"/>
        </w:rPr>
        <w:t xml:space="preserve">ithout the book of Acts, the book of Ephesians would not make much sense. Acts </w:t>
      </w:r>
      <w:ins w:id="600" w:author="Cathy McMahen" w:date="2018-04-25T08:18:00Z">
        <w:r w:rsidR="00D94C59">
          <w:rPr>
            <w:bCs/>
            <w:sz w:val="24"/>
            <w:szCs w:val="24"/>
          </w:rPr>
          <w:t>contains</w:t>
        </w:r>
      </w:ins>
      <w:del w:id="601" w:author="Cathy McMahen" w:date="2018-04-25T08:18:00Z">
        <w:r w:rsidDel="00D94C59">
          <w:rPr>
            <w:bCs/>
            <w:sz w:val="24"/>
            <w:szCs w:val="24"/>
          </w:rPr>
          <w:delText>is</w:delText>
        </w:r>
      </w:del>
      <w:r>
        <w:rPr>
          <w:bCs/>
          <w:sz w:val="24"/>
          <w:szCs w:val="24"/>
        </w:rPr>
        <w:t xml:space="preserve"> a </w:t>
      </w:r>
      <w:del w:id="602" w:author="virginia porter" w:date="2018-05-14T16:28:00Z">
        <w:r w:rsidDel="00237475">
          <w:rPr>
            <w:bCs/>
            <w:sz w:val="24"/>
            <w:szCs w:val="24"/>
          </w:rPr>
          <w:delText xml:space="preserve">chronological </w:delText>
        </w:r>
      </w:del>
      <w:ins w:id="603" w:author="virginia porter" w:date="2018-05-14T16:28:00Z">
        <w:r w:rsidR="00237475">
          <w:rPr>
            <w:bCs/>
            <w:sz w:val="24"/>
            <w:szCs w:val="24"/>
          </w:rPr>
          <w:t xml:space="preserve">the </w:t>
        </w:r>
      </w:ins>
      <w:r>
        <w:rPr>
          <w:bCs/>
          <w:sz w:val="24"/>
          <w:szCs w:val="24"/>
        </w:rPr>
        <w:t>history of the church at Ephesus (Acts 18:1-28, 19:1-41</w:t>
      </w:r>
      <w:r w:rsidR="00982CFC">
        <w:rPr>
          <w:bCs/>
          <w:sz w:val="24"/>
          <w:szCs w:val="24"/>
        </w:rPr>
        <w:t>, 20:1-38</w:t>
      </w:r>
      <w:r>
        <w:rPr>
          <w:bCs/>
          <w:sz w:val="24"/>
          <w:szCs w:val="24"/>
        </w:rPr>
        <w:t xml:space="preserve">). </w:t>
      </w:r>
      <w:ins w:id="604" w:author="virginia porter" w:date="2018-05-14T16:28:00Z">
        <w:r w:rsidR="00FC6499">
          <w:rPr>
            <w:bCs/>
            <w:sz w:val="24"/>
            <w:szCs w:val="24"/>
          </w:rPr>
          <w:t>Ad</w:t>
        </w:r>
      </w:ins>
      <w:ins w:id="605" w:author="virginia porter" w:date="2018-05-14T16:29:00Z">
        <w:r w:rsidR="00FC6499">
          <w:rPr>
            <w:bCs/>
            <w:sz w:val="24"/>
            <w:szCs w:val="24"/>
          </w:rPr>
          <w:t>d</w:t>
        </w:r>
      </w:ins>
      <w:ins w:id="606" w:author="virginia porter" w:date="2018-05-14T16:28:00Z">
        <w:r w:rsidR="00FC6499">
          <w:rPr>
            <w:bCs/>
            <w:sz w:val="24"/>
            <w:szCs w:val="24"/>
          </w:rPr>
          <w:t>itionally,</w:t>
        </w:r>
      </w:ins>
      <w:del w:id="607" w:author="virginia porter" w:date="2018-05-14T16:28:00Z">
        <w:r w:rsidDel="00FC6499">
          <w:rPr>
            <w:bCs/>
            <w:sz w:val="24"/>
            <w:szCs w:val="24"/>
          </w:rPr>
          <w:delText>Then there are</w:delText>
        </w:r>
      </w:del>
      <w:ins w:id="608" w:author="virginia porter" w:date="2018-05-14T16:28:00Z">
        <w:r w:rsidR="00FC6499">
          <w:rPr>
            <w:bCs/>
            <w:sz w:val="24"/>
            <w:szCs w:val="24"/>
          </w:rPr>
          <w:t xml:space="preserve"> </w:t>
        </w:r>
      </w:ins>
      <w:ins w:id="609" w:author="virginia porter" w:date="2018-05-14T16:35:00Z">
        <w:r w:rsidR="00FC6499">
          <w:rPr>
            <w:bCs/>
            <w:sz w:val="24"/>
            <w:szCs w:val="24"/>
          </w:rPr>
          <w:t>approximately</w:t>
        </w:r>
      </w:ins>
      <w:ins w:id="610" w:author="virginia porter" w:date="2018-05-14T16:33:00Z">
        <w:r w:rsidR="00FC6499">
          <w:rPr>
            <w:bCs/>
            <w:sz w:val="24"/>
            <w:szCs w:val="24"/>
          </w:rPr>
          <w:t xml:space="preserve"> seven years after Paul was in Ephesus, he wrote </w:t>
        </w:r>
      </w:ins>
      <w:ins w:id="611" w:author="virginia porter" w:date="2018-05-14T16:34:00Z">
        <w:r w:rsidR="00FC6499">
          <w:rPr>
            <w:bCs/>
            <w:sz w:val="24"/>
            <w:szCs w:val="24"/>
          </w:rPr>
          <w:t xml:space="preserve">two personal letters to his </w:t>
        </w:r>
      </w:ins>
      <w:ins w:id="612" w:author="virginia porter" w:date="2018-05-14T16:35:00Z">
        <w:r w:rsidR="00FC6499">
          <w:rPr>
            <w:bCs/>
            <w:sz w:val="24"/>
            <w:szCs w:val="24"/>
          </w:rPr>
          <w:t>primary</w:t>
        </w:r>
      </w:ins>
      <w:ins w:id="613" w:author="virginia porter" w:date="2018-05-14T16:34:00Z">
        <w:r w:rsidR="00FC6499">
          <w:rPr>
            <w:bCs/>
            <w:sz w:val="24"/>
            <w:szCs w:val="24"/>
          </w:rPr>
          <w:t xml:space="preserve"> disciple </w:t>
        </w:r>
      </w:ins>
      <w:del w:id="614" w:author="virginia porter" w:date="2018-05-14T16:29:00Z">
        <w:r w:rsidDel="00FC6499">
          <w:rPr>
            <w:bCs/>
            <w:sz w:val="24"/>
            <w:szCs w:val="24"/>
          </w:rPr>
          <w:delText xml:space="preserve"> </w:delText>
        </w:r>
      </w:del>
      <w:del w:id="615" w:author="virginia porter" w:date="2018-05-14T16:35:00Z">
        <w:r w:rsidDel="00FC6499">
          <w:rPr>
            <w:bCs/>
            <w:sz w:val="24"/>
            <w:szCs w:val="24"/>
          </w:rPr>
          <w:delText>First</w:delText>
        </w:r>
      </w:del>
      <w:ins w:id="616" w:author="virginia porter" w:date="2018-05-14T16:35:00Z">
        <w:r w:rsidR="00FC6499">
          <w:rPr>
            <w:bCs/>
            <w:sz w:val="24"/>
            <w:szCs w:val="24"/>
          </w:rPr>
          <w:t>Timothy</w:t>
        </w:r>
      </w:ins>
      <w:ins w:id="617" w:author="virginia porter" w:date="2018-05-14T16:36:00Z">
        <w:r w:rsidR="00FC6499" w:rsidRPr="00FC6499">
          <w:rPr>
            <w:bCs/>
            <w:sz w:val="24"/>
            <w:szCs w:val="24"/>
          </w:rPr>
          <w:t xml:space="preserve"> </w:t>
        </w:r>
        <w:r w:rsidR="00FC6499">
          <w:rPr>
            <w:bCs/>
            <w:sz w:val="24"/>
            <w:szCs w:val="24"/>
          </w:rPr>
          <w:t xml:space="preserve">who was the pastor of the church at Ephesus at the time. </w:t>
        </w:r>
      </w:ins>
      <w:ins w:id="618" w:author="virginia porter" w:date="2018-05-14T16:37:00Z">
        <w:r w:rsidR="00FC6499">
          <w:rPr>
            <w:bCs/>
            <w:sz w:val="24"/>
            <w:szCs w:val="24"/>
          </w:rPr>
          <w:t>Hence</w:t>
        </w:r>
      </w:ins>
      <w:ins w:id="619" w:author="virginia porter" w:date="2018-05-14T16:36:00Z">
        <w:r w:rsidR="00FC6499">
          <w:rPr>
            <w:bCs/>
            <w:sz w:val="24"/>
            <w:szCs w:val="24"/>
          </w:rPr>
          <w:t>,</w:t>
        </w:r>
      </w:ins>
      <w:ins w:id="620" w:author="virginia porter" w:date="2018-05-14T16:35:00Z">
        <w:r w:rsidR="00FC6499">
          <w:rPr>
            <w:bCs/>
            <w:sz w:val="24"/>
            <w:szCs w:val="24"/>
          </w:rPr>
          <w:t xml:space="preserve"> we have First</w:t>
        </w:r>
      </w:ins>
      <w:r>
        <w:rPr>
          <w:bCs/>
          <w:sz w:val="24"/>
          <w:szCs w:val="24"/>
        </w:rPr>
        <w:t xml:space="preserve"> and Second Timothy</w:t>
      </w:r>
      <w:ins w:id="621" w:author="virginia porter" w:date="2018-05-14T16:36:00Z">
        <w:r w:rsidR="00FC6499">
          <w:rPr>
            <w:bCs/>
            <w:sz w:val="24"/>
            <w:szCs w:val="24"/>
          </w:rPr>
          <w:t>.</w:t>
        </w:r>
      </w:ins>
      <w:del w:id="622" w:author="virginia porter" w:date="2018-05-14T16:34:00Z">
        <w:r w:rsidDel="00FC6499">
          <w:rPr>
            <w:bCs/>
            <w:sz w:val="24"/>
            <w:szCs w:val="24"/>
          </w:rPr>
          <w:delText xml:space="preserve">, </w:delText>
        </w:r>
      </w:del>
      <w:ins w:id="623" w:author="Cathy McMahen" w:date="2018-04-25T08:51:00Z">
        <w:del w:id="624" w:author="virginia porter" w:date="2018-05-14T16:29:00Z">
          <w:r w:rsidR="007B414B" w:rsidDel="00FC6499">
            <w:rPr>
              <w:bCs/>
              <w:sz w:val="24"/>
              <w:szCs w:val="24"/>
            </w:rPr>
            <w:delText>the</w:delText>
          </w:r>
        </w:del>
      </w:ins>
      <w:del w:id="625" w:author="Cathy McMahen" w:date="2018-04-25T08:51:00Z">
        <w:r w:rsidDel="007B414B">
          <w:rPr>
            <w:bCs/>
            <w:sz w:val="24"/>
            <w:szCs w:val="24"/>
          </w:rPr>
          <w:delText>also</w:delText>
        </w:r>
      </w:del>
      <w:del w:id="626" w:author="virginia porter" w:date="2018-05-14T16:29:00Z">
        <w:r w:rsidDel="00FC6499">
          <w:rPr>
            <w:bCs/>
            <w:sz w:val="24"/>
            <w:szCs w:val="24"/>
          </w:rPr>
          <w:delText xml:space="preserve"> </w:delText>
        </w:r>
      </w:del>
      <w:del w:id="627" w:author="virginia porter" w:date="2018-05-14T16:34:00Z">
        <w:r w:rsidDel="00FC6499">
          <w:rPr>
            <w:bCs/>
            <w:sz w:val="24"/>
            <w:szCs w:val="24"/>
          </w:rPr>
          <w:delText>personal letters that</w:delText>
        </w:r>
      </w:del>
      <w:del w:id="628" w:author="virginia porter" w:date="2018-05-14T16:36:00Z">
        <w:r w:rsidDel="00FC6499">
          <w:rPr>
            <w:bCs/>
            <w:sz w:val="24"/>
            <w:szCs w:val="24"/>
          </w:rPr>
          <w:delText xml:space="preserve"> Paul wrote to his primary disciple Timothy</w:delText>
        </w:r>
      </w:del>
      <w:ins w:id="629" w:author="virginia porter" w:date="2018-05-14T16:37:00Z">
        <w:r w:rsidR="00FC6499">
          <w:rPr>
            <w:bCs/>
            <w:sz w:val="24"/>
            <w:szCs w:val="24"/>
          </w:rPr>
          <w:t xml:space="preserve"> </w:t>
        </w:r>
      </w:ins>
      <w:ins w:id="630" w:author="Cathy McMahen" w:date="2018-04-25T08:51:00Z">
        <w:r w:rsidR="007B414B">
          <w:rPr>
            <w:bCs/>
            <w:sz w:val="24"/>
            <w:szCs w:val="24"/>
          </w:rPr>
          <w:t xml:space="preserve"> </w:t>
        </w:r>
      </w:ins>
      <w:del w:id="631" w:author="Cathy McMahen" w:date="2018-04-25T08:51:00Z">
        <w:r w:rsidDel="007B414B">
          <w:rPr>
            <w:bCs/>
            <w:sz w:val="24"/>
            <w:szCs w:val="24"/>
          </w:rPr>
          <w:delText xml:space="preserve">, </w:delText>
        </w:r>
      </w:del>
      <w:del w:id="632" w:author="virginia porter" w:date="2018-05-14T16:36:00Z">
        <w:r w:rsidDel="00FC6499">
          <w:rPr>
            <w:bCs/>
            <w:sz w:val="24"/>
            <w:szCs w:val="24"/>
          </w:rPr>
          <w:delText xml:space="preserve">who </w:delText>
        </w:r>
      </w:del>
      <w:ins w:id="633" w:author="Cathy McMahen" w:date="2018-04-25T08:52:00Z">
        <w:del w:id="634" w:author="virginia porter" w:date="2018-05-14T16:36:00Z">
          <w:r w:rsidR="007B414B" w:rsidDel="00FC6499">
            <w:rPr>
              <w:bCs/>
              <w:sz w:val="24"/>
              <w:szCs w:val="24"/>
            </w:rPr>
            <w:delText>was</w:delText>
          </w:r>
        </w:del>
      </w:ins>
      <w:del w:id="635" w:author="virginia porter" w:date="2018-05-14T16:36:00Z">
        <w:r w:rsidDel="00FC6499">
          <w:rPr>
            <w:bCs/>
            <w:sz w:val="24"/>
            <w:szCs w:val="24"/>
          </w:rPr>
          <w:delText xml:space="preserve">happened to be the pastor of the church at Ephesus at the time. </w:delText>
        </w:r>
      </w:del>
    </w:p>
    <w:p w14:paraId="7C59EA53" w14:textId="77777777" w:rsidR="00E74CBF" w:rsidRPr="00026353" w:rsidRDefault="00E74CBF" w:rsidP="00E74CBF">
      <w:pPr>
        <w:ind w:firstLine="720"/>
        <w:jc w:val="both"/>
        <w:rPr>
          <w:bCs/>
          <w:sz w:val="24"/>
          <w:szCs w:val="24"/>
        </w:rPr>
      </w:pPr>
      <w:r w:rsidRPr="00026353">
        <w:rPr>
          <w:sz w:val="24"/>
          <w:szCs w:val="24"/>
        </w:rPr>
        <w:t xml:space="preserve">If you were to visit the ancient city of Ephesus today, you would find its ruins on the western coast of Turkey next to the modern city of Selcuk. In addition to having an enormous coliseum, the metropolis of Ephesus was the site of one of the Seven Wonders of the </w:t>
      </w:r>
      <w:ins w:id="636" w:author="Cathy McMahen" w:date="2018-04-25T08:52:00Z">
        <w:r w:rsidR="007B414B">
          <w:rPr>
            <w:sz w:val="24"/>
            <w:szCs w:val="24"/>
          </w:rPr>
          <w:t xml:space="preserve">Ancient </w:t>
        </w:r>
      </w:ins>
      <w:r w:rsidRPr="00026353">
        <w:rPr>
          <w:sz w:val="24"/>
          <w:szCs w:val="24"/>
        </w:rPr>
        <w:t>World: a pagan temple dedicated to the Roman goddess Diana</w:t>
      </w:r>
      <w:del w:id="637" w:author="Cathy McMahen" w:date="2018-04-25T08:53:00Z">
        <w:r w:rsidRPr="00026353" w:rsidDel="007B414B">
          <w:rPr>
            <w:sz w:val="24"/>
            <w:szCs w:val="24"/>
          </w:rPr>
          <w:delText xml:space="preserve"> or</w:delText>
        </w:r>
      </w:del>
      <w:r w:rsidRPr="00026353">
        <w:rPr>
          <w:sz w:val="24"/>
          <w:szCs w:val="24"/>
        </w:rPr>
        <w:t xml:space="preserve"> </w:t>
      </w:r>
      <w:ins w:id="638" w:author="Cathy McMahen" w:date="2018-04-25T08:53:00Z">
        <w:r w:rsidR="007B414B">
          <w:rPr>
            <w:sz w:val="24"/>
            <w:szCs w:val="24"/>
          </w:rPr>
          <w:t xml:space="preserve">or </w:t>
        </w:r>
      </w:ins>
      <w:r w:rsidRPr="00026353">
        <w:rPr>
          <w:sz w:val="24"/>
          <w:szCs w:val="24"/>
        </w:rPr>
        <w:t>in Greek</w:t>
      </w:r>
      <w:del w:id="639" w:author="Cathy McMahen" w:date="2018-04-25T08:53:00Z">
        <w:r w:rsidRPr="00026353" w:rsidDel="007B414B">
          <w:rPr>
            <w:sz w:val="24"/>
            <w:szCs w:val="24"/>
          </w:rPr>
          <w:delText>,</w:delText>
        </w:r>
      </w:del>
      <w:r w:rsidRPr="00026353">
        <w:rPr>
          <w:sz w:val="24"/>
          <w:szCs w:val="24"/>
        </w:rPr>
        <w:t xml:space="preserve"> Artemis. She was worshiped as a fertility god</w:t>
      </w:r>
      <w:ins w:id="640" w:author="Cathy McMahen" w:date="2018-04-25T08:54:00Z">
        <w:r w:rsidR="007B414B">
          <w:rPr>
            <w:sz w:val="24"/>
            <w:szCs w:val="24"/>
          </w:rPr>
          <w:t>dess</w:t>
        </w:r>
      </w:ins>
      <w:r w:rsidRPr="00026353">
        <w:rPr>
          <w:sz w:val="24"/>
          <w:szCs w:val="24"/>
        </w:rPr>
        <w:t xml:space="preserve"> and so temple prostitutes</w:t>
      </w:r>
      <w:del w:id="641" w:author="Cathy McMahen" w:date="2018-04-25T08:54:00Z">
        <w:r w:rsidRPr="00026353" w:rsidDel="007B414B">
          <w:rPr>
            <w:sz w:val="24"/>
            <w:szCs w:val="24"/>
          </w:rPr>
          <w:delText>,</w:delText>
        </w:r>
      </w:del>
      <w:r w:rsidRPr="00026353">
        <w:rPr>
          <w:sz w:val="24"/>
          <w:szCs w:val="24"/>
        </w:rPr>
        <w:t xml:space="preserve"> and sex slavery </w:t>
      </w:r>
      <w:r>
        <w:rPr>
          <w:sz w:val="24"/>
          <w:szCs w:val="24"/>
        </w:rPr>
        <w:t>were</w:t>
      </w:r>
      <w:r w:rsidRPr="00026353">
        <w:rPr>
          <w:sz w:val="24"/>
          <w:szCs w:val="24"/>
        </w:rPr>
        <w:t xml:space="preserve"> prevalent</w:t>
      </w:r>
      <w:ins w:id="642" w:author="Cathy McMahen" w:date="2018-04-25T08:54:00Z">
        <w:r w:rsidR="007B414B">
          <w:rPr>
            <w:sz w:val="24"/>
            <w:szCs w:val="24"/>
          </w:rPr>
          <w:t xml:space="preserve"> there</w:t>
        </w:r>
      </w:ins>
      <w:r>
        <w:rPr>
          <w:sz w:val="24"/>
          <w:szCs w:val="24"/>
        </w:rPr>
        <w:t>.</w:t>
      </w:r>
      <w:r w:rsidRPr="00026353">
        <w:rPr>
          <w:sz w:val="24"/>
          <w:szCs w:val="24"/>
        </w:rPr>
        <w:t xml:space="preserve"> Superstitions, witchcraft, and all manner of evil were </w:t>
      </w:r>
      <w:r w:rsidRPr="00026353">
        <w:rPr>
          <w:bCs/>
          <w:sz w:val="24"/>
          <w:szCs w:val="24"/>
        </w:rPr>
        <w:t>the fabric of this hedonistic society. It was not so different from the world we live in</w:t>
      </w:r>
      <w:r>
        <w:rPr>
          <w:bCs/>
          <w:sz w:val="24"/>
          <w:szCs w:val="24"/>
        </w:rPr>
        <w:t>.</w:t>
      </w:r>
      <w:r w:rsidRPr="00026353">
        <w:rPr>
          <w:bCs/>
          <w:sz w:val="24"/>
          <w:szCs w:val="24"/>
        </w:rPr>
        <w:t xml:space="preserve">  </w:t>
      </w:r>
    </w:p>
    <w:p w14:paraId="207F6F0F" w14:textId="77777777" w:rsidR="00E74CBF" w:rsidRDefault="00E74CBF" w:rsidP="00E74CBF">
      <w:pPr>
        <w:ind w:firstLine="720"/>
        <w:jc w:val="both"/>
        <w:rPr>
          <w:bCs/>
          <w:sz w:val="24"/>
          <w:szCs w:val="24"/>
        </w:rPr>
      </w:pPr>
      <w:r>
        <w:rPr>
          <w:bCs/>
          <w:sz w:val="24"/>
          <w:szCs w:val="24"/>
        </w:rPr>
        <w:t xml:space="preserve">You might be surprised to know that </w:t>
      </w:r>
      <w:r w:rsidRPr="5897EC05">
        <w:rPr>
          <w:sz w:val="24"/>
          <w:szCs w:val="24"/>
        </w:rPr>
        <w:t xml:space="preserve">the apostle John spent his last years evangelizing in </w:t>
      </w:r>
      <w:r>
        <w:rPr>
          <w:sz w:val="24"/>
          <w:szCs w:val="24"/>
        </w:rPr>
        <w:t xml:space="preserve">and around Ephesus. In fact, he </w:t>
      </w:r>
      <w:r>
        <w:rPr>
          <w:noProof/>
          <w:sz w:val="24"/>
          <w:szCs w:val="24"/>
        </w:rPr>
        <w:t>wrote the gosple of John, as well as</w:t>
      </w:r>
      <w:r>
        <w:rPr>
          <w:sz w:val="24"/>
          <w:szCs w:val="24"/>
        </w:rPr>
        <w:t xml:space="preserve"> 1</w:t>
      </w:r>
      <w:r w:rsidRPr="00FC343A">
        <w:rPr>
          <w:sz w:val="24"/>
          <w:szCs w:val="24"/>
          <w:vertAlign w:val="superscript"/>
        </w:rPr>
        <w:t>st</w:t>
      </w:r>
      <w:r>
        <w:rPr>
          <w:sz w:val="24"/>
          <w:szCs w:val="24"/>
        </w:rPr>
        <w:t xml:space="preserve">, </w:t>
      </w:r>
      <w:r w:rsidRPr="00000B4C">
        <w:rPr>
          <w:noProof/>
          <w:sz w:val="24"/>
          <w:szCs w:val="24"/>
        </w:rPr>
        <w:t>2</w:t>
      </w:r>
      <w:r w:rsidRPr="00000B4C">
        <w:rPr>
          <w:noProof/>
          <w:sz w:val="24"/>
          <w:szCs w:val="24"/>
          <w:vertAlign w:val="superscript"/>
        </w:rPr>
        <w:t>nd</w:t>
      </w:r>
      <w:r>
        <w:rPr>
          <w:sz w:val="24"/>
          <w:szCs w:val="24"/>
          <w:vertAlign w:val="superscript"/>
        </w:rPr>
        <w:t xml:space="preserve"> </w:t>
      </w:r>
      <w:r>
        <w:rPr>
          <w:sz w:val="24"/>
          <w:szCs w:val="24"/>
        </w:rPr>
        <w:t>and 3</w:t>
      </w:r>
      <w:r w:rsidRPr="00F935D4">
        <w:rPr>
          <w:sz w:val="24"/>
          <w:szCs w:val="24"/>
          <w:vertAlign w:val="superscript"/>
        </w:rPr>
        <w:t>rd</w:t>
      </w:r>
      <w:r>
        <w:rPr>
          <w:sz w:val="24"/>
          <w:szCs w:val="24"/>
        </w:rPr>
        <w:t xml:space="preserve"> John while he was in Ephesus. Additionally, remember that as Jesus was d</w:t>
      </w:r>
      <w:ins w:id="643" w:author="Cathy McMahen" w:date="2018-04-25T08:56:00Z">
        <w:r w:rsidR="007B414B">
          <w:rPr>
            <w:sz w:val="24"/>
            <w:szCs w:val="24"/>
          </w:rPr>
          <w:t>ying</w:t>
        </w:r>
      </w:ins>
      <w:del w:id="644" w:author="Cathy McMahen" w:date="2018-04-25T08:55:00Z">
        <w:r w:rsidDel="007B414B">
          <w:rPr>
            <w:sz w:val="24"/>
            <w:szCs w:val="24"/>
          </w:rPr>
          <w:delText>yeing</w:delText>
        </w:r>
      </w:del>
      <w:r>
        <w:rPr>
          <w:sz w:val="24"/>
          <w:szCs w:val="24"/>
        </w:rPr>
        <w:t xml:space="preserve"> on the cross, He t</w:t>
      </w:r>
      <w:r w:rsidRPr="00000B4C">
        <w:rPr>
          <w:noProof/>
          <w:sz w:val="24"/>
          <w:szCs w:val="24"/>
        </w:rPr>
        <w:t>asked</w:t>
      </w:r>
      <w:r>
        <w:rPr>
          <w:sz w:val="24"/>
          <w:szCs w:val="24"/>
        </w:rPr>
        <w:t xml:space="preserve"> John with the care of His mother</w:t>
      </w:r>
      <w:ins w:id="645" w:author="Cathy McMahen" w:date="2018-04-25T08:57:00Z">
        <w:r w:rsidR="007B414B">
          <w:rPr>
            <w:sz w:val="24"/>
            <w:szCs w:val="24"/>
          </w:rPr>
          <w:t>,</w:t>
        </w:r>
      </w:ins>
      <w:r>
        <w:rPr>
          <w:sz w:val="24"/>
          <w:szCs w:val="24"/>
        </w:rPr>
        <w:t xml:space="preserve"> Mary. We know that she was with John in Ephesus. T</w:t>
      </w:r>
      <w:r w:rsidRPr="5897EC05">
        <w:rPr>
          <w:sz w:val="24"/>
          <w:szCs w:val="24"/>
        </w:rPr>
        <w:t>he Basilica of Saint John and the House of Virgin Mary</w:t>
      </w:r>
      <w:r>
        <w:rPr>
          <w:sz w:val="24"/>
          <w:szCs w:val="24"/>
        </w:rPr>
        <w:t xml:space="preserve"> stand even today as relics to attest to these facts. </w:t>
      </w:r>
    </w:p>
    <w:p w14:paraId="53D4647F" w14:textId="3E60AAFE" w:rsidR="001C46EF" w:rsidRDefault="00E74CBF" w:rsidP="00E74CBF">
      <w:pPr>
        <w:ind w:firstLine="720"/>
        <w:jc w:val="both"/>
        <w:rPr>
          <w:sz w:val="24"/>
          <w:szCs w:val="24"/>
        </w:rPr>
      </w:pPr>
      <w:r>
        <w:rPr>
          <w:sz w:val="24"/>
          <w:szCs w:val="24"/>
        </w:rPr>
        <w:t>The apostle John was arrested in Ephesus and taken to Patmos, an island not far from the city</w:t>
      </w:r>
      <w:del w:id="646" w:author="Cathy McMahen" w:date="2018-04-27T15:53:00Z">
        <w:r w:rsidDel="00FF60D0">
          <w:rPr>
            <w:sz w:val="24"/>
            <w:szCs w:val="24"/>
          </w:rPr>
          <w:delText>,</w:delText>
        </w:r>
      </w:del>
      <w:r>
        <w:rPr>
          <w:sz w:val="24"/>
          <w:szCs w:val="24"/>
        </w:rPr>
        <w:t xml:space="preserve"> located in the Aegean Sea. This is where he received the book of Revelation. Coincidentally, Ephesus is the first of the seven churches that Jesus addressed </w:t>
      </w:r>
      <w:ins w:id="647" w:author="virginia porter" w:date="2018-05-14T16:39:00Z">
        <w:r w:rsidR="005B4D9A">
          <w:rPr>
            <w:sz w:val="24"/>
            <w:szCs w:val="24"/>
          </w:rPr>
          <w:t xml:space="preserve">in Revelation </w:t>
        </w:r>
      </w:ins>
      <w:r>
        <w:rPr>
          <w:sz w:val="24"/>
          <w:szCs w:val="24"/>
        </w:rPr>
        <w:t xml:space="preserve">(Revelation 2:1-7). </w:t>
      </w:r>
    </w:p>
    <w:p w14:paraId="16203202" w14:textId="77777777" w:rsidR="00E74CBF" w:rsidRDefault="00E74CBF" w:rsidP="00E74CBF">
      <w:pPr>
        <w:ind w:firstLine="720"/>
        <w:jc w:val="both"/>
        <w:rPr>
          <w:bCs/>
          <w:sz w:val="24"/>
          <w:szCs w:val="24"/>
        </w:rPr>
      </w:pPr>
      <w:r>
        <w:rPr>
          <w:bCs/>
          <w:sz w:val="24"/>
          <w:szCs w:val="24"/>
        </w:rPr>
        <w:t xml:space="preserve">  Let’s return to Luke for just a moment. Think about this: It’s quite possible that Luke and Mary’s paths crossed while they were in Ephesus, but we can’t know that for certain. What we do know is that Luke interviewed Mary</w:t>
      </w:r>
      <w:ins w:id="648" w:author="Cathy McMahen" w:date="2018-04-25T08:57:00Z">
        <w:r w:rsidR="007B414B">
          <w:rPr>
            <w:bCs/>
            <w:sz w:val="24"/>
            <w:szCs w:val="24"/>
          </w:rPr>
          <w:t>,</w:t>
        </w:r>
      </w:ins>
      <w:r>
        <w:rPr>
          <w:bCs/>
          <w:sz w:val="24"/>
          <w:szCs w:val="24"/>
        </w:rPr>
        <w:t xml:space="preserve"> and she shared some details about Jesus</w:t>
      </w:r>
      <w:ins w:id="649" w:author="Cathy McMahen" w:date="2018-04-25T08:58:00Z">
        <w:r w:rsidR="007B414B">
          <w:rPr>
            <w:bCs/>
            <w:sz w:val="24"/>
            <w:szCs w:val="24"/>
          </w:rPr>
          <w:t>’</w:t>
        </w:r>
      </w:ins>
      <w:r>
        <w:rPr>
          <w:bCs/>
          <w:sz w:val="24"/>
          <w:szCs w:val="24"/>
        </w:rPr>
        <w:t xml:space="preserve"> birth that no one else was privy to. How is that, you ask? Luke wrote it down!</w:t>
      </w:r>
    </w:p>
    <w:p w14:paraId="6C2B3058" w14:textId="77777777" w:rsidR="00E74CBF" w:rsidRPr="00E62835" w:rsidRDefault="00E74CBF" w:rsidP="00E74CBF">
      <w:pPr>
        <w:spacing w:after="0"/>
        <w:jc w:val="center"/>
        <w:rPr>
          <w:b/>
          <w:bCs/>
          <w:sz w:val="24"/>
          <w:szCs w:val="24"/>
        </w:rPr>
      </w:pPr>
      <w:r w:rsidRPr="00E62835">
        <w:rPr>
          <w:b/>
          <w:bCs/>
          <w:sz w:val="24"/>
          <w:szCs w:val="24"/>
        </w:rPr>
        <w:t xml:space="preserve">Luke 2:16-19 </w:t>
      </w:r>
    </w:p>
    <w:p w14:paraId="4FEA93F5" w14:textId="77777777" w:rsidR="00E74CBF" w:rsidRDefault="00E74CBF" w:rsidP="00E74CBF">
      <w:pPr>
        <w:spacing w:after="0"/>
        <w:jc w:val="center"/>
        <w:rPr>
          <w:rStyle w:val="netverse"/>
          <w:rFonts w:asciiTheme="minorHAnsi" w:hAnsiTheme="minorHAnsi" w:cstheme="minorHAnsi"/>
          <w:b/>
          <w:i/>
          <w:color w:val="000000"/>
          <w:sz w:val="24"/>
          <w:szCs w:val="24"/>
          <w:shd w:val="clear" w:color="auto" w:fill="FFFFFF"/>
          <w:vertAlign w:val="superscript"/>
        </w:rPr>
      </w:pPr>
      <w:r w:rsidRPr="00E62835">
        <w:rPr>
          <w:rStyle w:val="s"/>
          <w:rFonts w:asciiTheme="minorHAnsi" w:hAnsiTheme="minorHAnsi" w:cstheme="minorHAnsi"/>
          <w:b/>
          <w:i/>
          <w:color w:val="000000"/>
          <w:sz w:val="24"/>
          <w:szCs w:val="24"/>
          <w:shd w:val="clear" w:color="auto" w:fill="FFFFFF"/>
        </w:rPr>
        <w:t>So</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they hurried off</w:t>
      </w:r>
      <w:r>
        <w:rPr>
          <w:rStyle w:val="s"/>
          <w:rFonts w:asciiTheme="minorHAnsi" w:hAnsiTheme="minorHAnsi" w:cstheme="minorHAnsi"/>
          <w:b/>
          <w:i/>
          <w:color w:val="000000"/>
          <w:sz w:val="24"/>
          <w:szCs w:val="24"/>
          <w:shd w:val="clear" w:color="auto" w:fill="FFFFFF"/>
        </w:rPr>
        <w:t xml:space="preserve">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located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Mary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Joseph</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found the baby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lying</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 manger</w:t>
      </w:r>
      <w:r w:rsidRPr="00E62835">
        <w:rPr>
          <w:rStyle w:val="netverse"/>
          <w:rFonts w:asciiTheme="minorHAnsi" w:hAnsiTheme="minorHAnsi" w:cstheme="minorHAnsi"/>
          <w:b/>
          <w:i/>
          <w:color w:val="000000"/>
          <w:sz w:val="24"/>
          <w:szCs w:val="24"/>
          <w:shd w:val="clear" w:color="auto" w:fill="FFFFFF"/>
        </w:rPr>
        <w:t>.</w:t>
      </w:r>
      <w:r w:rsidRPr="00E62835">
        <w:rPr>
          <w:rStyle w:val="netverse"/>
          <w:rFonts w:asciiTheme="minorHAnsi" w:hAnsiTheme="minorHAnsi" w:cstheme="minorHAnsi"/>
          <w:b/>
          <w:i/>
          <w:color w:val="000000"/>
          <w:sz w:val="24"/>
          <w:szCs w:val="24"/>
          <w:shd w:val="clear" w:color="auto" w:fill="FFFFFF"/>
          <w:vertAlign w:val="superscript"/>
        </w:rPr>
        <w:t> </w:t>
      </w:r>
    </w:p>
    <w:p w14:paraId="753AFEBC" w14:textId="77777777" w:rsidR="00E74CBF" w:rsidRDefault="00E74CBF" w:rsidP="00E74CBF">
      <w:pPr>
        <w:spacing w:after="0"/>
        <w:jc w:val="center"/>
        <w:rPr>
          <w:rStyle w:val="netverse"/>
          <w:rFonts w:asciiTheme="minorHAnsi" w:hAnsiTheme="minorHAnsi" w:cstheme="minorHAnsi"/>
          <w:b/>
          <w:i/>
          <w:color w:val="000000"/>
          <w:sz w:val="24"/>
          <w:szCs w:val="24"/>
          <w:shd w:val="clear" w:color="auto" w:fill="FFFFFF"/>
        </w:rPr>
      </w:pP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When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they saw</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him, they related</w:t>
      </w:r>
      <w:r>
        <w:rPr>
          <w:rStyle w:val="s"/>
          <w:rFonts w:asciiTheme="minorHAnsi" w:hAnsiTheme="minorHAnsi" w:cstheme="minorHAnsi"/>
          <w:b/>
          <w:i/>
          <w:color w:val="000000"/>
          <w:sz w:val="24"/>
          <w:szCs w:val="24"/>
          <w:shd w:val="clear" w:color="auto" w:fill="FFFFFF"/>
        </w:rPr>
        <w:t xml:space="preserve"> </w:t>
      </w:r>
      <w:r w:rsidRPr="00E62835">
        <w:rPr>
          <w:rStyle w:val="s"/>
          <w:rFonts w:asciiTheme="minorHAnsi" w:hAnsiTheme="minorHAnsi" w:cstheme="minorHAnsi"/>
          <w:b/>
          <w:i/>
          <w:color w:val="000000"/>
          <w:sz w:val="24"/>
          <w:szCs w:val="24"/>
          <w:shd w:val="clear" w:color="auto" w:fill="FFFFFF"/>
        </w:rPr>
        <w:t>what they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had been told</w:t>
      </w:r>
      <w:r w:rsidRPr="00E62835">
        <w:rPr>
          <w:rStyle w:val="netverse"/>
          <w:rFonts w:asciiTheme="minorHAnsi" w:hAnsiTheme="minorHAnsi" w:cstheme="minorHAnsi"/>
          <w:b/>
          <w:i/>
          <w:color w:val="000000"/>
          <w:sz w:val="24"/>
          <w:szCs w:val="24"/>
          <w:shd w:val="clear" w:color="auto" w:fill="FFFFFF"/>
          <w:vertAlign w:val="superscript"/>
        </w:rPr>
        <w:t>  </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about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this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child</w:t>
      </w:r>
      <w:r w:rsidRPr="00E62835">
        <w:rPr>
          <w:rStyle w:val="netverse"/>
          <w:rFonts w:asciiTheme="minorHAnsi" w:hAnsiTheme="minorHAnsi" w:cstheme="minorHAnsi"/>
          <w:b/>
          <w:i/>
          <w:color w:val="000000"/>
          <w:sz w:val="24"/>
          <w:szCs w:val="24"/>
          <w:shd w:val="clear" w:color="auto" w:fill="FFFFFF"/>
        </w:rPr>
        <w:t>,</w:t>
      </w: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and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all</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who heard</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it were astonished</w:t>
      </w:r>
      <w:r w:rsidRPr="00E62835">
        <w:rPr>
          <w:rStyle w:val="netverse"/>
          <w:rFonts w:asciiTheme="minorHAnsi" w:hAnsiTheme="minorHAnsi" w:cstheme="minorHAnsi"/>
          <w:b/>
          <w:i/>
          <w:color w:val="000000"/>
          <w:sz w:val="24"/>
          <w:szCs w:val="24"/>
          <w:shd w:val="clear" w:color="auto" w:fill="FFFFFF"/>
          <w:vertAlign w:val="superscript"/>
        </w:rPr>
        <w:t>  </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what the shepherds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said</w:t>
      </w:r>
      <w:r w:rsidRPr="00E62835">
        <w:rPr>
          <w:rStyle w:val="netverse"/>
          <w:rFonts w:asciiTheme="minorHAnsi" w:hAnsiTheme="minorHAnsi" w:cstheme="minorHAnsi"/>
          <w:b/>
          <w:i/>
          <w:color w:val="000000"/>
          <w:sz w:val="24"/>
          <w:szCs w:val="24"/>
          <w:shd w:val="clear" w:color="auto" w:fill="FFFFFF"/>
        </w:rPr>
        <w:t>.</w:t>
      </w:r>
      <w:r w:rsidRPr="00E62835">
        <w:rPr>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But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Mary</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treasured up</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all</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these</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words</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pondering</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in</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her</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heart</w:t>
      </w:r>
      <w:r w:rsidRPr="00E62835">
        <w:rPr>
          <w:rStyle w:val="netverse"/>
          <w:rFonts w:asciiTheme="minorHAnsi" w:hAnsiTheme="minorHAnsi" w:cstheme="minorHAnsi"/>
          <w:b/>
          <w:i/>
          <w:color w:val="000000"/>
          <w:sz w:val="24"/>
          <w:szCs w:val="24"/>
          <w:shd w:val="clear" w:color="auto" w:fill="FFFFFF"/>
        </w:rPr>
        <w:t> </w:t>
      </w:r>
      <w:r w:rsidRPr="00E62835">
        <w:rPr>
          <w:rStyle w:val="s"/>
          <w:rFonts w:asciiTheme="minorHAnsi" w:hAnsiTheme="minorHAnsi" w:cstheme="minorHAnsi"/>
          <w:b/>
          <w:i/>
          <w:color w:val="000000"/>
          <w:sz w:val="24"/>
          <w:szCs w:val="24"/>
          <w:shd w:val="clear" w:color="auto" w:fill="FFFFFF"/>
        </w:rPr>
        <w:t>what they might mean</w:t>
      </w:r>
      <w:r w:rsidRPr="00E62835">
        <w:rPr>
          <w:rStyle w:val="netverse"/>
          <w:rFonts w:asciiTheme="minorHAnsi" w:hAnsiTheme="minorHAnsi" w:cstheme="minorHAnsi"/>
          <w:b/>
          <w:i/>
          <w:color w:val="000000"/>
          <w:sz w:val="24"/>
          <w:szCs w:val="24"/>
          <w:shd w:val="clear" w:color="auto" w:fill="FFFFFF"/>
        </w:rPr>
        <w:t>.</w:t>
      </w:r>
    </w:p>
    <w:p w14:paraId="734B5F3D" w14:textId="77777777" w:rsidR="00E74CBF" w:rsidRPr="00E62835" w:rsidRDefault="00E74CBF" w:rsidP="00E74CBF">
      <w:pPr>
        <w:spacing w:after="0"/>
        <w:jc w:val="center"/>
        <w:rPr>
          <w:rStyle w:val="netverse"/>
          <w:rFonts w:asciiTheme="minorHAnsi" w:hAnsiTheme="minorHAnsi" w:cstheme="minorHAnsi"/>
          <w:b/>
          <w:i/>
          <w:color w:val="000000"/>
          <w:sz w:val="24"/>
          <w:szCs w:val="24"/>
          <w:shd w:val="clear" w:color="auto" w:fill="FFFFFF"/>
          <w:vertAlign w:val="superscript"/>
        </w:rPr>
      </w:pPr>
    </w:p>
    <w:p w14:paraId="2D91AB8F" w14:textId="77777777" w:rsidR="00E74CBF" w:rsidRDefault="00E74CBF" w:rsidP="00E74CBF">
      <w:pPr>
        <w:ind w:firstLine="720"/>
        <w:jc w:val="both"/>
        <w:rPr>
          <w:bCs/>
          <w:sz w:val="24"/>
          <w:szCs w:val="24"/>
        </w:rPr>
      </w:pPr>
      <w:commentRangeStart w:id="650"/>
      <w:r>
        <w:rPr>
          <w:bCs/>
          <w:sz w:val="24"/>
          <w:szCs w:val="24"/>
        </w:rPr>
        <w:t>Where am I going with all of this? Luke wrote in the passage above, that Mary “treasured” these details surrounding Jesus</w:t>
      </w:r>
      <w:ins w:id="651" w:author="Cathy McMahen" w:date="2018-04-27T16:00:00Z">
        <w:r w:rsidR="00FF60D0">
          <w:rPr>
            <w:bCs/>
            <w:sz w:val="24"/>
            <w:szCs w:val="24"/>
          </w:rPr>
          <w:t>’</w:t>
        </w:r>
      </w:ins>
      <w:r>
        <w:rPr>
          <w:bCs/>
          <w:sz w:val="24"/>
          <w:szCs w:val="24"/>
        </w:rPr>
        <w:t xml:space="preserve"> birth</w:t>
      </w:r>
      <w:del w:id="652" w:author="Cathy McMahen" w:date="2018-04-27T16:00:00Z">
        <w:r w:rsidDel="00FF60D0">
          <w:rPr>
            <w:bCs/>
            <w:sz w:val="24"/>
            <w:szCs w:val="24"/>
          </w:rPr>
          <w:delText>,</w:delText>
        </w:r>
      </w:del>
      <w:r>
        <w:rPr>
          <w:bCs/>
          <w:sz w:val="24"/>
          <w:szCs w:val="24"/>
        </w:rPr>
        <w:t xml:space="preserve"> in her heart. But what if they had remained there? What if she never told Luke? What if Luke never wrote it down for Theophilus? Do you see my point?</w:t>
      </w:r>
      <w:commentRangeEnd w:id="650"/>
      <w:r w:rsidR="00F834DB">
        <w:rPr>
          <w:rStyle w:val="CommentReference"/>
          <w:rFonts w:asciiTheme="minorHAnsi" w:eastAsiaTheme="minorHAnsi" w:hAnsiTheme="minorHAnsi" w:cstheme="minorBidi"/>
        </w:rPr>
        <w:commentReference w:id="650"/>
      </w:r>
    </w:p>
    <w:p w14:paraId="163946DE" w14:textId="77777777" w:rsidR="00F834DB" w:rsidRDefault="00E74CBF" w:rsidP="00E74CBF">
      <w:pPr>
        <w:ind w:firstLine="720"/>
        <w:jc w:val="both"/>
        <w:rPr>
          <w:ins w:id="653" w:author="Cathy McMahen" w:date="2018-04-27T17:22:00Z"/>
          <w:bCs/>
          <w:sz w:val="24"/>
          <w:szCs w:val="24"/>
        </w:rPr>
      </w:pPr>
      <w:r>
        <w:rPr>
          <w:bCs/>
          <w:sz w:val="24"/>
          <w:szCs w:val="24"/>
        </w:rPr>
        <w:t>When the citizens of Ephesus received the good news of Jesus, they were rescued from the kingdom of darkness, and everything changed</w:t>
      </w:r>
      <w:ins w:id="654" w:author="Cathy McMahen" w:date="2018-04-27T16:06:00Z">
        <w:r w:rsidR="00FF60D0">
          <w:rPr>
            <w:bCs/>
            <w:sz w:val="24"/>
            <w:szCs w:val="24"/>
          </w:rPr>
          <w:t>—even</w:t>
        </w:r>
      </w:ins>
      <w:del w:id="655" w:author="Cathy McMahen" w:date="2018-04-27T16:06:00Z">
        <w:r w:rsidDel="00FF60D0">
          <w:rPr>
            <w:bCs/>
            <w:sz w:val="24"/>
            <w:szCs w:val="24"/>
          </w:rPr>
          <w:delText xml:space="preserve"> - even</w:delText>
        </w:r>
      </w:del>
      <w:r>
        <w:rPr>
          <w:bCs/>
          <w:sz w:val="24"/>
          <w:szCs w:val="24"/>
        </w:rPr>
        <w:t xml:space="preserve"> their citizenship.</w:t>
      </w:r>
      <w:r w:rsidRPr="0064185C">
        <w:rPr>
          <w:bCs/>
          <w:sz w:val="24"/>
          <w:szCs w:val="24"/>
        </w:rPr>
        <w:t xml:space="preserve"> </w:t>
      </w:r>
      <w:r>
        <w:rPr>
          <w:bCs/>
          <w:sz w:val="24"/>
          <w:szCs w:val="24"/>
        </w:rPr>
        <w:t xml:space="preserve">Their physical address was Ephesus, but their spiritual address was heaven because now they were </w:t>
      </w:r>
      <w:r w:rsidRPr="00943C6A">
        <w:rPr>
          <w:bCs/>
          <w:i/>
          <w:sz w:val="24"/>
          <w:szCs w:val="24"/>
        </w:rPr>
        <w:t>in Christ</w:t>
      </w:r>
      <w:r>
        <w:rPr>
          <w:b/>
          <w:bCs/>
          <w:sz w:val="24"/>
          <w:szCs w:val="24"/>
        </w:rPr>
        <w:t xml:space="preserve"> </w:t>
      </w:r>
      <w:r w:rsidRPr="00D079BE">
        <w:rPr>
          <w:bCs/>
          <w:sz w:val="24"/>
          <w:szCs w:val="24"/>
        </w:rPr>
        <w:t>(Colossians 1:13-14)</w:t>
      </w:r>
      <w:r>
        <w:rPr>
          <w:bCs/>
          <w:sz w:val="24"/>
          <w:szCs w:val="24"/>
        </w:rPr>
        <w:t xml:space="preserve">. </w:t>
      </w:r>
      <w:ins w:id="656" w:author="Cathy McMahen" w:date="2018-04-27T17:20:00Z">
        <w:r w:rsidR="00F834DB">
          <w:rPr>
            <w:bCs/>
            <w:sz w:val="24"/>
            <w:szCs w:val="24"/>
          </w:rPr>
          <w:t>At one time,</w:t>
        </w:r>
      </w:ins>
      <w:del w:id="657" w:author="Cathy McMahen" w:date="2018-04-27T17:20:00Z">
        <w:r w:rsidDel="00F834DB">
          <w:rPr>
            <w:bCs/>
            <w:sz w:val="24"/>
            <w:szCs w:val="24"/>
          </w:rPr>
          <w:delText>Once</w:delText>
        </w:r>
      </w:del>
      <w:r>
        <w:rPr>
          <w:bCs/>
          <w:sz w:val="24"/>
          <w:szCs w:val="24"/>
        </w:rPr>
        <w:t xml:space="preserve"> </w:t>
      </w:r>
      <w:ins w:id="658" w:author="Cathy McMahen" w:date="2018-04-27T17:20:00Z">
        <w:r w:rsidR="00F834DB">
          <w:rPr>
            <w:bCs/>
            <w:sz w:val="24"/>
            <w:szCs w:val="24"/>
          </w:rPr>
          <w:t xml:space="preserve">they were sinners and </w:t>
        </w:r>
      </w:ins>
      <w:del w:id="659" w:author="Cathy McMahen" w:date="2018-04-27T17:20:00Z">
        <w:r w:rsidDel="00F834DB">
          <w:rPr>
            <w:bCs/>
            <w:sz w:val="24"/>
            <w:szCs w:val="24"/>
          </w:rPr>
          <w:delText>sinners</w:delText>
        </w:r>
      </w:del>
      <w:del w:id="660" w:author="Cathy McMahen" w:date="2018-04-27T16:08:00Z">
        <w:r w:rsidDel="00FF60D0">
          <w:rPr>
            <w:bCs/>
            <w:sz w:val="24"/>
            <w:szCs w:val="24"/>
          </w:rPr>
          <w:delText>,</w:delText>
        </w:r>
      </w:del>
      <w:del w:id="661" w:author="Cathy McMahen" w:date="2018-04-27T17:19:00Z">
        <w:r w:rsidDel="00F834DB">
          <w:rPr>
            <w:bCs/>
            <w:sz w:val="24"/>
            <w:szCs w:val="24"/>
          </w:rPr>
          <w:delText xml:space="preserve"> </w:delText>
        </w:r>
      </w:del>
      <w:r>
        <w:rPr>
          <w:bCs/>
          <w:sz w:val="24"/>
          <w:szCs w:val="24"/>
        </w:rPr>
        <w:t>considered unclean by the Jew</w:t>
      </w:r>
      <w:ins w:id="662" w:author="Cathy McMahen" w:date="2018-04-27T16:07:00Z">
        <w:r w:rsidR="00FF60D0">
          <w:rPr>
            <w:bCs/>
            <w:sz w:val="24"/>
            <w:szCs w:val="24"/>
          </w:rPr>
          <w:t>s</w:t>
        </w:r>
      </w:ins>
      <w:ins w:id="663" w:author="Cathy McMahen" w:date="2018-04-27T17:20:00Z">
        <w:r w:rsidR="00F834DB">
          <w:rPr>
            <w:bCs/>
            <w:sz w:val="24"/>
            <w:szCs w:val="24"/>
          </w:rPr>
          <w:t>.</w:t>
        </w:r>
      </w:ins>
      <w:ins w:id="664" w:author="Cathy McMahen" w:date="2018-04-27T16:07:00Z">
        <w:r w:rsidR="00FF60D0">
          <w:rPr>
            <w:bCs/>
            <w:sz w:val="24"/>
            <w:szCs w:val="24"/>
          </w:rPr>
          <w:t xml:space="preserve"> </w:t>
        </w:r>
      </w:ins>
      <w:del w:id="665" w:author="Cathy McMahen" w:date="2018-04-27T16:07:00Z">
        <w:r w:rsidDel="00FF60D0">
          <w:rPr>
            <w:bCs/>
            <w:sz w:val="24"/>
            <w:szCs w:val="24"/>
          </w:rPr>
          <w:delText xml:space="preserve">s– </w:delText>
        </w:r>
      </w:del>
      <w:ins w:id="666" w:author="Cathy McMahen" w:date="2018-04-27T17:20:00Z">
        <w:r w:rsidR="00F834DB">
          <w:rPr>
            <w:bCs/>
            <w:sz w:val="24"/>
            <w:szCs w:val="24"/>
          </w:rPr>
          <w:t>N</w:t>
        </w:r>
      </w:ins>
      <w:del w:id="667" w:author="Cathy McMahen" w:date="2018-04-27T17:20:00Z">
        <w:r w:rsidDel="00F834DB">
          <w:rPr>
            <w:bCs/>
            <w:sz w:val="24"/>
            <w:szCs w:val="24"/>
          </w:rPr>
          <w:delText>n</w:delText>
        </w:r>
      </w:del>
      <w:r>
        <w:rPr>
          <w:bCs/>
          <w:sz w:val="24"/>
          <w:szCs w:val="24"/>
        </w:rPr>
        <w:t xml:space="preserve">ow they were saints and blameless in God’s sight. They were part of </w:t>
      </w:r>
      <w:ins w:id="668" w:author="Cathy McMahen" w:date="2018-04-27T16:09:00Z">
        <w:r w:rsidR="00FF60D0">
          <w:rPr>
            <w:bCs/>
            <w:sz w:val="24"/>
            <w:szCs w:val="24"/>
          </w:rPr>
          <w:t>the bride of Christ</w:t>
        </w:r>
      </w:ins>
      <w:del w:id="669" w:author="Cathy McMahen" w:date="2018-04-27T16:09:00Z">
        <w:r w:rsidDel="00FF60D0">
          <w:rPr>
            <w:bCs/>
            <w:sz w:val="24"/>
            <w:szCs w:val="24"/>
          </w:rPr>
          <w:delText>Christ’s bride</w:delText>
        </w:r>
      </w:del>
      <w:r>
        <w:rPr>
          <w:bCs/>
          <w:sz w:val="24"/>
          <w:szCs w:val="24"/>
        </w:rPr>
        <w:t xml:space="preserve"> and </w:t>
      </w:r>
      <w:ins w:id="670" w:author="Cathy McMahen" w:date="2018-04-27T17:22:00Z">
        <w:r w:rsidR="00F834DB">
          <w:rPr>
            <w:bCs/>
            <w:sz w:val="24"/>
            <w:szCs w:val="24"/>
          </w:rPr>
          <w:t>had gained</w:t>
        </w:r>
      </w:ins>
      <w:del w:id="671" w:author="Cathy McMahen" w:date="2018-04-27T17:21:00Z">
        <w:r w:rsidDel="00F834DB">
          <w:rPr>
            <w:bCs/>
            <w:sz w:val="24"/>
            <w:szCs w:val="24"/>
          </w:rPr>
          <w:delText>gained</w:delText>
        </w:r>
      </w:del>
      <w:r>
        <w:rPr>
          <w:bCs/>
          <w:sz w:val="24"/>
          <w:szCs w:val="24"/>
        </w:rPr>
        <w:t xml:space="preserve"> a </w:t>
      </w:r>
      <w:ins w:id="672" w:author="Cathy McMahen" w:date="2018-04-27T16:10:00Z">
        <w:r w:rsidR="00FF60D0">
          <w:rPr>
            <w:bCs/>
            <w:sz w:val="24"/>
            <w:szCs w:val="24"/>
          </w:rPr>
          <w:t xml:space="preserve">whole </w:t>
        </w:r>
      </w:ins>
      <w:r>
        <w:rPr>
          <w:bCs/>
          <w:sz w:val="24"/>
          <w:szCs w:val="24"/>
        </w:rPr>
        <w:t>new family.</w:t>
      </w:r>
    </w:p>
    <w:p w14:paraId="486F654A" w14:textId="1BDAAD2F" w:rsidR="001C46EF" w:rsidRDefault="00E74CBF" w:rsidP="00E74CBF">
      <w:pPr>
        <w:ind w:firstLine="720"/>
        <w:jc w:val="both"/>
        <w:rPr>
          <w:bCs/>
          <w:sz w:val="24"/>
          <w:szCs w:val="24"/>
        </w:rPr>
      </w:pPr>
      <w:r>
        <w:rPr>
          <w:bCs/>
          <w:sz w:val="24"/>
          <w:szCs w:val="24"/>
        </w:rPr>
        <w:t xml:space="preserve"> As we work our way through this study, we will see these divine mysteries unfold. For now, though, let’s consider a few implications of all these facts. </w:t>
      </w:r>
      <w:r w:rsidR="001C46EF">
        <w:rPr>
          <w:bCs/>
          <w:sz w:val="24"/>
          <w:szCs w:val="24"/>
        </w:rPr>
        <w:t xml:space="preserve">If you are keeping count, we have connected </w:t>
      </w:r>
      <w:ins w:id="673" w:author="Cathy McMahen" w:date="2018-04-27T16:10:00Z">
        <w:r w:rsidR="00FF60D0">
          <w:rPr>
            <w:bCs/>
            <w:sz w:val="24"/>
            <w:szCs w:val="24"/>
          </w:rPr>
          <w:t>ten</w:t>
        </w:r>
      </w:ins>
      <w:del w:id="674" w:author="Cathy McMahen" w:date="2018-04-27T16:10:00Z">
        <w:r w:rsidR="001C46EF" w:rsidDel="00FF60D0">
          <w:rPr>
            <w:bCs/>
            <w:sz w:val="24"/>
            <w:szCs w:val="24"/>
          </w:rPr>
          <w:delText>10</w:delText>
        </w:r>
      </w:del>
      <w:r w:rsidR="001C46EF">
        <w:rPr>
          <w:bCs/>
          <w:sz w:val="24"/>
          <w:szCs w:val="24"/>
        </w:rPr>
        <w:t xml:space="preserve"> books of the New Testament to </w:t>
      </w:r>
      <w:ins w:id="675" w:author="Cathy McMahen" w:date="2018-04-27T17:22:00Z">
        <w:r w:rsidR="00F834DB">
          <w:rPr>
            <w:bCs/>
            <w:sz w:val="24"/>
            <w:szCs w:val="24"/>
          </w:rPr>
          <w:t xml:space="preserve">the city of </w:t>
        </w:r>
      </w:ins>
      <w:r w:rsidR="001C46EF">
        <w:rPr>
          <w:bCs/>
          <w:sz w:val="24"/>
          <w:szCs w:val="24"/>
        </w:rPr>
        <w:t>Ephesus. Today, however, in Turkey, a country so steeped in church history,</w:t>
      </w:r>
      <w:del w:id="676" w:author="Cathy McMahen" w:date="2018-04-27T16:12:00Z">
        <w:r w:rsidR="001C46EF" w:rsidDel="00FF60D0">
          <w:rPr>
            <w:bCs/>
            <w:sz w:val="24"/>
            <w:szCs w:val="24"/>
          </w:rPr>
          <w:delText xml:space="preserve"> Christianity represents</w:delText>
        </w:r>
      </w:del>
      <w:r w:rsidR="001C46EF">
        <w:rPr>
          <w:bCs/>
          <w:sz w:val="24"/>
          <w:szCs w:val="24"/>
        </w:rPr>
        <w:t xml:space="preserve"> only .02</w:t>
      </w:r>
      <w:ins w:id="677" w:author="Cathy McMahen" w:date="2018-04-27T16:10:00Z">
        <w:r w:rsidR="00FF60D0">
          <w:rPr>
            <w:bCs/>
            <w:sz w:val="24"/>
            <w:szCs w:val="24"/>
          </w:rPr>
          <w:t xml:space="preserve"> percent</w:t>
        </w:r>
      </w:ins>
      <w:del w:id="678" w:author="Cathy McMahen" w:date="2018-04-27T16:10:00Z">
        <w:r w:rsidR="001C46EF" w:rsidDel="00FF60D0">
          <w:rPr>
            <w:bCs/>
            <w:sz w:val="24"/>
            <w:szCs w:val="24"/>
          </w:rPr>
          <w:delText>%</w:delText>
        </w:r>
      </w:del>
      <w:r w:rsidR="001C46EF">
        <w:rPr>
          <w:bCs/>
          <w:sz w:val="24"/>
          <w:szCs w:val="24"/>
        </w:rPr>
        <w:t xml:space="preserve"> of the population</w:t>
      </w:r>
      <w:ins w:id="679" w:author="Cathy McMahen" w:date="2018-04-27T16:12:00Z">
        <w:r w:rsidR="00FF60D0">
          <w:rPr>
            <w:bCs/>
            <w:sz w:val="24"/>
            <w:szCs w:val="24"/>
          </w:rPr>
          <w:t xml:space="preserve"> call themselves Christian</w:t>
        </w:r>
      </w:ins>
      <w:r w:rsidR="001C46EF">
        <w:rPr>
          <w:bCs/>
          <w:sz w:val="24"/>
          <w:szCs w:val="24"/>
        </w:rPr>
        <w:t xml:space="preserve">. </w:t>
      </w:r>
      <w:commentRangeStart w:id="680"/>
      <w:r w:rsidR="001C46EF">
        <w:rPr>
          <w:bCs/>
          <w:sz w:val="24"/>
          <w:szCs w:val="24"/>
        </w:rPr>
        <w:t>How could this happen when t</w:t>
      </w:r>
      <w:r>
        <w:rPr>
          <w:bCs/>
          <w:sz w:val="24"/>
          <w:szCs w:val="24"/>
        </w:rPr>
        <w:t>he saints at Ephesus were disciple</w:t>
      </w:r>
      <w:ins w:id="681" w:author="Cathy McMahen" w:date="2018-04-27T16:12:00Z">
        <w:r w:rsidR="00FF60D0">
          <w:rPr>
            <w:bCs/>
            <w:sz w:val="24"/>
            <w:szCs w:val="24"/>
          </w:rPr>
          <w:t>d</w:t>
        </w:r>
      </w:ins>
      <w:del w:id="682" w:author="Cathy McMahen" w:date="2018-04-27T16:12:00Z">
        <w:r w:rsidDel="00FF60D0">
          <w:rPr>
            <w:bCs/>
            <w:sz w:val="24"/>
            <w:szCs w:val="24"/>
          </w:rPr>
          <w:delText>s</w:delText>
        </w:r>
      </w:del>
      <w:r>
        <w:rPr>
          <w:bCs/>
          <w:sz w:val="24"/>
          <w:szCs w:val="24"/>
        </w:rPr>
        <w:t xml:space="preserve"> by Paul, Timothy, Mark (2 Timothy 4:11), the apostle John, </w:t>
      </w:r>
      <w:ins w:id="683" w:author="Cathy McMahen" w:date="2018-04-27T16:11:00Z">
        <w:r w:rsidR="00FF60D0">
          <w:rPr>
            <w:bCs/>
            <w:sz w:val="24"/>
            <w:szCs w:val="24"/>
          </w:rPr>
          <w:t>and</w:t>
        </w:r>
      </w:ins>
      <w:del w:id="684" w:author="Cathy McMahen" w:date="2018-04-27T16:11:00Z">
        <w:r w:rsidDel="00FF60D0">
          <w:rPr>
            <w:bCs/>
            <w:sz w:val="24"/>
            <w:szCs w:val="24"/>
          </w:rPr>
          <w:delText>as well as</w:delText>
        </w:r>
      </w:del>
      <w:r>
        <w:rPr>
          <w:bCs/>
          <w:sz w:val="24"/>
          <w:szCs w:val="24"/>
        </w:rPr>
        <w:t xml:space="preserve"> many others we haven’t even mentioned</w:t>
      </w:r>
      <w:r w:rsidR="001C46EF">
        <w:rPr>
          <w:bCs/>
          <w:sz w:val="24"/>
          <w:szCs w:val="24"/>
        </w:rPr>
        <w:t>?</w:t>
      </w:r>
      <w:ins w:id="685" w:author="Cathy McMahen" w:date="2018-04-27T17:25:00Z">
        <w:r w:rsidR="00F834DB">
          <w:rPr>
            <w:bCs/>
            <w:sz w:val="24"/>
            <w:szCs w:val="24"/>
          </w:rPr>
          <w:t xml:space="preserve"> </w:t>
        </w:r>
      </w:ins>
    </w:p>
    <w:p w14:paraId="748DA7A3" w14:textId="77777777" w:rsidR="00E74CBF" w:rsidRDefault="001C46EF" w:rsidP="00E74CBF">
      <w:pPr>
        <w:ind w:firstLine="720"/>
        <w:jc w:val="both"/>
        <w:rPr>
          <w:bCs/>
          <w:sz w:val="24"/>
          <w:szCs w:val="24"/>
        </w:rPr>
      </w:pPr>
      <w:r>
        <w:rPr>
          <w:bCs/>
          <w:sz w:val="24"/>
          <w:szCs w:val="24"/>
        </w:rPr>
        <w:t>T</w:t>
      </w:r>
      <w:r w:rsidR="00E74CBF">
        <w:rPr>
          <w:bCs/>
          <w:sz w:val="24"/>
          <w:szCs w:val="24"/>
        </w:rPr>
        <w:t xml:space="preserve">his is a study for </w:t>
      </w:r>
      <w:ins w:id="686" w:author="Cathy McMahen" w:date="2018-04-27T16:13:00Z">
        <w:r w:rsidR="00FF60D0">
          <w:rPr>
            <w:bCs/>
            <w:sz w:val="24"/>
            <w:szCs w:val="24"/>
          </w:rPr>
          <w:t>women</w:t>
        </w:r>
      </w:ins>
      <w:del w:id="687" w:author="Cathy McMahen" w:date="2018-04-27T16:13:00Z">
        <w:r w:rsidR="00E74CBF" w:rsidDel="00FF60D0">
          <w:rPr>
            <w:bCs/>
            <w:sz w:val="24"/>
            <w:szCs w:val="24"/>
          </w:rPr>
          <w:delText>ladies</w:delText>
        </w:r>
      </w:del>
      <w:ins w:id="688" w:author="Cathy McMahen" w:date="2018-04-27T16:13:00Z">
        <w:r w:rsidR="00FF60D0">
          <w:rPr>
            <w:bCs/>
            <w:sz w:val="24"/>
            <w:szCs w:val="24"/>
          </w:rPr>
          <w:t>.</w:t>
        </w:r>
      </w:ins>
      <w:del w:id="689" w:author="Cathy McMahen" w:date="2018-04-27T16:13:00Z">
        <w:r w:rsidR="00E74CBF" w:rsidDel="00FF60D0">
          <w:rPr>
            <w:bCs/>
            <w:sz w:val="24"/>
            <w:szCs w:val="24"/>
          </w:rPr>
          <w:delText>,</w:delText>
        </w:r>
      </w:del>
      <w:r w:rsidR="00E74CBF">
        <w:rPr>
          <w:bCs/>
          <w:sz w:val="24"/>
          <w:szCs w:val="24"/>
        </w:rPr>
        <w:t xml:space="preserve"> </w:t>
      </w:r>
      <w:ins w:id="690" w:author="Cathy McMahen" w:date="2018-04-27T16:13:00Z">
        <w:r w:rsidR="00FF60D0">
          <w:rPr>
            <w:bCs/>
            <w:sz w:val="24"/>
            <w:szCs w:val="24"/>
          </w:rPr>
          <w:t>S</w:t>
        </w:r>
      </w:ins>
      <w:del w:id="691" w:author="Cathy McMahen" w:date="2018-04-27T16:13:00Z">
        <w:r w:rsidR="00E24F98" w:rsidDel="00FF60D0">
          <w:rPr>
            <w:bCs/>
            <w:sz w:val="24"/>
            <w:szCs w:val="24"/>
          </w:rPr>
          <w:delText>s</w:delText>
        </w:r>
      </w:del>
      <w:r w:rsidR="00E24F98">
        <w:rPr>
          <w:bCs/>
          <w:sz w:val="24"/>
          <w:szCs w:val="24"/>
        </w:rPr>
        <w:t xml:space="preserve">o </w:t>
      </w:r>
      <w:r w:rsidR="00E74CBF">
        <w:rPr>
          <w:bCs/>
          <w:sz w:val="24"/>
          <w:szCs w:val="24"/>
        </w:rPr>
        <w:t xml:space="preserve">let’s contemplate the role that Mary, the mother of Jesus, likely played in the lives of the women of Ephesus. She, of all people, would have understood her </w:t>
      </w:r>
      <w:commentRangeEnd w:id="680"/>
      <w:r w:rsidR="00F834DB">
        <w:rPr>
          <w:rStyle w:val="CommentReference"/>
          <w:rFonts w:asciiTheme="minorHAnsi" w:eastAsiaTheme="minorHAnsi" w:hAnsiTheme="minorHAnsi" w:cstheme="minorBidi"/>
        </w:rPr>
        <w:commentReference w:id="680"/>
      </w:r>
      <w:r w:rsidR="00E74CBF" w:rsidRPr="00DC3436">
        <w:rPr>
          <w:bCs/>
          <w:i/>
          <w:sz w:val="24"/>
          <w:szCs w:val="24"/>
        </w:rPr>
        <w:t>personal responsibility</w:t>
      </w:r>
      <w:r w:rsidR="00E74CBF">
        <w:rPr>
          <w:bCs/>
          <w:sz w:val="24"/>
          <w:szCs w:val="24"/>
        </w:rPr>
        <w:t xml:space="preserve"> to fulfill the Great Commission. Can you imagine being discipled in her home</w:t>
      </w:r>
      <w:ins w:id="692" w:author="Cathy McMahen" w:date="2018-04-27T16:14:00Z">
        <w:r w:rsidR="00FF60D0">
          <w:rPr>
            <w:bCs/>
            <w:sz w:val="24"/>
            <w:szCs w:val="24"/>
          </w:rPr>
          <w:t xml:space="preserve"> and</w:t>
        </w:r>
      </w:ins>
      <w:del w:id="693" w:author="Cathy McMahen" w:date="2018-04-27T16:14:00Z">
        <w:r w:rsidR="00E74CBF" w:rsidDel="00FF60D0">
          <w:rPr>
            <w:bCs/>
            <w:sz w:val="24"/>
            <w:szCs w:val="24"/>
          </w:rPr>
          <w:delText>,</w:delText>
        </w:r>
      </w:del>
      <w:r w:rsidR="00E74CBF">
        <w:rPr>
          <w:bCs/>
          <w:sz w:val="24"/>
          <w:szCs w:val="24"/>
        </w:rPr>
        <w:t xml:space="preserve"> hearing the gospel unfold through </w:t>
      </w:r>
      <w:ins w:id="694" w:author="Cathy McMahen" w:date="2018-04-27T16:14:00Z">
        <w:r w:rsidR="00FF60D0">
          <w:rPr>
            <w:bCs/>
            <w:sz w:val="24"/>
            <w:szCs w:val="24"/>
          </w:rPr>
          <w:t>her</w:t>
        </w:r>
      </w:ins>
      <w:del w:id="695" w:author="Cathy McMahen" w:date="2018-04-27T16:14:00Z">
        <w:r w:rsidR="00E74CBF" w:rsidDel="00FF60D0">
          <w:rPr>
            <w:bCs/>
            <w:sz w:val="24"/>
            <w:szCs w:val="24"/>
          </w:rPr>
          <w:delText>the</w:delText>
        </w:r>
      </w:del>
      <w:r w:rsidR="00E74CBF">
        <w:rPr>
          <w:bCs/>
          <w:sz w:val="24"/>
          <w:szCs w:val="24"/>
        </w:rPr>
        <w:t xml:space="preserve"> eyes</w:t>
      </w:r>
      <w:del w:id="696" w:author="Cathy McMahen" w:date="2018-04-27T16:14:00Z">
        <w:r w:rsidR="00E74CBF" w:rsidDel="00FF60D0">
          <w:rPr>
            <w:bCs/>
            <w:sz w:val="24"/>
            <w:szCs w:val="24"/>
          </w:rPr>
          <w:delText xml:space="preserve"> of Jesus’ mother</w:delText>
        </w:r>
      </w:del>
      <w:r w:rsidR="00E74CBF">
        <w:rPr>
          <w:bCs/>
          <w:sz w:val="24"/>
          <w:szCs w:val="24"/>
        </w:rPr>
        <w:t>?</w:t>
      </w:r>
      <w:del w:id="697" w:author="Cathy McMahen" w:date="2018-04-27T16:15:00Z">
        <w:r w:rsidR="00E74CBF" w:rsidDel="00FF60D0">
          <w:rPr>
            <w:bCs/>
            <w:sz w:val="24"/>
            <w:szCs w:val="24"/>
          </w:rPr>
          <w:delText xml:space="preserve"> In</w:delText>
        </w:r>
      </w:del>
      <w:r w:rsidR="00E74CBF">
        <w:rPr>
          <w:bCs/>
          <w:sz w:val="24"/>
          <w:szCs w:val="24"/>
        </w:rPr>
        <w:t xml:space="preserve"> Paul</w:t>
      </w:r>
      <w:ins w:id="698" w:author="Cathy McMahen" w:date="2018-04-27T16:15:00Z">
        <w:r w:rsidR="00FF60D0">
          <w:rPr>
            <w:bCs/>
            <w:sz w:val="24"/>
            <w:szCs w:val="24"/>
          </w:rPr>
          <w:t xml:space="preserve">, in his letter to </w:t>
        </w:r>
      </w:ins>
      <w:del w:id="699" w:author="Cathy McMahen" w:date="2018-04-27T16:15:00Z">
        <w:r w:rsidR="00E74CBF" w:rsidDel="00FF60D0">
          <w:rPr>
            <w:bCs/>
            <w:sz w:val="24"/>
            <w:szCs w:val="24"/>
          </w:rPr>
          <w:delText>s</w:delText>
        </w:r>
      </w:del>
      <w:del w:id="700" w:author="Cathy McMahen" w:date="2018-04-27T16:14:00Z">
        <w:r w:rsidR="00E74CBF" w:rsidDel="00FF60D0">
          <w:rPr>
            <w:bCs/>
            <w:sz w:val="24"/>
            <w:szCs w:val="24"/>
          </w:rPr>
          <w:delText>’</w:delText>
        </w:r>
      </w:del>
      <w:del w:id="701" w:author="Cathy McMahen" w:date="2018-04-27T16:15:00Z">
        <w:r w:rsidR="00E74CBF" w:rsidDel="00FF60D0">
          <w:rPr>
            <w:bCs/>
            <w:sz w:val="24"/>
            <w:szCs w:val="24"/>
          </w:rPr>
          <w:delText xml:space="preserve"> letter to</w:delText>
        </w:r>
      </w:del>
      <w:del w:id="702" w:author="Cathy McMahen" w:date="2018-04-27T16:16:00Z">
        <w:r w:rsidR="00E74CBF" w:rsidDel="00FF60D0">
          <w:rPr>
            <w:bCs/>
            <w:sz w:val="24"/>
            <w:szCs w:val="24"/>
          </w:rPr>
          <w:delText xml:space="preserve"> </w:delText>
        </w:r>
      </w:del>
      <w:r w:rsidR="00E74CBF">
        <w:rPr>
          <w:bCs/>
          <w:sz w:val="24"/>
          <w:szCs w:val="24"/>
        </w:rPr>
        <w:t>Titus</w:t>
      </w:r>
      <w:del w:id="703" w:author="Cathy McMahen" w:date="2018-04-27T16:16:00Z">
        <w:r w:rsidR="00E74CBF" w:rsidDel="00FF60D0">
          <w:rPr>
            <w:bCs/>
            <w:sz w:val="24"/>
            <w:szCs w:val="24"/>
          </w:rPr>
          <w:delText>,</w:delText>
        </w:r>
      </w:del>
      <w:r w:rsidR="00E74CBF">
        <w:rPr>
          <w:bCs/>
          <w:sz w:val="24"/>
          <w:szCs w:val="24"/>
        </w:rPr>
        <w:t xml:space="preserve"> </w:t>
      </w:r>
      <w:ins w:id="704" w:author="Cathy McMahen" w:date="2018-04-27T16:16:00Z">
        <w:r w:rsidR="00FF60D0">
          <w:rPr>
            <w:bCs/>
            <w:sz w:val="24"/>
            <w:szCs w:val="24"/>
          </w:rPr>
          <w:t>(</w:t>
        </w:r>
      </w:ins>
      <w:r w:rsidR="00E74CBF">
        <w:rPr>
          <w:bCs/>
          <w:sz w:val="24"/>
          <w:szCs w:val="24"/>
        </w:rPr>
        <w:t>who was also in Ephesus</w:t>
      </w:r>
      <w:ins w:id="705" w:author="Cathy McMahen" w:date="2018-04-27T16:16:00Z">
        <w:r w:rsidR="00FF60D0">
          <w:rPr>
            <w:bCs/>
            <w:sz w:val="24"/>
            <w:szCs w:val="24"/>
          </w:rPr>
          <w:t>)</w:t>
        </w:r>
      </w:ins>
      <w:del w:id="706" w:author="Cathy McMahen" w:date="2018-04-27T16:16:00Z">
        <w:r w:rsidR="00E74CBF" w:rsidDel="00FF60D0">
          <w:rPr>
            <w:bCs/>
            <w:sz w:val="24"/>
            <w:szCs w:val="24"/>
          </w:rPr>
          <w:delText>,</w:delText>
        </w:r>
      </w:del>
      <w:ins w:id="707" w:author="Cathy McMahen" w:date="2018-04-27T16:16:00Z">
        <w:r w:rsidR="00FF60D0">
          <w:rPr>
            <w:bCs/>
            <w:sz w:val="24"/>
            <w:szCs w:val="24"/>
          </w:rPr>
          <w:t>,</w:t>
        </w:r>
      </w:ins>
      <w:del w:id="708" w:author="Cathy McMahen" w:date="2018-04-27T16:16:00Z">
        <w:r w:rsidR="00E74CBF" w:rsidDel="00FF60D0">
          <w:rPr>
            <w:bCs/>
            <w:sz w:val="24"/>
            <w:szCs w:val="24"/>
          </w:rPr>
          <w:delText xml:space="preserve"> he</w:delText>
        </w:r>
      </w:del>
      <w:r w:rsidR="00E74CBF">
        <w:rPr>
          <w:bCs/>
          <w:sz w:val="24"/>
          <w:szCs w:val="24"/>
        </w:rPr>
        <w:t xml:space="preserve"> wrote that the older women are to teach the younger women (Titus 2:3-5). Who better than the mother of God</w:t>
      </w:r>
      <w:del w:id="709" w:author="Cathy McMahen" w:date="2018-04-27T16:16:00Z">
        <w:r w:rsidR="00E74CBF" w:rsidDel="00FF60D0">
          <w:rPr>
            <w:bCs/>
            <w:sz w:val="24"/>
            <w:szCs w:val="24"/>
          </w:rPr>
          <w:delText>,</w:delText>
        </w:r>
      </w:del>
      <w:r w:rsidR="00E74CBF">
        <w:rPr>
          <w:bCs/>
          <w:sz w:val="24"/>
          <w:szCs w:val="24"/>
        </w:rPr>
        <w:t xml:space="preserve"> to teach women </w:t>
      </w:r>
      <w:r w:rsidR="00A07517">
        <w:rPr>
          <w:bCs/>
          <w:sz w:val="24"/>
          <w:szCs w:val="24"/>
        </w:rPr>
        <w:t>how to love their husbands and</w:t>
      </w:r>
      <w:r w:rsidR="00E74CBF">
        <w:rPr>
          <w:bCs/>
          <w:sz w:val="24"/>
          <w:szCs w:val="24"/>
        </w:rPr>
        <w:t xml:space="preserve"> fami</w:t>
      </w:r>
      <w:ins w:id="710" w:author="Cathy McMahen" w:date="2018-04-27T16:16:00Z">
        <w:r w:rsidR="00FF60D0">
          <w:rPr>
            <w:bCs/>
            <w:sz w:val="24"/>
            <w:szCs w:val="24"/>
          </w:rPr>
          <w:t>lies</w:t>
        </w:r>
      </w:ins>
      <w:del w:id="711" w:author="Cathy McMahen" w:date="2018-04-27T16:16:00Z">
        <w:r w:rsidR="00E74CBF" w:rsidDel="00FF60D0">
          <w:rPr>
            <w:bCs/>
            <w:sz w:val="24"/>
            <w:szCs w:val="24"/>
          </w:rPr>
          <w:delText>ly’s!</w:delText>
        </w:r>
      </w:del>
      <w:r w:rsidR="00E74CBF">
        <w:rPr>
          <w:bCs/>
          <w:sz w:val="24"/>
          <w:szCs w:val="24"/>
        </w:rPr>
        <w:t xml:space="preserve">? </w:t>
      </w:r>
    </w:p>
    <w:p w14:paraId="79651DA9" w14:textId="195292A7" w:rsidR="00E24F98" w:rsidDel="0045288B" w:rsidRDefault="00E74CBF" w:rsidP="00E74CBF">
      <w:pPr>
        <w:ind w:firstLine="720"/>
        <w:jc w:val="both"/>
        <w:rPr>
          <w:del w:id="712" w:author="Cathy McMahen" w:date="2018-04-27T16:19:00Z"/>
          <w:sz w:val="24"/>
          <w:szCs w:val="24"/>
        </w:rPr>
      </w:pPr>
      <w:del w:id="713" w:author="virginia porter" w:date="2018-05-07T20:38:00Z">
        <w:r w:rsidDel="00A02648">
          <w:rPr>
            <w:bCs/>
            <w:sz w:val="24"/>
            <w:szCs w:val="24"/>
          </w:rPr>
          <w:delText xml:space="preserve"> </w:delText>
        </w:r>
      </w:del>
      <w:ins w:id="714" w:author="Cathy McMahen" w:date="2018-04-27T16:17:00Z">
        <w:del w:id="715" w:author="virginia porter" w:date="2018-05-07T20:38:00Z">
          <w:r w:rsidR="00FF60D0" w:rsidDel="00A02648">
            <w:rPr>
              <w:sz w:val="24"/>
              <w:szCs w:val="24"/>
            </w:rPr>
            <w:delText>Herb Hodges</w:delText>
          </w:r>
        </w:del>
      </w:ins>
      <w:ins w:id="716" w:author="virginia porter" w:date="2018-05-07T20:38:00Z">
        <w:r w:rsidR="00A02648">
          <w:rPr>
            <w:sz w:val="24"/>
            <w:szCs w:val="24"/>
          </w:rPr>
          <w:t>O</w:t>
        </w:r>
      </w:ins>
      <w:ins w:id="717" w:author="virginia porter" w:date="2018-05-07T20:35:00Z">
        <w:r w:rsidR="00A02648">
          <w:rPr>
            <w:sz w:val="24"/>
            <w:szCs w:val="24"/>
          </w:rPr>
          <w:t xml:space="preserve">ne of my </w:t>
        </w:r>
      </w:ins>
      <w:ins w:id="718" w:author="virginia porter" w:date="2018-05-07T20:38:00Z">
        <w:r w:rsidR="00A02648">
          <w:rPr>
            <w:sz w:val="24"/>
            <w:szCs w:val="24"/>
          </w:rPr>
          <w:t>heroes</w:t>
        </w:r>
      </w:ins>
      <w:ins w:id="719" w:author="virginia porter" w:date="2018-05-07T20:35:00Z">
        <w:r w:rsidR="00A02648">
          <w:rPr>
            <w:sz w:val="24"/>
            <w:szCs w:val="24"/>
          </w:rPr>
          <w:t xml:space="preserve"> of the faith</w:t>
        </w:r>
      </w:ins>
      <w:ins w:id="720" w:author="virginia porter" w:date="2018-05-07T20:38:00Z">
        <w:r w:rsidR="00A02648">
          <w:rPr>
            <w:sz w:val="24"/>
            <w:szCs w:val="24"/>
          </w:rPr>
          <w:t xml:space="preserve"> is Herb Hodges. He</w:t>
        </w:r>
      </w:ins>
      <w:del w:id="721" w:author="Cathy McMahen" w:date="2018-04-27T16:17:00Z">
        <w:r w:rsidDel="00FF60D0">
          <w:rPr>
            <w:sz w:val="24"/>
            <w:szCs w:val="24"/>
          </w:rPr>
          <w:delText>The man who</w:delText>
        </w:r>
      </w:del>
      <w:r>
        <w:rPr>
          <w:sz w:val="24"/>
          <w:szCs w:val="24"/>
        </w:rPr>
        <w:t xml:space="preserve"> was instrumental in casting the vision for Biblical discipleship </w:t>
      </w:r>
      <w:ins w:id="722" w:author="virginia porter" w:date="2018-05-07T20:36:00Z">
        <w:r w:rsidR="00A02648">
          <w:rPr>
            <w:sz w:val="24"/>
            <w:szCs w:val="24"/>
          </w:rPr>
          <w:t xml:space="preserve">for </w:t>
        </w:r>
      </w:ins>
      <w:ins w:id="723" w:author="virginia porter" w:date="2018-05-07T20:38:00Z">
        <w:r w:rsidR="00A02648">
          <w:rPr>
            <w:sz w:val="24"/>
            <w:szCs w:val="24"/>
          </w:rPr>
          <w:t>me,</w:t>
        </w:r>
      </w:ins>
      <w:ins w:id="724" w:author="virginia porter" w:date="2018-05-07T20:36:00Z">
        <w:r w:rsidR="00A02648">
          <w:rPr>
            <w:sz w:val="24"/>
            <w:szCs w:val="24"/>
          </w:rPr>
          <w:t xml:space="preserve"> my church and countless others around the globe.</w:t>
        </w:r>
      </w:ins>
      <w:ins w:id="725" w:author="Cathy McMahen" w:date="2018-04-27T16:17:00Z">
        <w:del w:id="726" w:author="virginia porter" w:date="2018-05-07T20:36:00Z">
          <w:r w:rsidR="00FF60D0" w:rsidDel="00A02648">
            <w:rPr>
              <w:sz w:val="24"/>
              <w:szCs w:val="24"/>
            </w:rPr>
            <w:delText>at</w:delText>
          </w:r>
        </w:del>
      </w:ins>
      <w:del w:id="727" w:author="Cathy McMahen" w:date="2018-04-27T16:17:00Z">
        <w:r w:rsidDel="00FF60D0">
          <w:rPr>
            <w:sz w:val="24"/>
            <w:szCs w:val="24"/>
          </w:rPr>
          <w:delText>for</w:delText>
        </w:r>
      </w:del>
      <w:del w:id="728" w:author="virginia porter" w:date="2018-05-07T20:36:00Z">
        <w:r w:rsidDel="00A02648">
          <w:rPr>
            <w:sz w:val="24"/>
            <w:szCs w:val="24"/>
          </w:rPr>
          <w:delText xml:space="preserve"> </w:delText>
        </w:r>
      </w:del>
      <w:ins w:id="729" w:author="Cathy McMahen" w:date="2018-04-27T16:18:00Z">
        <w:del w:id="730" w:author="virginia porter" w:date="2018-05-07T20:36:00Z">
          <w:r w:rsidR="00FF60D0" w:rsidDel="00A02648">
            <w:rPr>
              <w:sz w:val="24"/>
              <w:szCs w:val="24"/>
            </w:rPr>
            <w:delText>my local</w:delText>
          </w:r>
        </w:del>
      </w:ins>
      <w:del w:id="731" w:author="Cathy McMahen" w:date="2018-04-27T16:18:00Z">
        <w:r w:rsidDel="00FF60D0">
          <w:rPr>
            <w:sz w:val="24"/>
            <w:szCs w:val="24"/>
          </w:rPr>
          <w:delText>our</w:delText>
        </w:r>
      </w:del>
      <w:del w:id="732" w:author="virginia porter" w:date="2018-05-07T20:36:00Z">
        <w:r w:rsidDel="00A02648">
          <w:rPr>
            <w:sz w:val="24"/>
            <w:szCs w:val="24"/>
          </w:rPr>
          <w:delText xml:space="preserve"> churc</w:delText>
        </w:r>
      </w:del>
      <w:ins w:id="733" w:author="Cathy McMahen" w:date="2018-04-27T16:17:00Z">
        <w:del w:id="734" w:author="virginia porter" w:date="2018-05-07T20:36:00Z">
          <w:r w:rsidR="00FF60D0" w:rsidDel="00A02648">
            <w:rPr>
              <w:sz w:val="24"/>
              <w:szCs w:val="24"/>
            </w:rPr>
            <w:delText>h</w:delText>
          </w:r>
        </w:del>
      </w:ins>
      <w:del w:id="735" w:author="Cathy McMahen" w:date="2018-04-27T16:17:00Z">
        <w:r w:rsidDel="00FF60D0">
          <w:rPr>
            <w:sz w:val="24"/>
            <w:szCs w:val="24"/>
          </w:rPr>
          <w:delText>h is Herb Hodges</w:delText>
        </w:r>
      </w:del>
      <w:del w:id="736" w:author="virginia porter" w:date="2018-05-07T20:36:00Z">
        <w:r w:rsidDel="00A02648">
          <w:rPr>
            <w:sz w:val="24"/>
            <w:szCs w:val="24"/>
          </w:rPr>
          <w:delText>.</w:delText>
        </w:r>
      </w:del>
      <w:ins w:id="737" w:author="virginia porter" w:date="2018-05-07T20:36:00Z">
        <w:r w:rsidR="00A02648">
          <w:rPr>
            <w:sz w:val="24"/>
            <w:szCs w:val="24"/>
          </w:rPr>
          <w:t xml:space="preserve"> I</w:t>
        </w:r>
      </w:ins>
      <w:ins w:id="738" w:author="virginia porter" w:date="2018-05-07T20:37:00Z">
        <w:r w:rsidR="00A02648">
          <w:rPr>
            <w:sz w:val="24"/>
            <w:szCs w:val="24"/>
          </w:rPr>
          <w:t>n April of 2018 he finished his race and went home to be with Jesus.</w:t>
        </w:r>
      </w:ins>
      <w:r>
        <w:rPr>
          <w:sz w:val="24"/>
          <w:szCs w:val="24"/>
        </w:rPr>
        <w:t xml:space="preserve"> He illustrate</w:t>
      </w:r>
      <w:ins w:id="739" w:author="Cathy McMahen" w:date="2018-04-27T16:18:00Z">
        <w:r w:rsidR="00FF60D0">
          <w:rPr>
            <w:sz w:val="24"/>
            <w:szCs w:val="24"/>
          </w:rPr>
          <w:t>d</w:t>
        </w:r>
      </w:ins>
      <w:del w:id="740" w:author="Cathy McMahen" w:date="2018-04-27T16:18:00Z">
        <w:r w:rsidDel="00FF60D0">
          <w:rPr>
            <w:sz w:val="24"/>
            <w:szCs w:val="24"/>
          </w:rPr>
          <w:delText>s</w:delText>
        </w:r>
      </w:del>
      <w:r>
        <w:rPr>
          <w:sz w:val="24"/>
          <w:szCs w:val="24"/>
        </w:rPr>
        <w:t xml:space="preserve"> Jesus’ strategy this way: </w:t>
      </w:r>
      <w:commentRangeStart w:id="741"/>
      <w:r w:rsidR="00E24F98">
        <w:rPr>
          <w:sz w:val="24"/>
          <w:szCs w:val="24"/>
        </w:rPr>
        <w:t>Suppose you are sitting in a church building</w:t>
      </w:r>
      <w:ins w:id="742" w:author="Cathy McMahen" w:date="2018-04-27T16:18:00Z">
        <w:r w:rsidR="0045288B">
          <w:rPr>
            <w:sz w:val="24"/>
            <w:szCs w:val="24"/>
          </w:rPr>
          <w:t>.</w:t>
        </w:r>
      </w:ins>
      <w:del w:id="743" w:author="Cathy McMahen" w:date="2018-04-27T16:18:00Z">
        <w:r w:rsidR="00E24F98" w:rsidDel="0045288B">
          <w:rPr>
            <w:sz w:val="24"/>
            <w:szCs w:val="24"/>
          </w:rPr>
          <w:delText>,</w:delText>
        </w:r>
      </w:del>
      <w:r w:rsidR="00E24F98">
        <w:rPr>
          <w:sz w:val="24"/>
          <w:szCs w:val="24"/>
        </w:rPr>
        <w:t xml:space="preserve"> </w:t>
      </w:r>
      <w:ins w:id="744" w:author="Cathy McMahen" w:date="2018-04-27T16:18:00Z">
        <w:r w:rsidR="0045288B">
          <w:rPr>
            <w:sz w:val="24"/>
            <w:szCs w:val="24"/>
          </w:rPr>
          <w:t>T</w:t>
        </w:r>
      </w:ins>
      <w:del w:id="745" w:author="Cathy McMahen" w:date="2018-04-27T16:18:00Z">
        <w:r w:rsidR="00E24F98" w:rsidDel="0045288B">
          <w:rPr>
            <w:sz w:val="24"/>
            <w:szCs w:val="24"/>
          </w:rPr>
          <w:delText>t</w:delText>
        </w:r>
      </w:del>
      <w:r w:rsidR="00E24F98">
        <w:rPr>
          <w:sz w:val="24"/>
          <w:szCs w:val="24"/>
        </w:rPr>
        <w:t>he pews are filled with</w:t>
      </w:r>
      <w:r>
        <w:rPr>
          <w:sz w:val="24"/>
          <w:szCs w:val="24"/>
        </w:rPr>
        <w:t xml:space="preserve"> people</w:t>
      </w:r>
      <w:ins w:id="746" w:author="Cathy McMahen" w:date="2018-04-27T16:19:00Z">
        <w:r w:rsidR="0045288B">
          <w:rPr>
            <w:sz w:val="24"/>
            <w:szCs w:val="24"/>
          </w:rPr>
          <w:t>—each</w:t>
        </w:r>
      </w:ins>
      <w:del w:id="747" w:author="Cathy McMahen" w:date="2018-04-27T16:19:00Z">
        <w:r w:rsidDel="0045288B">
          <w:rPr>
            <w:sz w:val="24"/>
            <w:szCs w:val="24"/>
          </w:rPr>
          <w:delText xml:space="preserve"> - each</w:delText>
        </w:r>
      </w:del>
      <w:r>
        <w:rPr>
          <w:sz w:val="24"/>
          <w:szCs w:val="24"/>
        </w:rPr>
        <w:t xml:space="preserve"> with an empty cup in hand. The pastor stands on the podium and flings a bucket full of water over the people in the congregation. How much water do you think will reach each person’s cup?</w:t>
      </w:r>
      <w:ins w:id="748" w:author="Cathy McMahen" w:date="2018-04-27T17:31:00Z">
        <w:r w:rsidR="00F834DB">
          <w:rPr>
            <w:sz w:val="24"/>
            <w:szCs w:val="24"/>
          </w:rPr>
          <w:t xml:space="preserve"> </w:t>
        </w:r>
      </w:ins>
      <w:del w:id="749" w:author="Cathy McMahen" w:date="2018-04-27T17:31:00Z">
        <w:r w:rsidDel="00F834DB">
          <w:rPr>
            <w:sz w:val="24"/>
            <w:szCs w:val="24"/>
          </w:rPr>
          <w:delText xml:space="preserve"> </w:delText>
        </w:r>
      </w:del>
    </w:p>
    <w:p w14:paraId="372FC991" w14:textId="0551FC55" w:rsidR="00E74CBF" w:rsidRDefault="00E74CBF" w:rsidP="00E74CBF">
      <w:pPr>
        <w:ind w:firstLine="720"/>
        <w:jc w:val="both"/>
        <w:rPr>
          <w:sz w:val="24"/>
          <w:szCs w:val="24"/>
        </w:rPr>
      </w:pPr>
      <w:r>
        <w:rPr>
          <w:sz w:val="24"/>
          <w:szCs w:val="24"/>
        </w:rPr>
        <w:t>Now picture a small group of women in a home. One has a full glass of water. She fills the empty glass of the women to the right of her, who in turn does the same for the woman beside of her. Which scenario do you think is most effective?</w:t>
      </w:r>
      <w:commentRangeEnd w:id="741"/>
      <w:r w:rsidR="00F834DB">
        <w:rPr>
          <w:rStyle w:val="CommentReference"/>
          <w:rFonts w:asciiTheme="minorHAnsi" w:eastAsiaTheme="minorHAnsi" w:hAnsiTheme="minorHAnsi" w:cstheme="minorBidi"/>
        </w:rPr>
        <w:commentReference w:id="741"/>
      </w:r>
      <w:r>
        <w:rPr>
          <w:sz w:val="24"/>
          <w:szCs w:val="24"/>
        </w:rPr>
        <w:t xml:space="preserve"> Obviously, the glass to glass method</w:t>
      </w:r>
      <w:ins w:id="750" w:author="Cathy McMahen" w:date="2018-04-27T16:20:00Z">
        <w:r w:rsidR="0045288B">
          <w:rPr>
            <w:sz w:val="24"/>
            <w:szCs w:val="24"/>
          </w:rPr>
          <w:t xml:space="preserve"> is</w:t>
        </w:r>
      </w:ins>
      <w:r>
        <w:rPr>
          <w:sz w:val="24"/>
          <w:szCs w:val="24"/>
        </w:rPr>
        <w:t xml:space="preserve">. But honestly, how much of the latter is taking place with in your local church </w:t>
      </w:r>
      <w:commentRangeStart w:id="751"/>
      <w:r>
        <w:rPr>
          <w:sz w:val="24"/>
          <w:szCs w:val="24"/>
        </w:rPr>
        <w:t>body</w:t>
      </w:r>
      <w:commentRangeEnd w:id="751"/>
      <w:r w:rsidR="00F834DB">
        <w:rPr>
          <w:rStyle w:val="CommentReference"/>
          <w:rFonts w:asciiTheme="minorHAnsi" w:eastAsiaTheme="minorHAnsi" w:hAnsiTheme="minorHAnsi" w:cstheme="minorBidi"/>
        </w:rPr>
        <w:commentReference w:id="751"/>
      </w:r>
      <w:r>
        <w:rPr>
          <w:sz w:val="24"/>
          <w:szCs w:val="24"/>
        </w:rPr>
        <w:t xml:space="preserve">? </w:t>
      </w:r>
    </w:p>
    <w:p w14:paraId="3F548C2E" w14:textId="6040A4C9" w:rsidR="00646277" w:rsidRDefault="0008087B" w:rsidP="00646277">
      <w:pPr>
        <w:ind w:firstLine="720"/>
        <w:jc w:val="both"/>
        <w:rPr>
          <w:sz w:val="24"/>
          <w:szCs w:val="24"/>
        </w:rPr>
      </w:pPr>
      <w:r>
        <w:rPr>
          <w:sz w:val="24"/>
          <w:szCs w:val="24"/>
        </w:rPr>
        <w:t>Biblical disciple making looks like this</w:t>
      </w:r>
      <w:ins w:id="752" w:author="Cathy McMahen" w:date="2018-04-27T16:20:00Z">
        <w:r w:rsidR="007F6D17">
          <w:rPr>
            <w:sz w:val="24"/>
            <w:szCs w:val="24"/>
          </w:rPr>
          <w:t>—woman</w:t>
        </w:r>
      </w:ins>
      <w:del w:id="753" w:author="Cathy McMahen" w:date="2018-04-27T16:20:00Z">
        <w:r w:rsidDel="007F6D17">
          <w:rPr>
            <w:sz w:val="24"/>
            <w:szCs w:val="24"/>
          </w:rPr>
          <w:delText xml:space="preserve"> -- woman</w:delText>
        </w:r>
      </w:del>
      <w:r>
        <w:rPr>
          <w:sz w:val="24"/>
          <w:szCs w:val="24"/>
        </w:rPr>
        <w:t xml:space="preserve"> to woman,</w:t>
      </w:r>
      <w:r w:rsidR="00E74CBF">
        <w:rPr>
          <w:sz w:val="24"/>
          <w:szCs w:val="24"/>
        </w:rPr>
        <w:t xml:space="preserve"> glass to glass, house to house</w:t>
      </w:r>
      <w:ins w:id="754" w:author="Cathy McMahen" w:date="2018-04-27T16:21:00Z">
        <w:r w:rsidR="007F6D17">
          <w:rPr>
            <w:sz w:val="24"/>
            <w:szCs w:val="24"/>
          </w:rPr>
          <w:t>.</w:t>
        </w:r>
      </w:ins>
      <w:del w:id="755" w:author="Cathy McMahen" w:date="2018-04-27T16:21:00Z">
        <w:r w:rsidR="00E74CBF" w:rsidDel="007F6D17">
          <w:rPr>
            <w:sz w:val="24"/>
            <w:szCs w:val="24"/>
          </w:rPr>
          <w:delText>,</w:delText>
        </w:r>
      </w:del>
      <w:r>
        <w:rPr>
          <w:sz w:val="24"/>
          <w:szCs w:val="24"/>
        </w:rPr>
        <w:t xml:space="preserve"> </w:t>
      </w:r>
      <w:ins w:id="756" w:author="Cathy McMahen" w:date="2018-04-27T16:21:00Z">
        <w:r w:rsidR="007F6D17">
          <w:rPr>
            <w:sz w:val="24"/>
            <w:szCs w:val="24"/>
          </w:rPr>
          <w:t>B</w:t>
        </w:r>
      </w:ins>
      <w:del w:id="757" w:author="Cathy McMahen" w:date="2018-04-27T16:21:00Z">
        <w:r w:rsidDel="007F6D17">
          <w:rPr>
            <w:sz w:val="24"/>
            <w:szCs w:val="24"/>
          </w:rPr>
          <w:delText>b</w:delText>
        </w:r>
      </w:del>
      <w:r>
        <w:rPr>
          <w:sz w:val="24"/>
          <w:szCs w:val="24"/>
        </w:rPr>
        <w:t>eginning in their own context</w:t>
      </w:r>
      <w:ins w:id="758" w:author="Cathy McMahen" w:date="2018-04-27T16:21:00Z">
        <w:r w:rsidR="007F6D17">
          <w:rPr>
            <w:sz w:val="24"/>
            <w:szCs w:val="24"/>
          </w:rPr>
          <w:t>,</w:t>
        </w:r>
      </w:ins>
      <w:r>
        <w:rPr>
          <w:sz w:val="24"/>
          <w:szCs w:val="24"/>
        </w:rPr>
        <w:t xml:space="preserve"> it spreads to the next town</w:t>
      </w:r>
      <w:ins w:id="759" w:author="Cathy McMahen" w:date="2018-04-27T16:22:00Z">
        <w:r w:rsidR="007F6D17">
          <w:rPr>
            <w:sz w:val="24"/>
            <w:szCs w:val="24"/>
          </w:rPr>
          <w:t xml:space="preserve"> and</w:t>
        </w:r>
      </w:ins>
      <w:del w:id="760" w:author="Cathy McMahen" w:date="2018-04-27T16:22:00Z">
        <w:r w:rsidDel="007F6D17">
          <w:rPr>
            <w:sz w:val="24"/>
            <w:szCs w:val="24"/>
          </w:rPr>
          <w:delText>,</w:delText>
        </w:r>
      </w:del>
      <w:r>
        <w:rPr>
          <w:sz w:val="24"/>
          <w:szCs w:val="24"/>
        </w:rPr>
        <w:t xml:space="preserve"> city, </w:t>
      </w:r>
      <w:ins w:id="761" w:author="Cathy McMahen" w:date="2018-04-27T16:22:00Z">
        <w:r w:rsidR="007F6D17">
          <w:rPr>
            <w:sz w:val="24"/>
            <w:szCs w:val="24"/>
          </w:rPr>
          <w:t xml:space="preserve">and </w:t>
        </w:r>
      </w:ins>
      <w:r>
        <w:rPr>
          <w:sz w:val="24"/>
          <w:szCs w:val="24"/>
        </w:rPr>
        <w:t xml:space="preserve">it </w:t>
      </w:r>
      <w:r w:rsidR="00E776B1">
        <w:rPr>
          <w:sz w:val="24"/>
          <w:szCs w:val="24"/>
        </w:rPr>
        <w:t>crosses</w:t>
      </w:r>
      <w:r>
        <w:rPr>
          <w:sz w:val="24"/>
          <w:szCs w:val="24"/>
        </w:rPr>
        <w:t xml:space="preserve"> </w:t>
      </w:r>
      <w:r w:rsidR="00E776B1">
        <w:rPr>
          <w:sz w:val="24"/>
          <w:szCs w:val="24"/>
        </w:rPr>
        <w:t>bo</w:t>
      </w:r>
      <w:ins w:id="762" w:author="Cathy McMahen" w:date="2018-04-27T16:22:00Z">
        <w:r w:rsidR="007F6D17">
          <w:rPr>
            <w:sz w:val="24"/>
            <w:szCs w:val="24"/>
          </w:rPr>
          <w:t>r</w:t>
        </w:r>
      </w:ins>
      <w:del w:id="763" w:author="Cathy McMahen" w:date="2018-04-27T16:22:00Z">
        <w:r w:rsidR="00E776B1" w:rsidDel="007F6D17">
          <w:rPr>
            <w:sz w:val="24"/>
            <w:szCs w:val="24"/>
          </w:rPr>
          <w:delText>ar</w:delText>
        </w:r>
      </w:del>
      <w:r w:rsidR="00E776B1">
        <w:rPr>
          <w:sz w:val="24"/>
          <w:szCs w:val="24"/>
        </w:rPr>
        <w:t>ders</w:t>
      </w:r>
      <w:r>
        <w:rPr>
          <w:sz w:val="24"/>
          <w:szCs w:val="24"/>
        </w:rPr>
        <w:t xml:space="preserve"> and nationalities</w:t>
      </w:r>
      <w:r w:rsidR="00E74CBF">
        <w:rPr>
          <w:sz w:val="24"/>
          <w:szCs w:val="24"/>
        </w:rPr>
        <w:t xml:space="preserve"> until </w:t>
      </w:r>
      <w:r>
        <w:rPr>
          <w:sz w:val="24"/>
          <w:szCs w:val="24"/>
        </w:rPr>
        <w:t xml:space="preserve">God’s kingdom comes. Not to give too much away, but </w:t>
      </w:r>
      <w:r w:rsidR="00E776B1">
        <w:rPr>
          <w:sz w:val="24"/>
          <w:szCs w:val="24"/>
        </w:rPr>
        <w:t xml:space="preserve">in </w:t>
      </w:r>
      <w:r>
        <w:rPr>
          <w:sz w:val="24"/>
          <w:szCs w:val="24"/>
        </w:rPr>
        <w:t>the last</w:t>
      </w:r>
      <w:r w:rsidR="00E74CBF">
        <w:rPr>
          <w:sz w:val="24"/>
          <w:szCs w:val="24"/>
        </w:rPr>
        <w:t xml:space="preserve"> book in th</w:t>
      </w:r>
      <w:r>
        <w:rPr>
          <w:sz w:val="24"/>
          <w:szCs w:val="24"/>
        </w:rPr>
        <w:t>is</w:t>
      </w:r>
      <w:r w:rsidR="00E74CBF">
        <w:rPr>
          <w:sz w:val="24"/>
          <w:szCs w:val="24"/>
        </w:rPr>
        <w:t xml:space="preserve"> series</w:t>
      </w:r>
      <w:r w:rsidR="00E776B1">
        <w:rPr>
          <w:sz w:val="24"/>
          <w:szCs w:val="24"/>
        </w:rPr>
        <w:t>,</w:t>
      </w:r>
      <w:r w:rsidR="00E74CBF">
        <w:rPr>
          <w:sz w:val="24"/>
          <w:szCs w:val="24"/>
        </w:rPr>
        <w:t xml:space="preserve"> we’ll see how God’s grand plan for his bride culminates at the Wedding Supper of The Lamb</w:t>
      </w:r>
      <w:r w:rsidR="00A07517">
        <w:rPr>
          <w:sz w:val="24"/>
          <w:szCs w:val="24"/>
        </w:rPr>
        <w:t>.</w:t>
      </w:r>
      <w:r w:rsidR="00E74CBF">
        <w:rPr>
          <w:sz w:val="24"/>
          <w:szCs w:val="24"/>
        </w:rPr>
        <w:t xml:space="preserve">  We have a lot of ground to cover before we get there, though.</w:t>
      </w:r>
      <w:r w:rsidR="00646277">
        <w:rPr>
          <w:sz w:val="24"/>
          <w:szCs w:val="24"/>
        </w:rPr>
        <w:t xml:space="preserve"> </w:t>
      </w:r>
      <w:r w:rsidR="003931E8">
        <w:rPr>
          <w:sz w:val="24"/>
          <w:szCs w:val="24"/>
        </w:rPr>
        <w:t>Next week we will</w:t>
      </w:r>
      <w:r w:rsidR="00646277">
        <w:rPr>
          <w:sz w:val="24"/>
          <w:szCs w:val="24"/>
        </w:rPr>
        <w:t xml:space="preserve"> dive right </w:t>
      </w:r>
      <w:r w:rsidR="00F91AA6">
        <w:rPr>
          <w:sz w:val="24"/>
          <w:szCs w:val="24"/>
        </w:rPr>
        <w:t>in and</w:t>
      </w:r>
      <w:r w:rsidR="00646277">
        <w:rPr>
          <w:sz w:val="24"/>
          <w:szCs w:val="24"/>
        </w:rPr>
        <w:t xml:space="preserve"> discover the first thing every new bride </w:t>
      </w:r>
      <w:r w:rsidR="003931E8">
        <w:rPr>
          <w:sz w:val="24"/>
          <w:szCs w:val="24"/>
        </w:rPr>
        <w:t xml:space="preserve">of Christ </w:t>
      </w:r>
      <w:r w:rsidR="00646277">
        <w:rPr>
          <w:sz w:val="24"/>
          <w:szCs w:val="24"/>
        </w:rPr>
        <w:t xml:space="preserve">needs to know. </w:t>
      </w:r>
    </w:p>
    <w:p w14:paraId="299285A6" w14:textId="77777777" w:rsidR="007C090F" w:rsidRDefault="007C090F" w:rsidP="00646277">
      <w:pPr>
        <w:ind w:firstLine="720"/>
        <w:jc w:val="both"/>
        <w:rPr>
          <w:sz w:val="24"/>
          <w:szCs w:val="24"/>
        </w:rPr>
      </w:pPr>
    </w:p>
    <w:p w14:paraId="751DE8F9" w14:textId="77777777" w:rsidR="00F92235" w:rsidRDefault="00F92235" w:rsidP="00646277">
      <w:pPr>
        <w:ind w:firstLine="720"/>
        <w:jc w:val="both"/>
        <w:rPr>
          <w:sz w:val="24"/>
          <w:szCs w:val="24"/>
        </w:rPr>
      </w:pPr>
    </w:p>
    <w:p w14:paraId="177F9717" w14:textId="77777777" w:rsidR="00F92235" w:rsidRDefault="00F92235" w:rsidP="00646277">
      <w:pPr>
        <w:ind w:firstLine="720"/>
        <w:jc w:val="both"/>
        <w:rPr>
          <w:sz w:val="24"/>
          <w:szCs w:val="24"/>
        </w:rPr>
      </w:pPr>
    </w:p>
    <w:p w14:paraId="14D3FFEF" w14:textId="77777777" w:rsidR="00F92235" w:rsidRDefault="00F92235" w:rsidP="00646277">
      <w:pPr>
        <w:ind w:firstLine="720"/>
        <w:jc w:val="both"/>
        <w:rPr>
          <w:sz w:val="24"/>
          <w:szCs w:val="24"/>
        </w:rPr>
      </w:pPr>
    </w:p>
    <w:p w14:paraId="240E3E9B" w14:textId="77777777" w:rsidR="00F92235" w:rsidRDefault="00F92235" w:rsidP="00646277">
      <w:pPr>
        <w:ind w:firstLine="720"/>
        <w:jc w:val="both"/>
        <w:rPr>
          <w:sz w:val="24"/>
          <w:szCs w:val="24"/>
        </w:rPr>
      </w:pPr>
    </w:p>
    <w:p w14:paraId="51847E6C" w14:textId="77777777" w:rsidR="00F92235" w:rsidRDefault="00F92235" w:rsidP="00646277">
      <w:pPr>
        <w:ind w:firstLine="720"/>
        <w:jc w:val="both"/>
        <w:rPr>
          <w:sz w:val="24"/>
          <w:szCs w:val="24"/>
        </w:rPr>
      </w:pPr>
    </w:p>
    <w:p w14:paraId="62F2E553" w14:textId="77777777" w:rsidR="00F92235" w:rsidRDefault="00F92235" w:rsidP="00646277">
      <w:pPr>
        <w:ind w:firstLine="720"/>
        <w:jc w:val="both"/>
        <w:rPr>
          <w:sz w:val="24"/>
          <w:szCs w:val="24"/>
        </w:rPr>
      </w:pPr>
    </w:p>
    <w:p w14:paraId="1B54972B" w14:textId="77777777" w:rsidR="00F92235" w:rsidRDefault="00F92235" w:rsidP="00646277">
      <w:pPr>
        <w:ind w:firstLine="720"/>
        <w:jc w:val="both"/>
        <w:rPr>
          <w:sz w:val="24"/>
          <w:szCs w:val="24"/>
        </w:rPr>
      </w:pPr>
    </w:p>
    <w:p w14:paraId="17380352" w14:textId="77777777" w:rsidR="00F92235" w:rsidRDefault="00F92235" w:rsidP="00646277">
      <w:pPr>
        <w:ind w:firstLine="720"/>
        <w:jc w:val="both"/>
        <w:rPr>
          <w:sz w:val="24"/>
          <w:szCs w:val="24"/>
        </w:rPr>
      </w:pPr>
    </w:p>
    <w:p w14:paraId="5AE42B31" w14:textId="77777777" w:rsidR="00F92235" w:rsidRDefault="00F92235" w:rsidP="00646277">
      <w:pPr>
        <w:ind w:firstLine="720"/>
        <w:jc w:val="both"/>
        <w:rPr>
          <w:sz w:val="24"/>
          <w:szCs w:val="24"/>
        </w:rPr>
      </w:pPr>
    </w:p>
    <w:p w14:paraId="7E59DECC" w14:textId="77777777" w:rsidR="00F92235" w:rsidRDefault="00F92235" w:rsidP="00646277">
      <w:pPr>
        <w:ind w:firstLine="720"/>
        <w:jc w:val="both"/>
        <w:rPr>
          <w:sz w:val="24"/>
          <w:szCs w:val="24"/>
        </w:rPr>
      </w:pPr>
    </w:p>
    <w:p w14:paraId="58C53CCE" w14:textId="401FE314" w:rsidR="00F92235" w:rsidRDefault="00F92235" w:rsidP="00646277">
      <w:pPr>
        <w:ind w:firstLine="720"/>
        <w:jc w:val="both"/>
        <w:rPr>
          <w:ins w:id="764" w:author="virginia porter" w:date="2018-05-07T20:34:00Z"/>
          <w:sz w:val="24"/>
          <w:szCs w:val="24"/>
        </w:rPr>
      </w:pPr>
    </w:p>
    <w:p w14:paraId="22575D25" w14:textId="0C9D16FB" w:rsidR="00A02648" w:rsidRDefault="00A02648" w:rsidP="00646277">
      <w:pPr>
        <w:ind w:firstLine="720"/>
        <w:jc w:val="both"/>
        <w:rPr>
          <w:ins w:id="765" w:author="virginia porter" w:date="2018-05-07T20:34:00Z"/>
          <w:sz w:val="24"/>
          <w:szCs w:val="24"/>
        </w:rPr>
      </w:pPr>
    </w:p>
    <w:p w14:paraId="01875A0D" w14:textId="40966769" w:rsidR="00A02648" w:rsidRDefault="00A02648" w:rsidP="00646277">
      <w:pPr>
        <w:ind w:firstLine="720"/>
        <w:jc w:val="both"/>
        <w:rPr>
          <w:ins w:id="766" w:author="virginia porter" w:date="2018-05-07T20:34:00Z"/>
          <w:sz w:val="24"/>
          <w:szCs w:val="24"/>
        </w:rPr>
      </w:pPr>
    </w:p>
    <w:p w14:paraId="6509F3F2" w14:textId="49E0772F" w:rsidR="00A02648" w:rsidRDefault="00A02648" w:rsidP="00646277">
      <w:pPr>
        <w:ind w:firstLine="720"/>
        <w:jc w:val="both"/>
        <w:rPr>
          <w:ins w:id="767" w:author="virginia porter" w:date="2018-05-07T20:34:00Z"/>
          <w:sz w:val="24"/>
          <w:szCs w:val="24"/>
        </w:rPr>
      </w:pPr>
    </w:p>
    <w:p w14:paraId="434931F9" w14:textId="6A0EE683" w:rsidR="00A02648" w:rsidRDefault="00A02648" w:rsidP="00646277">
      <w:pPr>
        <w:ind w:firstLine="720"/>
        <w:jc w:val="both"/>
        <w:rPr>
          <w:ins w:id="768" w:author="virginia porter" w:date="2018-05-07T20:34:00Z"/>
          <w:sz w:val="24"/>
          <w:szCs w:val="24"/>
        </w:rPr>
      </w:pPr>
    </w:p>
    <w:p w14:paraId="58AE0D40" w14:textId="283F2C0A" w:rsidR="00A02648" w:rsidRDefault="00A02648" w:rsidP="00646277">
      <w:pPr>
        <w:ind w:firstLine="720"/>
        <w:jc w:val="both"/>
        <w:rPr>
          <w:ins w:id="769" w:author="virginia porter" w:date="2018-05-07T20:34:00Z"/>
          <w:sz w:val="24"/>
          <w:szCs w:val="24"/>
        </w:rPr>
      </w:pPr>
    </w:p>
    <w:p w14:paraId="1A8942AB" w14:textId="1ECF5518" w:rsidR="00A02648" w:rsidRDefault="00A02648" w:rsidP="00646277">
      <w:pPr>
        <w:ind w:firstLine="720"/>
        <w:jc w:val="both"/>
        <w:rPr>
          <w:ins w:id="770" w:author="virginia porter" w:date="2018-05-07T20:34:00Z"/>
          <w:sz w:val="24"/>
          <w:szCs w:val="24"/>
        </w:rPr>
      </w:pPr>
    </w:p>
    <w:p w14:paraId="13002B53" w14:textId="77777777" w:rsidR="00A02648" w:rsidRDefault="00A02648" w:rsidP="00646277">
      <w:pPr>
        <w:ind w:firstLine="720"/>
        <w:jc w:val="both"/>
        <w:rPr>
          <w:sz w:val="24"/>
          <w:szCs w:val="24"/>
        </w:rPr>
      </w:pPr>
    </w:p>
    <w:p w14:paraId="21BA9F0D" w14:textId="77777777" w:rsidR="00F92235" w:rsidRDefault="00F92235" w:rsidP="00646277">
      <w:pPr>
        <w:ind w:firstLine="720"/>
        <w:jc w:val="both"/>
        <w:rPr>
          <w:sz w:val="24"/>
          <w:szCs w:val="24"/>
        </w:rPr>
      </w:pPr>
    </w:p>
    <w:p w14:paraId="0F748500" w14:textId="77777777" w:rsidR="00F92235" w:rsidRDefault="00F92235" w:rsidP="00646277">
      <w:pPr>
        <w:ind w:firstLine="720"/>
        <w:jc w:val="both"/>
        <w:rPr>
          <w:sz w:val="24"/>
          <w:szCs w:val="24"/>
        </w:rPr>
      </w:pPr>
    </w:p>
    <w:p w14:paraId="041F0B39" w14:textId="4729D83F" w:rsidR="00F92235" w:rsidDel="00A15D83" w:rsidRDefault="00F92235" w:rsidP="00646277">
      <w:pPr>
        <w:ind w:firstLine="720"/>
        <w:jc w:val="both"/>
        <w:rPr>
          <w:del w:id="771" w:author="Cathy McMahen" w:date="2018-04-27T21:16:00Z"/>
          <w:sz w:val="24"/>
          <w:szCs w:val="24"/>
        </w:rPr>
      </w:pPr>
    </w:p>
    <w:p w14:paraId="2B59C7E6" w14:textId="77777777" w:rsidR="00A15D83" w:rsidRDefault="00A15D83" w:rsidP="00646277">
      <w:pPr>
        <w:ind w:firstLine="720"/>
        <w:jc w:val="both"/>
        <w:rPr>
          <w:ins w:id="772" w:author="Cathy McMahen" w:date="2018-04-27T21:16:00Z"/>
          <w:sz w:val="24"/>
          <w:szCs w:val="24"/>
        </w:rPr>
      </w:pPr>
    </w:p>
    <w:p w14:paraId="35FE425B" w14:textId="77777777" w:rsidR="00F92235" w:rsidDel="00A15D83" w:rsidRDefault="00F92235" w:rsidP="00646277">
      <w:pPr>
        <w:ind w:firstLine="720"/>
        <w:jc w:val="both"/>
        <w:rPr>
          <w:del w:id="773" w:author="Cathy McMahen" w:date="2018-04-27T21:16:00Z"/>
          <w:sz w:val="24"/>
          <w:szCs w:val="24"/>
        </w:rPr>
      </w:pPr>
    </w:p>
    <w:p w14:paraId="76445CD2" w14:textId="77777777" w:rsidR="00F92235" w:rsidDel="00A15D83" w:rsidRDefault="00F92235" w:rsidP="00646277">
      <w:pPr>
        <w:ind w:firstLine="720"/>
        <w:jc w:val="both"/>
        <w:rPr>
          <w:del w:id="774" w:author="Cathy McMahen" w:date="2018-04-27T21:16:00Z"/>
          <w:sz w:val="24"/>
          <w:szCs w:val="24"/>
        </w:rPr>
      </w:pPr>
    </w:p>
    <w:p w14:paraId="37A9D43C" w14:textId="77777777" w:rsidR="00F92235" w:rsidDel="00A15D83" w:rsidRDefault="00F92235" w:rsidP="00646277">
      <w:pPr>
        <w:ind w:firstLine="720"/>
        <w:jc w:val="both"/>
        <w:rPr>
          <w:del w:id="775" w:author="Cathy McMahen" w:date="2018-04-27T21:16:00Z"/>
          <w:sz w:val="24"/>
          <w:szCs w:val="24"/>
        </w:rPr>
      </w:pPr>
    </w:p>
    <w:p w14:paraId="093FC3AA" w14:textId="77777777" w:rsidR="00F92235" w:rsidDel="00A15D83" w:rsidRDefault="00F92235" w:rsidP="00646277">
      <w:pPr>
        <w:ind w:firstLine="720"/>
        <w:jc w:val="both"/>
        <w:rPr>
          <w:del w:id="776" w:author="Cathy McMahen" w:date="2018-04-27T21:16:00Z"/>
          <w:sz w:val="24"/>
          <w:szCs w:val="24"/>
        </w:rPr>
      </w:pPr>
    </w:p>
    <w:p w14:paraId="6E41F745" w14:textId="77777777" w:rsidR="00F92235" w:rsidRDefault="00F92235" w:rsidP="00646277">
      <w:pPr>
        <w:ind w:firstLine="720"/>
        <w:jc w:val="both"/>
        <w:rPr>
          <w:sz w:val="24"/>
          <w:szCs w:val="24"/>
        </w:rPr>
      </w:pPr>
    </w:p>
    <w:p w14:paraId="5A546AD5" w14:textId="77777777" w:rsidR="00A02648" w:rsidRDefault="00A02648" w:rsidP="00F92235">
      <w:pPr>
        <w:pStyle w:val="Heading2"/>
        <w:rPr>
          <w:ins w:id="777" w:author="virginia porter" w:date="2018-05-07T20:40:00Z"/>
        </w:rPr>
      </w:pPr>
    </w:p>
    <w:p w14:paraId="73B7F9D7" w14:textId="0FD0DA53" w:rsidR="00F92235" w:rsidRDefault="00F92235" w:rsidP="00F92235">
      <w:pPr>
        <w:pStyle w:val="Heading2"/>
      </w:pPr>
      <w:r w:rsidRPr="001673C0">
        <w:t>DISCUSSION QUESTIONS: Let’s talk about it.</w:t>
      </w:r>
    </w:p>
    <w:p w14:paraId="73F89CF8" w14:textId="77777777" w:rsidR="00F92235" w:rsidRPr="000059D1" w:rsidRDefault="00F92235" w:rsidP="00F92235"/>
    <w:p w14:paraId="23AADDA4" w14:textId="2F9D4996" w:rsidR="00F92235" w:rsidRPr="00A15D83" w:rsidRDefault="00F92235" w:rsidP="00A15D83">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What did you learn about the book of Ephesians that you did not know? __</w:t>
      </w:r>
      <w:r w:rsidRPr="00A15D83">
        <w:rPr>
          <w:rFonts w:asciiTheme="minorHAnsi" w:eastAsiaTheme="minorEastAsia" w:hAnsiTheme="minorHAnsi" w:cstheme="minorBidi"/>
          <w:sz w:val="24"/>
          <w:szCs w:val="24"/>
        </w:rPr>
        <w:t>______________________________________________________________________________________________________________________________________________</w:t>
      </w:r>
    </w:p>
    <w:p w14:paraId="6D05A6AE" w14:textId="77777777" w:rsidR="00F92235"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List every reason you can think of to explain why is communication is important in any relationship? ________________________________________________________________________________________________________________________________________________________________________________________________________________________</w:t>
      </w:r>
    </w:p>
    <w:p w14:paraId="0CD853B4" w14:textId="77777777" w:rsidR="00F92235" w:rsidRPr="00A12670"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Why do you think we continually need to be reminded that we are personally, and passionately loved by God? ________________________________________________________________________________________________________________________________________________ </w:t>
      </w:r>
    </w:p>
    <w:p w14:paraId="620FE8D8" w14:textId="4EB56D7C" w:rsidR="00F92235" w:rsidRPr="00D6680B"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sz w:val="24"/>
          <w:szCs w:val="24"/>
        </w:rPr>
        <w:t xml:space="preserve">It has been said that the </w:t>
      </w:r>
      <w:r w:rsidRPr="00D6680B">
        <w:rPr>
          <w:sz w:val="24"/>
          <w:szCs w:val="24"/>
        </w:rPr>
        <w:t>difference in head knowledge and heart knowledge</w:t>
      </w:r>
      <w:r>
        <w:rPr>
          <w:sz w:val="24"/>
          <w:szCs w:val="24"/>
        </w:rPr>
        <w:t xml:space="preserve"> </w:t>
      </w:r>
      <w:r w:rsidRPr="00D6680B">
        <w:rPr>
          <w:sz w:val="24"/>
          <w:szCs w:val="24"/>
        </w:rPr>
        <w:t xml:space="preserve">is </w:t>
      </w:r>
      <w:ins w:id="778" w:author="Cathy McMahen" w:date="2018-04-27T16:23:00Z">
        <w:r w:rsidR="007F6D17">
          <w:rPr>
            <w:sz w:val="24"/>
            <w:szCs w:val="24"/>
          </w:rPr>
          <w:t>eighteen</w:t>
        </w:r>
      </w:ins>
      <w:del w:id="779" w:author="Cathy McMahen" w:date="2018-04-27T16:23:00Z">
        <w:r w:rsidRPr="00D6680B" w:rsidDel="007F6D17">
          <w:rPr>
            <w:sz w:val="24"/>
            <w:szCs w:val="24"/>
          </w:rPr>
          <w:delText>18</w:delText>
        </w:r>
      </w:del>
      <w:r w:rsidRPr="00D6680B">
        <w:rPr>
          <w:sz w:val="24"/>
          <w:szCs w:val="24"/>
        </w:rPr>
        <w:t xml:space="preserve"> inches.</w:t>
      </w:r>
      <w:r>
        <w:rPr>
          <w:sz w:val="24"/>
          <w:szCs w:val="24"/>
        </w:rPr>
        <w:t xml:space="preserve"> Read </w:t>
      </w:r>
      <w:r w:rsidRPr="00D6680B">
        <w:rPr>
          <w:sz w:val="24"/>
          <w:szCs w:val="24"/>
        </w:rPr>
        <w:t>1</w:t>
      </w:r>
      <w:r>
        <w:rPr>
          <w:sz w:val="24"/>
          <w:szCs w:val="24"/>
        </w:rPr>
        <w:t xml:space="preserve"> </w:t>
      </w:r>
      <w:r w:rsidRPr="00D6680B">
        <w:rPr>
          <w:sz w:val="24"/>
          <w:szCs w:val="24"/>
        </w:rPr>
        <w:t>Samuel 16:7</w:t>
      </w:r>
      <w:r>
        <w:rPr>
          <w:sz w:val="24"/>
          <w:szCs w:val="24"/>
        </w:rPr>
        <w:t xml:space="preserve"> and then describe what is meant by that statement. ________________________________________________________________________________________________________________________________________________ </w:t>
      </w:r>
    </w:p>
    <w:p w14:paraId="1764991D" w14:textId="5C6B4B57" w:rsidR="00F92235" w:rsidRDefault="00F92235" w:rsidP="00F92235">
      <w:pPr>
        <w:pStyle w:val="ListParagraph"/>
        <w:numPr>
          <w:ilvl w:val="0"/>
          <w:numId w:val="33"/>
        </w:numPr>
        <w:spacing w:after="0"/>
        <w:rPr>
          <w:ins w:id="780" w:author="Cathy McMahen" w:date="2018-04-27T16:36:00Z"/>
          <w:rFonts w:asciiTheme="minorHAnsi" w:eastAsiaTheme="minorEastAsia" w:hAnsiTheme="minorHAnsi" w:cstheme="minorBidi"/>
          <w:sz w:val="24"/>
          <w:szCs w:val="24"/>
        </w:rPr>
      </w:pPr>
      <w:r w:rsidRPr="00FE45B1">
        <w:rPr>
          <w:rFonts w:asciiTheme="minorHAnsi" w:eastAsiaTheme="minorEastAsia" w:hAnsiTheme="minorHAnsi" w:cstheme="minorBidi"/>
          <w:sz w:val="24"/>
          <w:szCs w:val="24"/>
        </w:rPr>
        <w:t>Wh</w:t>
      </w:r>
      <w:r>
        <w:rPr>
          <w:rFonts w:asciiTheme="minorHAnsi" w:eastAsiaTheme="minorEastAsia" w:hAnsiTheme="minorHAnsi" w:cstheme="minorBidi"/>
          <w:sz w:val="24"/>
          <w:szCs w:val="24"/>
        </w:rPr>
        <w:t>at is the</w:t>
      </w:r>
      <w:ins w:id="781" w:author="Cathy McMahen" w:date="2018-04-27T16:33:00Z">
        <w:r w:rsidR="007F6D17">
          <w:rPr>
            <w:rFonts w:asciiTheme="minorHAnsi" w:eastAsiaTheme="minorEastAsia" w:hAnsiTheme="minorHAnsi" w:cstheme="minorBidi"/>
            <w:sz w:val="24"/>
            <w:szCs w:val="24"/>
          </w:rPr>
          <w:t xml:space="preserve"> stated</w:t>
        </w:r>
      </w:ins>
      <w:del w:id="782" w:author="Cathy McMahen" w:date="2018-04-27T16:33:00Z">
        <w:r w:rsidDel="007F6D17">
          <w:rPr>
            <w:rFonts w:asciiTheme="minorHAnsi" w:eastAsiaTheme="minorEastAsia" w:hAnsiTheme="minorHAnsi" w:cstheme="minorBidi"/>
            <w:sz w:val="24"/>
            <w:szCs w:val="24"/>
          </w:rPr>
          <w:delText xml:space="preserve"> stated</w:delText>
        </w:r>
      </w:del>
      <w:r>
        <w:rPr>
          <w:rFonts w:asciiTheme="minorHAnsi" w:eastAsiaTheme="minorEastAsia" w:hAnsiTheme="minorHAnsi" w:cstheme="minorBidi"/>
          <w:sz w:val="24"/>
          <w:szCs w:val="24"/>
        </w:rPr>
        <w:t xml:space="preserve"> reason</w:t>
      </w:r>
      <w:r w:rsidRPr="00FE45B1">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for </w:t>
      </w:r>
      <w:r w:rsidRPr="00FE45B1">
        <w:rPr>
          <w:rFonts w:asciiTheme="minorHAnsi" w:eastAsiaTheme="minorEastAsia" w:hAnsiTheme="minorHAnsi" w:cstheme="minorBidi"/>
          <w:sz w:val="24"/>
          <w:szCs w:val="24"/>
        </w:rPr>
        <w:t>God choos</w:t>
      </w:r>
      <w:r>
        <w:rPr>
          <w:rFonts w:asciiTheme="minorHAnsi" w:eastAsiaTheme="minorEastAsia" w:hAnsiTheme="minorHAnsi" w:cstheme="minorBidi"/>
          <w:sz w:val="24"/>
          <w:szCs w:val="24"/>
        </w:rPr>
        <w:t>ing</w:t>
      </w:r>
      <w:r w:rsidRPr="00FE45B1">
        <w:rPr>
          <w:rFonts w:asciiTheme="minorHAnsi" w:eastAsiaTheme="minorEastAsia" w:hAnsiTheme="minorHAnsi" w:cstheme="minorBidi"/>
          <w:sz w:val="24"/>
          <w:szCs w:val="24"/>
        </w:rPr>
        <w:t xml:space="preserve"> to reveal Himself to the apostle John</w:t>
      </w:r>
      <w:r>
        <w:rPr>
          <w:rFonts w:asciiTheme="minorHAnsi" w:eastAsiaTheme="minorEastAsia" w:hAnsiTheme="minorHAnsi" w:cstheme="minorBidi"/>
          <w:sz w:val="24"/>
          <w:szCs w:val="24"/>
        </w:rPr>
        <w:t xml:space="preserve"> and Paul</w:t>
      </w:r>
      <w:del w:id="783" w:author="Cathy McMahen" w:date="2018-04-27T16:32:00Z">
        <w:r w:rsidRPr="00FE45B1" w:rsidDel="007F6D17">
          <w:rPr>
            <w:rFonts w:asciiTheme="minorHAnsi" w:eastAsiaTheme="minorEastAsia" w:hAnsiTheme="minorHAnsi" w:cstheme="minorBidi"/>
            <w:sz w:val="24"/>
            <w:szCs w:val="24"/>
          </w:rPr>
          <w:delText>?</w:delText>
        </w:r>
      </w:del>
      <w:r w:rsidRPr="00FE45B1">
        <w:rPr>
          <w:rFonts w:asciiTheme="minorHAnsi" w:eastAsiaTheme="minorEastAsia" w:hAnsiTheme="minorHAnsi" w:cstheme="minorBidi"/>
          <w:sz w:val="24"/>
          <w:szCs w:val="24"/>
        </w:rPr>
        <w:t xml:space="preserve"> (1 John</w:t>
      </w:r>
      <w:r>
        <w:rPr>
          <w:rFonts w:asciiTheme="minorHAnsi" w:eastAsiaTheme="minorEastAsia" w:hAnsiTheme="minorHAnsi" w:cstheme="minorBidi"/>
          <w:sz w:val="24"/>
          <w:szCs w:val="24"/>
        </w:rPr>
        <w:t xml:space="preserve"> </w:t>
      </w:r>
      <w:r w:rsidRPr="00FE45B1">
        <w:rPr>
          <w:rFonts w:asciiTheme="minorHAnsi" w:eastAsiaTheme="minorEastAsia" w:hAnsiTheme="minorHAnsi" w:cstheme="minorBidi"/>
          <w:sz w:val="24"/>
          <w:szCs w:val="24"/>
        </w:rPr>
        <w:t>1:1-4</w:t>
      </w:r>
      <w:r>
        <w:rPr>
          <w:rFonts w:asciiTheme="minorHAnsi" w:eastAsiaTheme="minorEastAsia" w:hAnsiTheme="minorHAnsi" w:cstheme="minorBidi"/>
          <w:sz w:val="24"/>
          <w:szCs w:val="24"/>
        </w:rPr>
        <w:t>; Galatians 1:1</w:t>
      </w:r>
      <w:ins w:id="784" w:author="Cathy McMahen" w:date="2018-04-27T16:33:00Z">
        <w:r w:rsidR="007F6D17">
          <w:rPr>
            <w:rFonts w:asciiTheme="minorHAnsi" w:eastAsiaTheme="minorEastAsia" w:hAnsiTheme="minorHAnsi" w:cstheme="minorBidi"/>
            <w:sz w:val="24"/>
            <w:szCs w:val="24"/>
          </w:rPr>
          <w:t>1-</w:t>
        </w:r>
      </w:ins>
      <w:del w:id="785" w:author="Cathy McMahen" w:date="2018-04-27T16:32:00Z">
        <w:r w:rsidDel="007F6D17">
          <w:rPr>
            <w:rFonts w:asciiTheme="minorHAnsi" w:eastAsiaTheme="minorEastAsia" w:hAnsiTheme="minorHAnsi" w:cstheme="minorBidi"/>
            <w:sz w:val="24"/>
            <w:szCs w:val="24"/>
          </w:rPr>
          <w:delText>1-</w:delText>
        </w:r>
      </w:del>
      <w:del w:id="786" w:author="Cathy McMahen" w:date="2018-04-27T16:33:00Z">
        <w:r w:rsidDel="007F6D17">
          <w:rPr>
            <w:rFonts w:asciiTheme="minorHAnsi" w:eastAsiaTheme="minorEastAsia" w:hAnsiTheme="minorHAnsi" w:cstheme="minorBidi"/>
            <w:sz w:val="24"/>
            <w:szCs w:val="24"/>
          </w:rPr>
          <w:delText>19</w:delText>
        </w:r>
        <w:r w:rsidRPr="00FE45B1" w:rsidDel="007F6D17">
          <w:rPr>
            <w:rFonts w:asciiTheme="minorHAnsi" w:eastAsiaTheme="minorEastAsia" w:hAnsiTheme="minorHAnsi" w:cstheme="minorBidi"/>
            <w:sz w:val="24"/>
            <w:szCs w:val="24"/>
          </w:rPr>
          <w:delText>)</w:delText>
        </w:r>
      </w:del>
      <w:del w:id="787" w:author="Cathy McMahen" w:date="2018-04-27T16:32:00Z">
        <w:r w:rsidDel="007F6D17">
          <w:rPr>
            <w:rFonts w:asciiTheme="minorHAnsi" w:eastAsiaTheme="minorEastAsia" w:hAnsiTheme="minorHAnsi" w:cstheme="minorBidi"/>
            <w:sz w:val="24"/>
            <w:szCs w:val="24"/>
          </w:rPr>
          <w:delText xml:space="preserve"> </w:delText>
        </w:r>
      </w:del>
      <w:del w:id="788" w:author="Cathy McMahen" w:date="2018-04-27T16:36:00Z">
        <w:r w:rsidDel="007F6D17">
          <w:rPr>
            <w:rFonts w:asciiTheme="minorHAnsi" w:eastAsiaTheme="minorEastAsia" w:hAnsiTheme="minorHAnsi" w:cstheme="minorBidi"/>
            <w:sz w:val="24"/>
            <w:szCs w:val="24"/>
          </w:rPr>
          <w:delText>___________________________________________________________________________________________________________________________________________</w:delText>
        </w:r>
      </w:del>
      <w:del w:id="789" w:author="Cathy McMahen" w:date="2018-04-27T16:33:00Z">
        <w:r w:rsidDel="007F6D17">
          <w:rPr>
            <w:rFonts w:asciiTheme="minorHAnsi" w:eastAsiaTheme="minorEastAsia" w:hAnsiTheme="minorHAnsi" w:cstheme="minorBidi"/>
            <w:sz w:val="24"/>
            <w:szCs w:val="24"/>
          </w:rPr>
          <w:delText>_____</w:delText>
        </w:r>
      </w:del>
      <w:ins w:id="790" w:author="Cathy McMahen" w:date="2018-04-27T16:36:00Z">
        <w:r w:rsidR="007F6D17">
          <w:rPr>
            <w:rFonts w:asciiTheme="minorHAnsi" w:eastAsiaTheme="minorEastAsia" w:hAnsiTheme="minorHAnsi" w:cstheme="minorBidi"/>
            <w:sz w:val="24"/>
            <w:szCs w:val="24"/>
          </w:rPr>
          <w:t>19)?</w:t>
        </w:r>
      </w:ins>
    </w:p>
    <w:p w14:paraId="1B363661" w14:textId="2FF382FE" w:rsidR="007F6D17" w:rsidRDefault="007F6D17" w:rsidP="007F6D17">
      <w:pPr>
        <w:pStyle w:val="ListParagraph"/>
        <w:spacing w:after="0"/>
        <w:rPr>
          <w:ins w:id="791" w:author="Cathy McMahen" w:date="2018-04-27T16:36:00Z"/>
          <w:rFonts w:asciiTheme="minorHAnsi" w:eastAsiaTheme="minorEastAsia" w:hAnsiTheme="minorHAnsi" w:cstheme="minorBidi"/>
          <w:sz w:val="24"/>
          <w:szCs w:val="24"/>
        </w:rPr>
      </w:pPr>
      <w:ins w:id="792" w:author="Cathy McMahen" w:date="2018-04-27T16:36:00Z">
        <w:r>
          <w:rPr>
            <w:rFonts w:asciiTheme="minorHAnsi" w:eastAsiaTheme="minorEastAsia" w:hAnsiTheme="minorHAnsi" w:cstheme="minorBidi"/>
            <w:sz w:val="24"/>
            <w:szCs w:val="24"/>
          </w:rPr>
          <w:t>________________________________________________________________________</w:t>
        </w:r>
      </w:ins>
    </w:p>
    <w:p w14:paraId="2BF5095D" w14:textId="60C8656F" w:rsidR="007F6D17" w:rsidRPr="00FE45B1" w:rsidRDefault="007F6D17">
      <w:pPr>
        <w:pStyle w:val="ListParagraph"/>
        <w:spacing w:after="0"/>
        <w:rPr>
          <w:rFonts w:asciiTheme="minorHAnsi" w:eastAsiaTheme="minorEastAsia" w:hAnsiTheme="minorHAnsi" w:cstheme="minorBidi"/>
          <w:sz w:val="24"/>
          <w:szCs w:val="24"/>
        </w:rPr>
        <w:pPrChange w:id="793" w:author="Cathy McMahen" w:date="2018-04-27T16:36:00Z">
          <w:pPr>
            <w:pStyle w:val="ListParagraph"/>
            <w:numPr>
              <w:numId w:val="33"/>
            </w:numPr>
            <w:spacing w:after="0"/>
            <w:ind w:hanging="360"/>
          </w:pPr>
        </w:pPrChange>
      </w:pPr>
      <w:ins w:id="794" w:author="Cathy McMahen" w:date="2018-04-27T16:36:00Z">
        <w:r>
          <w:rPr>
            <w:rFonts w:asciiTheme="minorHAnsi" w:eastAsiaTheme="minorEastAsia" w:hAnsiTheme="minorHAnsi" w:cstheme="minorBidi"/>
            <w:sz w:val="24"/>
            <w:szCs w:val="24"/>
          </w:rPr>
          <w:t>________________________________________________________________________</w:t>
        </w:r>
      </w:ins>
    </w:p>
    <w:p w14:paraId="09529D91" w14:textId="77777777" w:rsidR="00F92235" w:rsidRDefault="00F92235" w:rsidP="00F92235">
      <w:pPr>
        <w:pStyle w:val="ListParagraph"/>
        <w:numPr>
          <w:ilvl w:val="0"/>
          <w:numId w:val="33"/>
        </w:numPr>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After you r</w:t>
      </w:r>
      <w:r w:rsidRPr="00D6680B">
        <w:rPr>
          <w:rFonts w:asciiTheme="minorHAnsi" w:eastAsiaTheme="minorEastAsia" w:hAnsiTheme="minorHAnsi" w:cstheme="minorBidi"/>
          <w:sz w:val="24"/>
          <w:szCs w:val="24"/>
        </w:rPr>
        <w:t>ead 1 Samuel 3:1, 7, 19-21</w:t>
      </w:r>
      <w:r>
        <w:rPr>
          <w:rFonts w:asciiTheme="minorHAnsi" w:eastAsiaTheme="minorEastAsia" w:hAnsiTheme="minorHAnsi" w:cstheme="minorBidi"/>
          <w:sz w:val="24"/>
          <w:szCs w:val="24"/>
        </w:rPr>
        <w:t xml:space="preserve"> and</w:t>
      </w:r>
      <w:r w:rsidRPr="00D6680B">
        <w:rPr>
          <w:rFonts w:asciiTheme="minorHAnsi" w:eastAsiaTheme="minorEastAsia" w:hAnsiTheme="minorHAnsi" w:cstheme="minorBidi"/>
          <w:sz w:val="24"/>
          <w:szCs w:val="24"/>
        </w:rPr>
        <w:t xml:space="preserve"> Proverbs 29:16-18</w:t>
      </w:r>
      <w:r>
        <w:rPr>
          <w:rFonts w:asciiTheme="minorHAnsi" w:eastAsiaTheme="minorEastAsia" w:hAnsiTheme="minorHAnsi" w:cstheme="minorBidi"/>
          <w:sz w:val="24"/>
          <w:szCs w:val="24"/>
        </w:rPr>
        <w:t>, put into your own words what these passages say about the Bible? ________________________________________________________________________________________________________________________________________________</w:t>
      </w:r>
    </w:p>
    <w:p w14:paraId="417387B6" w14:textId="77777777" w:rsidR="00F92235" w:rsidRPr="00F92235" w:rsidRDefault="00F92235" w:rsidP="00F92235">
      <w:pPr>
        <w:pStyle w:val="ListParagraph"/>
        <w:numPr>
          <w:ilvl w:val="0"/>
          <w:numId w:val="33"/>
        </w:numPr>
        <w:spacing w:after="0" w:line="240" w:lineRule="auto"/>
        <w:contextualSpacing w:val="0"/>
        <w:rPr>
          <w:rStyle w:val="netverse"/>
          <w:rFonts w:asciiTheme="minorHAnsi" w:eastAsiaTheme="minorEastAsia" w:hAnsiTheme="minorHAnsi" w:cstheme="minorBidi"/>
          <w:sz w:val="24"/>
          <w:szCs w:val="24"/>
        </w:rPr>
      </w:pPr>
      <w:r w:rsidRPr="00F92235">
        <w:rPr>
          <w:rFonts w:asciiTheme="minorHAnsi" w:eastAsiaTheme="minorEastAsia" w:hAnsiTheme="minorHAnsi" w:cstheme="minorBidi"/>
          <w:sz w:val="24"/>
          <w:szCs w:val="24"/>
        </w:rPr>
        <w:t xml:space="preserve">From the above two passages, when the Word of God is rare in your life, what are </w:t>
      </w:r>
      <w:r w:rsidR="003931E8" w:rsidRPr="00F92235">
        <w:rPr>
          <w:rFonts w:asciiTheme="minorHAnsi" w:eastAsiaTheme="minorEastAsia" w:hAnsiTheme="minorHAnsi" w:cstheme="minorBidi"/>
          <w:sz w:val="24"/>
          <w:szCs w:val="24"/>
        </w:rPr>
        <w:t>the inevitable</w:t>
      </w:r>
      <w:r w:rsidRPr="00F92235">
        <w:rPr>
          <w:rFonts w:asciiTheme="minorHAnsi" w:eastAsiaTheme="minorEastAsia" w:hAnsiTheme="minorHAnsi" w:cstheme="minorBidi"/>
          <w:sz w:val="24"/>
          <w:szCs w:val="24"/>
        </w:rPr>
        <w:t xml:space="preserve"> effects? ________________________________________________________________________________________________________________________________________________</w:t>
      </w:r>
    </w:p>
    <w:p w14:paraId="082A2843" w14:textId="77777777" w:rsidR="00F92235" w:rsidRDefault="00F92235" w:rsidP="00646277">
      <w:pPr>
        <w:ind w:firstLine="720"/>
        <w:jc w:val="both"/>
        <w:rPr>
          <w:sz w:val="24"/>
          <w:szCs w:val="24"/>
        </w:rPr>
      </w:pPr>
    </w:p>
    <w:p w14:paraId="54574F55" w14:textId="77777777" w:rsidR="00F92235" w:rsidRDefault="00F92235" w:rsidP="00646277">
      <w:pPr>
        <w:ind w:firstLine="720"/>
        <w:jc w:val="both"/>
        <w:rPr>
          <w:sz w:val="24"/>
          <w:szCs w:val="24"/>
        </w:rPr>
      </w:pPr>
    </w:p>
    <w:p w14:paraId="348B442D" w14:textId="77777777" w:rsidR="00F92235" w:rsidRDefault="00F92235" w:rsidP="00646277">
      <w:pPr>
        <w:ind w:firstLine="720"/>
        <w:jc w:val="both"/>
        <w:rPr>
          <w:sz w:val="24"/>
          <w:szCs w:val="24"/>
        </w:rPr>
      </w:pPr>
    </w:p>
    <w:p w14:paraId="5DC33316" w14:textId="77777777" w:rsidR="00F92235" w:rsidRDefault="00F92235" w:rsidP="00646277">
      <w:pPr>
        <w:ind w:firstLine="720"/>
        <w:jc w:val="both"/>
        <w:rPr>
          <w:sz w:val="24"/>
          <w:szCs w:val="24"/>
        </w:rPr>
      </w:pPr>
    </w:p>
    <w:p w14:paraId="248BAA6F" w14:textId="77777777" w:rsidR="00F92235" w:rsidRDefault="00F92235" w:rsidP="00646277">
      <w:pPr>
        <w:ind w:firstLine="720"/>
        <w:jc w:val="both"/>
        <w:rPr>
          <w:sz w:val="24"/>
          <w:szCs w:val="24"/>
        </w:rPr>
      </w:pPr>
    </w:p>
    <w:p w14:paraId="1D163D31" w14:textId="77777777" w:rsidR="00F92235" w:rsidRDefault="00F92235" w:rsidP="00646277">
      <w:pPr>
        <w:ind w:firstLine="720"/>
        <w:jc w:val="both"/>
        <w:rPr>
          <w:sz w:val="24"/>
          <w:szCs w:val="24"/>
        </w:rPr>
      </w:pPr>
    </w:p>
    <w:p w14:paraId="7936449C" w14:textId="77777777" w:rsidR="00F92235" w:rsidRDefault="00F92235" w:rsidP="00646277">
      <w:pPr>
        <w:ind w:firstLine="720"/>
        <w:jc w:val="both"/>
        <w:rPr>
          <w:sz w:val="24"/>
          <w:szCs w:val="24"/>
        </w:rPr>
      </w:pPr>
    </w:p>
    <w:p w14:paraId="31F2FD46" w14:textId="77777777" w:rsidR="00F92235" w:rsidRDefault="00F92235" w:rsidP="00646277">
      <w:pPr>
        <w:ind w:firstLine="720"/>
        <w:jc w:val="both"/>
        <w:rPr>
          <w:sz w:val="24"/>
          <w:szCs w:val="24"/>
        </w:rPr>
      </w:pPr>
    </w:p>
    <w:p w14:paraId="51EB2FC9" w14:textId="77777777" w:rsidR="007C090F" w:rsidRDefault="007C090F" w:rsidP="007C090F">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953018">
        <w:rPr>
          <w:rStyle w:val="apple-converted-space"/>
          <w:rFonts w:asciiTheme="minorHAnsi" w:hAnsiTheme="minorHAnsi" w:cstheme="minorHAnsi"/>
          <w:b/>
          <w:color w:val="000000"/>
          <w:sz w:val="48"/>
          <w:szCs w:val="48"/>
          <w:shd w:val="clear" w:color="auto" w:fill="FFFFFF"/>
          <w:vertAlign w:val="superscript"/>
        </w:rPr>
        <w:t>Week #</w:t>
      </w:r>
      <w:r>
        <w:rPr>
          <w:rStyle w:val="apple-converted-space"/>
          <w:rFonts w:asciiTheme="minorHAnsi" w:hAnsiTheme="minorHAnsi" w:cstheme="minorHAnsi"/>
          <w:b/>
          <w:color w:val="000000"/>
          <w:sz w:val="48"/>
          <w:szCs w:val="48"/>
          <w:shd w:val="clear" w:color="auto" w:fill="FFFFFF"/>
          <w:vertAlign w:val="superscript"/>
        </w:rPr>
        <w:t>2</w:t>
      </w:r>
    </w:p>
    <w:p w14:paraId="46950531" w14:textId="2B8AE0C7" w:rsidR="007C090F" w:rsidDel="006A24FD" w:rsidRDefault="007C090F" w:rsidP="007C090F">
      <w:pPr>
        <w:pStyle w:val="ListParagraph"/>
        <w:ind w:left="0"/>
        <w:jc w:val="center"/>
        <w:rPr>
          <w:del w:id="795" w:author="virginia porter" w:date="2018-05-07T21:00:00Z"/>
          <w:b/>
          <w:bCs/>
          <w:sz w:val="28"/>
          <w:szCs w:val="28"/>
        </w:rPr>
      </w:pPr>
    </w:p>
    <w:p w14:paraId="5DF4F41A" w14:textId="77777777" w:rsidR="003B62AF" w:rsidRPr="008057C5" w:rsidRDefault="003B62AF" w:rsidP="00646277">
      <w:pPr>
        <w:jc w:val="center"/>
        <w:rPr>
          <w:rFonts w:ascii="Edwardian Script ITC" w:hAnsi="Edwardian Script ITC"/>
          <w:b/>
          <w:bCs/>
          <w:sz w:val="72"/>
          <w:szCs w:val="72"/>
        </w:rPr>
      </w:pPr>
      <w:bookmarkStart w:id="796" w:name="_Hlk481762855"/>
      <w:bookmarkEnd w:id="796"/>
      <w:r w:rsidRPr="008057C5">
        <w:rPr>
          <w:rFonts w:ascii="Edwardian Script ITC" w:hAnsi="Edwardian Script ITC"/>
          <w:b/>
          <w:bCs/>
          <w:sz w:val="72"/>
          <w:szCs w:val="72"/>
        </w:rPr>
        <w:t xml:space="preserve">What’s </w:t>
      </w:r>
      <w:r w:rsidR="00646277" w:rsidRPr="008057C5">
        <w:rPr>
          <w:rFonts w:ascii="Edwardian Script ITC" w:hAnsi="Edwardian Script ITC"/>
          <w:b/>
          <w:bCs/>
          <w:sz w:val="72"/>
          <w:szCs w:val="72"/>
        </w:rPr>
        <w:t>a</w:t>
      </w:r>
      <w:r w:rsidRPr="008057C5">
        <w:rPr>
          <w:rFonts w:ascii="Edwardian Script ITC" w:hAnsi="Edwardian Script ITC"/>
          <w:b/>
          <w:bCs/>
          <w:sz w:val="72"/>
          <w:szCs w:val="72"/>
        </w:rPr>
        <w:t xml:space="preserve"> Love Language?</w:t>
      </w:r>
    </w:p>
    <w:p w14:paraId="19457858" w14:textId="09DE0697" w:rsidR="007C090F" w:rsidDel="006A24FD" w:rsidRDefault="007C090F" w:rsidP="007C090F">
      <w:pPr>
        <w:pStyle w:val="ListParagraph"/>
        <w:ind w:left="0"/>
        <w:jc w:val="center"/>
        <w:rPr>
          <w:del w:id="797" w:author="virginia porter" w:date="2018-05-07T21:01:00Z"/>
          <w:b/>
          <w:bCs/>
          <w:sz w:val="28"/>
          <w:szCs w:val="28"/>
        </w:rPr>
      </w:pPr>
    </w:p>
    <w:p w14:paraId="192674DA" w14:textId="33CA5CEF" w:rsidR="007C090F" w:rsidRDefault="007C090F" w:rsidP="007C090F">
      <w:pPr>
        <w:pStyle w:val="Heading3"/>
        <w:spacing w:before="0" w:beforeAutospacing="0" w:after="0" w:afterAutospacing="0"/>
        <w:jc w:val="center"/>
        <w:rPr>
          <w:ins w:id="798" w:author="owner" w:date="2018-06-04T13:31:00Z"/>
          <w:rFonts w:asciiTheme="minorHAnsi" w:hAnsiTheme="minorHAnsi"/>
          <w:sz w:val="28"/>
          <w:szCs w:val="28"/>
        </w:rPr>
      </w:pPr>
      <w:r w:rsidRPr="00D20529">
        <w:rPr>
          <w:rFonts w:asciiTheme="minorHAnsi" w:hAnsiTheme="minorHAnsi"/>
          <w:sz w:val="28"/>
          <w:szCs w:val="28"/>
        </w:rPr>
        <w:t>Key Passage</w:t>
      </w:r>
    </w:p>
    <w:p w14:paraId="29201C39" w14:textId="77777777" w:rsidR="00337480" w:rsidRPr="00337480" w:rsidRDefault="00337480" w:rsidP="00337480">
      <w:pPr>
        <w:spacing w:after="0"/>
        <w:jc w:val="center"/>
        <w:rPr>
          <w:moveTo w:id="799" w:author="owner" w:date="2018-06-04T13:31:00Z"/>
          <w:rFonts w:asciiTheme="minorHAnsi" w:hAnsiTheme="minorHAnsi" w:cstheme="minorHAnsi"/>
          <w:b/>
          <w:bCs/>
          <w:sz w:val="24"/>
          <w:szCs w:val="24"/>
        </w:rPr>
      </w:pPr>
      <w:moveToRangeStart w:id="800" w:author="owner" w:date="2018-06-04T13:31:00Z" w:name="move515882407"/>
      <w:moveTo w:id="801" w:author="owner" w:date="2018-06-04T13:31:00Z">
        <w:r w:rsidRPr="00337480">
          <w:rPr>
            <w:rFonts w:asciiTheme="minorHAnsi" w:hAnsiTheme="minorHAnsi" w:cstheme="minorHAnsi"/>
            <w:b/>
            <w:bCs/>
            <w:sz w:val="24"/>
            <w:szCs w:val="24"/>
          </w:rPr>
          <w:t>Ephesians 3:14-19</w:t>
        </w:r>
      </w:moveTo>
    </w:p>
    <w:p w14:paraId="4FE76E3A" w14:textId="0B5A696E" w:rsidR="00337480" w:rsidRPr="00337480" w:rsidRDefault="00337480" w:rsidP="00337480">
      <w:pPr>
        <w:spacing w:after="0"/>
        <w:jc w:val="both"/>
        <w:rPr>
          <w:moveTo w:id="802" w:author="owner" w:date="2018-06-04T13:31:00Z"/>
          <w:rFonts w:asciiTheme="minorHAnsi" w:hAnsiTheme="minorHAnsi" w:cstheme="minorHAnsi"/>
          <w:b/>
          <w:i/>
          <w:color w:val="000000"/>
          <w:sz w:val="24"/>
          <w:szCs w:val="24"/>
          <w:rPrChange w:id="803" w:author="owner" w:date="2018-06-04T13:31:00Z">
            <w:rPr>
              <w:moveTo w:id="804" w:author="owner" w:date="2018-06-04T13:31:00Z"/>
              <w:rFonts w:asciiTheme="minorHAnsi" w:hAnsiTheme="minorHAnsi" w:cstheme="minorHAnsi"/>
              <w:b/>
              <w:i/>
              <w:color w:val="000000"/>
            </w:rPr>
          </w:rPrChange>
        </w:rPr>
      </w:pPr>
      <w:moveTo w:id="805" w:author="owner" w:date="2018-06-04T13:31:00Z">
        <w:r w:rsidRPr="00337480">
          <w:rPr>
            <w:rStyle w:val="s"/>
            <w:rFonts w:asciiTheme="minorHAnsi" w:eastAsiaTheme="majorEastAsia" w:hAnsiTheme="minorHAnsi" w:cstheme="minorHAnsi"/>
            <w:b/>
            <w:i/>
            <w:color w:val="000000"/>
            <w:sz w:val="24"/>
            <w:szCs w:val="24"/>
            <w:rPrChange w:id="806" w:author="owner" w:date="2018-06-04T13:31:00Z">
              <w:rPr>
                <w:rStyle w:val="s"/>
                <w:rFonts w:asciiTheme="minorHAnsi" w:eastAsiaTheme="majorEastAsia" w:hAnsiTheme="minorHAnsi" w:cstheme="minorHAnsi"/>
                <w:b/>
                <w:i/>
                <w:color w:val="000000"/>
              </w:rPr>
            </w:rPrChange>
          </w:rPr>
          <w:t>For this</w:t>
        </w:r>
        <w:r w:rsidRPr="00337480">
          <w:rPr>
            <w:rStyle w:val="netverse"/>
            <w:rFonts w:asciiTheme="minorHAnsi" w:hAnsiTheme="minorHAnsi" w:cstheme="minorHAnsi"/>
            <w:b/>
            <w:i/>
            <w:color w:val="000000"/>
            <w:sz w:val="24"/>
            <w:szCs w:val="24"/>
            <w:rPrChange w:id="80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08" w:author="owner" w:date="2018-06-04T13:31:00Z">
              <w:rPr>
                <w:rStyle w:val="s"/>
                <w:rFonts w:asciiTheme="minorHAnsi" w:eastAsiaTheme="majorEastAsia" w:hAnsiTheme="minorHAnsi" w:cstheme="minorHAnsi"/>
                <w:b/>
                <w:i/>
                <w:color w:val="000000"/>
              </w:rPr>
            </w:rPrChange>
          </w:rPr>
          <w:t>reason</w:t>
        </w:r>
        <w:r w:rsidRPr="00337480">
          <w:rPr>
            <w:rStyle w:val="netverse"/>
            <w:rFonts w:asciiTheme="minorHAnsi" w:hAnsiTheme="minorHAnsi" w:cstheme="minorHAnsi"/>
            <w:b/>
            <w:i/>
            <w:color w:val="000000"/>
            <w:sz w:val="24"/>
            <w:szCs w:val="24"/>
            <w:vertAlign w:val="superscript"/>
            <w:rPrChange w:id="809" w:author="owner" w:date="2018-06-04T13:31:00Z">
              <w:rPr>
                <w:rStyle w:val="netverse"/>
                <w:rFonts w:asciiTheme="minorHAnsi" w:hAnsiTheme="minorHAnsi" w:cstheme="minorHAnsi"/>
                <w:b/>
                <w:i/>
                <w:color w:val="000000"/>
                <w:vertAlign w:val="superscript"/>
              </w:rPr>
            </w:rPrChange>
          </w:rPr>
          <w:t> </w:t>
        </w:r>
        <w:r w:rsidRPr="00337480">
          <w:rPr>
            <w:rStyle w:val="s"/>
            <w:rFonts w:asciiTheme="minorHAnsi" w:eastAsiaTheme="majorEastAsia" w:hAnsiTheme="minorHAnsi" w:cstheme="minorHAnsi"/>
            <w:b/>
            <w:i/>
            <w:color w:val="000000"/>
            <w:sz w:val="24"/>
            <w:szCs w:val="24"/>
            <w:rPrChange w:id="810" w:author="owner" w:date="2018-06-04T13:31:00Z">
              <w:rPr>
                <w:rStyle w:val="s"/>
                <w:rFonts w:asciiTheme="minorHAnsi" w:eastAsiaTheme="majorEastAsia" w:hAnsiTheme="minorHAnsi" w:cstheme="minorHAnsi"/>
                <w:b/>
                <w:i/>
                <w:color w:val="000000"/>
              </w:rPr>
            </w:rPrChange>
          </w:rPr>
          <w:t>I kneel</w:t>
        </w:r>
        <w:r w:rsidRPr="00337480">
          <w:rPr>
            <w:rStyle w:val="netverse"/>
            <w:rFonts w:asciiTheme="minorHAnsi" w:hAnsiTheme="minorHAnsi" w:cstheme="minorHAnsi"/>
            <w:b/>
            <w:i/>
            <w:color w:val="000000"/>
            <w:sz w:val="24"/>
            <w:szCs w:val="24"/>
            <w:rPrChange w:id="81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2" w:author="owner" w:date="2018-06-04T13:31:00Z">
              <w:rPr>
                <w:rStyle w:val="s"/>
                <w:rFonts w:asciiTheme="minorHAnsi" w:eastAsiaTheme="majorEastAsia" w:hAnsiTheme="minorHAnsi" w:cstheme="minorHAnsi"/>
                <w:b/>
                <w:i/>
                <w:color w:val="000000"/>
              </w:rPr>
            </w:rPrChange>
          </w:rPr>
          <w:t>before</w:t>
        </w:r>
        <w:r w:rsidRPr="00337480">
          <w:rPr>
            <w:rStyle w:val="netverse"/>
            <w:rFonts w:asciiTheme="minorHAnsi" w:hAnsiTheme="minorHAnsi" w:cstheme="minorHAnsi"/>
            <w:b/>
            <w:i/>
            <w:color w:val="000000"/>
            <w:sz w:val="24"/>
            <w:szCs w:val="24"/>
            <w:rPrChange w:id="81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4" w:author="owner" w:date="2018-06-04T13:31:00Z">
              <w:rPr>
                <w:rStyle w:val="s"/>
                <w:rFonts w:asciiTheme="minorHAnsi" w:eastAsiaTheme="majorEastAsia" w:hAnsiTheme="minorHAnsi" w:cstheme="minorHAnsi"/>
                <w:b/>
                <w:i/>
                <w:color w:val="000000"/>
              </w:rPr>
            </w:rPrChange>
          </w:rPr>
          <w:t>the Father</w:t>
        </w:r>
        <w:r w:rsidRPr="00337480">
          <w:rPr>
            <w:rStyle w:val="netverse"/>
            <w:rFonts w:asciiTheme="minorHAnsi" w:hAnsiTheme="minorHAnsi" w:cstheme="minorHAnsi"/>
            <w:b/>
            <w:i/>
            <w:color w:val="000000"/>
            <w:sz w:val="24"/>
            <w:szCs w:val="24"/>
            <w:rPrChange w:id="815"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816"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17" w:author="owner" w:date="2018-06-04T13:31:00Z">
              <w:rPr>
                <w:rStyle w:val="s"/>
                <w:rFonts w:asciiTheme="minorHAnsi" w:eastAsiaTheme="majorEastAsia" w:hAnsiTheme="minorHAnsi" w:cstheme="minorHAnsi"/>
                <w:b/>
                <w:i/>
                <w:color w:val="000000"/>
              </w:rPr>
            </w:rPrChange>
          </w:rPr>
          <w:t>from</w:t>
        </w:r>
        <w:r w:rsidRPr="00337480">
          <w:rPr>
            <w:rStyle w:val="netverse"/>
            <w:rFonts w:asciiTheme="minorHAnsi" w:hAnsiTheme="minorHAnsi" w:cstheme="minorHAnsi"/>
            <w:b/>
            <w:i/>
            <w:color w:val="000000"/>
            <w:sz w:val="24"/>
            <w:szCs w:val="24"/>
            <w:vertAlign w:val="superscript"/>
            <w:rPrChange w:id="818" w:author="owner" w:date="2018-06-04T13:31:00Z">
              <w:rPr>
                <w:rStyle w:val="netverse"/>
                <w:rFonts w:asciiTheme="minorHAnsi" w:hAnsiTheme="minorHAnsi" w:cstheme="minorHAnsi"/>
                <w:b/>
                <w:i/>
                <w:color w:val="000000"/>
                <w:vertAlign w:val="superscript"/>
              </w:rPr>
            </w:rPrChange>
          </w:rPr>
          <w:t> </w:t>
        </w:r>
        <w:r w:rsidRPr="00337480">
          <w:rPr>
            <w:rStyle w:val="s"/>
            <w:rFonts w:asciiTheme="minorHAnsi" w:eastAsiaTheme="majorEastAsia" w:hAnsiTheme="minorHAnsi" w:cstheme="minorHAnsi"/>
            <w:b/>
            <w:i/>
            <w:color w:val="000000"/>
            <w:sz w:val="24"/>
            <w:szCs w:val="24"/>
            <w:rPrChange w:id="819" w:author="owner" w:date="2018-06-04T13:31:00Z">
              <w:rPr>
                <w:rStyle w:val="s"/>
                <w:rFonts w:asciiTheme="minorHAnsi" w:eastAsiaTheme="majorEastAsia" w:hAnsiTheme="minorHAnsi" w:cstheme="minorHAnsi"/>
                <w:b/>
                <w:i/>
                <w:color w:val="000000"/>
              </w:rPr>
            </w:rPrChange>
          </w:rPr>
          <w:t>whom</w:t>
        </w:r>
        <w:r w:rsidRPr="00337480">
          <w:rPr>
            <w:rStyle w:val="netverse"/>
            <w:rFonts w:asciiTheme="minorHAnsi" w:hAnsiTheme="minorHAnsi" w:cstheme="minorHAnsi"/>
            <w:b/>
            <w:i/>
            <w:color w:val="000000"/>
            <w:sz w:val="24"/>
            <w:szCs w:val="24"/>
            <w:rPrChange w:id="82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1" w:author="owner" w:date="2018-06-04T13:31:00Z">
              <w:rPr>
                <w:rStyle w:val="s"/>
                <w:rFonts w:asciiTheme="minorHAnsi" w:eastAsiaTheme="majorEastAsia" w:hAnsiTheme="minorHAnsi" w:cstheme="minorHAnsi"/>
                <w:b/>
                <w:i/>
                <w:color w:val="000000"/>
              </w:rPr>
            </w:rPrChange>
          </w:rPr>
          <w:t>every</w:t>
        </w:r>
        <w:r w:rsidRPr="00337480">
          <w:rPr>
            <w:rStyle w:val="netverse"/>
            <w:rFonts w:asciiTheme="minorHAnsi" w:hAnsiTheme="minorHAnsi" w:cstheme="minorHAnsi"/>
            <w:b/>
            <w:i/>
            <w:color w:val="000000"/>
            <w:sz w:val="24"/>
            <w:szCs w:val="24"/>
            <w:rPrChange w:id="82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3" w:author="owner" w:date="2018-06-04T13:31:00Z">
              <w:rPr>
                <w:rStyle w:val="s"/>
                <w:rFonts w:asciiTheme="minorHAnsi" w:eastAsiaTheme="majorEastAsia" w:hAnsiTheme="minorHAnsi" w:cstheme="minorHAnsi"/>
                <w:b/>
                <w:i/>
                <w:color w:val="000000"/>
              </w:rPr>
            </w:rPrChange>
          </w:rPr>
          <w:t>family</w:t>
        </w:r>
        <w:del w:id="824" w:author="owner" w:date="2018-06-04T13:31:00Z">
          <w:r w:rsidRPr="00337480" w:rsidDel="00337480">
            <w:rPr>
              <w:rStyle w:val="netverse"/>
              <w:rFonts w:asciiTheme="minorHAnsi" w:hAnsiTheme="minorHAnsi" w:cstheme="minorHAnsi"/>
              <w:b/>
              <w:i/>
              <w:color w:val="000000"/>
              <w:sz w:val="24"/>
              <w:szCs w:val="24"/>
              <w:vertAlign w:val="superscript"/>
              <w:rPrChange w:id="825" w:author="owner" w:date="2018-06-04T13:31:00Z">
                <w:rPr>
                  <w:rStyle w:val="netverse"/>
                  <w:rFonts w:asciiTheme="minorHAnsi" w:hAnsiTheme="minorHAnsi" w:cstheme="minorHAnsi"/>
                  <w:b/>
                  <w:i/>
                  <w:color w:val="000000"/>
                  <w:vertAlign w:val="superscript"/>
                </w:rPr>
              </w:rPrChange>
            </w:rPr>
            <w:delText> </w:delText>
          </w:r>
        </w:del>
        <w:r w:rsidRPr="00337480">
          <w:rPr>
            <w:rStyle w:val="netverse"/>
            <w:rFonts w:asciiTheme="minorHAnsi" w:hAnsiTheme="minorHAnsi" w:cstheme="minorHAnsi"/>
            <w:b/>
            <w:i/>
            <w:color w:val="000000"/>
            <w:sz w:val="24"/>
            <w:szCs w:val="24"/>
            <w:rPrChange w:id="82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7" w:author="owner" w:date="2018-06-04T13:31:00Z">
              <w:rPr>
                <w:rStyle w:val="s"/>
                <w:rFonts w:asciiTheme="minorHAnsi" w:eastAsiaTheme="majorEastAsia" w:hAnsiTheme="minorHAnsi" w:cstheme="minorHAnsi"/>
                <w:b/>
                <w:i/>
                <w:color w:val="000000"/>
              </w:rPr>
            </w:rPrChange>
          </w:rPr>
          <w:t>in</w:t>
        </w:r>
        <w:r w:rsidRPr="00337480">
          <w:rPr>
            <w:rStyle w:val="netverse"/>
            <w:rFonts w:asciiTheme="minorHAnsi" w:hAnsiTheme="minorHAnsi" w:cstheme="minorHAnsi"/>
            <w:b/>
            <w:i/>
            <w:color w:val="000000"/>
            <w:sz w:val="24"/>
            <w:szCs w:val="24"/>
            <w:rPrChange w:id="82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29" w:author="owner" w:date="2018-06-04T13:31:00Z">
              <w:rPr>
                <w:rStyle w:val="s"/>
                <w:rFonts w:asciiTheme="minorHAnsi" w:eastAsiaTheme="majorEastAsia" w:hAnsiTheme="minorHAnsi" w:cstheme="minorHAnsi"/>
                <w:b/>
                <w:i/>
                <w:color w:val="000000"/>
              </w:rPr>
            </w:rPrChange>
          </w:rPr>
          <w:t>heaven</w:t>
        </w:r>
        <w:r w:rsidRPr="00337480">
          <w:rPr>
            <w:rStyle w:val="netverse"/>
            <w:rFonts w:asciiTheme="minorHAnsi" w:hAnsiTheme="minorHAnsi" w:cstheme="minorHAnsi"/>
            <w:b/>
            <w:i/>
            <w:color w:val="000000"/>
            <w:sz w:val="24"/>
            <w:szCs w:val="24"/>
            <w:rPrChange w:id="83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1"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83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3" w:author="owner" w:date="2018-06-04T13:31:00Z">
              <w:rPr>
                <w:rStyle w:val="s"/>
                <w:rFonts w:asciiTheme="minorHAnsi" w:eastAsiaTheme="majorEastAsia" w:hAnsiTheme="minorHAnsi" w:cstheme="minorHAnsi"/>
                <w:b/>
                <w:i/>
                <w:color w:val="000000"/>
              </w:rPr>
            </w:rPrChange>
          </w:rPr>
          <w:t>on</w:t>
        </w:r>
        <w:r w:rsidRPr="00337480">
          <w:rPr>
            <w:rStyle w:val="netverse"/>
            <w:rFonts w:asciiTheme="minorHAnsi" w:hAnsiTheme="minorHAnsi" w:cstheme="minorHAnsi"/>
            <w:b/>
            <w:i/>
            <w:color w:val="000000"/>
            <w:sz w:val="24"/>
            <w:szCs w:val="24"/>
            <w:rPrChange w:id="83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5" w:author="owner" w:date="2018-06-04T13:31:00Z">
              <w:rPr>
                <w:rStyle w:val="s"/>
                <w:rFonts w:asciiTheme="minorHAnsi" w:eastAsiaTheme="majorEastAsia" w:hAnsiTheme="minorHAnsi" w:cstheme="minorHAnsi"/>
                <w:b/>
                <w:i/>
                <w:color w:val="000000"/>
              </w:rPr>
            </w:rPrChange>
          </w:rPr>
          <w:t>the earth</w:t>
        </w:r>
        <w:r w:rsidRPr="00337480">
          <w:rPr>
            <w:rStyle w:val="netverse"/>
            <w:rFonts w:asciiTheme="minorHAnsi" w:hAnsiTheme="minorHAnsi" w:cstheme="minorHAnsi"/>
            <w:b/>
            <w:i/>
            <w:color w:val="000000"/>
            <w:sz w:val="24"/>
            <w:szCs w:val="24"/>
            <w:rPrChange w:id="83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37" w:author="owner" w:date="2018-06-04T13:31:00Z">
              <w:rPr>
                <w:rStyle w:val="s"/>
                <w:rFonts w:asciiTheme="minorHAnsi" w:eastAsiaTheme="majorEastAsia" w:hAnsiTheme="minorHAnsi" w:cstheme="minorHAnsi"/>
                <w:b/>
                <w:i/>
                <w:color w:val="000000"/>
              </w:rPr>
            </w:rPrChange>
          </w:rPr>
          <w:t>is named</w:t>
        </w:r>
        <w:r w:rsidRPr="00337480">
          <w:rPr>
            <w:rStyle w:val="netverse"/>
            <w:rFonts w:asciiTheme="minorHAnsi" w:hAnsiTheme="minorHAnsi" w:cstheme="minorHAnsi"/>
            <w:b/>
            <w:i/>
            <w:color w:val="000000"/>
            <w:sz w:val="24"/>
            <w:szCs w:val="24"/>
            <w:rPrChange w:id="838"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839"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0" w:author="owner" w:date="2018-06-04T13:31:00Z">
              <w:rPr>
                <w:rStyle w:val="s"/>
                <w:rFonts w:asciiTheme="minorHAnsi" w:eastAsiaTheme="majorEastAsia" w:hAnsiTheme="minorHAnsi" w:cstheme="minorHAnsi"/>
                <w:b/>
                <w:i/>
                <w:color w:val="000000"/>
              </w:rPr>
            </w:rPrChange>
          </w:rPr>
          <w:t>I pray that</w:t>
        </w:r>
        <w:r w:rsidRPr="00337480">
          <w:rPr>
            <w:rStyle w:val="s"/>
            <w:rFonts w:asciiTheme="minorHAnsi" w:eastAsiaTheme="majorEastAsia" w:hAnsiTheme="minorHAnsi" w:cstheme="minorHAnsi"/>
            <w:b/>
            <w:i/>
            <w:color w:val="000000"/>
            <w:sz w:val="24"/>
            <w:szCs w:val="24"/>
            <w:vertAlign w:val="superscript"/>
            <w:rPrChange w:id="841" w:author="owner" w:date="2018-06-04T13:31:00Z">
              <w:rPr>
                <w:rStyle w:val="s"/>
                <w:rFonts w:asciiTheme="minorHAnsi" w:eastAsiaTheme="majorEastAsia" w:hAnsiTheme="minorHAnsi" w:cstheme="minorHAnsi"/>
                <w:b/>
                <w:i/>
                <w:color w:val="000000"/>
                <w:vertAlign w:val="superscript"/>
              </w:rPr>
            </w:rPrChange>
          </w:rPr>
          <w:t> </w:t>
        </w:r>
        <w:r w:rsidRPr="00337480">
          <w:rPr>
            <w:rStyle w:val="s"/>
            <w:rFonts w:asciiTheme="minorHAnsi" w:eastAsiaTheme="majorEastAsia" w:hAnsiTheme="minorHAnsi" w:cstheme="minorHAnsi"/>
            <w:b/>
            <w:i/>
            <w:color w:val="000000"/>
            <w:sz w:val="24"/>
            <w:szCs w:val="24"/>
            <w:rPrChange w:id="842" w:author="owner" w:date="2018-06-04T13:31:00Z">
              <w:rPr>
                <w:rStyle w:val="s"/>
                <w:rFonts w:asciiTheme="minorHAnsi" w:eastAsiaTheme="majorEastAsia" w:hAnsiTheme="minorHAnsi" w:cstheme="minorHAnsi"/>
                <w:b/>
                <w:i/>
                <w:color w:val="000000"/>
              </w:rPr>
            </w:rPrChange>
          </w:rPr>
          <w:t xml:space="preserve"> according to</w:t>
        </w:r>
        <w:r w:rsidRPr="00337480">
          <w:rPr>
            <w:rStyle w:val="netverse"/>
            <w:rFonts w:asciiTheme="minorHAnsi" w:hAnsiTheme="minorHAnsi" w:cstheme="minorHAnsi"/>
            <w:b/>
            <w:i/>
            <w:color w:val="000000"/>
            <w:sz w:val="24"/>
            <w:szCs w:val="24"/>
            <w:rPrChange w:id="84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4" w:author="owner" w:date="2018-06-04T13:31:00Z">
              <w:rPr>
                <w:rStyle w:val="s"/>
                <w:rFonts w:asciiTheme="minorHAnsi" w:eastAsiaTheme="majorEastAsia" w:hAnsiTheme="minorHAnsi" w:cstheme="minorHAnsi"/>
                <w:b/>
                <w:i/>
                <w:color w:val="000000"/>
              </w:rPr>
            </w:rPrChange>
          </w:rPr>
          <w:t>the wealth</w:t>
        </w:r>
        <w:r w:rsidRPr="00337480">
          <w:rPr>
            <w:rStyle w:val="netverse"/>
            <w:rFonts w:asciiTheme="minorHAnsi" w:hAnsiTheme="minorHAnsi" w:cstheme="minorHAnsi"/>
            <w:b/>
            <w:i/>
            <w:color w:val="000000"/>
            <w:sz w:val="24"/>
            <w:szCs w:val="24"/>
            <w:rPrChange w:id="84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6" w:author="owner" w:date="2018-06-04T13:31:00Z">
              <w:rPr>
                <w:rStyle w:val="s"/>
                <w:rFonts w:asciiTheme="minorHAnsi" w:eastAsiaTheme="majorEastAsia" w:hAnsiTheme="minorHAnsi" w:cstheme="minorHAnsi"/>
                <w:b/>
                <w:i/>
                <w:color w:val="000000"/>
              </w:rPr>
            </w:rPrChange>
          </w:rPr>
          <w:t>of his</w:t>
        </w:r>
        <w:r w:rsidRPr="00337480">
          <w:rPr>
            <w:rStyle w:val="netverse"/>
            <w:rFonts w:asciiTheme="minorHAnsi" w:hAnsiTheme="minorHAnsi" w:cstheme="minorHAnsi"/>
            <w:b/>
            <w:i/>
            <w:color w:val="000000"/>
            <w:sz w:val="24"/>
            <w:szCs w:val="24"/>
            <w:rPrChange w:id="84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48" w:author="owner" w:date="2018-06-04T13:31:00Z">
              <w:rPr>
                <w:rStyle w:val="s"/>
                <w:rFonts w:asciiTheme="minorHAnsi" w:eastAsiaTheme="majorEastAsia" w:hAnsiTheme="minorHAnsi" w:cstheme="minorHAnsi"/>
                <w:b/>
                <w:i/>
                <w:color w:val="000000"/>
              </w:rPr>
            </w:rPrChange>
          </w:rPr>
          <w:t>glory</w:t>
        </w:r>
        <w:r w:rsidRPr="00337480">
          <w:rPr>
            <w:rStyle w:val="netverse"/>
            <w:rFonts w:asciiTheme="minorHAnsi" w:hAnsiTheme="minorHAnsi" w:cstheme="minorHAnsi"/>
            <w:b/>
            <w:i/>
            <w:color w:val="000000"/>
            <w:sz w:val="24"/>
            <w:szCs w:val="24"/>
            <w:rPrChange w:id="84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0" w:author="owner" w:date="2018-06-04T13:31:00Z">
              <w:rPr>
                <w:rStyle w:val="s"/>
                <w:rFonts w:asciiTheme="minorHAnsi" w:eastAsiaTheme="majorEastAsia" w:hAnsiTheme="minorHAnsi" w:cstheme="minorHAnsi"/>
                <w:b/>
                <w:i/>
                <w:color w:val="000000"/>
              </w:rPr>
            </w:rPrChange>
          </w:rPr>
          <w:t>he may grant</w:t>
        </w:r>
        <w:r w:rsidRPr="00337480">
          <w:rPr>
            <w:rStyle w:val="netverse"/>
            <w:rFonts w:asciiTheme="minorHAnsi" w:hAnsiTheme="minorHAnsi" w:cstheme="minorHAnsi"/>
            <w:b/>
            <w:i/>
            <w:color w:val="000000"/>
            <w:sz w:val="24"/>
            <w:szCs w:val="24"/>
            <w:rPrChange w:id="85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2" w:author="owner" w:date="2018-06-04T13:31:00Z">
              <w:rPr>
                <w:rStyle w:val="s"/>
                <w:rFonts w:asciiTheme="minorHAnsi" w:eastAsiaTheme="majorEastAsia" w:hAnsiTheme="minorHAnsi" w:cstheme="minorHAnsi"/>
                <w:b/>
                <w:i/>
                <w:color w:val="000000"/>
              </w:rPr>
            </w:rPrChange>
          </w:rPr>
          <w:t>you</w:t>
        </w:r>
        <w:r w:rsidRPr="00337480">
          <w:rPr>
            <w:rStyle w:val="netverse"/>
            <w:rFonts w:asciiTheme="minorHAnsi" w:hAnsiTheme="minorHAnsi" w:cstheme="minorHAnsi"/>
            <w:b/>
            <w:i/>
            <w:color w:val="000000"/>
            <w:sz w:val="24"/>
            <w:szCs w:val="24"/>
            <w:rPrChange w:id="85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4" w:author="owner" w:date="2018-06-04T13:31:00Z">
              <w:rPr>
                <w:rStyle w:val="s"/>
                <w:rFonts w:asciiTheme="minorHAnsi" w:eastAsiaTheme="majorEastAsia" w:hAnsiTheme="minorHAnsi" w:cstheme="minorHAnsi"/>
                <w:b/>
                <w:i/>
                <w:color w:val="000000"/>
              </w:rPr>
            </w:rPrChange>
          </w:rPr>
          <w:t>to be strengthened</w:t>
        </w:r>
        <w:r w:rsidRPr="00337480">
          <w:rPr>
            <w:rStyle w:val="netverse"/>
            <w:rFonts w:asciiTheme="minorHAnsi" w:hAnsiTheme="minorHAnsi" w:cstheme="minorHAnsi"/>
            <w:b/>
            <w:i/>
            <w:color w:val="000000"/>
            <w:sz w:val="24"/>
            <w:szCs w:val="24"/>
            <w:rPrChange w:id="85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6" w:author="owner" w:date="2018-06-04T13:31:00Z">
              <w:rPr>
                <w:rStyle w:val="s"/>
                <w:rFonts w:asciiTheme="minorHAnsi" w:eastAsiaTheme="majorEastAsia" w:hAnsiTheme="minorHAnsi" w:cstheme="minorHAnsi"/>
                <w:b/>
                <w:i/>
                <w:color w:val="000000"/>
              </w:rPr>
            </w:rPrChange>
          </w:rPr>
          <w:t>with power</w:t>
        </w:r>
        <w:r w:rsidRPr="00337480">
          <w:rPr>
            <w:rStyle w:val="netverse"/>
            <w:rFonts w:asciiTheme="minorHAnsi" w:hAnsiTheme="minorHAnsi" w:cstheme="minorHAnsi"/>
            <w:b/>
            <w:i/>
            <w:color w:val="000000"/>
            <w:sz w:val="24"/>
            <w:szCs w:val="24"/>
            <w:rPrChange w:id="85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58" w:author="owner" w:date="2018-06-04T13:31:00Z">
              <w:rPr>
                <w:rStyle w:val="s"/>
                <w:rFonts w:asciiTheme="minorHAnsi" w:eastAsiaTheme="majorEastAsia" w:hAnsiTheme="minorHAnsi" w:cstheme="minorHAnsi"/>
                <w:b/>
                <w:i/>
                <w:color w:val="000000"/>
              </w:rPr>
            </w:rPrChange>
          </w:rPr>
          <w:t>through</w:t>
        </w:r>
        <w:r w:rsidRPr="00337480">
          <w:rPr>
            <w:rStyle w:val="netverse"/>
            <w:rFonts w:asciiTheme="minorHAnsi" w:hAnsiTheme="minorHAnsi" w:cstheme="minorHAnsi"/>
            <w:b/>
            <w:i/>
            <w:color w:val="000000"/>
            <w:sz w:val="24"/>
            <w:szCs w:val="24"/>
            <w:rPrChange w:id="85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60" w:author="owner" w:date="2018-06-04T13:31:00Z">
              <w:rPr>
                <w:rStyle w:val="s"/>
                <w:rFonts w:asciiTheme="minorHAnsi" w:eastAsiaTheme="majorEastAsia" w:hAnsiTheme="minorHAnsi" w:cstheme="minorHAnsi"/>
                <w:b/>
                <w:i/>
                <w:color w:val="000000"/>
              </w:rPr>
            </w:rPrChange>
          </w:rPr>
          <w:t>his</w:t>
        </w:r>
        <w:r w:rsidRPr="00337480">
          <w:rPr>
            <w:rStyle w:val="netverse"/>
            <w:rFonts w:asciiTheme="minorHAnsi" w:hAnsiTheme="minorHAnsi" w:cstheme="minorHAnsi"/>
            <w:b/>
            <w:i/>
            <w:color w:val="000000"/>
            <w:sz w:val="24"/>
            <w:szCs w:val="24"/>
            <w:rPrChange w:id="86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62" w:author="owner" w:date="2018-06-04T13:31:00Z">
              <w:rPr>
                <w:rStyle w:val="s"/>
                <w:rFonts w:asciiTheme="minorHAnsi" w:eastAsiaTheme="majorEastAsia" w:hAnsiTheme="minorHAnsi" w:cstheme="minorHAnsi"/>
                <w:b/>
                <w:i/>
                <w:color w:val="000000"/>
              </w:rPr>
            </w:rPrChange>
          </w:rPr>
          <w:t>Spirit</w:t>
        </w:r>
        <w:r w:rsidRPr="00337480">
          <w:rPr>
            <w:rStyle w:val="netverse"/>
            <w:rFonts w:asciiTheme="minorHAnsi" w:hAnsiTheme="minorHAnsi" w:cstheme="minorHAnsi"/>
            <w:b/>
            <w:i/>
            <w:color w:val="000000"/>
            <w:sz w:val="24"/>
            <w:szCs w:val="24"/>
            <w:rPrChange w:id="86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64" w:author="owner" w:date="2018-06-04T13:31:00Z">
              <w:rPr>
                <w:rStyle w:val="s"/>
                <w:rFonts w:asciiTheme="minorHAnsi" w:eastAsiaTheme="majorEastAsia" w:hAnsiTheme="minorHAnsi" w:cstheme="minorHAnsi"/>
                <w:b/>
                <w:i/>
                <w:color w:val="000000"/>
              </w:rPr>
            </w:rPrChange>
          </w:rPr>
          <w:t>in</w:t>
        </w:r>
        <w:r w:rsidRPr="00337480">
          <w:rPr>
            <w:rStyle w:val="netverse"/>
            <w:rFonts w:asciiTheme="minorHAnsi" w:hAnsiTheme="minorHAnsi" w:cstheme="minorHAnsi"/>
            <w:b/>
            <w:i/>
            <w:color w:val="000000"/>
            <w:sz w:val="24"/>
            <w:szCs w:val="24"/>
            <w:rPrChange w:id="86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66" w:author="owner" w:date="2018-06-04T13:31:00Z">
              <w:rPr>
                <w:rStyle w:val="s"/>
                <w:rFonts w:asciiTheme="minorHAnsi" w:eastAsiaTheme="majorEastAsia" w:hAnsiTheme="minorHAnsi" w:cstheme="minorHAnsi"/>
                <w:b/>
                <w:i/>
                <w:color w:val="000000"/>
              </w:rPr>
            </w:rPrChange>
          </w:rPr>
          <w:t>the inner</w:t>
        </w:r>
        <w:r w:rsidRPr="00337480">
          <w:rPr>
            <w:rStyle w:val="netverse"/>
            <w:rFonts w:asciiTheme="minorHAnsi" w:hAnsiTheme="minorHAnsi" w:cstheme="minorHAnsi"/>
            <w:b/>
            <w:i/>
            <w:color w:val="000000"/>
            <w:sz w:val="24"/>
            <w:szCs w:val="24"/>
            <w:rPrChange w:id="86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68" w:author="owner" w:date="2018-06-04T13:31:00Z">
              <w:rPr>
                <w:rStyle w:val="s"/>
                <w:rFonts w:asciiTheme="minorHAnsi" w:eastAsiaTheme="majorEastAsia" w:hAnsiTheme="minorHAnsi" w:cstheme="minorHAnsi"/>
                <w:b/>
                <w:i/>
                <w:color w:val="000000"/>
              </w:rPr>
            </w:rPrChange>
          </w:rPr>
          <w:t>person</w:t>
        </w:r>
        <w:r w:rsidRPr="00337480">
          <w:rPr>
            <w:rStyle w:val="netverse"/>
            <w:rFonts w:asciiTheme="minorHAnsi" w:hAnsiTheme="minorHAnsi" w:cstheme="minorHAnsi"/>
            <w:b/>
            <w:i/>
            <w:color w:val="000000"/>
            <w:sz w:val="24"/>
            <w:szCs w:val="24"/>
            <w:rPrChange w:id="869"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870"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71" w:author="owner" w:date="2018-06-04T13:31:00Z">
              <w:rPr>
                <w:rStyle w:val="s"/>
                <w:rFonts w:asciiTheme="minorHAnsi" w:eastAsiaTheme="majorEastAsia" w:hAnsiTheme="minorHAnsi" w:cstheme="minorHAnsi"/>
                <w:b/>
                <w:i/>
                <w:color w:val="000000"/>
              </w:rPr>
            </w:rPrChange>
          </w:rPr>
          <w:t>that Christ</w:t>
        </w:r>
        <w:r w:rsidRPr="00337480">
          <w:rPr>
            <w:rStyle w:val="netverse"/>
            <w:rFonts w:asciiTheme="minorHAnsi" w:hAnsiTheme="minorHAnsi" w:cstheme="minorHAnsi"/>
            <w:b/>
            <w:i/>
            <w:color w:val="000000"/>
            <w:sz w:val="24"/>
            <w:szCs w:val="24"/>
            <w:rPrChange w:id="87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73" w:author="owner" w:date="2018-06-04T13:31:00Z">
              <w:rPr>
                <w:rStyle w:val="s"/>
                <w:rFonts w:asciiTheme="minorHAnsi" w:eastAsiaTheme="majorEastAsia" w:hAnsiTheme="minorHAnsi" w:cstheme="minorHAnsi"/>
                <w:b/>
                <w:i/>
                <w:color w:val="000000"/>
              </w:rPr>
            </w:rPrChange>
          </w:rPr>
          <w:t>may dwell</w:t>
        </w:r>
        <w:r w:rsidRPr="00337480">
          <w:rPr>
            <w:rStyle w:val="netverse"/>
            <w:rFonts w:asciiTheme="minorHAnsi" w:hAnsiTheme="minorHAnsi" w:cstheme="minorHAnsi"/>
            <w:b/>
            <w:i/>
            <w:color w:val="000000"/>
            <w:sz w:val="24"/>
            <w:szCs w:val="24"/>
            <w:rPrChange w:id="87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75" w:author="owner" w:date="2018-06-04T13:31:00Z">
              <w:rPr>
                <w:rStyle w:val="s"/>
                <w:rFonts w:asciiTheme="minorHAnsi" w:eastAsiaTheme="majorEastAsia" w:hAnsiTheme="minorHAnsi" w:cstheme="minorHAnsi"/>
                <w:b/>
                <w:i/>
                <w:color w:val="000000"/>
              </w:rPr>
            </w:rPrChange>
          </w:rPr>
          <w:t>in</w:t>
        </w:r>
        <w:r w:rsidRPr="00337480">
          <w:rPr>
            <w:rStyle w:val="netverse"/>
            <w:rFonts w:asciiTheme="minorHAnsi" w:hAnsiTheme="minorHAnsi" w:cstheme="minorHAnsi"/>
            <w:b/>
            <w:i/>
            <w:color w:val="000000"/>
            <w:sz w:val="24"/>
            <w:szCs w:val="24"/>
            <w:rPrChange w:id="87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77" w:author="owner" w:date="2018-06-04T13:31:00Z">
              <w:rPr>
                <w:rStyle w:val="s"/>
                <w:rFonts w:asciiTheme="minorHAnsi" w:eastAsiaTheme="majorEastAsia" w:hAnsiTheme="minorHAnsi" w:cstheme="minorHAnsi"/>
                <w:b/>
                <w:i/>
                <w:color w:val="000000"/>
              </w:rPr>
            </w:rPrChange>
          </w:rPr>
          <w:t>your</w:t>
        </w:r>
        <w:r w:rsidRPr="00337480">
          <w:rPr>
            <w:rStyle w:val="netverse"/>
            <w:rFonts w:asciiTheme="minorHAnsi" w:hAnsiTheme="minorHAnsi" w:cstheme="minorHAnsi"/>
            <w:b/>
            <w:i/>
            <w:color w:val="000000"/>
            <w:sz w:val="24"/>
            <w:szCs w:val="24"/>
            <w:rPrChange w:id="87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79" w:author="owner" w:date="2018-06-04T13:31:00Z">
              <w:rPr>
                <w:rStyle w:val="s"/>
                <w:rFonts w:asciiTheme="minorHAnsi" w:eastAsiaTheme="majorEastAsia" w:hAnsiTheme="minorHAnsi" w:cstheme="minorHAnsi"/>
                <w:b/>
                <w:i/>
                <w:color w:val="000000"/>
              </w:rPr>
            </w:rPrChange>
          </w:rPr>
          <w:t>hearts</w:t>
        </w:r>
        <w:r w:rsidRPr="00337480">
          <w:rPr>
            <w:rStyle w:val="netverse"/>
            <w:rFonts w:asciiTheme="minorHAnsi" w:hAnsiTheme="minorHAnsi" w:cstheme="minorHAnsi"/>
            <w:b/>
            <w:i/>
            <w:color w:val="000000"/>
            <w:sz w:val="24"/>
            <w:szCs w:val="24"/>
            <w:rPrChange w:id="88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81" w:author="owner" w:date="2018-06-04T13:31:00Z">
              <w:rPr>
                <w:rStyle w:val="s"/>
                <w:rFonts w:asciiTheme="minorHAnsi" w:eastAsiaTheme="majorEastAsia" w:hAnsiTheme="minorHAnsi" w:cstheme="minorHAnsi"/>
                <w:b/>
                <w:i/>
                <w:color w:val="000000"/>
              </w:rPr>
            </w:rPrChange>
          </w:rPr>
          <w:t>through</w:t>
        </w:r>
        <w:r w:rsidRPr="00337480">
          <w:rPr>
            <w:rStyle w:val="netverse"/>
            <w:rFonts w:asciiTheme="minorHAnsi" w:hAnsiTheme="minorHAnsi" w:cstheme="minorHAnsi"/>
            <w:b/>
            <w:i/>
            <w:color w:val="000000"/>
            <w:sz w:val="24"/>
            <w:szCs w:val="24"/>
            <w:rPrChange w:id="88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83" w:author="owner" w:date="2018-06-04T13:31:00Z">
              <w:rPr>
                <w:rStyle w:val="s"/>
                <w:rFonts w:asciiTheme="minorHAnsi" w:eastAsiaTheme="majorEastAsia" w:hAnsiTheme="minorHAnsi" w:cstheme="minorHAnsi"/>
                <w:b/>
                <w:i/>
                <w:color w:val="000000"/>
              </w:rPr>
            </w:rPrChange>
          </w:rPr>
          <w:t>faith</w:t>
        </w:r>
        <w:r w:rsidRPr="00337480">
          <w:rPr>
            <w:rStyle w:val="netverse"/>
            <w:rFonts w:asciiTheme="minorHAnsi" w:hAnsiTheme="minorHAnsi" w:cstheme="minorHAnsi"/>
            <w:b/>
            <w:i/>
            <w:color w:val="000000"/>
            <w:sz w:val="24"/>
            <w:szCs w:val="24"/>
            <w:rPrChange w:id="88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85" w:author="owner" w:date="2018-06-04T13:31:00Z">
              <w:rPr>
                <w:rStyle w:val="s"/>
                <w:rFonts w:asciiTheme="minorHAnsi" w:eastAsiaTheme="majorEastAsia" w:hAnsiTheme="minorHAnsi" w:cstheme="minorHAnsi"/>
                <w:b/>
                <w:i/>
                <w:color w:val="000000"/>
              </w:rPr>
            </w:rPrChange>
          </w:rPr>
          <w:t>so that, because you have been rooted and grounded in love</w:t>
        </w:r>
        <w:r w:rsidRPr="00337480">
          <w:rPr>
            <w:rStyle w:val="netverse"/>
            <w:rFonts w:asciiTheme="minorHAnsi" w:hAnsiTheme="minorHAnsi" w:cstheme="minorHAnsi"/>
            <w:b/>
            <w:i/>
            <w:color w:val="000000"/>
            <w:sz w:val="24"/>
            <w:szCs w:val="24"/>
            <w:rPrChange w:id="886"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887"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88" w:author="owner" w:date="2018-06-04T13:31:00Z">
              <w:rPr>
                <w:rStyle w:val="s"/>
                <w:rFonts w:asciiTheme="minorHAnsi" w:eastAsiaTheme="majorEastAsia" w:hAnsiTheme="minorHAnsi" w:cstheme="minorHAnsi"/>
                <w:b/>
                <w:i/>
                <w:color w:val="000000"/>
              </w:rPr>
            </w:rPrChange>
          </w:rPr>
          <w:t>you may be able</w:t>
        </w:r>
        <w:r w:rsidRPr="00337480">
          <w:rPr>
            <w:rStyle w:val="netverse"/>
            <w:rFonts w:asciiTheme="minorHAnsi" w:hAnsiTheme="minorHAnsi" w:cstheme="minorHAnsi"/>
            <w:b/>
            <w:i/>
            <w:color w:val="000000"/>
            <w:sz w:val="24"/>
            <w:szCs w:val="24"/>
            <w:rPrChange w:id="88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90" w:author="owner" w:date="2018-06-04T13:31:00Z">
              <w:rPr>
                <w:rStyle w:val="s"/>
                <w:rFonts w:asciiTheme="minorHAnsi" w:eastAsiaTheme="majorEastAsia" w:hAnsiTheme="minorHAnsi" w:cstheme="minorHAnsi"/>
                <w:b/>
                <w:i/>
                <w:color w:val="000000"/>
              </w:rPr>
            </w:rPrChange>
          </w:rPr>
          <w:t>to comprehend</w:t>
        </w:r>
        <w:r w:rsidRPr="00337480">
          <w:rPr>
            <w:rStyle w:val="netverse"/>
            <w:rFonts w:asciiTheme="minorHAnsi" w:hAnsiTheme="minorHAnsi" w:cstheme="minorHAnsi"/>
            <w:b/>
            <w:i/>
            <w:color w:val="000000"/>
            <w:sz w:val="24"/>
            <w:szCs w:val="24"/>
            <w:rPrChange w:id="89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92" w:author="owner" w:date="2018-06-04T13:31:00Z">
              <w:rPr>
                <w:rStyle w:val="s"/>
                <w:rFonts w:asciiTheme="minorHAnsi" w:eastAsiaTheme="majorEastAsia" w:hAnsiTheme="minorHAnsi" w:cstheme="minorHAnsi"/>
                <w:b/>
                <w:i/>
                <w:color w:val="000000"/>
              </w:rPr>
            </w:rPrChange>
          </w:rPr>
          <w:t>with</w:t>
        </w:r>
        <w:r w:rsidRPr="00337480">
          <w:rPr>
            <w:rStyle w:val="netverse"/>
            <w:rFonts w:asciiTheme="minorHAnsi" w:hAnsiTheme="minorHAnsi" w:cstheme="minorHAnsi"/>
            <w:b/>
            <w:i/>
            <w:color w:val="000000"/>
            <w:sz w:val="24"/>
            <w:szCs w:val="24"/>
            <w:rPrChange w:id="89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94" w:author="owner" w:date="2018-06-04T13:31:00Z">
              <w:rPr>
                <w:rStyle w:val="s"/>
                <w:rFonts w:asciiTheme="minorHAnsi" w:eastAsiaTheme="majorEastAsia" w:hAnsiTheme="minorHAnsi" w:cstheme="minorHAnsi"/>
                <w:b/>
                <w:i/>
                <w:color w:val="000000"/>
              </w:rPr>
            </w:rPrChange>
          </w:rPr>
          <w:t>all</w:t>
        </w:r>
        <w:r w:rsidRPr="00337480">
          <w:rPr>
            <w:rStyle w:val="netverse"/>
            <w:rFonts w:asciiTheme="minorHAnsi" w:hAnsiTheme="minorHAnsi" w:cstheme="minorHAnsi"/>
            <w:b/>
            <w:i/>
            <w:color w:val="000000"/>
            <w:sz w:val="24"/>
            <w:szCs w:val="24"/>
            <w:rPrChange w:id="89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96" w:author="owner" w:date="2018-06-04T13:31:00Z">
              <w:rPr>
                <w:rStyle w:val="s"/>
                <w:rFonts w:asciiTheme="minorHAnsi" w:eastAsiaTheme="majorEastAsia" w:hAnsiTheme="minorHAnsi" w:cstheme="minorHAnsi"/>
                <w:b/>
                <w:i/>
                <w:color w:val="000000"/>
              </w:rPr>
            </w:rPrChange>
          </w:rPr>
          <w:t>the saints</w:t>
        </w:r>
        <w:r w:rsidRPr="00337480">
          <w:rPr>
            <w:rStyle w:val="netverse"/>
            <w:rFonts w:asciiTheme="minorHAnsi" w:hAnsiTheme="minorHAnsi" w:cstheme="minorHAnsi"/>
            <w:b/>
            <w:i/>
            <w:color w:val="000000"/>
            <w:sz w:val="24"/>
            <w:szCs w:val="24"/>
            <w:rPrChange w:id="89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898" w:author="owner" w:date="2018-06-04T13:31:00Z">
              <w:rPr>
                <w:rStyle w:val="s"/>
                <w:rFonts w:asciiTheme="minorHAnsi" w:eastAsiaTheme="majorEastAsia" w:hAnsiTheme="minorHAnsi" w:cstheme="minorHAnsi"/>
                <w:b/>
                <w:i/>
                <w:color w:val="000000"/>
              </w:rPr>
            </w:rPrChange>
          </w:rPr>
          <w:t>what</w:t>
        </w:r>
        <w:r w:rsidRPr="00337480">
          <w:rPr>
            <w:rStyle w:val="netverse"/>
            <w:rFonts w:asciiTheme="minorHAnsi" w:hAnsiTheme="minorHAnsi" w:cstheme="minorHAnsi"/>
            <w:b/>
            <w:i/>
            <w:color w:val="000000"/>
            <w:sz w:val="24"/>
            <w:szCs w:val="24"/>
            <w:rPrChange w:id="89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00" w:author="owner" w:date="2018-06-04T13:31:00Z">
              <w:rPr>
                <w:rStyle w:val="s"/>
                <w:rFonts w:asciiTheme="minorHAnsi" w:eastAsiaTheme="majorEastAsia" w:hAnsiTheme="minorHAnsi" w:cstheme="minorHAnsi"/>
                <w:b/>
                <w:i/>
                <w:color w:val="000000"/>
              </w:rPr>
            </w:rPrChange>
          </w:rPr>
          <w:t>is the breadth</w:t>
        </w:r>
        <w:r w:rsidRPr="00337480">
          <w:rPr>
            <w:rStyle w:val="netverse"/>
            <w:rFonts w:asciiTheme="minorHAnsi" w:hAnsiTheme="minorHAnsi" w:cstheme="minorHAnsi"/>
            <w:b/>
            <w:i/>
            <w:color w:val="000000"/>
            <w:sz w:val="24"/>
            <w:szCs w:val="24"/>
            <w:rPrChange w:id="90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02"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903"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04" w:author="owner" w:date="2018-06-04T13:31:00Z">
              <w:rPr>
                <w:rStyle w:val="s"/>
                <w:rFonts w:asciiTheme="minorHAnsi" w:eastAsiaTheme="majorEastAsia" w:hAnsiTheme="minorHAnsi" w:cstheme="minorHAnsi"/>
                <w:b/>
                <w:i/>
                <w:color w:val="000000"/>
              </w:rPr>
            </w:rPrChange>
          </w:rPr>
          <w:t>length</w:t>
        </w:r>
        <w:r w:rsidRPr="00337480">
          <w:rPr>
            <w:rStyle w:val="netverse"/>
            <w:rFonts w:asciiTheme="minorHAnsi" w:hAnsiTheme="minorHAnsi" w:cstheme="minorHAnsi"/>
            <w:b/>
            <w:i/>
            <w:color w:val="000000"/>
            <w:sz w:val="24"/>
            <w:szCs w:val="24"/>
            <w:rPrChange w:id="905"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06"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907"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08" w:author="owner" w:date="2018-06-04T13:31:00Z">
              <w:rPr>
                <w:rStyle w:val="s"/>
                <w:rFonts w:asciiTheme="minorHAnsi" w:eastAsiaTheme="majorEastAsia" w:hAnsiTheme="minorHAnsi" w:cstheme="minorHAnsi"/>
                <w:b/>
                <w:i/>
                <w:color w:val="000000"/>
              </w:rPr>
            </w:rPrChange>
          </w:rPr>
          <w:t>height</w:t>
        </w:r>
        <w:r w:rsidRPr="00337480">
          <w:rPr>
            <w:rStyle w:val="netverse"/>
            <w:rFonts w:asciiTheme="minorHAnsi" w:hAnsiTheme="minorHAnsi" w:cstheme="minorHAnsi"/>
            <w:b/>
            <w:i/>
            <w:color w:val="000000"/>
            <w:sz w:val="24"/>
            <w:szCs w:val="24"/>
            <w:rPrChange w:id="909"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10" w:author="owner" w:date="2018-06-04T13:31:00Z">
              <w:rPr>
                <w:rStyle w:val="s"/>
                <w:rFonts w:asciiTheme="minorHAnsi" w:eastAsiaTheme="majorEastAsia" w:hAnsiTheme="minorHAnsi" w:cstheme="minorHAnsi"/>
                <w:b/>
                <w:i/>
                <w:color w:val="000000"/>
              </w:rPr>
            </w:rPrChange>
          </w:rPr>
          <w:t>and</w:t>
        </w:r>
        <w:r w:rsidRPr="00337480">
          <w:rPr>
            <w:rStyle w:val="netverse"/>
            <w:rFonts w:asciiTheme="minorHAnsi" w:hAnsiTheme="minorHAnsi" w:cstheme="minorHAnsi"/>
            <w:b/>
            <w:i/>
            <w:color w:val="000000"/>
            <w:sz w:val="24"/>
            <w:szCs w:val="24"/>
            <w:rPrChange w:id="911"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12" w:author="owner" w:date="2018-06-04T13:31:00Z">
              <w:rPr>
                <w:rStyle w:val="s"/>
                <w:rFonts w:asciiTheme="minorHAnsi" w:eastAsiaTheme="majorEastAsia" w:hAnsiTheme="minorHAnsi" w:cstheme="minorHAnsi"/>
                <w:b/>
                <w:i/>
                <w:color w:val="000000"/>
              </w:rPr>
            </w:rPrChange>
          </w:rPr>
          <w:t>depth</w:t>
        </w:r>
        <w:r w:rsidRPr="00337480">
          <w:rPr>
            <w:rStyle w:val="netverse"/>
            <w:rFonts w:asciiTheme="minorHAnsi" w:hAnsiTheme="minorHAnsi" w:cstheme="minorHAnsi"/>
            <w:b/>
            <w:i/>
            <w:color w:val="000000"/>
            <w:sz w:val="24"/>
            <w:szCs w:val="24"/>
            <w:rPrChange w:id="913" w:author="owner" w:date="2018-06-04T13:31:00Z">
              <w:rPr>
                <w:rStyle w:val="netverse"/>
                <w:rFonts w:asciiTheme="minorHAnsi" w:hAnsiTheme="minorHAnsi" w:cstheme="minorHAnsi"/>
                <w:b/>
                <w:i/>
                <w:color w:val="000000"/>
              </w:rPr>
            </w:rPrChange>
          </w:rPr>
          <w:t>,</w:t>
        </w:r>
        <w:r w:rsidRPr="00337480">
          <w:rPr>
            <w:rFonts w:asciiTheme="minorHAnsi" w:hAnsiTheme="minorHAnsi" w:cstheme="minorHAnsi"/>
            <w:b/>
            <w:i/>
            <w:color w:val="000000"/>
            <w:sz w:val="24"/>
            <w:szCs w:val="24"/>
            <w:rPrChange w:id="914" w:author="owner" w:date="2018-06-04T13:31:00Z">
              <w:rPr>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15" w:author="owner" w:date="2018-06-04T13:31:00Z">
              <w:rPr>
                <w:rStyle w:val="s"/>
                <w:rFonts w:asciiTheme="minorHAnsi" w:eastAsiaTheme="majorEastAsia" w:hAnsiTheme="minorHAnsi" w:cstheme="minorHAnsi"/>
                <w:b/>
                <w:i/>
                <w:color w:val="000000"/>
              </w:rPr>
            </w:rPrChange>
          </w:rPr>
          <w:t>and thus</w:t>
        </w:r>
        <w:r w:rsidRPr="00337480">
          <w:rPr>
            <w:rStyle w:val="netverse"/>
            <w:rFonts w:asciiTheme="minorHAnsi" w:hAnsiTheme="minorHAnsi" w:cstheme="minorHAnsi"/>
            <w:b/>
            <w:i/>
            <w:color w:val="000000"/>
            <w:sz w:val="24"/>
            <w:szCs w:val="24"/>
            <w:rPrChange w:id="91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17" w:author="owner" w:date="2018-06-04T13:31:00Z">
              <w:rPr>
                <w:rStyle w:val="s"/>
                <w:rFonts w:asciiTheme="minorHAnsi" w:eastAsiaTheme="majorEastAsia" w:hAnsiTheme="minorHAnsi" w:cstheme="minorHAnsi"/>
                <w:b/>
                <w:i/>
                <w:color w:val="000000"/>
              </w:rPr>
            </w:rPrChange>
          </w:rPr>
          <w:t>to know</w:t>
        </w:r>
        <w:r w:rsidRPr="00337480">
          <w:rPr>
            <w:rStyle w:val="netverse"/>
            <w:rFonts w:asciiTheme="minorHAnsi" w:hAnsiTheme="minorHAnsi" w:cstheme="minorHAnsi"/>
            <w:b/>
            <w:i/>
            <w:color w:val="000000"/>
            <w:sz w:val="24"/>
            <w:szCs w:val="24"/>
            <w:rPrChange w:id="91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19" w:author="owner" w:date="2018-06-04T13:31:00Z">
              <w:rPr>
                <w:rStyle w:val="s"/>
                <w:rFonts w:asciiTheme="minorHAnsi" w:eastAsiaTheme="majorEastAsia" w:hAnsiTheme="minorHAnsi" w:cstheme="minorHAnsi"/>
                <w:b/>
                <w:i/>
                <w:color w:val="000000"/>
              </w:rPr>
            </w:rPrChange>
          </w:rPr>
          <w:t>the love</w:t>
        </w:r>
        <w:r w:rsidRPr="00337480">
          <w:rPr>
            <w:rStyle w:val="netverse"/>
            <w:rFonts w:asciiTheme="minorHAnsi" w:hAnsiTheme="minorHAnsi" w:cstheme="minorHAnsi"/>
            <w:b/>
            <w:i/>
            <w:color w:val="000000"/>
            <w:sz w:val="24"/>
            <w:szCs w:val="24"/>
            <w:rPrChange w:id="92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21" w:author="owner" w:date="2018-06-04T13:31:00Z">
              <w:rPr>
                <w:rStyle w:val="s"/>
                <w:rFonts w:asciiTheme="minorHAnsi" w:eastAsiaTheme="majorEastAsia" w:hAnsiTheme="minorHAnsi" w:cstheme="minorHAnsi"/>
                <w:b/>
                <w:i/>
                <w:color w:val="000000"/>
              </w:rPr>
            </w:rPrChange>
          </w:rPr>
          <w:t>of Christ</w:t>
        </w:r>
        <w:r w:rsidRPr="00337480">
          <w:rPr>
            <w:rStyle w:val="netverse"/>
            <w:rFonts w:asciiTheme="minorHAnsi" w:hAnsiTheme="minorHAnsi" w:cstheme="minorHAnsi"/>
            <w:b/>
            <w:i/>
            <w:color w:val="000000"/>
            <w:sz w:val="24"/>
            <w:szCs w:val="24"/>
            <w:rPrChange w:id="92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23" w:author="owner" w:date="2018-06-04T13:31:00Z">
              <w:rPr>
                <w:rStyle w:val="s"/>
                <w:rFonts w:asciiTheme="minorHAnsi" w:eastAsiaTheme="majorEastAsia" w:hAnsiTheme="minorHAnsi" w:cstheme="minorHAnsi"/>
                <w:b/>
                <w:i/>
                <w:color w:val="000000"/>
              </w:rPr>
            </w:rPrChange>
          </w:rPr>
          <w:t>that surpasses</w:t>
        </w:r>
        <w:r w:rsidRPr="00337480">
          <w:rPr>
            <w:rStyle w:val="netverse"/>
            <w:rFonts w:asciiTheme="minorHAnsi" w:hAnsiTheme="minorHAnsi" w:cstheme="minorHAnsi"/>
            <w:b/>
            <w:i/>
            <w:color w:val="000000"/>
            <w:sz w:val="24"/>
            <w:szCs w:val="24"/>
            <w:rPrChange w:id="92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25" w:author="owner" w:date="2018-06-04T13:31:00Z">
              <w:rPr>
                <w:rStyle w:val="s"/>
                <w:rFonts w:asciiTheme="minorHAnsi" w:eastAsiaTheme="majorEastAsia" w:hAnsiTheme="minorHAnsi" w:cstheme="minorHAnsi"/>
                <w:b/>
                <w:i/>
                <w:color w:val="000000"/>
              </w:rPr>
            </w:rPrChange>
          </w:rPr>
          <w:t>knowledge</w:t>
        </w:r>
        <w:r w:rsidRPr="00337480">
          <w:rPr>
            <w:rStyle w:val="netverse"/>
            <w:rFonts w:asciiTheme="minorHAnsi" w:hAnsiTheme="minorHAnsi" w:cstheme="minorHAnsi"/>
            <w:b/>
            <w:i/>
            <w:color w:val="000000"/>
            <w:sz w:val="24"/>
            <w:szCs w:val="24"/>
            <w:rPrChange w:id="92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27" w:author="owner" w:date="2018-06-04T13:31:00Z">
              <w:rPr>
                <w:rStyle w:val="s"/>
                <w:rFonts w:asciiTheme="minorHAnsi" w:eastAsiaTheme="majorEastAsia" w:hAnsiTheme="minorHAnsi" w:cstheme="minorHAnsi"/>
                <w:b/>
                <w:i/>
                <w:color w:val="000000"/>
              </w:rPr>
            </w:rPrChange>
          </w:rPr>
          <w:t>so that</w:t>
        </w:r>
        <w:r w:rsidRPr="00337480">
          <w:rPr>
            <w:rStyle w:val="netverse"/>
            <w:rFonts w:asciiTheme="minorHAnsi" w:hAnsiTheme="minorHAnsi" w:cstheme="minorHAnsi"/>
            <w:b/>
            <w:i/>
            <w:color w:val="000000"/>
            <w:sz w:val="24"/>
            <w:szCs w:val="24"/>
            <w:rPrChange w:id="928"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29" w:author="owner" w:date="2018-06-04T13:31:00Z">
              <w:rPr>
                <w:rStyle w:val="s"/>
                <w:rFonts w:asciiTheme="minorHAnsi" w:eastAsiaTheme="majorEastAsia" w:hAnsiTheme="minorHAnsi" w:cstheme="minorHAnsi"/>
                <w:b/>
                <w:i/>
                <w:color w:val="000000"/>
              </w:rPr>
            </w:rPrChange>
          </w:rPr>
          <w:t>you may be filled up</w:t>
        </w:r>
        <w:r w:rsidRPr="00337480">
          <w:rPr>
            <w:rStyle w:val="netverse"/>
            <w:rFonts w:asciiTheme="minorHAnsi" w:hAnsiTheme="minorHAnsi" w:cstheme="minorHAnsi"/>
            <w:b/>
            <w:i/>
            <w:color w:val="000000"/>
            <w:sz w:val="24"/>
            <w:szCs w:val="24"/>
            <w:rPrChange w:id="930"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31" w:author="owner" w:date="2018-06-04T13:31:00Z">
              <w:rPr>
                <w:rStyle w:val="s"/>
                <w:rFonts w:asciiTheme="minorHAnsi" w:eastAsiaTheme="majorEastAsia" w:hAnsiTheme="minorHAnsi" w:cstheme="minorHAnsi"/>
                <w:b/>
                <w:i/>
                <w:color w:val="000000"/>
              </w:rPr>
            </w:rPrChange>
          </w:rPr>
          <w:t>to</w:t>
        </w:r>
        <w:r w:rsidRPr="00337480">
          <w:rPr>
            <w:rStyle w:val="netverse"/>
            <w:rFonts w:asciiTheme="minorHAnsi" w:hAnsiTheme="minorHAnsi" w:cstheme="minorHAnsi"/>
            <w:b/>
            <w:i/>
            <w:color w:val="000000"/>
            <w:sz w:val="24"/>
            <w:szCs w:val="24"/>
            <w:rPrChange w:id="932"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33" w:author="owner" w:date="2018-06-04T13:31:00Z">
              <w:rPr>
                <w:rStyle w:val="s"/>
                <w:rFonts w:asciiTheme="minorHAnsi" w:eastAsiaTheme="majorEastAsia" w:hAnsiTheme="minorHAnsi" w:cstheme="minorHAnsi"/>
                <w:b/>
                <w:i/>
                <w:color w:val="000000"/>
              </w:rPr>
            </w:rPrChange>
          </w:rPr>
          <w:t>all</w:t>
        </w:r>
        <w:r w:rsidRPr="00337480">
          <w:rPr>
            <w:rStyle w:val="netverse"/>
            <w:rFonts w:asciiTheme="minorHAnsi" w:hAnsiTheme="minorHAnsi" w:cstheme="minorHAnsi"/>
            <w:b/>
            <w:i/>
            <w:color w:val="000000"/>
            <w:sz w:val="24"/>
            <w:szCs w:val="24"/>
            <w:rPrChange w:id="934"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35" w:author="owner" w:date="2018-06-04T13:31:00Z">
              <w:rPr>
                <w:rStyle w:val="s"/>
                <w:rFonts w:asciiTheme="minorHAnsi" w:eastAsiaTheme="majorEastAsia" w:hAnsiTheme="minorHAnsi" w:cstheme="minorHAnsi"/>
                <w:b/>
                <w:i/>
                <w:color w:val="000000"/>
              </w:rPr>
            </w:rPrChange>
          </w:rPr>
          <w:t>the fullness</w:t>
        </w:r>
        <w:r w:rsidRPr="00337480">
          <w:rPr>
            <w:rStyle w:val="netverse"/>
            <w:rFonts w:asciiTheme="minorHAnsi" w:hAnsiTheme="minorHAnsi" w:cstheme="minorHAnsi"/>
            <w:b/>
            <w:i/>
            <w:color w:val="000000"/>
            <w:sz w:val="24"/>
            <w:szCs w:val="24"/>
            <w:rPrChange w:id="936" w:author="owner" w:date="2018-06-04T13:31:00Z">
              <w:rPr>
                <w:rStyle w:val="netverse"/>
                <w:rFonts w:asciiTheme="minorHAnsi" w:hAnsiTheme="minorHAnsi" w:cstheme="minorHAnsi"/>
                <w:b/>
                <w:i/>
                <w:color w:val="000000"/>
              </w:rPr>
            </w:rPrChange>
          </w:rPr>
          <w:t xml:space="preserve"> </w:t>
        </w:r>
        <w:r w:rsidRPr="00337480">
          <w:rPr>
            <w:rStyle w:val="s"/>
            <w:rFonts w:asciiTheme="minorHAnsi" w:eastAsiaTheme="majorEastAsia" w:hAnsiTheme="minorHAnsi" w:cstheme="minorHAnsi"/>
            <w:b/>
            <w:i/>
            <w:color w:val="000000"/>
            <w:sz w:val="24"/>
            <w:szCs w:val="24"/>
            <w:rPrChange w:id="937" w:author="owner" w:date="2018-06-04T13:31:00Z">
              <w:rPr>
                <w:rStyle w:val="s"/>
                <w:rFonts w:asciiTheme="minorHAnsi" w:eastAsiaTheme="majorEastAsia" w:hAnsiTheme="minorHAnsi" w:cstheme="minorHAnsi"/>
                <w:b/>
                <w:i/>
                <w:color w:val="000000"/>
              </w:rPr>
            </w:rPrChange>
          </w:rPr>
          <w:t>of God</w:t>
        </w:r>
        <w:r w:rsidRPr="00337480">
          <w:rPr>
            <w:rStyle w:val="netverse"/>
            <w:rFonts w:asciiTheme="minorHAnsi" w:hAnsiTheme="minorHAnsi" w:cstheme="minorHAnsi"/>
            <w:b/>
            <w:i/>
            <w:color w:val="000000"/>
            <w:sz w:val="24"/>
            <w:szCs w:val="24"/>
            <w:rPrChange w:id="938" w:author="owner" w:date="2018-06-04T13:31:00Z">
              <w:rPr>
                <w:rStyle w:val="netverse"/>
                <w:rFonts w:asciiTheme="minorHAnsi" w:hAnsiTheme="minorHAnsi" w:cstheme="minorHAnsi"/>
                <w:b/>
                <w:i/>
                <w:color w:val="000000"/>
              </w:rPr>
            </w:rPrChange>
          </w:rPr>
          <w:t>.</w:t>
        </w:r>
      </w:moveTo>
    </w:p>
    <w:moveToRangeEnd w:id="800"/>
    <w:p w14:paraId="46B1ABFE" w14:textId="385248B6" w:rsidR="00337480" w:rsidDel="000C179D" w:rsidRDefault="00337480" w:rsidP="007C090F">
      <w:pPr>
        <w:pStyle w:val="Heading3"/>
        <w:spacing w:before="0" w:beforeAutospacing="0" w:after="0" w:afterAutospacing="0"/>
        <w:jc w:val="center"/>
        <w:rPr>
          <w:del w:id="939" w:author="owner" w:date="2018-06-04T15:00:00Z"/>
          <w:rFonts w:asciiTheme="minorHAnsi" w:hAnsiTheme="minorHAnsi"/>
          <w:sz w:val="28"/>
          <w:szCs w:val="28"/>
        </w:rPr>
      </w:pPr>
    </w:p>
    <w:p w14:paraId="735DA177" w14:textId="234B35DE" w:rsidR="007C090F" w:rsidDel="00337480" w:rsidRDefault="007C090F" w:rsidP="007C090F">
      <w:pPr>
        <w:pStyle w:val="Heading3"/>
        <w:spacing w:before="0" w:beforeAutospacing="0" w:after="0" w:afterAutospacing="0"/>
        <w:jc w:val="center"/>
        <w:rPr>
          <w:del w:id="940" w:author="owner" w:date="2018-06-04T13:31:00Z"/>
          <w:rFonts w:asciiTheme="minorHAnsi" w:hAnsiTheme="minorHAnsi"/>
          <w:sz w:val="24"/>
          <w:szCs w:val="24"/>
        </w:rPr>
      </w:pPr>
      <w:del w:id="941" w:author="owner" w:date="2018-06-04T13:31:00Z">
        <w:r w:rsidRPr="00B07A65" w:rsidDel="00337480">
          <w:rPr>
            <w:rFonts w:asciiTheme="minorHAnsi" w:hAnsiTheme="minorHAnsi"/>
            <w:sz w:val="24"/>
            <w:szCs w:val="24"/>
          </w:rPr>
          <w:delText>Ephesians 1:15-18 (KJV)</w:delText>
        </w:r>
      </w:del>
    </w:p>
    <w:p w14:paraId="6A083D00" w14:textId="3D1CB612" w:rsidR="007C090F" w:rsidDel="00337480" w:rsidRDefault="007C090F" w:rsidP="007C090F">
      <w:pPr>
        <w:pStyle w:val="Heading3"/>
        <w:spacing w:before="0" w:beforeAutospacing="0" w:after="0" w:afterAutospacing="0"/>
        <w:jc w:val="center"/>
        <w:rPr>
          <w:del w:id="942" w:author="owner" w:date="2018-06-04T13:31:00Z"/>
          <w:rFonts w:asciiTheme="minorHAnsi" w:hAnsiTheme="minorHAnsi" w:cstheme="minorHAnsi"/>
          <w:i/>
          <w:color w:val="000000"/>
          <w:sz w:val="24"/>
          <w:szCs w:val="24"/>
        </w:rPr>
      </w:pPr>
      <w:del w:id="943" w:author="owner" w:date="2018-06-04T13:31:00Z">
        <w:r w:rsidRPr="00B07A65" w:rsidDel="00337480">
          <w:rPr>
            <w:rFonts w:asciiTheme="minorHAnsi" w:hAnsiTheme="minorHAnsi" w:cstheme="minorHAnsi"/>
            <w:i/>
            <w:color w:val="000000"/>
            <w:sz w:val="24"/>
            <w:szCs w:val="24"/>
          </w:rPr>
          <w:delText>For this reason,</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because I</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have heard</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of your faith in the Lord Jesus and your love</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for all the saints,</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 do not cease to give thanks for you when I remember you</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in my prayers.</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 pray that</w:delText>
        </w:r>
        <w:r w:rsidRPr="00B07A65" w:rsidDel="00337480">
          <w:rPr>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the God of our Lord Jesus Christ, the Father of glory,</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may give you spiritual wisdom and revelation</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vertAlign w:val="superscript"/>
          </w:rPr>
          <w:delText> </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in your growing knowledge of him,</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 since the eyes of your</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heart have been enlightened</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 so that you may know what is the hope of his calling,</w:delText>
        </w:r>
        <w:r w:rsidRPr="00B07A65" w:rsidDel="00337480">
          <w:rPr>
            <w:rStyle w:val="apple-converted-space"/>
            <w:rFonts w:asciiTheme="minorHAnsi" w:hAnsiTheme="minorHAnsi" w:cstheme="minorHAnsi"/>
            <w:i/>
            <w:color w:val="000000"/>
            <w:sz w:val="24"/>
            <w:szCs w:val="24"/>
            <w:vertAlign w:val="superscript"/>
          </w:rPr>
          <w:delText> </w:delText>
        </w:r>
        <w:r w:rsidRPr="00B07A65" w:rsidDel="00337480">
          <w:rPr>
            <w:rFonts w:asciiTheme="minorHAnsi" w:hAnsiTheme="minorHAnsi" w:cstheme="minorHAnsi"/>
            <w:i/>
            <w:color w:val="000000"/>
            <w:sz w:val="24"/>
            <w:szCs w:val="24"/>
          </w:rPr>
          <w:delText>what is the wealth of his glorious</w:delText>
        </w:r>
        <w:r w:rsidRPr="00B07A65" w:rsidDel="00337480">
          <w:rPr>
            <w:rStyle w:val="apple-converted-space"/>
            <w:rFonts w:asciiTheme="minorHAnsi" w:hAnsiTheme="minorHAnsi" w:cstheme="minorHAnsi"/>
            <w:i/>
            <w:color w:val="000000"/>
            <w:sz w:val="24"/>
            <w:szCs w:val="24"/>
          </w:rPr>
          <w:delText> </w:delText>
        </w:r>
        <w:r w:rsidRPr="00B07A65" w:rsidDel="00337480">
          <w:rPr>
            <w:rFonts w:asciiTheme="minorHAnsi" w:hAnsiTheme="minorHAnsi" w:cstheme="minorHAnsi"/>
            <w:i/>
            <w:color w:val="000000"/>
            <w:sz w:val="24"/>
            <w:szCs w:val="24"/>
          </w:rPr>
          <w:delText>inheritance in the saints.</w:delText>
        </w:r>
      </w:del>
    </w:p>
    <w:p w14:paraId="5919230F" w14:textId="77777777" w:rsidR="003931E8" w:rsidRDefault="003931E8" w:rsidP="007C090F">
      <w:pPr>
        <w:pStyle w:val="Heading3"/>
        <w:spacing w:before="0" w:beforeAutospacing="0" w:after="0" w:afterAutospacing="0"/>
        <w:jc w:val="center"/>
        <w:rPr>
          <w:rFonts w:asciiTheme="minorHAnsi" w:hAnsiTheme="minorHAnsi" w:cstheme="minorHAnsi"/>
          <w:i/>
          <w:color w:val="000000"/>
          <w:sz w:val="24"/>
          <w:szCs w:val="24"/>
        </w:rPr>
      </w:pPr>
    </w:p>
    <w:p w14:paraId="3462CC2B" w14:textId="77777777" w:rsidR="003931E8" w:rsidRPr="003931E8" w:rsidRDefault="003931E8" w:rsidP="007C090F">
      <w:pPr>
        <w:pStyle w:val="Heading3"/>
        <w:spacing w:before="0" w:beforeAutospacing="0" w:after="0" w:afterAutospacing="0"/>
        <w:jc w:val="center"/>
        <w:rPr>
          <w:rFonts w:asciiTheme="minorHAnsi" w:hAnsiTheme="minorHAnsi" w:cstheme="minorHAnsi"/>
          <w:color w:val="000000"/>
          <w:sz w:val="28"/>
          <w:szCs w:val="28"/>
        </w:rPr>
      </w:pPr>
      <w:r w:rsidRPr="003931E8">
        <w:rPr>
          <w:rFonts w:asciiTheme="minorHAnsi" w:hAnsiTheme="minorHAnsi" w:cstheme="minorHAnsi"/>
          <w:color w:val="000000"/>
          <w:sz w:val="28"/>
          <w:szCs w:val="28"/>
        </w:rPr>
        <w:t>Introduction</w:t>
      </w:r>
    </w:p>
    <w:p w14:paraId="4D3F5FAB" w14:textId="77777777" w:rsidR="007C090F" w:rsidRPr="00B07A65" w:rsidRDefault="007C090F" w:rsidP="007C090F">
      <w:pPr>
        <w:pStyle w:val="Heading3"/>
        <w:spacing w:before="0" w:beforeAutospacing="0" w:after="0" w:afterAutospacing="0"/>
        <w:jc w:val="center"/>
        <w:rPr>
          <w:rFonts w:asciiTheme="minorHAnsi" w:hAnsiTheme="minorHAnsi" w:cstheme="minorHAnsi"/>
          <w:i/>
          <w:sz w:val="24"/>
          <w:szCs w:val="24"/>
        </w:rPr>
      </w:pPr>
    </w:p>
    <w:p w14:paraId="1345F8FE" w14:textId="22476A6F" w:rsidR="00D65EF6" w:rsidDel="00ED3FBC" w:rsidRDefault="00D65EF6" w:rsidP="00D65EF6">
      <w:pPr>
        <w:ind w:firstLine="720"/>
        <w:jc w:val="both"/>
        <w:rPr>
          <w:del w:id="944" w:author="virginia porter" w:date="2018-05-01T15:47:00Z"/>
          <w:sz w:val="24"/>
          <w:szCs w:val="24"/>
        </w:rPr>
      </w:pPr>
      <w:del w:id="945" w:author="virginia porter" w:date="2018-05-01T15:47:00Z">
        <w:r w:rsidDel="00ED3FBC">
          <w:rPr>
            <w:sz w:val="24"/>
            <w:szCs w:val="24"/>
          </w:rPr>
          <w:delText xml:space="preserve">Having been in the </w:delText>
        </w:r>
        <w:r w:rsidR="009B63F9" w:rsidDel="00ED3FBC">
          <w:rPr>
            <w:sz w:val="24"/>
            <w:szCs w:val="24"/>
          </w:rPr>
          <w:delText>b</w:delText>
        </w:r>
        <w:r w:rsidDel="00ED3FBC">
          <w:rPr>
            <w:sz w:val="24"/>
            <w:szCs w:val="24"/>
          </w:rPr>
          <w:delText>ridal business for several years, I observed that women will spend a great deal of money and effort in planning their wedding</w:delText>
        </w:r>
        <w:r w:rsidR="009B63F9" w:rsidDel="00ED3FBC">
          <w:rPr>
            <w:sz w:val="24"/>
            <w:szCs w:val="24"/>
          </w:rPr>
          <w:delText>s</w:delText>
        </w:r>
        <w:r w:rsidDel="00ED3FBC">
          <w:rPr>
            <w:sz w:val="24"/>
            <w:szCs w:val="24"/>
          </w:rPr>
          <w:delText>. They seek out people who have an expertise to help them achieve the most spectacular wedding imaginable. By contrast, little thought or effort goes into preparing for what comes after the honeymoon. Consequently, many of us find ourselves ill equipped for the married life and it can be quite the shock.</w:delText>
        </w:r>
        <w:r w:rsidR="00A07517" w:rsidDel="00ED3FBC">
          <w:rPr>
            <w:sz w:val="24"/>
            <w:szCs w:val="24"/>
          </w:rPr>
          <w:delText xml:space="preserve"> Can I get a witness?</w:delText>
        </w:r>
        <w:r w:rsidDel="00ED3FBC">
          <w:rPr>
            <w:sz w:val="24"/>
            <w:szCs w:val="24"/>
          </w:rPr>
          <w:delText xml:space="preserve">  </w:delText>
        </w:r>
      </w:del>
    </w:p>
    <w:p w14:paraId="7E6DE1E4" w14:textId="72EEA418" w:rsidR="00B17D0D" w:rsidDel="00ED3FBC" w:rsidRDefault="00B17D0D" w:rsidP="00B17D0D">
      <w:pPr>
        <w:ind w:firstLine="720"/>
        <w:jc w:val="both"/>
        <w:rPr>
          <w:del w:id="946" w:author="virginia porter" w:date="2018-05-01T15:47:00Z"/>
          <w:bCs/>
          <w:sz w:val="24"/>
          <w:szCs w:val="24"/>
        </w:rPr>
      </w:pPr>
      <w:del w:id="947" w:author="virginia porter" w:date="2018-05-01T15:47:00Z">
        <w:r w:rsidDel="00ED3FBC">
          <w:rPr>
            <w:sz w:val="24"/>
            <w:szCs w:val="24"/>
          </w:rPr>
          <w:delText xml:space="preserve">Becoming the bride of Christ is much like getting married; everything is new, exciting, mysterious and unfamiliar. Spiritually and physically speaking, though, we are treading on sacred, yet, uncharted ground. </w:delText>
        </w:r>
        <w:r w:rsidR="00885C41" w:rsidDel="00ED3FBC">
          <w:rPr>
            <w:sz w:val="24"/>
            <w:szCs w:val="24"/>
          </w:rPr>
          <w:delText>T</w:delText>
        </w:r>
        <w:r w:rsidDel="00ED3FBC">
          <w:rPr>
            <w:bCs/>
            <w:sz w:val="24"/>
            <w:szCs w:val="24"/>
          </w:rPr>
          <w:delText xml:space="preserve">he </w:delText>
        </w:r>
        <w:r w:rsidR="00885C41" w:rsidDel="00ED3FBC">
          <w:rPr>
            <w:bCs/>
            <w:sz w:val="24"/>
            <w:szCs w:val="24"/>
          </w:rPr>
          <w:delText>majority</w:delText>
        </w:r>
        <w:r w:rsidDel="00ED3FBC">
          <w:rPr>
            <w:bCs/>
            <w:sz w:val="24"/>
            <w:szCs w:val="24"/>
          </w:rPr>
          <w:delText xml:space="preserve"> of us </w:delText>
        </w:r>
        <w:r w:rsidR="00885C41" w:rsidDel="00ED3FBC">
          <w:rPr>
            <w:bCs/>
            <w:sz w:val="24"/>
            <w:szCs w:val="24"/>
          </w:rPr>
          <w:delText>e</w:delText>
        </w:r>
        <w:r w:rsidR="00885C41" w:rsidDel="00ED3FBC">
          <w:rPr>
            <w:sz w:val="24"/>
            <w:szCs w:val="24"/>
          </w:rPr>
          <w:delText xml:space="preserve">ntering </w:delText>
        </w:r>
        <w:r w:rsidR="00885C41" w:rsidDel="00ED3FBC">
          <w:rPr>
            <w:bCs/>
            <w:sz w:val="24"/>
            <w:szCs w:val="24"/>
          </w:rPr>
          <w:delText>these covenant relationships</w:delText>
        </w:r>
        <w:r w:rsidR="009B56EE" w:rsidDel="00ED3FBC">
          <w:rPr>
            <w:bCs/>
            <w:sz w:val="24"/>
            <w:szCs w:val="24"/>
          </w:rPr>
          <w:delText>,</w:delText>
        </w:r>
        <w:r w:rsidR="00885C41" w:rsidDel="00ED3FBC">
          <w:rPr>
            <w:bCs/>
            <w:sz w:val="24"/>
            <w:szCs w:val="24"/>
          </w:rPr>
          <w:delText xml:space="preserve"> </w:delText>
        </w:r>
        <w:r w:rsidDel="00ED3FBC">
          <w:rPr>
            <w:bCs/>
            <w:sz w:val="24"/>
            <w:szCs w:val="24"/>
          </w:rPr>
          <w:delText xml:space="preserve">find ourselves </w:delText>
        </w:r>
        <w:r w:rsidR="00885C41" w:rsidDel="00ED3FBC">
          <w:rPr>
            <w:bCs/>
            <w:sz w:val="24"/>
            <w:szCs w:val="24"/>
          </w:rPr>
          <w:delText>ill-equipped</w:delText>
        </w:r>
        <w:r w:rsidDel="00ED3FBC">
          <w:rPr>
            <w:bCs/>
            <w:sz w:val="24"/>
            <w:szCs w:val="24"/>
          </w:rPr>
          <w:delText xml:space="preserve"> to deal with </w:delText>
        </w:r>
        <w:r w:rsidR="00885C41" w:rsidDel="00ED3FBC">
          <w:rPr>
            <w:bCs/>
            <w:sz w:val="24"/>
            <w:szCs w:val="24"/>
          </w:rPr>
          <w:delText xml:space="preserve">the life altering changes that accompany </w:delText>
        </w:r>
        <w:r w:rsidR="00A4714A" w:rsidDel="00ED3FBC">
          <w:rPr>
            <w:bCs/>
            <w:sz w:val="24"/>
            <w:szCs w:val="24"/>
          </w:rPr>
          <w:delText>them</w:delText>
        </w:r>
        <w:r w:rsidDel="00ED3FBC">
          <w:rPr>
            <w:bCs/>
            <w:sz w:val="24"/>
            <w:szCs w:val="24"/>
          </w:rPr>
          <w:delText xml:space="preserve">. This is especially true for those who had a disparity of godly role models to pattern their life after. There are countless, real life issues that need to be addressed from a Biblical worldview. Discipleship is the God ordained vehicle to transport these truths into the lives of His children. Relationship is at the core of discipleship, and the key component of a healthy relationship is communication. </w:delText>
        </w:r>
      </w:del>
    </w:p>
    <w:p w14:paraId="587FDBD1" w14:textId="71FD9DD3" w:rsidR="009B63F9" w:rsidRDefault="00D65EF6" w:rsidP="009B63F9">
      <w:pPr>
        <w:ind w:firstLine="720"/>
        <w:jc w:val="both"/>
        <w:rPr>
          <w:sz w:val="24"/>
          <w:szCs w:val="24"/>
        </w:rPr>
      </w:pPr>
      <w:del w:id="948" w:author="virginia porter" w:date="2018-05-14T16:49:00Z">
        <w:r w:rsidDel="00D32CCF">
          <w:rPr>
            <w:sz w:val="24"/>
            <w:szCs w:val="24"/>
          </w:rPr>
          <w:delText xml:space="preserve">John C. Maxwell wrote a </w:delText>
        </w:r>
      </w:del>
      <w:del w:id="949" w:author="virginia porter" w:date="2018-05-14T16:47:00Z">
        <w:r w:rsidDel="005B4D9A">
          <w:rPr>
            <w:sz w:val="24"/>
            <w:szCs w:val="24"/>
          </w:rPr>
          <w:delText xml:space="preserve">book titled </w:delText>
        </w:r>
        <w:r w:rsidRPr="008B6DFF" w:rsidDel="005B4D9A">
          <w:rPr>
            <w:i/>
            <w:sz w:val="24"/>
            <w:szCs w:val="24"/>
          </w:rPr>
          <w:delText>Everyone Communicates Few Connect.</w:delText>
        </w:r>
        <w:r w:rsidR="003541F0" w:rsidDel="005B4D9A">
          <w:rPr>
            <w:i/>
            <w:sz w:val="24"/>
            <w:szCs w:val="24"/>
          </w:rPr>
          <w:delText xml:space="preserve"> </w:delText>
        </w:r>
      </w:del>
      <w:del w:id="950" w:author="virginia porter" w:date="2018-05-14T16:58:00Z">
        <w:r w:rsidDel="00D32CCF">
          <w:rPr>
            <w:sz w:val="24"/>
            <w:szCs w:val="24"/>
          </w:rPr>
          <w:delText xml:space="preserve">Being connected and staying connected in marriage is </w:delText>
        </w:r>
      </w:del>
      <w:del w:id="951" w:author="virginia porter" w:date="2018-05-14T16:52:00Z">
        <w:r w:rsidDel="00D32CCF">
          <w:rPr>
            <w:sz w:val="24"/>
            <w:szCs w:val="24"/>
          </w:rPr>
          <w:delText>determined</w:delText>
        </w:r>
      </w:del>
      <w:del w:id="952" w:author="virginia porter" w:date="2018-05-14T16:50:00Z">
        <w:r w:rsidDel="00D32CCF">
          <w:rPr>
            <w:sz w:val="24"/>
            <w:szCs w:val="24"/>
          </w:rPr>
          <w:delText xml:space="preserve"> </w:delText>
        </w:r>
      </w:del>
      <w:del w:id="953" w:author="virginia porter" w:date="2018-05-14T16:52:00Z">
        <w:r w:rsidR="00B17D0D" w:rsidDel="00D32CCF">
          <w:rPr>
            <w:sz w:val="24"/>
            <w:szCs w:val="24"/>
          </w:rPr>
          <w:delText xml:space="preserve">to </w:delText>
        </w:r>
      </w:del>
      <w:del w:id="954" w:author="virginia porter" w:date="2018-05-14T16:50:00Z">
        <w:r w:rsidDel="00D32CCF">
          <w:rPr>
            <w:sz w:val="24"/>
            <w:szCs w:val="24"/>
          </w:rPr>
          <w:delText>the</w:delText>
        </w:r>
      </w:del>
      <w:del w:id="955" w:author="virginia porter" w:date="2018-05-14T16:58:00Z">
        <w:r w:rsidDel="00D32CCF">
          <w:rPr>
            <w:sz w:val="24"/>
            <w:szCs w:val="24"/>
          </w:rPr>
          <w:delText xml:space="preserve"> degree </w:delText>
        </w:r>
      </w:del>
      <w:ins w:id="956" w:author="virginia porter" w:date="2018-05-14T16:51:00Z">
        <w:r w:rsidR="00D32CCF" w:rsidRPr="008B6DFF">
          <w:rPr>
            <w:i/>
            <w:sz w:val="24"/>
            <w:szCs w:val="24"/>
          </w:rPr>
          <w:t>Everyone Communicates Few Connect</w:t>
        </w:r>
        <w:r w:rsidR="00D32CCF">
          <w:rPr>
            <w:i/>
            <w:sz w:val="24"/>
            <w:szCs w:val="24"/>
          </w:rPr>
          <w:t xml:space="preserve">, </w:t>
        </w:r>
      </w:ins>
      <w:ins w:id="957" w:author="virginia porter" w:date="2018-05-14T16:55:00Z">
        <w:r w:rsidR="00D32CCF">
          <w:rPr>
            <w:i/>
            <w:sz w:val="24"/>
            <w:szCs w:val="24"/>
          </w:rPr>
          <w:t xml:space="preserve">said </w:t>
        </w:r>
      </w:ins>
      <w:ins w:id="958" w:author="virginia porter" w:date="2018-05-14T16:51:00Z">
        <w:r w:rsidR="00D32CCF">
          <w:rPr>
            <w:sz w:val="24"/>
            <w:szCs w:val="24"/>
          </w:rPr>
          <w:t>John C. Maxwell</w:t>
        </w:r>
      </w:ins>
      <w:ins w:id="959" w:author="virginia porter" w:date="2018-05-14T16:55:00Z">
        <w:r w:rsidR="00D32CCF">
          <w:rPr>
            <w:sz w:val="24"/>
            <w:szCs w:val="24"/>
          </w:rPr>
          <w:t xml:space="preserve"> in his </w:t>
        </w:r>
      </w:ins>
      <w:ins w:id="960" w:author="virginia porter" w:date="2018-05-14T16:51:00Z">
        <w:r w:rsidR="00D32CCF">
          <w:rPr>
            <w:sz w:val="24"/>
            <w:szCs w:val="24"/>
          </w:rPr>
          <w:t xml:space="preserve">insightful </w:t>
        </w:r>
      </w:ins>
      <w:ins w:id="961" w:author="virginia porter" w:date="2018-05-14T16:56:00Z">
        <w:r w:rsidR="00D32CCF">
          <w:rPr>
            <w:sz w:val="24"/>
            <w:szCs w:val="24"/>
          </w:rPr>
          <w:t>book by that title.</w:t>
        </w:r>
      </w:ins>
      <w:del w:id="962" w:author="virginia porter" w:date="2018-05-14T16:56:00Z">
        <w:r w:rsidDel="00D32CCF">
          <w:rPr>
            <w:sz w:val="24"/>
            <w:szCs w:val="24"/>
          </w:rPr>
          <w:delText>that</w:delText>
        </w:r>
      </w:del>
      <w:ins w:id="963" w:author="virginia porter" w:date="2018-05-14T16:56:00Z">
        <w:r w:rsidR="00D32CCF">
          <w:rPr>
            <w:sz w:val="24"/>
            <w:szCs w:val="24"/>
          </w:rPr>
          <w:t xml:space="preserve"> </w:t>
        </w:r>
      </w:ins>
      <w:ins w:id="964" w:author="virginia porter" w:date="2018-05-14T16:58:00Z">
        <w:r w:rsidR="00D32CCF">
          <w:rPr>
            <w:sz w:val="24"/>
            <w:szCs w:val="24"/>
          </w:rPr>
          <w:t xml:space="preserve">Being connected and staying connected </w:t>
        </w:r>
      </w:ins>
      <w:ins w:id="965" w:author="virginia porter" w:date="2018-05-14T16:59:00Z">
        <w:r w:rsidR="00FA36BA">
          <w:rPr>
            <w:sz w:val="24"/>
            <w:szCs w:val="24"/>
          </w:rPr>
          <w:t xml:space="preserve">is quite a </w:t>
        </w:r>
      </w:ins>
      <w:ins w:id="966" w:author="virginia porter" w:date="2018-05-14T17:00:00Z">
        <w:r w:rsidR="00FA36BA">
          <w:rPr>
            <w:sz w:val="24"/>
            <w:szCs w:val="24"/>
          </w:rPr>
          <w:t>challenge</w:t>
        </w:r>
      </w:ins>
      <w:ins w:id="967" w:author="virginia porter" w:date="2018-05-14T16:59:00Z">
        <w:r w:rsidR="00FA36BA">
          <w:rPr>
            <w:sz w:val="24"/>
            <w:szCs w:val="24"/>
          </w:rPr>
          <w:t xml:space="preserve"> in this day and age. </w:t>
        </w:r>
      </w:ins>
      <w:ins w:id="968" w:author="virginia porter" w:date="2018-05-14T17:00:00Z">
        <w:r w:rsidR="00FA36BA">
          <w:rPr>
            <w:sz w:val="24"/>
            <w:szCs w:val="24"/>
          </w:rPr>
          <w:t xml:space="preserve">To a </w:t>
        </w:r>
      </w:ins>
      <w:ins w:id="969" w:author="virginia porter" w:date="2018-05-14T16:58:00Z">
        <w:r w:rsidR="00D32CCF">
          <w:rPr>
            <w:sz w:val="24"/>
            <w:szCs w:val="24"/>
          </w:rPr>
          <w:t>large degree</w:t>
        </w:r>
      </w:ins>
      <w:ins w:id="970" w:author="virginia porter" w:date="2018-05-14T17:00:00Z">
        <w:r w:rsidR="00FA36BA">
          <w:rPr>
            <w:sz w:val="24"/>
            <w:szCs w:val="24"/>
          </w:rPr>
          <w:t>,</w:t>
        </w:r>
      </w:ins>
      <w:ins w:id="971" w:author="virginia porter" w:date="2018-05-14T16:58:00Z">
        <w:r w:rsidR="00D32CCF">
          <w:rPr>
            <w:sz w:val="24"/>
            <w:szCs w:val="24"/>
          </w:rPr>
          <w:t xml:space="preserve"> communication is vital in every aspects of life. </w:t>
        </w:r>
      </w:ins>
      <w:ins w:id="972" w:author="virginia porter" w:date="2018-05-14T17:00:00Z">
        <w:r w:rsidR="00FA36BA">
          <w:rPr>
            <w:sz w:val="24"/>
            <w:szCs w:val="24"/>
          </w:rPr>
          <w:t>E</w:t>
        </w:r>
      </w:ins>
      <w:ins w:id="973" w:author="virginia porter" w:date="2018-05-14T17:01:00Z">
        <w:r w:rsidR="00FA36BA">
          <w:rPr>
            <w:sz w:val="24"/>
            <w:szCs w:val="24"/>
          </w:rPr>
          <w:t>specially in marriage. In our most important relationships</w:t>
        </w:r>
      </w:ins>
      <w:ins w:id="974" w:author="virginia porter" w:date="2018-05-14T17:02:00Z">
        <w:r w:rsidR="00FA36BA">
          <w:rPr>
            <w:sz w:val="24"/>
            <w:szCs w:val="24"/>
          </w:rPr>
          <w:t xml:space="preserve"> we would do well to learn early on </w:t>
        </w:r>
      </w:ins>
      <w:del w:id="975" w:author="virginia porter" w:date="2018-05-14T17:01:00Z">
        <w:r w:rsidDel="00FA36BA">
          <w:rPr>
            <w:sz w:val="24"/>
            <w:szCs w:val="24"/>
          </w:rPr>
          <w:delText xml:space="preserve"> you </w:delText>
        </w:r>
      </w:del>
      <w:del w:id="976" w:author="virginia porter" w:date="2018-05-14T17:03:00Z">
        <w:r w:rsidDel="00FA36BA">
          <w:rPr>
            <w:sz w:val="24"/>
            <w:szCs w:val="24"/>
          </w:rPr>
          <w:delText xml:space="preserve">learn </w:delText>
        </w:r>
      </w:del>
      <w:r w:rsidR="009B63F9">
        <w:rPr>
          <w:sz w:val="24"/>
          <w:szCs w:val="24"/>
        </w:rPr>
        <w:t>to speak</w:t>
      </w:r>
      <w:r>
        <w:rPr>
          <w:sz w:val="24"/>
          <w:szCs w:val="24"/>
        </w:rPr>
        <w:t xml:space="preserve"> one another’s love language. </w:t>
      </w:r>
      <w:r w:rsidR="00B17D0D">
        <w:rPr>
          <w:sz w:val="24"/>
          <w:szCs w:val="24"/>
        </w:rPr>
        <w:t>W</w:t>
      </w:r>
      <w:r>
        <w:rPr>
          <w:sz w:val="24"/>
          <w:szCs w:val="24"/>
        </w:rPr>
        <w:t xml:space="preserve">hen Art and I got married, I didn’t know that there was such a thing as a “love language”. But what I did know is that actions speak louder than words. As two lost people, our actions communicated, quite boisterously, how disconnected and unhealthy our relationship was. This is no excuse, but I came from a broken home, and frankly, I didn’t know the difference. When the Lord saved me and thirteen years later, saved Art, we had a lot of </w:t>
      </w:r>
      <w:r w:rsidR="003541F0">
        <w:rPr>
          <w:sz w:val="24"/>
          <w:szCs w:val="24"/>
        </w:rPr>
        <w:t>emotional and spiritual b</w:t>
      </w:r>
      <w:r>
        <w:rPr>
          <w:sz w:val="24"/>
          <w:szCs w:val="24"/>
        </w:rPr>
        <w:t xml:space="preserve">aggage to unpack. </w:t>
      </w:r>
      <w:ins w:id="977" w:author="virginia porter" w:date="2018-05-14T17:04:00Z">
        <w:r w:rsidR="00FA36BA">
          <w:rPr>
            <w:sz w:val="24"/>
            <w:szCs w:val="24"/>
          </w:rPr>
          <w:t>N</w:t>
        </w:r>
      </w:ins>
      <w:del w:id="978" w:author="virginia porter" w:date="2018-05-14T17:04:00Z">
        <w:r w:rsidR="009B63F9" w:rsidDel="00FA36BA">
          <w:rPr>
            <w:sz w:val="24"/>
            <w:szCs w:val="24"/>
          </w:rPr>
          <w:delText xml:space="preserve">As </w:delText>
        </w:r>
        <w:r w:rsidR="006A0985" w:rsidDel="00FA36BA">
          <w:rPr>
            <w:sz w:val="24"/>
            <w:szCs w:val="24"/>
          </w:rPr>
          <w:delText xml:space="preserve">previously mentioned, </w:delText>
        </w:r>
        <w:r w:rsidR="00E776B1" w:rsidDel="00FA36BA">
          <w:rPr>
            <w:sz w:val="24"/>
            <w:szCs w:val="24"/>
          </w:rPr>
          <w:delText>n</w:delText>
        </w:r>
      </w:del>
      <w:r w:rsidR="00E776B1">
        <w:rPr>
          <w:sz w:val="24"/>
          <w:szCs w:val="24"/>
        </w:rPr>
        <w:t>either</w:t>
      </w:r>
      <w:r w:rsidR="006A0985">
        <w:rPr>
          <w:sz w:val="24"/>
          <w:szCs w:val="24"/>
        </w:rPr>
        <w:t xml:space="preserve"> of us had been discipled, nor did we know what the</w:t>
      </w:r>
      <w:r w:rsidR="009B63F9">
        <w:rPr>
          <w:sz w:val="24"/>
          <w:szCs w:val="24"/>
        </w:rPr>
        <w:t xml:space="preserve"> term “disciple” </w:t>
      </w:r>
      <w:r w:rsidR="006A0985">
        <w:rPr>
          <w:sz w:val="24"/>
          <w:szCs w:val="24"/>
        </w:rPr>
        <w:t xml:space="preserve">even </w:t>
      </w:r>
      <w:r w:rsidR="009B63F9">
        <w:rPr>
          <w:sz w:val="24"/>
          <w:szCs w:val="24"/>
        </w:rPr>
        <w:t>meant</w:t>
      </w:r>
      <w:r w:rsidR="00E776B1">
        <w:rPr>
          <w:sz w:val="24"/>
          <w:szCs w:val="24"/>
        </w:rPr>
        <w:t>.</w:t>
      </w:r>
      <w:r w:rsidR="009B63F9">
        <w:rPr>
          <w:sz w:val="24"/>
          <w:szCs w:val="24"/>
        </w:rPr>
        <w:t xml:space="preserve"> </w:t>
      </w:r>
    </w:p>
    <w:p w14:paraId="3C20C1A9" w14:textId="4F9289AE" w:rsidR="00D65EF6" w:rsidRDefault="009B63F9" w:rsidP="00D65EF6">
      <w:pPr>
        <w:ind w:firstLine="720"/>
        <w:jc w:val="both"/>
        <w:rPr>
          <w:ins w:id="979" w:author="virginia porter" w:date="2018-05-14T17:06:00Z"/>
          <w:sz w:val="24"/>
          <w:szCs w:val="24"/>
        </w:rPr>
      </w:pPr>
      <w:r>
        <w:rPr>
          <w:sz w:val="24"/>
          <w:szCs w:val="24"/>
        </w:rPr>
        <w:t xml:space="preserve">We desperately needed help. </w:t>
      </w:r>
      <w:r w:rsidR="00D65EF6">
        <w:rPr>
          <w:sz w:val="24"/>
          <w:szCs w:val="24"/>
        </w:rPr>
        <w:t>So, we began attending Family Life Weekend To Remember marriage conferences. Slow learners that we are, by the time we attended our third conference, it finally dawned on us that if this marriage was going to survive, we had to learn to communicate. In session 7 of the conference manual (page 92) it states: “Genuine communication requires that a couple seeks to understand and be understood.” And, “Understanding increases with increased levels of communication.” This includes learning to be a good listener. Incidentally, as I write these words, Art and I are celebrating our thirty-first wedding anniversary. I might add also, we are still working on applying these important truths.</w:t>
      </w:r>
    </w:p>
    <w:p w14:paraId="25B9CB38" w14:textId="77777777" w:rsidR="00516DEA" w:rsidRDefault="00516DEA" w:rsidP="00516DEA">
      <w:pPr>
        <w:ind w:firstLine="720"/>
        <w:jc w:val="both"/>
        <w:rPr>
          <w:moveTo w:id="980" w:author="virginia porter" w:date="2018-05-14T17:06:00Z"/>
          <w:sz w:val="24"/>
          <w:szCs w:val="24"/>
        </w:rPr>
      </w:pPr>
      <w:moveToRangeStart w:id="981" w:author="virginia porter" w:date="2018-05-14T17:06:00Z" w:name="move514080908"/>
      <w:moveTo w:id="982" w:author="virginia porter" w:date="2018-05-14T17:06:00Z">
        <w:r w:rsidRPr="00257A14">
          <w:rPr>
            <w:sz w:val="24"/>
            <w:szCs w:val="24"/>
          </w:rPr>
          <w:t xml:space="preserve">In his book, </w:t>
        </w:r>
        <w:r w:rsidRPr="00257A14">
          <w:rPr>
            <w:i/>
            <w:sz w:val="24"/>
            <w:szCs w:val="24"/>
          </w:rPr>
          <w:t>Sacred</w:t>
        </w:r>
        <w:r w:rsidRPr="00257A14">
          <w:rPr>
            <w:sz w:val="24"/>
            <w:szCs w:val="24"/>
          </w:rPr>
          <w:t xml:space="preserve"> </w:t>
        </w:r>
        <w:r w:rsidRPr="00257A14">
          <w:rPr>
            <w:i/>
            <w:sz w:val="24"/>
            <w:szCs w:val="24"/>
          </w:rPr>
          <w:t>Marriage</w:t>
        </w:r>
        <w:r w:rsidRPr="00257A14">
          <w:rPr>
            <w:sz w:val="24"/>
            <w:szCs w:val="24"/>
          </w:rPr>
          <w:t xml:space="preserve">, Gary Thomas said, “A giant thread runs throughout Scripture comparing God’s relationship to his people with the human institution of marriage.” (Page 28) </w:t>
        </w:r>
        <w:r>
          <w:rPr>
            <w:sz w:val="24"/>
            <w:szCs w:val="24"/>
          </w:rPr>
          <w:t>W</w:t>
        </w:r>
        <w:r w:rsidRPr="00257A14">
          <w:rPr>
            <w:sz w:val="24"/>
            <w:szCs w:val="24"/>
          </w:rPr>
          <w:t xml:space="preserve">hat is true in the realm of any marriage relationship is also true of our relationship with Jesus. </w:t>
        </w:r>
        <w:r>
          <w:rPr>
            <w:sz w:val="24"/>
            <w:szCs w:val="24"/>
          </w:rPr>
          <w:t>Therefore, we are going to</w:t>
        </w:r>
        <w:r w:rsidRPr="00257A14">
          <w:rPr>
            <w:sz w:val="24"/>
            <w:szCs w:val="24"/>
          </w:rPr>
          <w:t xml:space="preserve"> spend the next few weeks learning how to communicate </w:t>
        </w:r>
        <w:r>
          <w:rPr>
            <w:sz w:val="24"/>
            <w:szCs w:val="24"/>
          </w:rPr>
          <w:t>with</w:t>
        </w:r>
        <w:r w:rsidRPr="00257A14">
          <w:rPr>
            <w:sz w:val="24"/>
            <w:szCs w:val="24"/>
          </w:rPr>
          <w:t xml:space="preserve"> our Lord</w:t>
        </w:r>
        <w:r>
          <w:rPr>
            <w:sz w:val="24"/>
            <w:szCs w:val="24"/>
          </w:rPr>
          <w:t xml:space="preserve"> and heavenly Bridegroom</w:t>
        </w:r>
        <w:r w:rsidRPr="00257A14">
          <w:rPr>
            <w:sz w:val="24"/>
            <w:szCs w:val="24"/>
          </w:rPr>
          <w:t>.</w:t>
        </w:r>
        <w:r w:rsidRPr="00A22CB7">
          <w:rPr>
            <w:rFonts w:asciiTheme="minorHAnsi" w:hAnsiTheme="minorHAnsi" w:cstheme="minorHAnsi"/>
            <w:sz w:val="24"/>
            <w:szCs w:val="24"/>
          </w:rPr>
          <w:t xml:space="preserve"> </w:t>
        </w:r>
        <w:r>
          <w:rPr>
            <w:rFonts w:asciiTheme="minorHAnsi" w:hAnsiTheme="minorHAnsi" w:cstheme="minorHAnsi"/>
            <w:sz w:val="24"/>
            <w:szCs w:val="24"/>
          </w:rPr>
          <w:t>By communication, though,</w:t>
        </w:r>
        <w:r w:rsidRPr="00AF51A7">
          <w:rPr>
            <w:rFonts w:asciiTheme="minorHAnsi" w:hAnsiTheme="minorHAnsi" w:cstheme="minorHAnsi"/>
            <w:sz w:val="24"/>
            <w:szCs w:val="24"/>
          </w:rPr>
          <w:t xml:space="preserve"> we are not talking about simply </w:t>
        </w:r>
        <w:r>
          <w:rPr>
            <w:rFonts w:asciiTheme="minorHAnsi" w:hAnsiTheme="minorHAnsi" w:cstheme="minorHAnsi"/>
            <w:sz w:val="24"/>
            <w:szCs w:val="24"/>
          </w:rPr>
          <w:t xml:space="preserve">transferring information. Rather, we mean the kind of </w:t>
        </w:r>
        <w:r w:rsidRPr="00AF51A7">
          <w:rPr>
            <w:rFonts w:asciiTheme="minorHAnsi" w:hAnsiTheme="minorHAnsi" w:cstheme="minorHAnsi"/>
            <w:sz w:val="24"/>
            <w:szCs w:val="24"/>
          </w:rPr>
          <w:t xml:space="preserve">interaction which fosters deeper understanding between two individuals. </w:t>
        </w:r>
        <w:r>
          <w:rPr>
            <w:rFonts w:asciiTheme="minorHAnsi" w:hAnsiTheme="minorHAnsi" w:cstheme="minorHAnsi"/>
            <w:sz w:val="24"/>
            <w:szCs w:val="24"/>
          </w:rPr>
          <w:t xml:space="preserve">In marriage, this kind of intimacy forges the bounds </w:t>
        </w:r>
        <w:r w:rsidRPr="00AF51A7">
          <w:rPr>
            <w:rFonts w:asciiTheme="minorHAnsi" w:hAnsiTheme="minorHAnsi" w:cstheme="minorHAnsi"/>
            <w:sz w:val="24"/>
            <w:szCs w:val="24"/>
          </w:rPr>
          <w:t xml:space="preserve">of endearment. </w:t>
        </w:r>
        <w:r w:rsidRPr="00257A14">
          <w:rPr>
            <w:sz w:val="24"/>
            <w:szCs w:val="24"/>
          </w:rPr>
          <w:t>Every</w:t>
        </w:r>
        <w:r>
          <w:rPr>
            <w:sz w:val="24"/>
            <w:szCs w:val="24"/>
          </w:rPr>
          <w:t xml:space="preserve"> relationship </w:t>
        </w:r>
        <w:r w:rsidRPr="00257A14">
          <w:rPr>
            <w:sz w:val="24"/>
            <w:szCs w:val="24"/>
          </w:rPr>
          <w:t>starts with that.</w:t>
        </w:r>
      </w:moveTo>
    </w:p>
    <w:moveToRangeEnd w:id="981"/>
    <w:p w14:paraId="43B8B113" w14:textId="63B5F683" w:rsidR="00516DEA" w:rsidDel="00516DEA" w:rsidRDefault="00516DEA" w:rsidP="00D65EF6">
      <w:pPr>
        <w:ind w:firstLine="720"/>
        <w:jc w:val="both"/>
        <w:rPr>
          <w:del w:id="983" w:author="virginia porter" w:date="2018-05-14T17:06:00Z"/>
          <w:sz w:val="24"/>
          <w:szCs w:val="24"/>
        </w:rPr>
      </w:pPr>
    </w:p>
    <w:p w14:paraId="4FB236FA" w14:textId="77777777" w:rsidR="00B46FF8" w:rsidRPr="00B46FF8" w:rsidRDefault="00B46FF8" w:rsidP="00B46FF8">
      <w:pPr>
        <w:ind w:firstLine="720"/>
        <w:jc w:val="center"/>
        <w:rPr>
          <w:b/>
          <w:sz w:val="28"/>
          <w:szCs w:val="28"/>
        </w:rPr>
      </w:pPr>
      <w:r w:rsidRPr="00B46FF8">
        <w:rPr>
          <w:b/>
          <w:sz w:val="28"/>
          <w:szCs w:val="28"/>
        </w:rPr>
        <w:t>Communicate o</w:t>
      </w:r>
      <w:r>
        <w:rPr>
          <w:b/>
          <w:sz w:val="28"/>
          <w:szCs w:val="28"/>
        </w:rPr>
        <w:t>r</w:t>
      </w:r>
      <w:r w:rsidRPr="00B46FF8">
        <w:rPr>
          <w:b/>
          <w:sz w:val="28"/>
          <w:szCs w:val="28"/>
        </w:rPr>
        <w:t xml:space="preserve"> Miscommunicate? That</w:t>
      </w:r>
      <w:r>
        <w:rPr>
          <w:b/>
          <w:sz w:val="28"/>
          <w:szCs w:val="28"/>
        </w:rPr>
        <w:t>’s</w:t>
      </w:r>
      <w:r w:rsidRPr="00B46FF8">
        <w:rPr>
          <w:b/>
          <w:sz w:val="28"/>
          <w:szCs w:val="28"/>
        </w:rPr>
        <w:t xml:space="preserve"> the Question!</w:t>
      </w:r>
    </w:p>
    <w:p w14:paraId="02F3F2B6" w14:textId="1D6F3D62" w:rsidR="00AB0D2F" w:rsidDel="00516DEA" w:rsidRDefault="00AB0D2F" w:rsidP="00AB0D2F">
      <w:pPr>
        <w:ind w:firstLine="720"/>
        <w:jc w:val="both"/>
        <w:rPr>
          <w:moveFrom w:id="984" w:author="virginia porter" w:date="2018-05-14T17:06:00Z"/>
          <w:sz w:val="24"/>
          <w:szCs w:val="24"/>
        </w:rPr>
      </w:pPr>
      <w:moveFromRangeStart w:id="985" w:author="virginia porter" w:date="2018-05-14T17:06:00Z" w:name="move514080908"/>
      <w:moveFrom w:id="986" w:author="virginia porter" w:date="2018-05-14T17:06:00Z">
        <w:r w:rsidRPr="00257A14" w:rsidDel="00516DEA">
          <w:rPr>
            <w:sz w:val="24"/>
            <w:szCs w:val="24"/>
          </w:rPr>
          <w:t xml:space="preserve">In his book, </w:t>
        </w:r>
        <w:r w:rsidRPr="00257A14" w:rsidDel="00516DEA">
          <w:rPr>
            <w:i/>
            <w:sz w:val="24"/>
            <w:szCs w:val="24"/>
          </w:rPr>
          <w:t>Sacred</w:t>
        </w:r>
        <w:r w:rsidRPr="00257A14" w:rsidDel="00516DEA">
          <w:rPr>
            <w:sz w:val="24"/>
            <w:szCs w:val="24"/>
          </w:rPr>
          <w:t xml:space="preserve"> </w:t>
        </w:r>
        <w:r w:rsidRPr="00257A14" w:rsidDel="00516DEA">
          <w:rPr>
            <w:i/>
            <w:sz w:val="24"/>
            <w:szCs w:val="24"/>
          </w:rPr>
          <w:t>Marriage</w:t>
        </w:r>
        <w:r w:rsidRPr="00257A14" w:rsidDel="00516DEA">
          <w:rPr>
            <w:sz w:val="24"/>
            <w:szCs w:val="24"/>
          </w:rPr>
          <w:t xml:space="preserve">, Gary Thomas said, “A giant thread runs throughout Scripture comparing God’s relationship to his people with the human institution of marriage.” (Page 28) </w:t>
        </w:r>
        <w:r w:rsidR="00F80B28" w:rsidDel="00516DEA">
          <w:rPr>
            <w:sz w:val="24"/>
            <w:szCs w:val="24"/>
          </w:rPr>
          <w:t>W</w:t>
        </w:r>
        <w:r w:rsidRPr="00257A14" w:rsidDel="00516DEA">
          <w:rPr>
            <w:sz w:val="24"/>
            <w:szCs w:val="24"/>
          </w:rPr>
          <w:t xml:space="preserve">hat is true in the realm of any marriage relationship is also true of our relationship with Jesus. </w:t>
        </w:r>
        <w:r w:rsidR="00F80B28" w:rsidDel="00516DEA">
          <w:rPr>
            <w:sz w:val="24"/>
            <w:szCs w:val="24"/>
          </w:rPr>
          <w:t>Therefore, w</w:t>
        </w:r>
        <w:r w:rsidR="00650218" w:rsidDel="00516DEA">
          <w:rPr>
            <w:sz w:val="24"/>
            <w:szCs w:val="24"/>
          </w:rPr>
          <w:t>e are going to</w:t>
        </w:r>
        <w:r w:rsidRPr="00257A14" w:rsidDel="00516DEA">
          <w:rPr>
            <w:sz w:val="24"/>
            <w:szCs w:val="24"/>
          </w:rPr>
          <w:t xml:space="preserve"> spend the next few weeks learning how to communicate </w:t>
        </w:r>
        <w:r w:rsidDel="00516DEA">
          <w:rPr>
            <w:sz w:val="24"/>
            <w:szCs w:val="24"/>
          </w:rPr>
          <w:t>with</w:t>
        </w:r>
        <w:r w:rsidRPr="00257A14" w:rsidDel="00516DEA">
          <w:rPr>
            <w:sz w:val="24"/>
            <w:szCs w:val="24"/>
          </w:rPr>
          <w:t xml:space="preserve"> our Lord</w:t>
        </w:r>
        <w:r w:rsidR="00650218" w:rsidDel="00516DEA">
          <w:rPr>
            <w:sz w:val="24"/>
            <w:szCs w:val="24"/>
          </w:rPr>
          <w:t xml:space="preserve"> and heavenly Bridegroom</w:t>
        </w:r>
        <w:r w:rsidRPr="00257A14" w:rsidDel="00516DEA">
          <w:rPr>
            <w:sz w:val="24"/>
            <w:szCs w:val="24"/>
          </w:rPr>
          <w:t>.</w:t>
        </w:r>
        <w:r w:rsidR="006474C9" w:rsidRPr="00A22CB7" w:rsidDel="00516DEA">
          <w:rPr>
            <w:rFonts w:asciiTheme="minorHAnsi" w:hAnsiTheme="minorHAnsi" w:cstheme="minorHAnsi"/>
            <w:sz w:val="24"/>
            <w:szCs w:val="24"/>
          </w:rPr>
          <w:t xml:space="preserve"> </w:t>
        </w:r>
        <w:r w:rsidR="006474C9" w:rsidDel="00516DEA">
          <w:rPr>
            <w:rFonts w:asciiTheme="minorHAnsi" w:hAnsiTheme="minorHAnsi" w:cstheme="minorHAnsi"/>
            <w:sz w:val="24"/>
            <w:szCs w:val="24"/>
          </w:rPr>
          <w:t>By communication, though,</w:t>
        </w:r>
        <w:r w:rsidR="006474C9" w:rsidRPr="00AF51A7" w:rsidDel="00516DEA">
          <w:rPr>
            <w:rFonts w:asciiTheme="minorHAnsi" w:hAnsiTheme="minorHAnsi" w:cstheme="minorHAnsi"/>
            <w:sz w:val="24"/>
            <w:szCs w:val="24"/>
          </w:rPr>
          <w:t xml:space="preserve"> we are not talking about simply </w:t>
        </w:r>
        <w:r w:rsidR="006474C9" w:rsidDel="00516DEA">
          <w:rPr>
            <w:rFonts w:asciiTheme="minorHAnsi" w:hAnsiTheme="minorHAnsi" w:cstheme="minorHAnsi"/>
            <w:sz w:val="24"/>
            <w:szCs w:val="24"/>
          </w:rPr>
          <w:t xml:space="preserve">transferring information. Rather, we mean the kind of </w:t>
        </w:r>
        <w:r w:rsidR="006474C9" w:rsidRPr="00AF51A7" w:rsidDel="00516DEA">
          <w:rPr>
            <w:rFonts w:asciiTheme="minorHAnsi" w:hAnsiTheme="minorHAnsi" w:cstheme="minorHAnsi"/>
            <w:sz w:val="24"/>
            <w:szCs w:val="24"/>
          </w:rPr>
          <w:t xml:space="preserve">interaction which fosters deeper understanding between two individuals. </w:t>
        </w:r>
        <w:r w:rsidR="006474C9" w:rsidDel="00516DEA">
          <w:rPr>
            <w:rFonts w:asciiTheme="minorHAnsi" w:hAnsiTheme="minorHAnsi" w:cstheme="minorHAnsi"/>
            <w:sz w:val="24"/>
            <w:szCs w:val="24"/>
          </w:rPr>
          <w:t xml:space="preserve">In marriage, this kind of intimacy forges the bounds </w:t>
        </w:r>
        <w:r w:rsidR="006474C9" w:rsidRPr="00AF51A7" w:rsidDel="00516DEA">
          <w:rPr>
            <w:rFonts w:asciiTheme="minorHAnsi" w:hAnsiTheme="minorHAnsi" w:cstheme="minorHAnsi"/>
            <w:sz w:val="24"/>
            <w:szCs w:val="24"/>
          </w:rPr>
          <w:t xml:space="preserve">of endearment. </w:t>
        </w:r>
        <w:r w:rsidRPr="00257A14" w:rsidDel="00516DEA">
          <w:rPr>
            <w:sz w:val="24"/>
            <w:szCs w:val="24"/>
          </w:rPr>
          <w:t>Every</w:t>
        </w:r>
        <w:r w:rsidR="006474C9" w:rsidDel="00516DEA">
          <w:rPr>
            <w:sz w:val="24"/>
            <w:szCs w:val="24"/>
          </w:rPr>
          <w:t xml:space="preserve"> relationship </w:t>
        </w:r>
        <w:r w:rsidRPr="00257A14" w:rsidDel="00516DEA">
          <w:rPr>
            <w:sz w:val="24"/>
            <w:szCs w:val="24"/>
          </w:rPr>
          <w:t>starts with that.</w:t>
        </w:r>
      </w:moveFrom>
    </w:p>
    <w:p w14:paraId="63B2D415" w14:textId="75CA9A58" w:rsidR="005B27B5" w:rsidRDefault="00A4714A" w:rsidP="004962A2">
      <w:pPr>
        <w:ind w:firstLine="720"/>
        <w:jc w:val="both"/>
        <w:rPr>
          <w:rFonts w:asciiTheme="minorHAnsi" w:hAnsiTheme="minorHAnsi" w:cstheme="minorHAnsi"/>
          <w:sz w:val="24"/>
          <w:szCs w:val="24"/>
        </w:rPr>
      </w:pPr>
      <w:bookmarkStart w:id="987" w:name="_Hlk484017828"/>
      <w:moveFromRangeEnd w:id="985"/>
      <w:r>
        <w:rPr>
          <w:rFonts w:asciiTheme="minorHAnsi" w:hAnsiTheme="minorHAnsi" w:cstheme="minorHAnsi"/>
          <w:sz w:val="24"/>
          <w:szCs w:val="24"/>
        </w:rPr>
        <w:t xml:space="preserve">With all the advances in </w:t>
      </w:r>
      <w:r w:rsidR="00A5332C">
        <w:rPr>
          <w:rFonts w:asciiTheme="minorHAnsi" w:hAnsiTheme="minorHAnsi" w:cstheme="minorHAnsi"/>
          <w:sz w:val="24"/>
          <w:szCs w:val="24"/>
        </w:rPr>
        <w:t>technology</w:t>
      </w:r>
      <w:r>
        <w:rPr>
          <w:rFonts w:asciiTheme="minorHAnsi" w:hAnsiTheme="minorHAnsi" w:cstheme="minorHAnsi"/>
          <w:sz w:val="24"/>
          <w:szCs w:val="24"/>
        </w:rPr>
        <w:t xml:space="preserve"> these days,</w:t>
      </w:r>
      <w:r w:rsidR="005B27B5">
        <w:rPr>
          <w:rFonts w:asciiTheme="minorHAnsi" w:hAnsiTheme="minorHAnsi" w:cstheme="minorHAnsi"/>
          <w:sz w:val="24"/>
          <w:szCs w:val="24"/>
        </w:rPr>
        <w:t xml:space="preserve"> we can</w:t>
      </w:r>
      <w:r>
        <w:rPr>
          <w:rFonts w:asciiTheme="minorHAnsi" w:hAnsiTheme="minorHAnsi" w:cstheme="minorHAnsi"/>
          <w:sz w:val="24"/>
          <w:szCs w:val="24"/>
        </w:rPr>
        <w:t xml:space="preserve"> </w:t>
      </w:r>
      <w:r w:rsidR="004573A7">
        <w:rPr>
          <w:rFonts w:asciiTheme="minorHAnsi" w:hAnsiTheme="minorHAnsi" w:cstheme="minorHAnsi"/>
          <w:sz w:val="24"/>
          <w:szCs w:val="24"/>
        </w:rPr>
        <w:t xml:space="preserve">instantly </w:t>
      </w:r>
      <w:r>
        <w:rPr>
          <w:rFonts w:asciiTheme="minorHAnsi" w:hAnsiTheme="minorHAnsi" w:cstheme="minorHAnsi"/>
          <w:sz w:val="24"/>
          <w:szCs w:val="24"/>
        </w:rPr>
        <w:t xml:space="preserve">connect with </w:t>
      </w:r>
      <w:r w:rsidR="00A5332C">
        <w:rPr>
          <w:rFonts w:asciiTheme="minorHAnsi" w:hAnsiTheme="minorHAnsi" w:cstheme="minorHAnsi"/>
          <w:sz w:val="24"/>
          <w:szCs w:val="24"/>
        </w:rPr>
        <w:t>anyone</w:t>
      </w:r>
      <w:r>
        <w:rPr>
          <w:rFonts w:asciiTheme="minorHAnsi" w:hAnsiTheme="minorHAnsi" w:cstheme="minorHAnsi"/>
          <w:sz w:val="24"/>
          <w:szCs w:val="24"/>
        </w:rPr>
        <w:t xml:space="preserve"> anywhere in the world</w:t>
      </w:r>
      <w:r w:rsidR="004573A7">
        <w:rPr>
          <w:rFonts w:asciiTheme="minorHAnsi" w:hAnsiTheme="minorHAnsi" w:cstheme="minorHAnsi"/>
          <w:sz w:val="24"/>
          <w:szCs w:val="24"/>
        </w:rPr>
        <w:t>.</w:t>
      </w:r>
      <w:r w:rsidR="00A5332C">
        <w:rPr>
          <w:rFonts w:asciiTheme="minorHAnsi" w:hAnsiTheme="minorHAnsi" w:cstheme="minorHAnsi"/>
          <w:sz w:val="24"/>
          <w:szCs w:val="24"/>
        </w:rPr>
        <w:t xml:space="preserve"> </w:t>
      </w:r>
      <w:r w:rsidR="005B27B5">
        <w:rPr>
          <w:rFonts w:asciiTheme="minorHAnsi" w:hAnsiTheme="minorHAnsi" w:cstheme="minorHAnsi"/>
          <w:sz w:val="24"/>
          <w:szCs w:val="24"/>
        </w:rPr>
        <w:t>We have</w:t>
      </w:r>
      <w:r w:rsidR="00A5332C">
        <w:rPr>
          <w:rFonts w:asciiTheme="minorHAnsi" w:hAnsiTheme="minorHAnsi" w:cstheme="minorHAnsi"/>
          <w:sz w:val="24"/>
          <w:szCs w:val="24"/>
        </w:rPr>
        <w:t xml:space="preserve"> </w:t>
      </w:r>
      <w:r w:rsidR="005B27B5">
        <w:rPr>
          <w:rFonts w:asciiTheme="minorHAnsi" w:hAnsiTheme="minorHAnsi" w:cstheme="minorHAnsi"/>
          <w:sz w:val="24"/>
          <w:szCs w:val="24"/>
        </w:rPr>
        <w:t xml:space="preserve">regular phones, </w:t>
      </w:r>
      <w:r w:rsidR="00A5332C">
        <w:rPr>
          <w:rFonts w:asciiTheme="minorHAnsi" w:hAnsiTheme="minorHAnsi" w:cstheme="minorHAnsi"/>
          <w:sz w:val="24"/>
          <w:szCs w:val="24"/>
        </w:rPr>
        <w:t>Smart phones,</w:t>
      </w:r>
      <w:r>
        <w:rPr>
          <w:rFonts w:asciiTheme="minorHAnsi" w:hAnsiTheme="minorHAnsi" w:cstheme="minorHAnsi"/>
          <w:sz w:val="24"/>
          <w:szCs w:val="24"/>
        </w:rPr>
        <w:t xml:space="preserve"> </w:t>
      </w:r>
      <w:r w:rsidR="00A5332C">
        <w:rPr>
          <w:rFonts w:asciiTheme="minorHAnsi" w:hAnsiTheme="minorHAnsi" w:cstheme="minorHAnsi"/>
          <w:sz w:val="24"/>
          <w:szCs w:val="24"/>
        </w:rPr>
        <w:t>Whatsapp, t</w:t>
      </w:r>
      <w:r w:rsidR="00E02CBC">
        <w:rPr>
          <w:rFonts w:asciiTheme="minorHAnsi" w:hAnsiTheme="minorHAnsi" w:cstheme="minorHAnsi"/>
          <w:sz w:val="24"/>
          <w:szCs w:val="24"/>
        </w:rPr>
        <w:t>ext</w:t>
      </w:r>
      <w:r w:rsidR="00632873">
        <w:rPr>
          <w:rFonts w:asciiTheme="minorHAnsi" w:hAnsiTheme="minorHAnsi" w:cstheme="minorHAnsi"/>
          <w:sz w:val="24"/>
          <w:szCs w:val="24"/>
        </w:rPr>
        <w:t xml:space="preserve"> messaging</w:t>
      </w:r>
      <w:r w:rsidR="00A22CB7">
        <w:rPr>
          <w:rFonts w:asciiTheme="minorHAnsi" w:hAnsiTheme="minorHAnsi" w:cstheme="minorHAnsi"/>
          <w:sz w:val="24"/>
          <w:szCs w:val="24"/>
        </w:rPr>
        <w:t>, email</w:t>
      </w:r>
      <w:r w:rsidR="00A5332C">
        <w:rPr>
          <w:rFonts w:asciiTheme="minorHAnsi" w:hAnsiTheme="minorHAnsi" w:cstheme="minorHAnsi"/>
          <w:sz w:val="24"/>
          <w:szCs w:val="24"/>
        </w:rPr>
        <w:t xml:space="preserve">, </w:t>
      </w:r>
      <w:r w:rsidR="00A22CB7">
        <w:rPr>
          <w:rFonts w:asciiTheme="minorHAnsi" w:hAnsiTheme="minorHAnsi" w:cstheme="minorHAnsi"/>
          <w:sz w:val="24"/>
          <w:szCs w:val="24"/>
        </w:rPr>
        <w:t>Facebook</w:t>
      </w:r>
      <w:r w:rsidR="002B7E76">
        <w:rPr>
          <w:rFonts w:asciiTheme="minorHAnsi" w:hAnsiTheme="minorHAnsi" w:cstheme="minorHAnsi"/>
          <w:sz w:val="24"/>
          <w:szCs w:val="24"/>
        </w:rPr>
        <w:t>, FaceTime</w:t>
      </w:r>
      <w:r w:rsidR="00A5332C">
        <w:rPr>
          <w:rFonts w:asciiTheme="minorHAnsi" w:hAnsiTheme="minorHAnsi" w:cstheme="minorHAnsi"/>
          <w:sz w:val="24"/>
          <w:szCs w:val="24"/>
        </w:rPr>
        <w:t xml:space="preserve"> and a plethora of other forms of communication right at our fingertips. </w:t>
      </w:r>
      <w:r w:rsidR="004573A7">
        <w:rPr>
          <w:rFonts w:asciiTheme="minorHAnsi" w:hAnsiTheme="minorHAnsi" w:cstheme="minorHAnsi"/>
          <w:sz w:val="24"/>
          <w:szCs w:val="24"/>
        </w:rPr>
        <w:t>This is how</w:t>
      </w:r>
      <w:r w:rsidR="005B27B5">
        <w:rPr>
          <w:rFonts w:asciiTheme="minorHAnsi" w:hAnsiTheme="minorHAnsi" w:cstheme="minorHAnsi"/>
          <w:sz w:val="24"/>
          <w:szCs w:val="24"/>
        </w:rPr>
        <w:t xml:space="preserve"> </w:t>
      </w:r>
      <w:r w:rsidR="00A5332C">
        <w:rPr>
          <w:rFonts w:asciiTheme="minorHAnsi" w:hAnsiTheme="minorHAnsi" w:cstheme="minorHAnsi"/>
          <w:sz w:val="24"/>
          <w:szCs w:val="24"/>
        </w:rPr>
        <w:t>we connect</w:t>
      </w:r>
      <w:ins w:id="988" w:author="virginia porter" w:date="2018-05-14T17:07:00Z">
        <w:r w:rsidR="00516DEA">
          <w:rPr>
            <w:rFonts w:asciiTheme="minorHAnsi" w:hAnsiTheme="minorHAnsi" w:cstheme="minorHAnsi"/>
            <w:sz w:val="24"/>
            <w:szCs w:val="24"/>
          </w:rPr>
          <w:t xml:space="preserve"> with</w:t>
        </w:r>
      </w:ins>
      <w:del w:id="989" w:author="virginia porter" w:date="2018-05-14T17:07:00Z">
        <w:r w:rsidR="00A5332C" w:rsidDel="00516DEA">
          <w:rPr>
            <w:rFonts w:asciiTheme="minorHAnsi" w:hAnsiTheme="minorHAnsi" w:cstheme="minorHAnsi"/>
            <w:sz w:val="24"/>
            <w:szCs w:val="24"/>
          </w:rPr>
          <w:delText xml:space="preserve"> to</w:delText>
        </w:r>
      </w:del>
      <w:r w:rsidR="00A5332C">
        <w:rPr>
          <w:rFonts w:asciiTheme="minorHAnsi" w:hAnsiTheme="minorHAnsi" w:cstheme="minorHAnsi"/>
          <w:sz w:val="24"/>
          <w:szCs w:val="24"/>
        </w:rPr>
        <w:t xml:space="preserve"> others. But</w:t>
      </w:r>
      <w:r w:rsidR="005B27B5">
        <w:rPr>
          <w:rFonts w:asciiTheme="minorHAnsi" w:hAnsiTheme="minorHAnsi" w:cstheme="minorHAnsi"/>
          <w:sz w:val="24"/>
          <w:szCs w:val="24"/>
        </w:rPr>
        <w:t>, are we really</w:t>
      </w:r>
      <w:r w:rsidR="00A5332C">
        <w:rPr>
          <w:rFonts w:asciiTheme="minorHAnsi" w:hAnsiTheme="minorHAnsi" w:cstheme="minorHAnsi"/>
          <w:sz w:val="24"/>
          <w:szCs w:val="24"/>
        </w:rPr>
        <w:t xml:space="preserve"> communicating? </w:t>
      </w:r>
      <w:r w:rsidR="005B27B5">
        <w:rPr>
          <w:rFonts w:asciiTheme="minorHAnsi" w:hAnsiTheme="minorHAnsi" w:cstheme="minorHAnsi"/>
          <w:sz w:val="24"/>
          <w:szCs w:val="24"/>
        </w:rPr>
        <w:t>W</w:t>
      </w:r>
      <w:r w:rsidR="003425E9">
        <w:rPr>
          <w:rFonts w:asciiTheme="minorHAnsi" w:hAnsiTheme="minorHAnsi" w:cstheme="minorHAnsi"/>
          <w:sz w:val="24"/>
          <w:szCs w:val="24"/>
        </w:rPr>
        <w:t xml:space="preserve">ith </w:t>
      </w:r>
      <w:r w:rsidR="00F80B28">
        <w:rPr>
          <w:rFonts w:asciiTheme="minorHAnsi" w:hAnsiTheme="minorHAnsi" w:cstheme="minorHAnsi"/>
          <w:sz w:val="24"/>
          <w:szCs w:val="24"/>
        </w:rPr>
        <w:t>autocorrect</w:t>
      </w:r>
      <w:r w:rsidR="0052211A">
        <w:rPr>
          <w:rFonts w:asciiTheme="minorHAnsi" w:hAnsiTheme="minorHAnsi" w:cstheme="minorHAnsi"/>
          <w:sz w:val="24"/>
          <w:szCs w:val="24"/>
        </w:rPr>
        <w:t>,</w:t>
      </w:r>
      <w:r w:rsidR="003425E9">
        <w:rPr>
          <w:rFonts w:asciiTheme="minorHAnsi" w:hAnsiTheme="minorHAnsi" w:cstheme="minorHAnsi"/>
          <w:sz w:val="24"/>
          <w:szCs w:val="24"/>
        </w:rPr>
        <w:t xml:space="preserve"> things can go hilariously wrong.</w:t>
      </w:r>
      <w:r w:rsidR="00F80B28">
        <w:rPr>
          <w:rFonts w:asciiTheme="minorHAnsi" w:hAnsiTheme="minorHAnsi" w:cstheme="minorHAnsi"/>
          <w:sz w:val="24"/>
          <w:szCs w:val="24"/>
        </w:rPr>
        <w:t xml:space="preserve"> </w:t>
      </w:r>
      <w:r w:rsidR="005B27B5">
        <w:rPr>
          <w:rFonts w:asciiTheme="minorHAnsi" w:hAnsiTheme="minorHAnsi" w:cstheme="minorHAnsi"/>
          <w:sz w:val="24"/>
          <w:szCs w:val="24"/>
        </w:rPr>
        <w:t>If you want a good laugh, just Google</w:t>
      </w:r>
      <w:r w:rsidR="004573A7">
        <w:rPr>
          <w:rFonts w:asciiTheme="minorHAnsi" w:hAnsiTheme="minorHAnsi" w:cstheme="minorHAnsi"/>
          <w:sz w:val="24"/>
          <w:szCs w:val="24"/>
        </w:rPr>
        <w:t xml:space="preserve"> </w:t>
      </w:r>
      <w:r w:rsidR="005B27B5">
        <w:rPr>
          <w:rFonts w:asciiTheme="minorHAnsi" w:hAnsiTheme="minorHAnsi" w:cstheme="minorHAnsi"/>
          <w:sz w:val="24"/>
          <w:szCs w:val="24"/>
        </w:rPr>
        <w:t xml:space="preserve">-texting gone wrong. (You might want to insert </w:t>
      </w:r>
      <w:r w:rsidR="005B27B5" w:rsidRPr="005B27B5">
        <w:rPr>
          <w:rFonts w:asciiTheme="minorHAnsi" w:hAnsiTheme="minorHAnsi" w:cstheme="minorHAnsi"/>
          <w:i/>
          <w:sz w:val="24"/>
          <w:szCs w:val="24"/>
        </w:rPr>
        <w:t>clean</w:t>
      </w:r>
      <w:r w:rsidR="005B27B5">
        <w:rPr>
          <w:rFonts w:asciiTheme="minorHAnsi" w:hAnsiTheme="minorHAnsi" w:cstheme="minorHAnsi"/>
          <w:sz w:val="24"/>
          <w:szCs w:val="24"/>
        </w:rPr>
        <w:t xml:space="preserve"> texting gone wrong, though.)</w:t>
      </w:r>
    </w:p>
    <w:p w14:paraId="5E7F0AA9" w14:textId="77777777" w:rsidR="00290A75" w:rsidRPr="00F52B84" w:rsidRDefault="00290A75" w:rsidP="00F52B84">
      <w:pPr>
        <w:pStyle w:val="ListParagraph"/>
        <w:numPr>
          <w:ilvl w:val="0"/>
          <w:numId w:val="70"/>
        </w:numPr>
        <w:jc w:val="both"/>
        <w:rPr>
          <w:rFonts w:asciiTheme="minorHAnsi" w:hAnsiTheme="minorHAnsi" w:cstheme="minorHAnsi"/>
          <w:sz w:val="24"/>
          <w:szCs w:val="24"/>
        </w:rPr>
      </w:pPr>
      <w:r w:rsidRPr="00F52B84">
        <w:rPr>
          <w:rFonts w:asciiTheme="minorHAnsi" w:hAnsiTheme="minorHAnsi" w:cstheme="minorHAnsi"/>
          <w:sz w:val="24"/>
          <w:szCs w:val="24"/>
        </w:rPr>
        <w:t xml:space="preserve">Can you give an example of miscommunication that took place through using technology? </w:t>
      </w:r>
    </w:p>
    <w:p w14:paraId="4AC8EEDA" w14:textId="482AD5C4" w:rsidR="00290A75" w:rsidRDefault="00290A75" w:rsidP="00F52B84">
      <w:pPr>
        <w:ind w:left="720"/>
        <w:jc w:val="both"/>
        <w:rPr>
          <w:ins w:id="990" w:author="owner" w:date="2018-06-04T13:32:00Z"/>
          <w:rFonts w:asciiTheme="minorHAnsi" w:hAnsiTheme="minorHAnsi" w:cstheme="minorHAnsi"/>
          <w:sz w:val="24"/>
          <w:szCs w:val="24"/>
        </w:rPr>
      </w:pPr>
      <w:r w:rsidRPr="00FE7A21">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w:t>
      </w:r>
      <w:r w:rsidR="00F52B84">
        <w:rPr>
          <w:rFonts w:asciiTheme="minorHAnsi" w:hAnsiTheme="minorHAnsi" w:cstheme="minorHAnsi"/>
          <w:sz w:val="24"/>
          <w:szCs w:val="24"/>
        </w:rPr>
        <w:t>__________________</w:t>
      </w:r>
    </w:p>
    <w:p w14:paraId="2E57AA9A" w14:textId="77777777" w:rsidR="00337480" w:rsidRDefault="00337480" w:rsidP="00F52B84">
      <w:pPr>
        <w:ind w:left="720"/>
        <w:jc w:val="both"/>
        <w:rPr>
          <w:rFonts w:asciiTheme="minorHAnsi" w:hAnsiTheme="minorHAnsi" w:cstheme="minorHAnsi"/>
          <w:sz w:val="24"/>
          <w:szCs w:val="24"/>
        </w:rPr>
      </w:pPr>
    </w:p>
    <w:p w14:paraId="19800BE5" w14:textId="78900938" w:rsidR="00A12670" w:rsidDel="00516DEA" w:rsidRDefault="00A12670" w:rsidP="00F52B84">
      <w:pPr>
        <w:ind w:left="720"/>
        <w:jc w:val="both"/>
        <w:rPr>
          <w:del w:id="991" w:author="virginia porter" w:date="2018-05-14T17:07:00Z"/>
          <w:rFonts w:asciiTheme="minorHAnsi" w:hAnsiTheme="minorHAnsi" w:cstheme="minorHAnsi"/>
          <w:sz w:val="24"/>
          <w:szCs w:val="24"/>
        </w:rPr>
      </w:pPr>
    </w:p>
    <w:p w14:paraId="517BDFA5" w14:textId="268B46E0" w:rsidR="00516DEA" w:rsidDel="00337480" w:rsidRDefault="00516DEA" w:rsidP="004962A2">
      <w:pPr>
        <w:ind w:firstLine="720"/>
        <w:jc w:val="both"/>
        <w:rPr>
          <w:ins w:id="992" w:author="virginia porter" w:date="2018-05-14T17:07:00Z"/>
          <w:del w:id="993" w:author="owner" w:date="2018-06-04T13:32:00Z"/>
          <w:rFonts w:asciiTheme="minorHAnsi" w:hAnsiTheme="minorHAnsi" w:cstheme="minorHAnsi"/>
          <w:sz w:val="24"/>
          <w:szCs w:val="24"/>
        </w:rPr>
      </w:pPr>
    </w:p>
    <w:p w14:paraId="60551CD7" w14:textId="48BE8EDF" w:rsidR="00290A75" w:rsidRDefault="00D5503F" w:rsidP="004962A2">
      <w:pPr>
        <w:ind w:firstLine="720"/>
        <w:jc w:val="both"/>
        <w:rPr>
          <w:rFonts w:asciiTheme="minorHAnsi" w:hAnsiTheme="minorHAnsi" w:cstheme="minorHAnsi"/>
          <w:sz w:val="24"/>
          <w:szCs w:val="24"/>
        </w:rPr>
      </w:pPr>
      <w:r>
        <w:rPr>
          <w:rFonts w:asciiTheme="minorHAnsi" w:hAnsiTheme="minorHAnsi" w:cstheme="minorHAnsi"/>
          <w:sz w:val="24"/>
          <w:szCs w:val="24"/>
        </w:rPr>
        <w:t xml:space="preserve">Coupled with the fact </w:t>
      </w:r>
      <w:r w:rsidR="0052211A">
        <w:rPr>
          <w:rFonts w:asciiTheme="minorHAnsi" w:hAnsiTheme="minorHAnsi" w:cstheme="minorHAnsi"/>
          <w:sz w:val="24"/>
          <w:szCs w:val="24"/>
        </w:rPr>
        <w:t>that</w:t>
      </w:r>
      <w:r w:rsidR="002B7E76">
        <w:rPr>
          <w:rFonts w:asciiTheme="minorHAnsi" w:hAnsiTheme="minorHAnsi" w:cstheme="minorHAnsi"/>
          <w:sz w:val="24"/>
          <w:szCs w:val="24"/>
        </w:rPr>
        <w:t xml:space="preserve"> </w:t>
      </w:r>
      <w:r w:rsidR="0052211A">
        <w:rPr>
          <w:rFonts w:asciiTheme="minorHAnsi" w:hAnsiTheme="minorHAnsi" w:cstheme="minorHAnsi"/>
          <w:sz w:val="24"/>
          <w:szCs w:val="24"/>
        </w:rPr>
        <w:t>when reading a written text, you</w:t>
      </w:r>
      <w:r>
        <w:rPr>
          <w:rFonts w:asciiTheme="minorHAnsi" w:hAnsiTheme="minorHAnsi" w:cstheme="minorHAnsi"/>
          <w:sz w:val="24"/>
          <w:szCs w:val="24"/>
        </w:rPr>
        <w:t xml:space="preserve"> </w:t>
      </w:r>
      <w:r w:rsidR="00182B95">
        <w:rPr>
          <w:rFonts w:asciiTheme="minorHAnsi" w:hAnsiTheme="minorHAnsi" w:cstheme="minorHAnsi"/>
          <w:sz w:val="24"/>
          <w:szCs w:val="24"/>
        </w:rPr>
        <w:t>can</w:t>
      </w:r>
      <w:r w:rsidR="0052211A">
        <w:rPr>
          <w:rFonts w:asciiTheme="minorHAnsi" w:hAnsiTheme="minorHAnsi" w:cstheme="minorHAnsi"/>
          <w:sz w:val="24"/>
          <w:szCs w:val="24"/>
        </w:rPr>
        <w:t>’t see</w:t>
      </w:r>
      <w:r>
        <w:rPr>
          <w:rFonts w:asciiTheme="minorHAnsi" w:hAnsiTheme="minorHAnsi" w:cstheme="minorHAnsi"/>
          <w:sz w:val="24"/>
          <w:szCs w:val="24"/>
        </w:rPr>
        <w:t xml:space="preserve"> expressions</w:t>
      </w:r>
      <w:r w:rsidR="0052211A">
        <w:rPr>
          <w:rFonts w:asciiTheme="minorHAnsi" w:hAnsiTheme="minorHAnsi" w:cstheme="minorHAnsi"/>
          <w:sz w:val="24"/>
          <w:szCs w:val="24"/>
        </w:rPr>
        <w:t xml:space="preserve"> or read emotions,</w:t>
      </w:r>
      <w:r w:rsidR="004573A7" w:rsidRPr="004573A7">
        <w:rPr>
          <w:rFonts w:asciiTheme="minorHAnsi" w:hAnsiTheme="minorHAnsi" w:cstheme="minorHAnsi"/>
          <w:sz w:val="24"/>
          <w:szCs w:val="24"/>
        </w:rPr>
        <w:t xml:space="preserve"> </w:t>
      </w:r>
      <w:r w:rsidR="004573A7">
        <w:rPr>
          <w:rFonts w:asciiTheme="minorHAnsi" w:hAnsiTheme="minorHAnsi" w:cstheme="minorHAnsi"/>
          <w:sz w:val="24"/>
          <w:szCs w:val="24"/>
        </w:rPr>
        <w:t>too often these mediums miscommunicate resulting in</w:t>
      </w:r>
      <w:r w:rsidR="00182B95">
        <w:rPr>
          <w:rFonts w:asciiTheme="minorHAnsi" w:hAnsiTheme="minorHAnsi" w:cstheme="minorHAnsi"/>
          <w:sz w:val="24"/>
          <w:szCs w:val="24"/>
        </w:rPr>
        <w:t xml:space="preserve"> </w:t>
      </w:r>
      <w:r w:rsidR="00841124">
        <w:rPr>
          <w:rFonts w:asciiTheme="minorHAnsi" w:hAnsiTheme="minorHAnsi" w:cstheme="minorHAnsi"/>
          <w:sz w:val="24"/>
          <w:szCs w:val="24"/>
        </w:rPr>
        <w:t>misunderstandings</w:t>
      </w:r>
      <w:r w:rsidR="00A22CB7">
        <w:rPr>
          <w:rFonts w:asciiTheme="minorHAnsi" w:hAnsiTheme="minorHAnsi" w:cstheme="minorHAnsi"/>
          <w:sz w:val="24"/>
          <w:szCs w:val="24"/>
        </w:rPr>
        <w:t>.</w:t>
      </w:r>
      <w:r w:rsidR="005B27B5">
        <w:rPr>
          <w:rFonts w:asciiTheme="minorHAnsi" w:hAnsiTheme="minorHAnsi" w:cstheme="minorHAnsi"/>
          <w:sz w:val="24"/>
          <w:szCs w:val="24"/>
        </w:rPr>
        <w:t xml:space="preserve"> </w:t>
      </w:r>
      <w:r w:rsidR="004573A7">
        <w:rPr>
          <w:rFonts w:asciiTheme="minorHAnsi" w:hAnsiTheme="minorHAnsi" w:cstheme="minorHAnsi"/>
          <w:sz w:val="24"/>
          <w:szCs w:val="24"/>
        </w:rPr>
        <w:t>To the point,</w:t>
      </w:r>
      <w:r w:rsidR="005B27B5">
        <w:rPr>
          <w:rFonts w:asciiTheme="minorHAnsi" w:hAnsiTheme="minorHAnsi" w:cstheme="minorHAnsi"/>
          <w:sz w:val="24"/>
          <w:szCs w:val="24"/>
        </w:rPr>
        <w:t xml:space="preserve"> curt messages </w:t>
      </w:r>
      <w:r w:rsidR="004573A7">
        <w:rPr>
          <w:rFonts w:asciiTheme="minorHAnsi" w:hAnsiTheme="minorHAnsi" w:cstheme="minorHAnsi"/>
          <w:sz w:val="24"/>
          <w:szCs w:val="24"/>
        </w:rPr>
        <w:t xml:space="preserve">are the norm in the workplace. In relationships, though, as previously mentioned, transferring facts, can do more harm than good. </w:t>
      </w:r>
      <w:r w:rsidR="00EC35D2">
        <w:rPr>
          <w:rFonts w:asciiTheme="minorHAnsi" w:hAnsiTheme="minorHAnsi" w:cstheme="minorHAnsi"/>
          <w:sz w:val="24"/>
          <w:szCs w:val="24"/>
        </w:rPr>
        <w:t>The ladies at our church have a book club and currently we are studying through a book titled: Relationships -A Mess Worth Making by Timothy S. Lane &amp; Paul David Tripp. In it, they tell a story of a woman whose long-distance engagement waned</w:t>
      </w:r>
      <w:r w:rsidR="00E776B1">
        <w:rPr>
          <w:rFonts w:asciiTheme="minorHAnsi" w:hAnsiTheme="minorHAnsi" w:cstheme="minorHAnsi"/>
          <w:sz w:val="24"/>
          <w:szCs w:val="24"/>
        </w:rPr>
        <w:t xml:space="preserve"> and</w:t>
      </w:r>
      <w:r w:rsidR="00290A75">
        <w:rPr>
          <w:rFonts w:asciiTheme="minorHAnsi" w:hAnsiTheme="minorHAnsi" w:cstheme="minorHAnsi"/>
          <w:sz w:val="24"/>
          <w:szCs w:val="24"/>
        </w:rPr>
        <w:t xml:space="preserve"> (Pages 5-6)</w:t>
      </w:r>
      <w:r w:rsidR="00E776B1">
        <w:rPr>
          <w:rFonts w:asciiTheme="minorHAnsi" w:hAnsiTheme="minorHAnsi" w:cstheme="minorHAnsi"/>
          <w:sz w:val="24"/>
          <w:szCs w:val="24"/>
        </w:rPr>
        <w:t xml:space="preserve"> their a</w:t>
      </w:r>
      <w:r w:rsidR="00290A75">
        <w:rPr>
          <w:rFonts w:asciiTheme="minorHAnsi" w:hAnsiTheme="minorHAnsi" w:cstheme="minorHAnsi"/>
          <w:sz w:val="24"/>
          <w:szCs w:val="24"/>
        </w:rPr>
        <w:t xml:space="preserve">bsence did not make </w:t>
      </w:r>
      <w:r w:rsidR="00E776B1">
        <w:rPr>
          <w:rFonts w:asciiTheme="minorHAnsi" w:hAnsiTheme="minorHAnsi" w:cstheme="minorHAnsi"/>
          <w:sz w:val="24"/>
          <w:szCs w:val="24"/>
        </w:rPr>
        <w:t xml:space="preserve">the </w:t>
      </w:r>
      <w:r w:rsidR="001A529C">
        <w:rPr>
          <w:rFonts w:asciiTheme="minorHAnsi" w:hAnsiTheme="minorHAnsi" w:cstheme="minorHAnsi"/>
          <w:sz w:val="24"/>
          <w:szCs w:val="24"/>
        </w:rPr>
        <w:t>fiancées</w:t>
      </w:r>
      <w:r w:rsidR="00290A75">
        <w:rPr>
          <w:rFonts w:asciiTheme="minorHAnsi" w:hAnsiTheme="minorHAnsi" w:cstheme="minorHAnsi"/>
          <w:sz w:val="24"/>
          <w:szCs w:val="24"/>
        </w:rPr>
        <w:t xml:space="preserve"> heart grow fonder. The</w:t>
      </w:r>
      <w:r w:rsidR="00EC35D2">
        <w:rPr>
          <w:rFonts w:asciiTheme="minorHAnsi" w:hAnsiTheme="minorHAnsi" w:cstheme="minorHAnsi"/>
          <w:sz w:val="24"/>
          <w:szCs w:val="24"/>
        </w:rPr>
        <w:t xml:space="preserve"> emails and phone calls </w:t>
      </w:r>
      <w:r w:rsidR="004573A7">
        <w:rPr>
          <w:rFonts w:asciiTheme="minorHAnsi" w:hAnsiTheme="minorHAnsi" w:cstheme="minorHAnsi"/>
          <w:sz w:val="24"/>
          <w:szCs w:val="24"/>
        </w:rPr>
        <w:t xml:space="preserve">from her beloved </w:t>
      </w:r>
      <w:r w:rsidR="00EC35D2">
        <w:rPr>
          <w:rFonts w:asciiTheme="minorHAnsi" w:hAnsiTheme="minorHAnsi" w:cstheme="minorHAnsi"/>
          <w:sz w:val="24"/>
          <w:szCs w:val="24"/>
        </w:rPr>
        <w:t xml:space="preserve">became more and more infrequent until the day is all came to an abrupt end. Adding insult to </w:t>
      </w:r>
      <w:r w:rsidR="000161F8">
        <w:rPr>
          <w:rFonts w:asciiTheme="minorHAnsi" w:hAnsiTheme="minorHAnsi" w:cstheme="minorHAnsi"/>
          <w:sz w:val="24"/>
          <w:szCs w:val="24"/>
        </w:rPr>
        <w:t>injury</w:t>
      </w:r>
      <w:r w:rsidR="00EC35D2">
        <w:rPr>
          <w:rFonts w:asciiTheme="minorHAnsi" w:hAnsiTheme="minorHAnsi" w:cstheme="minorHAnsi"/>
          <w:sz w:val="24"/>
          <w:szCs w:val="24"/>
        </w:rPr>
        <w:t xml:space="preserve">, her fiancée broke off their engagement by email. </w:t>
      </w:r>
      <w:r w:rsidR="006474C9">
        <w:rPr>
          <w:rFonts w:asciiTheme="minorHAnsi" w:hAnsiTheme="minorHAnsi" w:cstheme="minorHAnsi"/>
          <w:sz w:val="24"/>
          <w:szCs w:val="24"/>
        </w:rPr>
        <w:t xml:space="preserve">She was devastated. </w:t>
      </w:r>
      <w:r w:rsidR="00290A75">
        <w:rPr>
          <w:rFonts w:asciiTheme="minorHAnsi" w:hAnsiTheme="minorHAnsi" w:cstheme="minorHAnsi"/>
          <w:sz w:val="24"/>
          <w:szCs w:val="24"/>
        </w:rPr>
        <w:t>Undoubtedly, the ties that bound them were thread bare from the start.</w:t>
      </w:r>
    </w:p>
    <w:p w14:paraId="3C405D57" w14:textId="77777777" w:rsidR="00A20CC8" w:rsidRDefault="004962A2" w:rsidP="00482F63">
      <w:pPr>
        <w:ind w:firstLine="720"/>
        <w:jc w:val="both"/>
        <w:rPr>
          <w:rFonts w:asciiTheme="minorHAnsi" w:hAnsiTheme="minorHAnsi" w:cstheme="minorHAnsi"/>
          <w:sz w:val="24"/>
          <w:szCs w:val="24"/>
        </w:rPr>
      </w:pPr>
      <w:r>
        <w:rPr>
          <w:sz w:val="24"/>
          <w:szCs w:val="24"/>
        </w:rPr>
        <w:t>Joney Caudill</w:t>
      </w:r>
      <w:r w:rsidR="00290A75">
        <w:rPr>
          <w:sz w:val="24"/>
          <w:szCs w:val="24"/>
        </w:rPr>
        <w:t xml:space="preserve">, </w:t>
      </w:r>
      <w:r w:rsidR="002243C5">
        <w:rPr>
          <w:sz w:val="24"/>
          <w:szCs w:val="24"/>
        </w:rPr>
        <w:t>my ministry partner and</w:t>
      </w:r>
      <w:r>
        <w:rPr>
          <w:sz w:val="24"/>
          <w:szCs w:val="24"/>
        </w:rPr>
        <w:t xml:space="preserve"> spiritual mother</w:t>
      </w:r>
      <w:r w:rsidR="002243C5">
        <w:rPr>
          <w:sz w:val="24"/>
          <w:szCs w:val="24"/>
        </w:rPr>
        <w:t>,</w:t>
      </w:r>
      <w:r w:rsidR="00E86497">
        <w:rPr>
          <w:sz w:val="24"/>
          <w:szCs w:val="24"/>
        </w:rPr>
        <w:t xml:space="preserve"> </w:t>
      </w:r>
      <w:r w:rsidR="002243C5">
        <w:rPr>
          <w:sz w:val="24"/>
          <w:szCs w:val="24"/>
        </w:rPr>
        <w:t xml:space="preserve">has a different story to tell. </w:t>
      </w:r>
      <w:r w:rsidR="00E86497">
        <w:rPr>
          <w:sz w:val="24"/>
          <w:szCs w:val="24"/>
        </w:rPr>
        <w:t xml:space="preserve">A few years </w:t>
      </w:r>
      <w:r w:rsidR="00A20CC8">
        <w:rPr>
          <w:sz w:val="24"/>
          <w:szCs w:val="24"/>
        </w:rPr>
        <w:t>ago,</w:t>
      </w:r>
      <w:r w:rsidR="001A529C">
        <w:rPr>
          <w:sz w:val="24"/>
          <w:szCs w:val="24"/>
        </w:rPr>
        <w:t xml:space="preserve"> she</w:t>
      </w:r>
      <w:r w:rsidRPr="005D7058">
        <w:rPr>
          <w:sz w:val="24"/>
          <w:szCs w:val="24"/>
        </w:rPr>
        <w:t xml:space="preserve"> lost the love of her life - her husband Calvin. They were married for 49 years. </w:t>
      </w:r>
      <w:r w:rsidR="00E86497">
        <w:rPr>
          <w:sz w:val="24"/>
          <w:szCs w:val="24"/>
        </w:rPr>
        <w:t xml:space="preserve">Calvin was in the </w:t>
      </w:r>
      <w:r w:rsidR="00E86497" w:rsidRPr="005D7058">
        <w:rPr>
          <w:sz w:val="24"/>
          <w:szCs w:val="24"/>
        </w:rPr>
        <w:t>U.S. Navy</w:t>
      </w:r>
      <w:r w:rsidR="00E84BC7">
        <w:rPr>
          <w:sz w:val="24"/>
          <w:szCs w:val="24"/>
        </w:rPr>
        <w:t xml:space="preserve"> for a large part of their marriage</w:t>
      </w:r>
      <w:r w:rsidR="001A529C">
        <w:rPr>
          <w:sz w:val="24"/>
          <w:szCs w:val="24"/>
        </w:rPr>
        <w:t xml:space="preserve"> and</w:t>
      </w:r>
      <w:r w:rsidR="00E84BC7">
        <w:rPr>
          <w:sz w:val="24"/>
          <w:szCs w:val="24"/>
        </w:rPr>
        <w:t xml:space="preserve"> spent a great deal of time at sea.</w:t>
      </w:r>
      <w:r w:rsidR="00E86497" w:rsidRPr="005D7058">
        <w:rPr>
          <w:sz w:val="24"/>
          <w:szCs w:val="24"/>
        </w:rPr>
        <w:t xml:space="preserve"> </w:t>
      </w:r>
      <w:r w:rsidR="00E84BC7">
        <w:rPr>
          <w:sz w:val="24"/>
          <w:szCs w:val="24"/>
        </w:rPr>
        <w:t>There was no such thing as Skype, video messing or FaceTime, so he communicated to her through letters</w:t>
      </w:r>
      <w:r w:rsidR="00212D55">
        <w:rPr>
          <w:sz w:val="24"/>
          <w:szCs w:val="24"/>
        </w:rPr>
        <w:t xml:space="preserve"> – over a hundred of them! </w:t>
      </w:r>
      <w:r w:rsidR="00E84BC7">
        <w:rPr>
          <w:sz w:val="24"/>
          <w:szCs w:val="24"/>
        </w:rPr>
        <w:t>Joney</w:t>
      </w:r>
      <w:r w:rsidR="001A529C">
        <w:rPr>
          <w:sz w:val="24"/>
          <w:szCs w:val="24"/>
        </w:rPr>
        <w:t>,</w:t>
      </w:r>
      <w:r w:rsidR="00E84BC7">
        <w:rPr>
          <w:sz w:val="24"/>
          <w:szCs w:val="24"/>
        </w:rPr>
        <w:t xml:space="preserve"> kept </w:t>
      </w:r>
      <w:r w:rsidR="00212D55">
        <w:rPr>
          <w:sz w:val="24"/>
          <w:szCs w:val="24"/>
        </w:rPr>
        <w:t xml:space="preserve">them all. </w:t>
      </w:r>
      <w:r w:rsidR="00885C41">
        <w:rPr>
          <w:sz w:val="24"/>
          <w:szCs w:val="24"/>
        </w:rPr>
        <w:t>T</w:t>
      </w:r>
      <w:r w:rsidR="00212D55">
        <w:rPr>
          <w:sz w:val="24"/>
          <w:szCs w:val="24"/>
        </w:rPr>
        <w:t>hey</w:t>
      </w:r>
      <w:r w:rsidRPr="005D7058">
        <w:rPr>
          <w:sz w:val="24"/>
          <w:szCs w:val="24"/>
        </w:rPr>
        <w:t xml:space="preserve"> are treasured tangible expressions of </w:t>
      </w:r>
      <w:r w:rsidR="00212D55">
        <w:rPr>
          <w:sz w:val="24"/>
          <w:szCs w:val="24"/>
        </w:rPr>
        <w:t>Calvin’s</w:t>
      </w:r>
      <w:r w:rsidRPr="005D7058">
        <w:rPr>
          <w:sz w:val="24"/>
          <w:szCs w:val="24"/>
        </w:rPr>
        <w:t xml:space="preserve"> love for her.</w:t>
      </w:r>
      <w:r w:rsidR="001A529C">
        <w:rPr>
          <w:sz w:val="24"/>
          <w:szCs w:val="24"/>
        </w:rPr>
        <w:t xml:space="preserve"> </w:t>
      </w:r>
      <w:r w:rsidR="001A529C">
        <w:rPr>
          <w:rFonts w:asciiTheme="minorHAnsi" w:hAnsiTheme="minorHAnsi" w:cstheme="minorHAnsi"/>
          <w:sz w:val="24"/>
          <w:szCs w:val="24"/>
        </w:rPr>
        <w:t>On a p</w:t>
      </w:r>
      <w:r w:rsidR="002243C5">
        <w:rPr>
          <w:rFonts w:asciiTheme="minorHAnsi" w:hAnsiTheme="minorHAnsi" w:cstheme="minorHAnsi"/>
          <w:sz w:val="24"/>
          <w:szCs w:val="24"/>
        </w:rPr>
        <w:t>ersona</w:t>
      </w:r>
      <w:r w:rsidR="001A529C">
        <w:rPr>
          <w:rFonts w:asciiTheme="minorHAnsi" w:hAnsiTheme="minorHAnsi" w:cstheme="minorHAnsi"/>
          <w:sz w:val="24"/>
          <w:szCs w:val="24"/>
        </w:rPr>
        <w:t>l note</w:t>
      </w:r>
      <w:r w:rsidR="002243C5">
        <w:rPr>
          <w:rFonts w:asciiTheme="minorHAnsi" w:hAnsiTheme="minorHAnsi" w:cstheme="minorHAnsi"/>
          <w:sz w:val="24"/>
          <w:szCs w:val="24"/>
        </w:rPr>
        <w:t xml:space="preserve">, my </w:t>
      </w:r>
      <w:r w:rsidR="001A529C">
        <w:rPr>
          <w:rFonts w:asciiTheme="minorHAnsi" w:hAnsiTheme="minorHAnsi" w:cstheme="minorHAnsi"/>
          <w:sz w:val="24"/>
          <w:szCs w:val="24"/>
        </w:rPr>
        <w:t xml:space="preserve">husband’s jobs have required him to travel for much of our married life. Our </w:t>
      </w:r>
      <w:r w:rsidR="002243C5">
        <w:rPr>
          <w:rFonts w:asciiTheme="minorHAnsi" w:hAnsiTheme="minorHAnsi" w:cstheme="minorHAnsi"/>
          <w:sz w:val="24"/>
          <w:szCs w:val="24"/>
        </w:rPr>
        <w:t xml:space="preserve">marriage was negatively impacted </w:t>
      </w:r>
      <w:r w:rsidR="009F2150">
        <w:rPr>
          <w:rFonts w:asciiTheme="minorHAnsi" w:hAnsiTheme="minorHAnsi" w:cstheme="minorHAnsi"/>
          <w:sz w:val="24"/>
          <w:szCs w:val="24"/>
        </w:rPr>
        <w:t xml:space="preserve">by </w:t>
      </w:r>
      <w:r w:rsidR="001A529C">
        <w:rPr>
          <w:rFonts w:asciiTheme="minorHAnsi" w:hAnsiTheme="minorHAnsi" w:cstheme="minorHAnsi"/>
          <w:sz w:val="24"/>
          <w:szCs w:val="24"/>
        </w:rPr>
        <w:t xml:space="preserve">periods of </w:t>
      </w:r>
      <w:r w:rsidR="009F2150">
        <w:rPr>
          <w:rFonts w:asciiTheme="minorHAnsi" w:hAnsiTheme="minorHAnsi" w:cstheme="minorHAnsi"/>
          <w:sz w:val="24"/>
          <w:szCs w:val="24"/>
        </w:rPr>
        <w:t>separation</w:t>
      </w:r>
      <w:r w:rsidR="001A529C">
        <w:rPr>
          <w:rFonts w:asciiTheme="minorHAnsi" w:hAnsiTheme="minorHAnsi" w:cstheme="minorHAnsi"/>
          <w:sz w:val="24"/>
          <w:szCs w:val="24"/>
        </w:rPr>
        <w:t xml:space="preserve">. </w:t>
      </w:r>
      <w:r w:rsidR="002243C5">
        <w:rPr>
          <w:rFonts w:asciiTheme="minorHAnsi" w:hAnsiTheme="minorHAnsi" w:cstheme="minorHAnsi"/>
          <w:sz w:val="24"/>
          <w:szCs w:val="24"/>
        </w:rPr>
        <w:t>It did not help, that 30 years ago, there was no cell phones or face</w:t>
      </w:r>
      <w:r w:rsidR="009F2150">
        <w:rPr>
          <w:rFonts w:asciiTheme="minorHAnsi" w:hAnsiTheme="minorHAnsi" w:cstheme="minorHAnsi"/>
          <w:sz w:val="24"/>
          <w:szCs w:val="24"/>
        </w:rPr>
        <w:t>t</w:t>
      </w:r>
      <w:r w:rsidR="002243C5">
        <w:rPr>
          <w:rFonts w:asciiTheme="minorHAnsi" w:hAnsiTheme="minorHAnsi" w:cstheme="minorHAnsi"/>
          <w:sz w:val="24"/>
          <w:szCs w:val="24"/>
        </w:rPr>
        <w:t xml:space="preserve">ime. </w:t>
      </w:r>
      <w:r w:rsidR="009F2150">
        <w:rPr>
          <w:rFonts w:asciiTheme="minorHAnsi" w:hAnsiTheme="minorHAnsi" w:cstheme="minorHAnsi"/>
          <w:sz w:val="24"/>
          <w:szCs w:val="24"/>
        </w:rPr>
        <w:t xml:space="preserve">  </w:t>
      </w:r>
    </w:p>
    <w:p w14:paraId="0C49A867" w14:textId="77777777" w:rsidR="00B46FF8" w:rsidRDefault="00A20CC8" w:rsidP="00F80B28">
      <w:pPr>
        <w:ind w:firstLine="720"/>
        <w:jc w:val="both"/>
        <w:rPr>
          <w:bCs/>
          <w:sz w:val="24"/>
          <w:szCs w:val="24"/>
        </w:rPr>
      </w:pPr>
      <w:r>
        <w:rPr>
          <w:rFonts w:asciiTheme="minorHAnsi" w:hAnsiTheme="minorHAnsi" w:cstheme="minorHAnsi"/>
          <w:sz w:val="24"/>
          <w:szCs w:val="24"/>
        </w:rPr>
        <w:t>When it come to our relationship with the heavenly Bridegroom, finding ways to connect with Him</w:t>
      </w:r>
      <w:r w:rsidR="008736A2">
        <w:rPr>
          <w:rFonts w:asciiTheme="minorHAnsi" w:hAnsiTheme="minorHAnsi" w:cstheme="minorHAnsi"/>
          <w:sz w:val="24"/>
          <w:szCs w:val="24"/>
        </w:rPr>
        <w:t xml:space="preserve"> </w:t>
      </w:r>
      <w:r>
        <w:rPr>
          <w:rFonts w:asciiTheme="minorHAnsi" w:hAnsiTheme="minorHAnsi" w:cstheme="minorHAnsi"/>
          <w:sz w:val="24"/>
          <w:szCs w:val="24"/>
        </w:rPr>
        <w:t xml:space="preserve">is essential. </w:t>
      </w:r>
      <w:r w:rsidR="005639E3">
        <w:rPr>
          <w:rFonts w:asciiTheme="minorHAnsi" w:hAnsiTheme="minorHAnsi" w:cstheme="minorHAnsi"/>
          <w:sz w:val="24"/>
          <w:szCs w:val="24"/>
        </w:rPr>
        <w:t>W</w:t>
      </w:r>
      <w:r w:rsidR="00D90A4C">
        <w:rPr>
          <w:rFonts w:asciiTheme="minorHAnsi" w:hAnsiTheme="minorHAnsi" w:cstheme="minorHAnsi"/>
          <w:sz w:val="24"/>
          <w:szCs w:val="24"/>
        </w:rPr>
        <w:t>he</w:t>
      </w:r>
      <w:r w:rsidR="00345A10" w:rsidRPr="00AF51A7">
        <w:rPr>
          <w:rFonts w:asciiTheme="minorHAnsi" w:hAnsiTheme="minorHAnsi" w:cstheme="minorHAnsi"/>
          <w:sz w:val="24"/>
          <w:szCs w:val="24"/>
        </w:rPr>
        <w:t>n communication is interrupted for any length of time, it is hard to maintain a relationship</w:t>
      </w:r>
      <w:r>
        <w:rPr>
          <w:rFonts w:asciiTheme="minorHAnsi" w:hAnsiTheme="minorHAnsi" w:cstheme="minorHAnsi"/>
          <w:sz w:val="24"/>
          <w:szCs w:val="24"/>
        </w:rPr>
        <w:t xml:space="preserve"> with Him. He never leaves us, </w:t>
      </w:r>
      <w:r w:rsidR="008736A2">
        <w:rPr>
          <w:rFonts w:asciiTheme="minorHAnsi" w:hAnsiTheme="minorHAnsi" w:cstheme="minorHAnsi"/>
          <w:sz w:val="24"/>
          <w:szCs w:val="24"/>
        </w:rPr>
        <w:t>but</w:t>
      </w:r>
      <w:r>
        <w:rPr>
          <w:rFonts w:asciiTheme="minorHAnsi" w:hAnsiTheme="minorHAnsi" w:cstheme="minorHAnsi"/>
          <w:sz w:val="24"/>
          <w:szCs w:val="24"/>
        </w:rPr>
        <w:t xml:space="preserve"> we are prone to </w:t>
      </w:r>
      <w:r w:rsidR="00D90A4C">
        <w:rPr>
          <w:rFonts w:asciiTheme="minorHAnsi" w:hAnsiTheme="minorHAnsi" w:cstheme="minorHAnsi"/>
          <w:sz w:val="24"/>
          <w:szCs w:val="24"/>
        </w:rPr>
        <w:t xml:space="preserve">drift </w:t>
      </w:r>
      <w:r>
        <w:rPr>
          <w:rFonts w:asciiTheme="minorHAnsi" w:hAnsiTheme="minorHAnsi" w:cstheme="minorHAnsi"/>
          <w:sz w:val="24"/>
          <w:szCs w:val="24"/>
        </w:rPr>
        <w:t>from Him</w:t>
      </w:r>
      <w:r w:rsidR="00554589">
        <w:rPr>
          <w:rFonts w:asciiTheme="minorHAnsi" w:hAnsiTheme="minorHAnsi" w:cstheme="minorHAnsi"/>
          <w:sz w:val="24"/>
          <w:szCs w:val="24"/>
        </w:rPr>
        <w:t>,</w:t>
      </w:r>
      <w:r w:rsidR="00D90A4C">
        <w:rPr>
          <w:rFonts w:asciiTheme="minorHAnsi" w:hAnsiTheme="minorHAnsi" w:cstheme="minorHAnsi"/>
          <w:sz w:val="24"/>
          <w:szCs w:val="24"/>
        </w:rPr>
        <w:t xml:space="preserve"> and</w:t>
      </w:r>
      <w:r w:rsidR="00345A10" w:rsidRPr="00AF51A7">
        <w:rPr>
          <w:rFonts w:asciiTheme="minorHAnsi" w:hAnsiTheme="minorHAnsi" w:cstheme="minorHAnsi"/>
          <w:sz w:val="24"/>
          <w:szCs w:val="24"/>
        </w:rPr>
        <w:t xml:space="preserve"> </w:t>
      </w:r>
      <w:r>
        <w:rPr>
          <w:rFonts w:asciiTheme="minorHAnsi" w:hAnsiTheme="minorHAnsi" w:cstheme="minorHAnsi"/>
          <w:sz w:val="24"/>
          <w:szCs w:val="24"/>
        </w:rPr>
        <w:t xml:space="preserve">before we know it, our </w:t>
      </w:r>
      <w:r w:rsidR="00345A10" w:rsidRPr="00AF51A7">
        <w:rPr>
          <w:rFonts w:asciiTheme="minorHAnsi" w:hAnsiTheme="minorHAnsi" w:cstheme="minorHAnsi"/>
          <w:sz w:val="24"/>
          <w:szCs w:val="24"/>
        </w:rPr>
        <w:t xml:space="preserve">love </w:t>
      </w:r>
      <w:r>
        <w:rPr>
          <w:rFonts w:asciiTheme="minorHAnsi" w:hAnsiTheme="minorHAnsi" w:cstheme="minorHAnsi"/>
          <w:sz w:val="24"/>
          <w:szCs w:val="24"/>
        </w:rPr>
        <w:t xml:space="preserve">for Him </w:t>
      </w:r>
      <w:r w:rsidR="008736A2">
        <w:rPr>
          <w:rFonts w:asciiTheme="minorHAnsi" w:hAnsiTheme="minorHAnsi" w:cstheme="minorHAnsi"/>
          <w:sz w:val="24"/>
          <w:szCs w:val="24"/>
        </w:rPr>
        <w:t xml:space="preserve">has </w:t>
      </w:r>
      <w:r w:rsidR="00D90A4C">
        <w:rPr>
          <w:rFonts w:asciiTheme="minorHAnsi" w:hAnsiTheme="minorHAnsi" w:cstheme="minorHAnsi"/>
          <w:sz w:val="24"/>
          <w:szCs w:val="24"/>
        </w:rPr>
        <w:t>grow</w:t>
      </w:r>
      <w:r w:rsidR="008736A2">
        <w:rPr>
          <w:rFonts w:asciiTheme="minorHAnsi" w:hAnsiTheme="minorHAnsi" w:cstheme="minorHAnsi"/>
          <w:sz w:val="24"/>
          <w:szCs w:val="24"/>
        </w:rPr>
        <w:t>n</w:t>
      </w:r>
      <w:r w:rsidR="00D90A4C">
        <w:rPr>
          <w:rFonts w:asciiTheme="minorHAnsi" w:hAnsiTheme="minorHAnsi" w:cstheme="minorHAnsi"/>
          <w:sz w:val="24"/>
          <w:szCs w:val="24"/>
        </w:rPr>
        <w:t xml:space="preserve"> </w:t>
      </w:r>
      <w:r w:rsidR="00345A10" w:rsidRPr="00AF51A7">
        <w:rPr>
          <w:rFonts w:asciiTheme="minorHAnsi" w:hAnsiTheme="minorHAnsi" w:cstheme="minorHAnsi"/>
          <w:sz w:val="24"/>
          <w:szCs w:val="24"/>
        </w:rPr>
        <w:t xml:space="preserve">cold. </w:t>
      </w:r>
      <w:r>
        <w:rPr>
          <w:rFonts w:asciiTheme="minorHAnsi" w:hAnsiTheme="minorHAnsi" w:cstheme="minorHAnsi"/>
          <w:sz w:val="24"/>
          <w:szCs w:val="24"/>
        </w:rPr>
        <w:t>That’s</w:t>
      </w:r>
      <w:r w:rsidR="00345A10" w:rsidRPr="00AF51A7">
        <w:rPr>
          <w:rFonts w:asciiTheme="minorHAnsi" w:hAnsiTheme="minorHAnsi" w:cstheme="minorHAnsi"/>
          <w:sz w:val="24"/>
          <w:szCs w:val="24"/>
        </w:rPr>
        <w:t xml:space="preserve"> what happened to the saints at Ephesus (Revelation 2:1-6). </w:t>
      </w:r>
      <w:r w:rsidR="008C13CE" w:rsidRPr="00AF51A7">
        <w:rPr>
          <w:rFonts w:asciiTheme="minorHAnsi" w:hAnsiTheme="minorHAnsi" w:cstheme="minorHAnsi"/>
          <w:sz w:val="24"/>
          <w:szCs w:val="24"/>
        </w:rPr>
        <w:t>How</w:t>
      </w:r>
      <w:r w:rsidR="00841124">
        <w:rPr>
          <w:rFonts w:asciiTheme="minorHAnsi" w:hAnsiTheme="minorHAnsi" w:cstheme="minorHAnsi"/>
          <w:sz w:val="24"/>
          <w:szCs w:val="24"/>
        </w:rPr>
        <w:t xml:space="preserve"> then,</w:t>
      </w:r>
      <w:r w:rsidR="008C13CE" w:rsidRPr="00AF51A7">
        <w:rPr>
          <w:rFonts w:asciiTheme="minorHAnsi" w:hAnsiTheme="minorHAnsi" w:cstheme="minorHAnsi"/>
          <w:sz w:val="24"/>
          <w:szCs w:val="24"/>
        </w:rPr>
        <w:t xml:space="preserve"> </w:t>
      </w:r>
      <w:r w:rsidR="00345A10" w:rsidRPr="00AF51A7">
        <w:rPr>
          <w:rFonts w:asciiTheme="minorHAnsi" w:hAnsiTheme="minorHAnsi" w:cstheme="minorHAnsi"/>
          <w:sz w:val="24"/>
          <w:szCs w:val="24"/>
        </w:rPr>
        <w:t xml:space="preserve">can we forge lasting intimacy with Christ and avoid falling into the same loveless state of the church at Ephesus? </w:t>
      </w:r>
      <w:r w:rsidR="00B46FF8">
        <w:rPr>
          <w:bCs/>
          <w:sz w:val="24"/>
          <w:szCs w:val="24"/>
        </w:rPr>
        <w:t>That, is the million-dollar question! This is so important that we are going to spend the next few weeks delving into the scriptures, to find the answers</w:t>
      </w:r>
      <w:r w:rsidR="008736A2">
        <w:rPr>
          <w:bCs/>
          <w:sz w:val="24"/>
          <w:szCs w:val="24"/>
        </w:rPr>
        <w:t>.</w:t>
      </w:r>
    </w:p>
    <w:p w14:paraId="00CE2A13" w14:textId="77777777" w:rsidR="008736A2" w:rsidRDefault="008736A2" w:rsidP="008736A2">
      <w:pPr>
        <w:jc w:val="center"/>
        <w:rPr>
          <w:rFonts w:asciiTheme="minorHAnsi" w:hAnsiTheme="minorHAnsi" w:cstheme="minorHAnsi"/>
          <w:b/>
          <w:sz w:val="28"/>
          <w:szCs w:val="28"/>
        </w:rPr>
      </w:pPr>
      <w:r w:rsidRPr="008736A2">
        <w:rPr>
          <w:rFonts w:asciiTheme="minorHAnsi" w:hAnsiTheme="minorHAnsi" w:cstheme="minorHAnsi"/>
          <w:b/>
          <w:sz w:val="28"/>
          <w:szCs w:val="28"/>
        </w:rPr>
        <w:t>The Bible – God’s “Email”</w:t>
      </w:r>
    </w:p>
    <w:p w14:paraId="0030C64A" w14:textId="77777777" w:rsidR="00993EA8" w:rsidRPr="00993EA8" w:rsidRDefault="00993EA8" w:rsidP="00993EA8">
      <w:pPr>
        <w:spacing w:after="0"/>
        <w:jc w:val="center"/>
        <w:rPr>
          <w:rFonts w:asciiTheme="minorHAnsi" w:hAnsiTheme="minorHAnsi" w:cstheme="minorHAnsi"/>
          <w:b/>
          <w:sz w:val="24"/>
          <w:szCs w:val="24"/>
        </w:rPr>
      </w:pPr>
      <w:r w:rsidRPr="00993EA8">
        <w:rPr>
          <w:rFonts w:asciiTheme="minorHAnsi" w:hAnsiTheme="minorHAnsi" w:cstheme="minorHAnsi"/>
          <w:b/>
          <w:sz w:val="24"/>
          <w:szCs w:val="24"/>
        </w:rPr>
        <w:t>John 15:7-10</w:t>
      </w:r>
    </w:p>
    <w:p w14:paraId="6A33BEE0" w14:textId="77777777" w:rsidR="00993EA8" w:rsidRDefault="00993EA8" w:rsidP="00993EA8">
      <w:pPr>
        <w:pStyle w:val="bodytext"/>
        <w:spacing w:before="0" w:beforeAutospacing="0" w:after="0" w:afterAutospacing="0"/>
        <w:ind w:firstLine="240"/>
        <w:jc w:val="center"/>
        <w:rPr>
          <w:rFonts w:asciiTheme="minorHAnsi" w:hAnsiTheme="minorHAnsi" w:cstheme="minorHAnsi"/>
          <w:b/>
          <w:i/>
          <w:color w:val="000000"/>
        </w:rPr>
      </w:pPr>
      <w:r w:rsidRPr="001B68DE">
        <w:rPr>
          <w:rFonts w:asciiTheme="minorHAnsi" w:hAnsiTheme="minorHAnsi" w:cstheme="minorHAnsi"/>
          <w:b/>
          <w:i/>
          <w:color w:val="000000"/>
        </w:rPr>
        <w:t>If you remain</w:t>
      </w:r>
      <w:r w:rsidRPr="001B68DE">
        <w:rPr>
          <w:rStyle w:val="apple-converted-space"/>
          <w:rFonts w:asciiTheme="minorHAnsi" w:hAnsiTheme="minorHAnsi" w:cstheme="minorHAnsi"/>
          <w:b/>
          <w:i/>
          <w:color w:val="000000"/>
          <w:vertAlign w:val="superscript"/>
        </w:rPr>
        <w:t> </w:t>
      </w:r>
      <w:hyperlink r:id="rId14" w:anchor="n22" w:history="1"/>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me and my words remain</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you, ask whatever you want, and it will be done for you.</w:t>
      </w:r>
      <w:r w:rsidRPr="001B68DE">
        <w:rPr>
          <w:rStyle w:val="apple-converted-space"/>
          <w:rFonts w:asciiTheme="minorHAnsi" w:hAnsiTheme="minorHAnsi" w:cstheme="minorHAnsi"/>
          <w:b/>
          <w:i/>
          <w:color w:val="000000"/>
          <w:vertAlign w:val="superscript"/>
        </w:rPr>
        <w:t> </w:t>
      </w:r>
      <w:hyperlink r:id="rId15" w:anchor="n24" w:history="1"/>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My Father is honored</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by this, that</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you bear</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much fruit and show that you are</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 xml:space="preserve">my disciples.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“Just as the Father has loved me, I have also loved you; remain</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my love.</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If you obey</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vertAlign w:val="superscript"/>
        </w:rPr>
        <w:t> </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my commandments, you will remain</w:t>
      </w:r>
      <w:r w:rsidRPr="001B68DE">
        <w:rPr>
          <w:rStyle w:val="apple-converted-space"/>
          <w:rFonts w:asciiTheme="minorHAnsi" w:hAnsiTheme="minorHAnsi" w:cstheme="minorHAnsi"/>
          <w:b/>
          <w:i/>
          <w:color w:val="000000"/>
        </w:rPr>
        <w:t> </w:t>
      </w:r>
      <w:r w:rsidRPr="001B68DE">
        <w:rPr>
          <w:rFonts w:asciiTheme="minorHAnsi" w:hAnsiTheme="minorHAnsi" w:cstheme="minorHAnsi"/>
          <w:b/>
          <w:i/>
          <w:color w:val="000000"/>
        </w:rPr>
        <w:t>in my love, just as I have obeyed</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my Father’s commandments and remain</w:t>
      </w:r>
      <w:r w:rsidRPr="001B68DE">
        <w:rPr>
          <w:rStyle w:val="apple-converted-space"/>
          <w:rFonts w:asciiTheme="minorHAnsi" w:hAnsiTheme="minorHAnsi" w:cstheme="minorHAnsi"/>
          <w:b/>
          <w:i/>
          <w:color w:val="000000"/>
          <w:vertAlign w:val="superscript"/>
        </w:rPr>
        <w:t> </w:t>
      </w:r>
      <w:r w:rsidRPr="001B68DE">
        <w:rPr>
          <w:rFonts w:asciiTheme="minorHAnsi" w:hAnsiTheme="minorHAnsi" w:cstheme="minorHAnsi"/>
          <w:b/>
          <w:i/>
          <w:color w:val="000000"/>
        </w:rPr>
        <w:t>in his love.</w:t>
      </w:r>
    </w:p>
    <w:bookmarkEnd w:id="987"/>
    <w:p w14:paraId="5E2E9357" w14:textId="77777777" w:rsidR="00993EA8" w:rsidRDefault="00993EA8" w:rsidP="00993EA8">
      <w:pPr>
        <w:spacing w:after="100" w:afterAutospacing="1" w:line="240" w:lineRule="auto"/>
        <w:ind w:firstLine="720"/>
        <w:jc w:val="both"/>
      </w:pPr>
    </w:p>
    <w:p w14:paraId="3BD75DA0" w14:textId="77777777" w:rsidR="003032B2" w:rsidRPr="001C336E" w:rsidRDefault="006B163C" w:rsidP="00993EA8">
      <w:pPr>
        <w:spacing w:after="100" w:afterAutospacing="1" w:line="240" w:lineRule="auto"/>
        <w:ind w:firstLine="720"/>
        <w:jc w:val="both"/>
        <w:rPr>
          <w:rFonts w:asciiTheme="minorHAnsi" w:eastAsiaTheme="minorEastAsia" w:hAnsiTheme="minorHAnsi" w:cstheme="minorHAnsi"/>
          <w:i/>
          <w:iCs/>
          <w:vanish/>
          <w:sz w:val="28"/>
          <w:szCs w:val="28"/>
        </w:rPr>
      </w:pPr>
      <w:hyperlink r:id="rId16"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Later called Paul</w:t>
      </w:r>
    </w:p>
    <w:p w14:paraId="502FA7FA" w14:textId="77777777" w:rsidR="003032B2" w:rsidRPr="001C336E" w:rsidRDefault="006B163C"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7"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Lit threat</w:t>
      </w:r>
    </w:p>
    <w:p w14:paraId="4F4C0E64" w14:textId="77777777" w:rsidR="003032B2" w:rsidRPr="001C336E" w:rsidRDefault="006B163C"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8"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Or sound</w:t>
      </w:r>
    </w:p>
    <w:p w14:paraId="33D0F3BC" w14:textId="77777777" w:rsidR="003032B2" w:rsidRPr="001C336E" w:rsidRDefault="006B163C"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19"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Lit was seeing</w:t>
      </w:r>
    </w:p>
    <w:p w14:paraId="7223523A" w14:textId="77777777" w:rsidR="003032B2" w:rsidRPr="001C336E" w:rsidRDefault="006B163C"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0" w:anchor="en-NASB-27229" w:tooltip="Go to Acts 9:12" w:history="1">
        <w:r w:rsidR="003032B2" w:rsidRPr="001C336E">
          <w:rPr>
            <w:rStyle w:val="Hyperlink"/>
            <w:rFonts w:asciiTheme="minorHAnsi" w:eastAsiaTheme="minorEastAsia" w:hAnsiTheme="minorHAnsi" w:cstheme="minorHAnsi"/>
            <w:i/>
            <w:iCs/>
            <w:vanish/>
            <w:sz w:val="28"/>
            <w:szCs w:val="28"/>
          </w:rPr>
          <w:t>Acts 9:12</w:t>
        </w:r>
      </w:hyperlink>
      <w:r w:rsidR="003032B2" w:rsidRPr="001C336E">
        <w:rPr>
          <w:rFonts w:asciiTheme="minorHAnsi" w:eastAsiaTheme="minorEastAsia" w:hAnsiTheme="minorHAnsi" w:cstheme="minorHAnsi"/>
          <w:i/>
          <w:iCs/>
          <w:vanish/>
          <w:sz w:val="28"/>
          <w:szCs w:val="28"/>
        </w:rPr>
        <w:t xml:space="preserve"> A few early mss do not contain in a vision</w:t>
      </w:r>
    </w:p>
    <w:p w14:paraId="50168098" w14:textId="77777777" w:rsidR="003032B2" w:rsidRPr="001C336E" w:rsidRDefault="006B163C"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1"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Or holy ones</w:t>
      </w:r>
    </w:p>
    <w:p w14:paraId="0A501513" w14:textId="77777777" w:rsidR="003032B2" w:rsidRPr="001C336E" w:rsidRDefault="006B163C" w:rsidP="00EF73C9">
      <w:pPr>
        <w:numPr>
          <w:ilvl w:val="0"/>
          <w:numId w:val="34"/>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2"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Or vessel</w:t>
      </w:r>
    </w:p>
    <w:p w14:paraId="3D4522D0" w14:textId="77777777" w:rsidR="003032B2" w:rsidRPr="001C336E" w:rsidRDefault="003032B2" w:rsidP="003032B2">
      <w:pPr>
        <w:pStyle w:val="Heading4"/>
        <w:jc w:val="center"/>
        <w:rPr>
          <w:rFonts w:asciiTheme="minorHAnsi" w:hAnsiTheme="minorHAnsi" w:cstheme="minorHAnsi"/>
          <w:b w:val="0"/>
          <w:i/>
          <w:vanish/>
        </w:rPr>
      </w:pPr>
      <w:r w:rsidRPr="001C336E">
        <w:rPr>
          <w:rFonts w:asciiTheme="minorHAnsi" w:eastAsiaTheme="minorEastAsia" w:hAnsiTheme="minorHAnsi" w:cstheme="minorHAnsi"/>
          <w:b w:val="0"/>
          <w:bCs w:val="0"/>
          <w:i/>
          <w:iCs/>
          <w:vanish/>
        </w:rPr>
        <w:t>Cross references:</w:t>
      </w:r>
    </w:p>
    <w:p w14:paraId="20556626"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3"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 </w:t>
      </w:r>
      <w:hyperlink r:id="rId24" w:history="1">
        <w:r w:rsidR="003032B2" w:rsidRPr="001C336E">
          <w:rPr>
            <w:rStyle w:val="Hyperlink"/>
            <w:rFonts w:asciiTheme="minorHAnsi" w:eastAsiaTheme="minorEastAsia" w:hAnsiTheme="minorHAnsi" w:cstheme="minorHAnsi"/>
            <w:i/>
            <w:iCs/>
            <w:vanish/>
            <w:sz w:val="28"/>
            <w:szCs w:val="28"/>
          </w:rPr>
          <w:t>Acts 9:1-22; 22:3-16; 26:9-18</w:t>
        </w:r>
      </w:hyperlink>
    </w:p>
    <w:p w14:paraId="073C7874"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5" w:anchor="en-NASB-27218" w:tooltip="Go to Acts 9:1" w:history="1">
        <w:r w:rsidR="003032B2" w:rsidRPr="001C336E">
          <w:rPr>
            <w:rStyle w:val="Hyperlink"/>
            <w:rFonts w:asciiTheme="minorHAnsi" w:eastAsiaTheme="minorEastAsia" w:hAnsiTheme="minorHAnsi" w:cstheme="minorHAnsi"/>
            <w:i/>
            <w:iCs/>
            <w:vanish/>
            <w:sz w:val="28"/>
            <w:szCs w:val="28"/>
          </w:rPr>
          <w:t>Acts 9:1</w:t>
        </w:r>
      </w:hyperlink>
      <w:r w:rsidR="003032B2" w:rsidRPr="001C336E">
        <w:rPr>
          <w:rFonts w:asciiTheme="minorHAnsi" w:eastAsiaTheme="minorEastAsia" w:hAnsiTheme="minorHAnsi" w:cstheme="minorHAnsi"/>
          <w:i/>
          <w:iCs/>
          <w:vanish/>
          <w:sz w:val="28"/>
          <w:szCs w:val="28"/>
        </w:rPr>
        <w:t xml:space="preserve"> : </w:t>
      </w:r>
      <w:hyperlink r:id="rId26" w:history="1">
        <w:r w:rsidR="003032B2" w:rsidRPr="001C336E">
          <w:rPr>
            <w:rStyle w:val="Hyperlink"/>
            <w:rFonts w:asciiTheme="minorHAnsi" w:eastAsiaTheme="minorEastAsia" w:hAnsiTheme="minorHAnsi" w:cstheme="minorHAnsi"/>
            <w:i/>
            <w:iCs/>
            <w:vanish/>
            <w:sz w:val="28"/>
            <w:szCs w:val="28"/>
          </w:rPr>
          <w:t>Acts 8:3; 9:13-21</w:t>
        </w:r>
      </w:hyperlink>
    </w:p>
    <w:p w14:paraId="35E5B9E8"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7"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28" w:history="1">
        <w:r w:rsidR="003032B2" w:rsidRPr="001C336E">
          <w:rPr>
            <w:rStyle w:val="Hyperlink"/>
            <w:rFonts w:asciiTheme="minorHAnsi" w:eastAsiaTheme="minorEastAsia" w:hAnsiTheme="minorHAnsi" w:cstheme="minorHAnsi"/>
            <w:i/>
            <w:iCs/>
            <w:vanish/>
            <w:sz w:val="28"/>
            <w:szCs w:val="28"/>
          </w:rPr>
          <w:t>Acts 9:14, 21; 22:5; 26:10</w:t>
        </w:r>
      </w:hyperlink>
    </w:p>
    <w:p w14:paraId="4919C2DC"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29"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30" w:history="1">
        <w:r w:rsidR="003032B2" w:rsidRPr="001C336E">
          <w:rPr>
            <w:rStyle w:val="Hyperlink"/>
            <w:rFonts w:asciiTheme="minorHAnsi" w:eastAsiaTheme="minorEastAsia" w:hAnsiTheme="minorHAnsi" w:cstheme="minorHAnsi"/>
            <w:i/>
            <w:iCs/>
            <w:vanish/>
            <w:sz w:val="28"/>
            <w:szCs w:val="28"/>
          </w:rPr>
          <w:t>Matt 10:17</w:t>
        </w:r>
      </w:hyperlink>
    </w:p>
    <w:p w14:paraId="7C5559FE"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1"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32" w:history="1">
        <w:r w:rsidR="003032B2" w:rsidRPr="001C336E">
          <w:rPr>
            <w:rStyle w:val="Hyperlink"/>
            <w:rFonts w:asciiTheme="minorHAnsi" w:eastAsiaTheme="minorEastAsia" w:hAnsiTheme="minorHAnsi" w:cstheme="minorHAnsi"/>
            <w:i/>
            <w:iCs/>
            <w:vanish/>
            <w:sz w:val="28"/>
            <w:szCs w:val="28"/>
          </w:rPr>
          <w:t>Gen 14:15; 2 Cor 11:32; Gal 1:17</w:t>
        </w:r>
      </w:hyperlink>
    </w:p>
    <w:p w14:paraId="716A70F0"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3" w:anchor="en-NASB-27219" w:tooltip="Go to Acts 9:2" w:history="1">
        <w:r w:rsidR="003032B2" w:rsidRPr="001C336E">
          <w:rPr>
            <w:rStyle w:val="Hyperlink"/>
            <w:rFonts w:asciiTheme="minorHAnsi" w:eastAsiaTheme="minorEastAsia" w:hAnsiTheme="minorHAnsi" w:cstheme="minorHAnsi"/>
            <w:i/>
            <w:iCs/>
            <w:vanish/>
            <w:sz w:val="28"/>
            <w:szCs w:val="28"/>
          </w:rPr>
          <w:t>Acts 9:2</w:t>
        </w:r>
      </w:hyperlink>
      <w:r w:rsidR="003032B2" w:rsidRPr="001C336E">
        <w:rPr>
          <w:rFonts w:asciiTheme="minorHAnsi" w:eastAsiaTheme="minorEastAsia" w:hAnsiTheme="minorHAnsi" w:cstheme="minorHAnsi"/>
          <w:i/>
          <w:iCs/>
          <w:vanish/>
          <w:sz w:val="28"/>
          <w:szCs w:val="28"/>
        </w:rPr>
        <w:t xml:space="preserve"> : </w:t>
      </w:r>
      <w:hyperlink r:id="rId34" w:history="1">
        <w:r w:rsidR="003032B2" w:rsidRPr="001C336E">
          <w:rPr>
            <w:rStyle w:val="Hyperlink"/>
            <w:rFonts w:asciiTheme="minorHAnsi" w:eastAsiaTheme="minorEastAsia" w:hAnsiTheme="minorHAnsi" w:cstheme="minorHAnsi"/>
            <w:i/>
            <w:iCs/>
            <w:vanish/>
            <w:sz w:val="28"/>
            <w:szCs w:val="28"/>
          </w:rPr>
          <w:t>John 14:6; Acts 18:25f; 19:9, 23; 22:4; 24:14, 22</w:t>
        </w:r>
      </w:hyperlink>
    </w:p>
    <w:p w14:paraId="1B7B9735"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5" w:anchor="en-NASB-27220" w:tooltip="Go to Acts 9:3" w:history="1">
        <w:r w:rsidR="003032B2" w:rsidRPr="001C336E">
          <w:rPr>
            <w:rStyle w:val="Hyperlink"/>
            <w:rFonts w:asciiTheme="minorHAnsi" w:eastAsiaTheme="minorEastAsia" w:hAnsiTheme="minorHAnsi" w:cstheme="minorHAnsi"/>
            <w:i/>
            <w:iCs/>
            <w:vanish/>
            <w:sz w:val="28"/>
            <w:szCs w:val="28"/>
          </w:rPr>
          <w:t>Acts 9:3</w:t>
        </w:r>
      </w:hyperlink>
      <w:r w:rsidR="003032B2" w:rsidRPr="001C336E">
        <w:rPr>
          <w:rFonts w:asciiTheme="minorHAnsi" w:eastAsiaTheme="minorEastAsia" w:hAnsiTheme="minorHAnsi" w:cstheme="minorHAnsi"/>
          <w:i/>
          <w:iCs/>
          <w:vanish/>
          <w:sz w:val="28"/>
          <w:szCs w:val="28"/>
        </w:rPr>
        <w:t xml:space="preserve"> : </w:t>
      </w:r>
      <w:hyperlink r:id="rId36" w:history="1">
        <w:r w:rsidR="003032B2" w:rsidRPr="001C336E">
          <w:rPr>
            <w:rStyle w:val="Hyperlink"/>
            <w:rFonts w:asciiTheme="minorHAnsi" w:eastAsiaTheme="minorEastAsia" w:hAnsiTheme="minorHAnsi" w:cstheme="minorHAnsi"/>
            <w:i/>
            <w:iCs/>
            <w:vanish/>
            <w:sz w:val="28"/>
            <w:szCs w:val="28"/>
          </w:rPr>
          <w:t>1 Cor 15:8</w:t>
        </w:r>
      </w:hyperlink>
    </w:p>
    <w:p w14:paraId="6F649502"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7" w:anchor="en-NASB-27221" w:tooltip="Go to Acts 9:4" w:history="1">
        <w:r w:rsidR="003032B2" w:rsidRPr="001C336E">
          <w:rPr>
            <w:rStyle w:val="Hyperlink"/>
            <w:rFonts w:asciiTheme="minorHAnsi" w:eastAsiaTheme="minorEastAsia" w:hAnsiTheme="minorHAnsi" w:cstheme="minorHAnsi"/>
            <w:i/>
            <w:iCs/>
            <w:vanish/>
            <w:sz w:val="28"/>
            <w:szCs w:val="28"/>
          </w:rPr>
          <w:t>Acts 9:4</w:t>
        </w:r>
      </w:hyperlink>
      <w:r w:rsidR="003032B2" w:rsidRPr="001C336E">
        <w:rPr>
          <w:rFonts w:asciiTheme="minorHAnsi" w:eastAsiaTheme="minorEastAsia" w:hAnsiTheme="minorHAnsi" w:cstheme="minorHAnsi"/>
          <w:i/>
          <w:iCs/>
          <w:vanish/>
          <w:sz w:val="28"/>
          <w:szCs w:val="28"/>
        </w:rPr>
        <w:t xml:space="preserve"> : </w:t>
      </w:r>
      <w:hyperlink r:id="rId38" w:history="1">
        <w:r w:rsidR="003032B2" w:rsidRPr="001C336E">
          <w:rPr>
            <w:rStyle w:val="Hyperlink"/>
            <w:rFonts w:asciiTheme="minorHAnsi" w:eastAsiaTheme="minorEastAsia" w:hAnsiTheme="minorHAnsi" w:cstheme="minorHAnsi"/>
            <w:i/>
            <w:iCs/>
            <w:vanish/>
            <w:sz w:val="28"/>
            <w:szCs w:val="28"/>
          </w:rPr>
          <w:t>Acts 22:7; 26:14</w:t>
        </w:r>
      </w:hyperlink>
    </w:p>
    <w:p w14:paraId="00B555E2"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39" w:anchor="en-NASB-27223" w:tooltip="Go to Acts 9:6" w:history="1">
        <w:r w:rsidR="003032B2" w:rsidRPr="001C336E">
          <w:rPr>
            <w:rStyle w:val="Hyperlink"/>
            <w:rFonts w:asciiTheme="minorHAnsi" w:eastAsiaTheme="minorEastAsia" w:hAnsiTheme="minorHAnsi" w:cstheme="minorHAnsi"/>
            <w:i/>
            <w:iCs/>
            <w:vanish/>
            <w:sz w:val="28"/>
            <w:szCs w:val="28"/>
          </w:rPr>
          <w:t>Acts 9:6</w:t>
        </w:r>
      </w:hyperlink>
      <w:r w:rsidR="003032B2" w:rsidRPr="001C336E">
        <w:rPr>
          <w:rFonts w:asciiTheme="minorHAnsi" w:eastAsiaTheme="minorEastAsia" w:hAnsiTheme="minorHAnsi" w:cstheme="minorHAnsi"/>
          <w:i/>
          <w:iCs/>
          <w:vanish/>
          <w:sz w:val="28"/>
          <w:szCs w:val="28"/>
        </w:rPr>
        <w:t xml:space="preserve"> : </w:t>
      </w:r>
      <w:hyperlink r:id="rId40" w:history="1">
        <w:r w:rsidR="003032B2" w:rsidRPr="001C336E">
          <w:rPr>
            <w:rStyle w:val="Hyperlink"/>
            <w:rFonts w:asciiTheme="minorHAnsi" w:eastAsiaTheme="minorEastAsia" w:hAnsiTheme="minorHAnsi" w:cstheme="minorHAnsi"/>
            <w:i/>
            <w:iCs/>
            <w:vanish/>
            <w:sz w:val="28"/>
            <w:szCs w:val="28"/>
          </w:rPr>
          <w:t>Acts 9:16</w:t>
        </w:r>
      </w:hyperlink>
    </w:p>
    <w:p w14:paraId="47AC5ECC"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1"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 </w:t>
      </w:r>
      <w:hyperlink r:id="rId42" w:history="1">
        <w:r w:rsidR="003032B2" w:rsidRPr="001C336E">
          <w:rPr>
            <w:rStyle w:val="Hyperlink"/>
            <w:rFonts w:asciiTheme="minorHAnsi" w:eastAsiaTheme="minorEastAsia" w:hAnsiTheme="minorHAnsi" w:cstheme="minorHAnsi"/>
            <w:i/>
            <w:iCs/>
            <w:vanish/>
            <w:sz w:val="28"/>
            <w:szCs w:val="28"/>
          </w:rPr>
          <w:t>Acts 26:14</w:t>
        </w:r>
      </w:hyperlink>
    </w:p>
    <w:p w14:paraId="3ABD8B95"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3" w:anchor="en-NASB-27224" w:tooltip="Go to Acts 9:7" w:history="1">
        <w:r w:rsidR="003032B2" w:rsidRPr="001C336E">
          <w:rPr>
            <w:rStyle w:val="Hyperlink"/>
            <w:rFonts w:asciiTheme="minorHAnsi" w:eastAsiaTheme="minorEastAsia" w:hAnsiTheme="minorHAnsi" w:cstheme="minorHAnsi"/>
            <w:i/>
            <w:iCs/>
            <w:vanish/>
            <w:sz w:val="28"/>
            <w:szCs w:val="28"/>
          </w:rPr>
          <w:t>Acts 9:7</w:t>
        </w:r>
      </w:hyperlink>
      <w:r w:rsidR="003032B2" w:rsidRPr="001C336E">
        <w:rPr>
          <w:rFonts w:asciiTheme="minorHAnsi" w:eastAsiaTheme="minorEastAsia" w:hAnsiTheme="minorHAnsi" w:cstheme="minorHAnsi"/>
          <w:i/>
          <w:iCs/>
          <w:vanish/>
          <w:sz w:val="28"/>
          <w:szCs w:val="28"/>
        </w:rPr>
        <w:t xml:space="preserve"> : </w:t>
      </w:r>
      <w:hyperlink r:id="rId44" w:history="1">
        <w:r w:rsidR="003032B2" w:rsidRPr="001C336E">
          <w:rPr>
            <w:rStyle w:val="Hyperlink"/>
            <w:rFonts w:asciiTheme="minorHAnsi" w:eastAsiaTheme="minorEastAsia" w:hAnsiTheme="minorHAnsi" w:cstheme="minorHAnsi"/>
            <w:i/>
            <w:iCs/>
            <w:vanish/>
            <w:sz w:val="28"/>
            <w:szCs w:val="28"/>
          </w:rPr>
          <w:t>John 12:29f; Acts 22:9</w:t>
        </w:r>
      </w:hyperlink>
    </w:p>
    <w:p w14:paraId="14A09F69"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5"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 </w:t>
      </w:r>
      <w:hyperlink r:id="rId46" w:history="1">
        <w:r w:rsidR="003032B2" w:rsidRPr="001C336E">
          <w:rPr>
            <w:rStyle w:val="Hyperlink"/>
            <w:rFonts w:asciiTheme="minorHAnsi" w:eastAsiaTheme="minorEastAsia" w:hAnsiTheme="minorHAnsi" w:cstheme="minorHAnsi"/>
            <w:i/>
            <w:iCs/>
            <w:vanish/>
            <w:sz w:val="28"/>
            <w:szCs w:val="28"/>
          </w:rPr>
          <w:t>Acts 9:18; 22:11</w:t>
        </w:r>
      </w:hyperlink>
    </w:p>
    <w:p w14:paraId="71102F2C"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7" w:anchor="en-NASB-27225" w:tooltip="Go to Acts 9:8" w:history="1">
        <w:r w:rsidR="003032B2" w:rsidRPr="001C336E">
          <w:rPr>
            <w:rStyle w:val="Hyperlink"/>
            <w:rFonts w:asciiTheme="minorHAnsi" w:eastAsiaTheme="minorEastAsia" w:hAnsiTheme="minorHAnsi" w:cstheme="minorHAnsi"/>
            <w:i/>
            <w:iCs/>
            <w:vanish/>
            <w:sz w:val="28"/>
            <w:szCs w:val="28"/>
          </w:rPr>
          <w:t>Acts 9:8</w:t>
        </w:r>
      </w:hyperlink>
      <w:r w:rsidR="003032B2" w:rsidRPr="001C336E">
        <w:rPr>
          <w:rFonts w:asciiTheme="minorHAnsi" w:eastAsiaTheme="minorEastAsia" w:hAnsiTheme="minorHAnsi" w:cstheme="minorHAnsi"/>
          <w:i/>
          <w:iCs/>
          <w:vanish/>
          <w:sz w:val="28"/>
          <w:szCs w:val="28"/>
        </w:rPr>
        <w:t xml:space="preserve"> : </w:t>
      </w:r>
      <w:hyperlink r:id="rId48" w:history="1">
        <w:r w:rsidR="003032B2" w:rsidRPr="001C336E">
          <w:rPr>
            <w:rStyle w:val="Hyperlink"/>
            <w:rFonts w:asciiTheme="minorHAnsi" w:eastAsiaTheme="minorEastAsia" w:hAnsiTheme="minorHAnsi" w:cstheme="minorHAnsi"/>
            <w:i/>
            <w:iCs/>
            <w:vanish/>
            <w:sz w:val="28"/>
            <w:szCs w:val="28"/>
          </w:rPr>
          <w:t>Gen 14:15; 2 Cor 11:32; Gal 1:17</w:t>
        </w:r>
      </w:hyperlink>
    </w:p>
    <w:p w14:paraId="14EE9563"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49"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50" w:history="1">
        <w:r w:rsidR="003032B2" w:rsidRPr="001C336E">
          <w:rPr>
            <w:rStyle w:val="Hyperlink"/>
            <w:rFonts w:asciiTheme="minorHAnsi" w:eastAsiaTheme="minorEastAsia" w:hAnsiTheme="minorHAnsi" w:cstheme="minorHAnsi"/>
            <w:i/>
            <w:iCs/>
            <w:vanish/>
            <w:sz w:val="28"/>
            <w:szCs w:val="28"/>
          </w:rPr>
          <w:t>Gen 14:15; 2 Cor 11:32; Gal 1:17</w:t>
        </w:r>
      </w:hyperlink>
    </w:p>
    <w:p w14:paraId="1FE5A7BF"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1"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52" w:history="1">
        <w:r w:rsidR="003032B2" w:rsidRPr="001C336E">
          <w:rPr>
            <w:rStyle w:val="Hyperlink"/>
            <w:rFonts w:asciiTheme="minorHAnsi" w:eastAsiaTheme="minorEastAsia" w:hAnsiTheme="minorHAnsi" w:cstheme="minorHAnsi"/>
            <w:i/>
            <w:iCs/>
            <w:vanish/>
            <w:sz w:val="28"/>
            <w:szCs w:val="28"/>
          </w:rPr>
          <w:t>Acts 22:12</w:t>
        </w:r>
      </w:hyperlink>
    </w:p>
    <w:p w14:paraId="48610761"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3" w:anchor="en-NASB-27227" w:tooltip="Go to Acts 9:10" w:history="1">
        <w:r w:rsidR="003032B2" w:rsidRPr="001C336E">
          <w:rPr>
            <w:rStyle w:val="Hyperlink"/>
            <w:rFonts w:asciiTheme="minorHAnsi" w:eastAsiaTheme="minorEastAsia" w:hAnsiTheme="minorHAnsi" w:cstheme="minorHAnsi"/>
            <w:i/>
            <w:iCs/>
            <w:vanish/>
            <w:sz w:val="28"/>
            <w:szCs w:val="28"/>
          </w:rPr>
          <w:t>Acts 9:10</w:t>
        </w:r>
      </w:hyperlink>
      <w:r w:rsidR="003032B2" w:rsidRPr="001C336E">
        <w:rPr>
          <w:rFonts w:asciiTheme="minorHAnsi" w:eastAsiaTheme="minorEastAsia" w:hAnsiTheme="minorHAnsi" w:cstheme="minorHAnsi"/>
          <w:i/>
          <w:iCs/>
          <w:vanish/>
          <w:sz w:val="28"/>
          <w:szCs w:val="28"/>
        </w:rPr>
        <w:t xml:space="preserve"> : </w:t>
      </w:r>
      <w:hyperlink r:id="rId54" w:history="1">
        <w:r w:rsidR="003032B2" w:rsidRPr="001C336E">
          <w:rPr>
            <w:rStyle w:val="Hyperlink"/>
            <w:rFonts w:asciiTheme="minorHAnsi" w:eastAsiaTheme="minorEastAsia" w:hAnsiTheme="minorHAnsi" w:cstheme="minorHAnsi"/>
            <w:i/>
            <w:iCs/>
            <w:vanish/>
            <w:sz w:val="28"/>
            <w:szCs w:val="28"/>
          </w:rPr>
          <w:t>Acts 10:3, 17, 19; 11:5; 12:9; 16:9f; 18:9</w:t>
        </w:r>
      </w:hyperlink>
    </w:p>
    <w:p w14:paraId="4D64E888"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5" w:anchor="en-NASB-27228" w:tooltip="Go to Acts 9:11" w:history="1">
        <w:r w:rsidR="003032B2" w:rsidRPr="001C336E">
          <w:rPr>
            <w:rStyle w:val="Hyperlink"/>
            <w:rFonts w:asciiTheme="minorHAnsi" w:eastAsiaTheme="minorEastAsia" w:hAnsiTheme="minorHAnsi" w:cstheme="minorHAnsi"/>
            <w:i/>
            <w:iCs/>
            <w:vanish/>
            <w:sz w:val="28"/>
            <w:szCs w:val="28"/>
          </w:rPr>
          <w:t>Acts 9:11</w:t>
        </w:r>
      </w:hyperlink>
      <w:r w:rsidR="003032B2" w:rsidRPr="001C336E">
        <w:rPr>
          <w:rFonts w:asciiTheme="minorHAnsi" w:eastAsiaTheme="minorEastAsia" w:hAnsiTheme="minorHAnsi" w:cstheme="minorHAnsi"/>
          <w:i/>
          <w:iCs/>
          <w:vanish/>
          <w:sz w:val="28"/>
          <w:szCs w:val="28"/>
        </w:rPr>
        <w:t xml:space="preserve"> : </w:t>
      </w:r>
      <w:hyperlink r:id="rId56" w:history="1">
        <w:r w:rsidR="003032B2" w:rsidRPr="001C336E">
          <w:rPr>
            <w:rStyle w:val="Hyperlink"/>
            <w:rFonts w:asciiTheme="minorHAnsi" w:eastAsiaTheme="minorEastAsia" w:hAnsiTheme="minorHAnsi" w:cstheme="minorHAnsi"/>
            <w:i/>
            <w:iCs/>
            <w:vanish/>
            <w:sz w:val="28"/>
            <w:szCs w:val="28"/>
          </w:rPr>
          <w:t>Acts 9:30; 11:25; 21:39; 22:3</w:t>
        </w:r>
      </w:hyperlink>
    </w:p>
    <w:p w14:paraId="33399082"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7" w:anchor="en-NASB-27229" w:tooltip="Go to Acts 9:12" w:history="1">
        <w:r w:rsidR="003032B2" w:rsidRPr="001C336E">
          <w:rPr>
            <w:rStyle w:val="Hyperlink"/>
            <w:rFonts w:asciiTheme="minorHAnsi" w:eastAsiaTheme="minorEastAsia" w:hAnsiTheme="minorHAnsi" w:cstheme="minorHAnsi"/>
            <w:i/>
            <w:iCs/>
            <w:vanish/>
            <w:sz w:val="28"/>
            <w:szCs w:val="28"/>
          </w:rPr>
          <w:t>Acts 9:12</w:t>
        </w:r>
      </w:hyperlink>
      <w:r w:rsidR="003032B2" w:rsidRPr="001C336E">
        <w:rPr>
          <w:rFonts w:asciiTheme="minorHAnsi" w:eastAsiaTheme="minorEastAsia" w:hAnsiTheme="minorHAnsi" w:cstheme="minorHAnsi"/>
          <w:i/>
          <w:iCs/>
          <w:vanish/>
          <w:sz w:val="28"/>
          <w:szCs w:val="28"/>
        </w:rPr>
        <w:t xml:space="preserve"> : </w:t>
      </w:r>
      <w:hyperlink r:id="rId58" w:history="1">
        <w:r w:rsidR="003032B2" w:rsidRPr="001C336E">
          <w:rPr>
            <w:rStyle w:val="Hyperlink"/>
            <w:rFonts w:asciiTheme="minorHAnsi" w:eastAsiaTheme="minorEastAsia" w:hAnsiTheme="minorHAnsi" w:cstheme="minorHAnsi"/>
            <w:i/>
            <w:iCs/>
            <w:vanish/>
            <w:sz w:val="28"/>
            <w:szCs w:val="28"/>
          </w:rPr>
          <w:t>Mark 5:23; Acts 6:6; 9:17</w:t>
        </w:r>
      </w:hyperlink>
    </w:p>
    <w:p w14:paraId="4269A2AB"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59"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 </w:t>
      </w:r>
      <w:hyperlink r:id="rId60" w:history="1">
        <w:r w:rsidR="003032B2" w:rsidRPr="001C336E">
          <w:rPr>
            <w:rStyle w:val="Hyperlink"/>
            <w:rFonts w:asciiTheme="minorHAnsi" w:eastAsiaTheme="minorEastAsia" w:hAnsiTheme="minorHAnsi" w:cstheme="minorHAnsi"/>
            <w:i/>
            <w:iCs/>
            <w:vanish/>
            <w:sz w:val="28"/>
            <w:szCs w:val="28"/>
          </w:rPr>
          <w:t>Acts 8:3</w:t>
        </w:r>
      </w:hyperlink>
    </w:p>
    <w:p w14:paraId="699252FC"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1" w:anchor="en-NASB-27230" w:tooltip="Go to Acts 9:13" w:history="1">
        <w:r w:rsidR="003032B2" w:rsidRPr="001C336E">
          <w:rPr>
            <w:rStyle w:val="Hyperlink"/>
            <w:rFonts w:asciiTheme="minorHAnsi" w:eastAsiaTheme="minorEastAsia" w:hAnsiTheme="minorHAnsi" w:cstheme="minorHAnsi"/>
            <w:i/>
            <w:iCs/>
            <w:vanish/>
            <w:sz w:val="28"/>
            <w:szCs w:val="28"/>
          </w:rPr>
          <w:t>Acts 9:13</w:t>
        </w:r>
      </w:hyperlink>
      <w:r w:rsidR="003032B2" w:rsidRPr="001C336E">
        <w:rPr>
          <w:rFonts w:asciiTheme="minorHAnsi" w:eastAsiaTheme="minorEastAsia" w:hAnsiTheme="minorHAnsi" w:cstheme="minorHAnsi"/>
          <w:i/>
          <w:iCs/>
          <w:vanish/>
          <w:sz w:val="28"/>
          <w:szCs w:val="28"/>
        </w:rPr>
        <w:t xml:space="preserve"> : </w:t>
      </w:r>
      <w:hyperlink r:id="rId62" w:history="1">
        <w:r w:rsidR="003032B2" w:rsidRPr="001C336E">
          <w:rPr>
            <w:rStyle w:val="Hyperlink"/>
            <w:rFonts w:asciiTheme="minorHAnsi" w:eastAsiaTheme="minorEastAsia" w:hAnsiTheme="minorHAnsi" w:cstheme="minorHAnsi"/>
            <w:i/>
            <w:iCs/>
            <w:vanish/>
            <w:sz w:val="28"/>
            <w:szCs w:val="28"/>
          </w:rPr>
          <w:t>Acts 9:32, 41; 26:10; Rom 1:7; 15:25, 26, 31; 16:2, 15; 1 Cor 1:2</w:t>
        </w:r>
      </w:hyperlink>
    </w:p>
    <w:p w14:paraId="2D8677B9"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3" w:anchor="en-NASB-27231" w:tooltip="Go to Acts 9:14" w:history="1">
        <w:r w:rsidR="003032B2" w:rsidRPr="001C336E">
          <w:rPr>
            <w:rStyle w:val="Hyperlink"/>
            <w:rFonts w:asciiTheme="minorHAnsi" w:eastAsiaTheme="minorEastAsia" w:hAnsiTheme="minorHAnsi" w:cstheme="minorHAnsi"/>
            <w:i/>
            <w:iCs/>
            <w:vanish/>
            <w:sz w:val="28"/>
            <w:szCs w:val="28"/>
          </w:rPr>
          <w:t>Acts 9:14</w:t>
        </w:r>
      </w:hyperlink>
      <w:r w:rsidR="003032B2" w:rsidRPr="001C336E">
        <w:rPr>
          <w:rFonts w:asciiTheme="minorHAnsi" w:eastAsiaTheme="minorEastAsia" w:hAnsiTheme="minorHAnsi" w:cstheme="minorHAnsi"/>
          <w:i/>
          <w:iCs/>
          <w:vanish/>
          <w:sz w:val="28"/>
          <w:szCs w:val="28"/>
        </w:rPr>
        <w:t xml:space="preserve"> : </w:t>
      </w:r>
      <w:hyperlink r:id="rId64" w:history="1">
        <w:r w:rsidR="003032B2" w:rsidRPr="001C336E">
          <w:rPr>
            <w:rStyle w:val="Hyperlink"/>
            <w:rFonts w:asciiTheme="minorHAnsi" w:eastAsiaTheme="minorEastAsia" w:hAnsiTheme="minorHAnsi" w:cstheme="minorHAnsi"/>
            <w:i/>
            <w:iCs/>
            <w:vanish/>
            <w:sz w:val="28"/>
            <w:szCs w:val="28"/>
          </w:rPr>
          <w:t>Acts 9:2, 21</w:t>
        </w:r>
      </w:hyperlink>
    </w:p>
    <w:p w14:paraId="1AABB672"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5" w:anchor="en-NASB-27231" w:tooltip="Go to Acts 9:14" w:history="1">
        <w:r w:rsidR="003032B2" w:rsidRPr="001C336E">
          <w:rPr>
            <w:rStyle w:val="Hyperlink"/>
            <w:rFonts w:asciiTheme="minorHAnsi" w:eastAsiaTheme="minorEastAsia" w:hAnsiTheme="minorHAnsi" w:cstheme="minorHAnsi"/>
            <w:i/>
            <w:iCs/>
            <w:vanish/>
            <w:sz w:val="28"/>
            <w:szCs w:val="28"/>
          </w:rPr>
          <w:t>Acts 9:14</w:t>
        </w:r>
      </w:hyperlink>
      <w:r w:rsidR="003032B2" w:rsidRPr="001C336E">
        <w:rPr>
          <w:rFonts w:asciiTheme="minorHAnsi" w:eastAsiaTheme="minorEastAsia" w:hAnsiTheme="minorHAnsi" w:cstheme="minorHAnsi"/>
          <w:i/>
          <w:iCs/>
          <w:vanish/>
          <w:sz w:val="28"/>
          <w:szCs w:val="28"/>
        </w:rPr>
        <w:t xml:space="preserve"> : </w:t>
      </w:r>
      <w:hyperlink r:id="rId66" w:history="1">
        <w:r w:rsidR="003032B2" w:rsidRPr="001C336E">
          <w:rPr>
            <w:rStyle w:val="Hyperlink"/>
            <w:rFonts w:asciiTheme="minorHAnsi" w:eastAsiaTheme="minorEastAsia" w:hAnsiTheme="minorHAnsi" w:cstheme="minorHAnsi"/>
            <w:i/>
            <w:iCs/>
            <w:vanish/>
            <w:sz w:val="28"/>
            <w:szCs w:val="28"/>
          </w:rPr>
          <w:t>Acts 7:59</w:t>
        </w:r>
      </w:hyperlink>
    </w:p>
    <w:p w14:paraId="4882FCC5"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7"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68" w:history="1">
        <w:r w:rsidR="003032B2" w:rsidRPr="001C336E">
          <w:rPr>
            <w:rStyle w:val="Hyperlink"/>
            <w:rFonts w:asciiTheme="minorHAnsi" w:eastAsiaTheme="minorEastAsia" w:hAnsiTheme="minorHAnsi" w:cstheme="minorHAnsi"/>
            <w:i/>
            <w:iCs/>
            <w:vanish/>
            <w:sz w:val="28"/>
            <w:szCs w:val="28"/>
          </w:rPr>
          <w:t>Acts 13:2; Rom 1:1; 9:23; Gal 1:15; Eph 3:7</w:t>
        </w:r>
      </w:hyperlink>
    </w:p>
    <w:p w14:paraId="6427E4BC"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69"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70" w:history="1">
        <w:r w:rsidR="003032B2" w:rsidRPr="001C336E">
          <w:rPr>
            <w:rStyle w:val="Hyperlink"/>
            <w:rFonts w:asciiTheme="minorHAnsi" w:eastAsiaTheme="minorEastAsia" w:hAnsiTheme="minorHAnsi" w:cstheme="minorHAnsi"/>
            <w:i/>
            <w:iCs/>
            <w:vanish/>
            <w:sz w:val="28"/>
            <w:szCs w:val="28"/>
          </w:rPr>
          <w:t>Acts 22:21; 26:17; Rom 1:5; 11:13; 15:16; Gal 1:16; 2:7ff; Eph 3:1, 8; 1 Tim 2:7; 2 Tim 4:17</w:t>
        </w:r>
      </w:hyperlink>
    </w:p>
    <w:p w14:paraId="697EF1F6"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1" w:anchor="en-NASB-27232" w:tooltip="Go to Acts 9:15" w:history="1">
        <w:r w:rsidR="003032B2" w:rsidRPr="001C336E">
          <w:rPr>
            <w:rStyle w:val="Hyperlink"/>
            <w:rFonts w:asciiTheme="minorHAnsi" w:eastAsiaTheme="minorEastAsia" w:hAnsiTheme="minorHAnsi" w:cstheme="minorHAnsi"/>
            <w:i/>
            <w:iCs/>
            <w:vanish/>
            <w:sz w:val="28"/>
            <w:szCs w:val="28"/>
          </w:rPr>
          <w:t>Acts 9:15</w:t>
        </w:r>
      </w:hyperlink>
      <w:r w:rsidR="003032B2" w:rsidRPr="001C336E">
        <w:rPr>
          <w:rFonts w:asciiTheme="minorHAnsi" w:eastAsiaTheme="minorEastAsia" w:hAnsiTheme="minorHAnsi" w:cstheme="minorHAnsi"/>
          <w:i/>
          <w:iCs/>
          <w:vanish/>
          <w:sz w:val="28"/>
          <w:szCs w:val="28"/>
        </w:rPr>
        <w:t xml:space="preserve"> : </w:t>
      </w:r>
      <w:hyperlink r:id="rId72" w:history="1">
        <w:r w:rsidR="003032B2" w:rsidRPr="001C336E">
          <w:rPr>
            <w:rStyle w:val="Hyperlink"/>
            <w:rFonts w:asciiTheme="minorHAnsi" w:eastAsiaTheme="minorEastAsia" w:hAnsiTheme="minorHAnsi" w:cstheme="minorHAnsi"/>
            <w:i/>
            <w:iCs/>
            <w:vanish/>
            <w:sz w:val="28"/>
            <w:szCs w:val="28"/>
          </w:rPr>
          <w:t>Acts 25:22f; 26:1, 32; 2 Tim 4:17</w:t>
        </w:r>
      </w:hyperlink>
    </w:p>
    <w:p w14:paraId="46155943"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3" w:anchor="en-NASB-27233" w:tooltip="Go to Acts 9:16" w:history="1">
        <w:r w:rsidR="003032B2" w:rsidRPr="001C336E">
          <w:rPr>
            <w:rStyle w:val="Hyperlink"/>
            <w:rFonts w:asciiTheme="minorHAnsi" w:eastAsiaTheme="minorEastAsia" w:hAnsiTheme="minorHAnsi" w:cstheme="minorHAnsi"/>
            <w:i/>
            <w:iCs/>
            <w:vanish/>
            <w:sz w:val="28"/>
            <w:szCs w:val="28"/>
          </w:rPr>
          <w:t>Acts 9:16</w:t>
        </w:r>
      </w:hyperlink>
      <w:r w:rsidR="003032B2" w:rsidRPr="001C336E">
        <w:rPr>
          <w:rFonts w:asciiTheme="minorHAnsi" w:eastAsiaTheme="minorEastAsia" w:hAnsiTheme="minorHAnsi" w:cstheme="minorHAnsi"/>
          <w:i/>
          <w:iCs/>
          <w:vanish/>
          <w:sz w:val="28"/>
          <w:szCs w:val="28"/>
        </w:rPr>
        <w:t xml:space="preserve"> : </w:t>
      </w:r>
      <w:hyperlink r:id="rId74" w:history="1">
        <w:r w:rsidR="003032B2" w:rsidRPr="001C336E">
          <w:rPr>
            <w:rStyle w:val="Hyperlink"/>
            <w:rFonts w:asciiTheme="minorHAnsi" w:eastAsiaTheme="minorEastAsia" w:hAnsiTheme="minorHAnsi" w:cstheme="minorHAnsi"/>
            <w:i/>
            <w:iCs/>
            <w:vanish/>
            <w:sz w:val="28"/>
            <w:szCs w:val="28"/>
          </w:rPr>
          <w:t>Acts 20:23; 21:4, 11, 13; 2 Cor 6:4f; 11:23-27; 1 Thess 3:3</w:t>
        </w:r>
      </w:hyperlink>
    </w:p>
    <w:p w14:paraId="3C0E3296"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5"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76" w:history="1">
        <w:r w:rsidR="003032B2" w:rsidRPr="001C336E">
          <w:rPr>
            <w:rStyle w:val="Hyperlink"/>
            <w:rFonts w:asciiTheme="minorHAnsi" w:eastAsiaTheme="minorEastAsia" w:hAnsiTheme="minorHAnsi" w:cstheme="minorHAnsi"/>
            <w:i/>
            <w:iCs/>
            <w:vanish/>
            <w:sz w:val="28"/>
            <w:szCs w:val="28"/>
          </w:rPr>
          <w:t>Mark 5:23; Acts 6:6; 9:12</w:t>
        </w:r>
      </w:hyperlink>
    </w:p>
    <w:p w14:paraId="07B776C4"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7"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78" w:history="1">
        <w:r w:rsidR="003032B2" w:rsidRPr="001C336E">
          <w:rPr>
            <w:rStyle w:val="Hyperlink"/>
            <w:rFonts w:asciiTheme="minorHAnsi" w:eastAsiaTheme="minorEastAsia" w:hAnsiTheme="minorHAnsi" w:cstheme="minorHAnsi"/>
            <w:i/>
            <w:iCs/>
            <w:vanish/>
            <w:sz w:val="28"/>
            <w:szCs w:val="28"/>
          </w:rPr>
          <w:t>Acts 22:13</w:t>
        </w:r>
      </w:hyperlink>
    </w:p>
    <w:p w14:paraId="2454019D" w14:textId="77777777" w:rsidR="003032B2" w:rsidRPr="001C336E" w:rsidRDefault="006B163C" w:rsidP="00EF73C9">
      <w:pPr>
        <w:numPr>
          <w:ilvl w:val="0"/>
          <w:numId w:val="35"/>
        </w:numPr>
        <w:spacing w:before="100" w:beforeAutospacing="1" w:after="100" w:afterAutospacing="1" w:line="240" w:lineRule="auto"/>
        <w:jc w:val="center"/>
        <w:rPr>
          <w:rFonts w:asciiTheme="minorHAnsi" w:eastAsiaTheme="minorEastAsia" w:hAnsiTheme="minorHAnsi" w:cstheme="minorHAnsi"/>
          <w:i/>
          <w:iCs/>
          <w:vanish/>
          <w:sz w:val="28"/>
          <w:szCs w:val="28"/>
        </w:rPr>
      </w:pPr>
      <w:hyperlink r:id="rId79" w:anchor="en-NASB-27234" w:tooltip="Go to Acts 9:17" w:history="1">
        <w:r w:rsidR="003032B2" w:rsidRPr="001C336E">
          <w:rPr>
            <w:rStyle w:val="Hyperlink"/>
            <w:rFonts w:asciiTheme="minorHAnsi" w:eastAsiaTheme="minorEastAsia" w:hAnsiTheme="minorHAnsi" w:cstheme="minorHAnsi"/>
            <w:i/>
            <w:iCs/>
            <w:vanish/>
            <w:sz w:val="28"/>
            <w:szCs w:val="28"/>
          </w:rPr>
          <w:t>Acts 9:17</w:t>
        </w:r>
      </w:hyperlink>
      <w:r w:rsidR="003032B2" w:rsidRPr="001C336E">
        <w:rPr>
          <w:rFonts w:asciiTheme="minorHAnsi" w:eastAsiaTheme="minorEastAsia" w:hAnsiTheme="minorHAnsi" w:cstheme="minorHAnsi"/>
          <w:i/>
          <w:iCs/>
          <w:vanish/>
          <w:sz w:val="28"/>
          <w:szCs w:val="28"/>
        </w:rPr>
        <w:t xml:space="preserve"> : </w:t>
      </w:r>
      <w:hyperlink r:id="rId80" w:history="1">
        <w:r w:rsidR="003032B2" w:rsidRPr="001C336E">
          <w:rPr>
            <w:rStyle w:val="Hyperlink"/>
            <w:rFonts w:asciiTheme="minorHAnsi" w:eastAsiaTheme="minorEastAsia" w:hAnsiTheme="minorHAnsi" w:cstheme="minorHAnsi"/>
            <w:i/>
            <w:iCs/>
            <w:vanish/>
            <w:sz w:val="28"/>
            <w:szCs w:val="28"/>
          </w:rPr>
          <w:t>Acts 2:4</w:t>
        </w:r>
      </w:hyperlink>
    </w:p>
    <w:p w14:paraId="45CEB7A8" w14:textId="77777777" w:rsidR="00746CB4" w:rsidRDefault="008736A2" w:rsidP="00746CB4">
      <w:pPr>
        <w:ind w:firstLine="720"/>
        <w:rPr>
          <w:bCs/>
          <w:sz w:val="24"/>
          <w:szCs w:val="24"/>
        </w:rPr>
      </w:pPr>
      <w:r>
        <w:rPr>
          <w:bCs/>
          <w:sz w:val="24"/>
          <w:szCs w:val="24"/>
        </w:rPr>
        <w:t>G</w:t>
      </w:r>
      <w:r w:rsidR="00B46FF8" w:rsidRPr="005D7058">
        <w:rPr>
          <w:bCs/>
          <w:sz w:val="24"/>
          <w:szCs w:val="24"/>
        </w:rPr>
        <w:t>iven the opportunity to speak face to face with a new believer, I would place a Bible in their hands, look</w:t>
      </w:r>
      <w:r w:rsidR="00B46FF8">
        <w:rPr>
          <w:bCs/>
          <w:sz w:val="24"/>
          <w:szCs w:val="24"/>
        </w:rPr>
        <w:t xml:space="preserve"> them in the eye</w:t>
      </w:r>
      <w:r w:rsidR="007E6B85">
        <w:rPr>
          <w:bCs/>
          <w:sz w:val="24"/>
          <w:szCs w:val="24"/>
        </w:rPr>
        <w:t>,</w:t>
      </w:r>
      <w:r w:rsidR="00B46FF8">
        <w:rPr>
          <w:bCs/>
          <w:sz w:val="24"/>
          <w:szCs w:val="24"/>
        </w:rPr>
        <w:t xml:space="preserve"> and </w:t>
      </w:r>
      <w:r w:rsidR="00B46FF8" w:rsidRPr="005D7058">
        <w:rPr>
          <w:bCs/>
          <w:sz w:val="24"/>
          <w:szCs w:val="24"/>
        </w:rPr>
        <w:t>in all seriousness,</w:t>
      </w:r>
      <w:r w:rsidR="00B46FF8">
        <w:rPr>
          <w:bCs/>
          <w:sz w:val="24"/>
          <w:szCs w:val="24"/>
        </w:rPr>
        <w:t xml:space="preserve"> I would </w:t>
      </w:r>
      <w:r w:rsidR="007E6B85">
        <w:rPr>
          <w:bCs/>
          <w:sz w:val="24"/>
          <w:szCs w:val="24"/>
        </w:rPr>
        <w:t>say</w:t>
      </w:r>
      <w:r w:rsidR="00B46FF8">
        <w:rPr>
          <w:bCs/>
          <w:sz w:val="24"/>
          <w:szCs w:val="24"/>
        </w:rPr>
        <w:t>,</w:t>
      </w:r>
      <w:r w:rsidR="00B46FF8" w:rsidRPr="005D7058">
        <w:rPr>
          <w:bCs/>
          <w:sz w:val="24"/>
          <w:szCs w:val="24"/>
        </w:rPr>
        <w:t xml:space="preserve"> </w:t>
      </w:r>
      <w:r w:rsidR="00746CB4">
        <w:rPr>
          <w:bCs/>
          <w:sz w:val="24"/>
          <w:szCs w:val="24"/>
        </w:rPr>
        <w:t>“This book is</w:t>
      </w:r>
      <w:r w:rsidR="00746CB4" w:rsidRPr="005D7058">
        <w:rPr>
          <w:bCs/>
          <w:sz w:val="24"/>
          <w:szCs w:val="24"/>
        </w:rPr>
        <w:t xml:space="preserve"> your life</w:t>
      </w:r>
      <w:r w:rsidR="00746CB4">
        <w:rPr>
          <w:bCs/>
          <w:sz w:val="24"/>
          <w:szCs w:val="24"/>
        </w:rPr>
        <w:t>line to God</w:t>
      </w:r>
      <w:r w:rsidR="00746CB4" w:rsidRPr="005D7058">
        <w:rPr>
          <w:bCs/>
          <w:sz w:val="24"/>
          <w:szCs w:val="24"/>
        </w:rPr>
        <w:t xml:space="preserve">; </w:t>
      </w:r>
      <w:r w:rsidR="00746CB4">
        <w:rPr>
          <w:bCs/>
          <w:sz w:val="24"/>
          <w:szCs w:val="24"/>
        </w:rPr>
        <w:t xml:space="preserve">you </w:t>
      </w:r>
      <w:r w:rsidR="00746CB4" w:rsidRPr="005D7058">
        <w:rPr>
          <w:bCs/>
          <w:sz w:val="24"/>
          <w:szCs w:val="24"/>
        </w:rPr>
        <w:t xml:space="preserve">can’t live without it!” It is </w:t>
      </w:r>
      <w:r w:rsidR="00746CB4">
        <w:rPr>
          <w:bCs/>
          <w:sz w:val="24"/>
          <w:szCs w:val="24"/>
        </w:rPr>
        <w:t>my deep conviction</w:t>
      </w:r>
      <w:r w:rsidR="001B6C12">
        <w:rPr>
          <w:bCs/>
          <w:sz w:val="24"/>
          <w:szCs w:val="24"/>
        </w:rPr>
        <w:t xml:space="preserve"> </w:t>
      </w:r>
      <w:r w:rsidR="00746CB4" w:rsidRPr="005D7058">
        <w:rPr>
          <w:bCs/>
          <w:sz w:val="24"/>
          <w:szCs w:val="24"/>
        </w:rPr>
        <w:t xml:space="preserve">that </w:t>
      </w:r>
      <w:r w:rsidR="001B6C12">
        <w:rPr>
          <w:bCs/>
          <w:sz w:val="24"/>
          <w:szCs w:val="24"/>
        </w:rPr>
        <w:t xml:space="preserve">the Bible is that </w:t>
      </w:r>
      <w:r w:rsidR="00746CB4" w:rsidRPr="005D7058">
        <w:rPr>
          <w:bCs/>
          <w:sz w:val="24"/>
          <w:szCs w:val="24"/>
        </w:rPr>
        <w:t>vital</w:t>
      </w:r>
      <w:r w:rsidR="001B6C12">
        <w:rPr>
          <w:bCs/>
          <w:sz w:val="24"/>
          <w:szCs w:val="24"/>
        </w:rPr>
        <w:t>.</w:t>
      </w:r>
      <w:r w:rsidR="00746CB4">
        <w:rPr>
          <w:bCs/>
          <w:sz w:val="24"/>
          <w:szCs w:val="24"/>
        </w:rPr>
        <w:t xml:space="preserve"> </w:t>
      </w:r>
    </w:p>
    <w:p w14:paraId="266876C8" w14:textId="02258387" w:rsidR="008765FA" w:rsidRDefault="00B46FF8" w:rsidP="00760B3A">
      <w:pPr>
        <w:spacing w:after="0"/>
        <w:ind w:firstLine="720"/>
        <w:jc w:val="both"/>
        <w:rPr>
          <w:ins w:id="994" w:author="virginia porter" w:date="2018-05-14T17:10:00Z"/>
          <w:rFonts w:asciiTheme="minorHAnsi" w:hAnsiTheme="minorHAnsi" w:cstheme="minorHAnsi"/>
          <w:sz w:val="24"/>
          <w:szCs w:val="24"/>
        </w:rPr>
      </w:pPr>
      <w:r>
        <w:rPr>
          <w:rFonts w:asciiTheme="minorHAnsi" w:hAnsiTheme="minorHAnsi" w:cstheme="minorHAnsi"/>
          <w:sz w:val="24"/>
          <w:szCs w:val="24"/>
        </w:rPr>
        <w:t>Essentially, we have two</w:t>
      </w:r>
      <w:r w:rsidRPr="00AF51A7">
        <w:rPr>
          <w:rFonts w:asciiTheme="minorHAnsi" w:hAnsiTheme="minorHAnsi" w:cstheme="minorHAnsi"/>
          <w:sz w:val="24"/>
          <w:szCs w:val="24"/>
        </w:rPr>
        <w:t xml:space="preserve"> </w:t>
      </w:r>
      <w:r>
        <w:rPr>
          <w:rFonts w:asciiTheme="minorHAnsi" w:hAnsiTheme="minorHAnsi" w:cstheme="minorHAnsi"/>
          <w:sz w:val="24"/>
          <w:szCs w:val="24"/>
        </w:rPr>
        <w:t>internet connections to Jesus -</w:t>
      </w:r>
      <w:r w:rsidRPr="00AF51A7">
        <w:rPr>
          <w:rFonts w:asciiTheme="minorHAnsi" w:hAnsiTheme="minorHAnsi" w:cstheme="minorHAnsi"/>
          <w:sz w:val="24"/>
          <w:szCs w:val="24"/>
        </w:rPr>
        <w:t xml:space="preserve"> His written Word and prayer</w:t>
      </w:r>
      <w:r w:rsidR="001B6C12">
        <w:rPr>
          <w:rFonts w:asciiTheme="minorHAnsi" w:hAnsiTheme="minorHAnsi" w:cstheme="minorHAnsi"/>
          <w:sz w:val="24"/>
          <w:szCs w:val="24"/>
        </w:rPr>
        <w:t xml:space="preserve">. </w:t>
      </w:r>
      <w:r w:rsidR="00760B3A">
        <w:rPr>
          <w:rFonts w:asciiTheme="minorHAnsi" w:hAnsiTheme="minorHAnsi" w:cstheme="minorHAnsi"/>
          <w:sz w:val="24"/>
          <w:szCs w:val="24"/>
        </w:rPr>
        <w:t>(In another week, we are going to delve into the many dimensions of our prayer life.) For now, though, I just want to point out that the Word of God and prayer are</w:t>
      </w:r>
      <w:r w:rsidR="001B6C12">
        <w:rPr>
          <w:rFonts w:asciiTheme="minorHAnsi" w:hAnsiTheme="minorHAnsi" w:cstheme="minorHAnsi"/>
          <w:sz w:val="24"/>
          <w:szCs w:val="24"/>
        </w:rPr>
        <w:t xml:space="preserve"> so closely conjoined, that communion with God is dependent on both. One without the other is a one-sided conversation</w:t>
      </w:r>
      <w:r w:rsidR="00760B3A">
        <w:rPr>
          <w:rFonts w:asciiTheme="minorHAnsi" w:hAnsiTheme="minorHAnsi" w:cstheme="minorHAnsi"/>
          <w:sz w:val="24"/>
          <w:szCs w:val="24"/>
        </w:rPr>
        <w:t>, and n</w:t>
      </w:r>
      <w:r w:rsidR="00F52B84">
        <w:rPr>
          <w:rFonts w:asciiTheme="minorHAnsi" w:hAnsiTheme="minorHAnsi" w:cstheme="minorHAnsi"/>
          <w:sz w:val="24"/>
          <w:szCs w:val="24"/>
        </w:rPr>
        <w:t xml:space="preserve">o relationship will survive or thrive like that. </w:t>
      </w:r>
      <w:del w:id="995" w:author="virginia porter" w:date="2018-05-14T17:10:00Z">
        <w:r w:rsidR="00F52B84" w:rsidDel="003C3B93">
          <w:rPr>
            <w:rFonts w:asciiTheme="minorHAnsi" w:hAnsiTheme="minorHAnsi" w:cstheme="minorHAnsi"/>
            <w:sz w:val="24"/>
            <w:szCs w:val="24"/>
          </w:rPr>
          <w:delText xml:space="preserve">Granted, </w:delText>
        </w:r>
        <w:r w:rsidR="001B6C12" w:rsidRPr="005D7058" w:rsidDel="003C3B93">
          <w:rPr>
            <w:bCs/>
            <w:sz w:val="24"/>
            <w:szCs w:val="24"/>
          </w:rPr>
          <w:delText xml:space="preserve">God </w:delText>
        </w:r>
        <w:r w:rsidR="001B6C12" w:rsidDel="003C3B93">
          <w:rPr>
            <w:bCs/>
            <w:sz w:val="24"/>
            <w:szCs w:val="24"/>
          </w:rPr>
          <w:delText>already knows every word on our tongue before we speak</w:delText>
        </w:r>
        <w:r w:rsidR="00F52B84" w:rsidDel="003C3B93">
          <w:rPr>
            <w:bCs/>
            <w:sz w:val="24"/>
            <w:szCs w:val="24"/>
          </w:rPr>
          <w:delText xml:space="preserve"> (Psalm 139:1-16). </w:delText>
        </w:r>
        <w:r w:rsidR="00993EA8" w:rsidDel="003C3B93">
          <w:rPr>
            <w:bCs/>
            <w:sz w:val="24"/>
            <w:szCs w:val="24"/>
          </w:rPr>
          <w:delText>Yet,</w:delText>
        </w:r>
        <w:r w:rsidR="007E6B85" w:rsidDel="003C3B93">
          <w:rPr>
            <w:rFonts w:asciiTheme="minorHAnsi" w:hAnsiTheme="minorHAnsi" w:cstheme="minorHAnsi"/>
            <w:sz w:val="24"/>
            <w:szCs w:val="24"/>
          </w:rPr>
          <w:delText xml:space="preserve"> i</w:delText>
        </w:r>
        <w:r w:rsidDel="003C3B93">
          <w:rPr>
            <w:rFonts w:asciiTheme="minorHAnsi" w:hAnsiTheme="minorHAnsi" w:cstheme="minorHAnsi"/>
            <w:sz w:val="24"/>
            <w:szCs w:val="24"/>
          </w:rPr>
          <w:delText xml:space="preserve">f we have no desire to listen to </w:delText>
        </w:r>
        <w:r w:rsidR="00F52B84" w:rsidDel="003C3B93">
          <w:rPr>
            <w:rFonts w:asciiTheme="minorHAnsi" w:hAnsiTheme="minorHAnsi" w:cstheme="minorHAnsi"/>
            <w:sz w:val="24"/>
            <w:szCs w:val="24"/>
          </w:rPr>
          <w:delText>Him</w:delText>
        </w:r>
        <w:r w:rsidDel="003C3B93">
          <w:rPr>
            <w:rFonts w:asciiTheme="minorHAnsi" w:hAnsiTheme="minorHAnsi" w:cstheme="minorHAnsi"/>
            <w:sz w:val="24"/>
            <w:szCs w:val="24"/>
          </w:rPr>
          <w:delText xml:space="preserve">, </w:delText>
        </w:r>
        <w:r w:rsidR="00F52B84" w:rsidDel="003C3B93">
          <w:rPr>
            <w:rFonts w:asciiTheme="minorHAnsi" w:hAnsiTheme="minorHAnsi" w:cstheme="minorHAnsi"/>
            <w:sz w:val="24"/>
            <w:szCs w:val="24"/>
          </w:rPr>
          <w:delText>He’</w:delText>
        </w:r>
        <w:r w:rsidDel="003C3B93">
          <w:rPr>
            <w:rFonts w:asciiTheme="minorHAnsi" w:hAnsiTheme="minorHAnsi" w:cstheme="minorHAnsi"/>
            <w:sz w:val="24"/>
            <w:szCs w:val="24"/>
          </w:rPr>
          <w:delText xml:space="preserve">s not interested in hearing our prayers. </w:delText>
        </w:r>
      </w:del>
    </w:p>
    <w:p w14:paraId="6EF8BA07" w14:textId="77777777" w:rsidR="003C3B93" w:rsidRDefault="003C3B93" w:rsidP="00760B3A">
      <w:pPr>
        <w:spacing w:after="0"/>
        <w:ind w:firstLine="720"/>
        <w:jc w:val="both"/>
        <w:rPr>
          <w:rFonts w:asciiTheme="minorHAnsi" w:hAnsiTheme="minorHAnsi" w:cstheme="minorHAnsi"/>
          <w:sz w:val="24"/>
          <w:szCs w:val="24"/>
        </w:rPr>
      </w:pPr>
    </w:p>
    <w:p w14:paraId="10A1ACD4" w14:textId="77777777" w:rsidR="00F52B84" w:rsidRPr="007E6B85" w:rsidRDefault="00F52B84" w:rsidP="00F52B84">
      <w:pPr>
        <w:pStyle w:val="Heading3"/>
        <w:numPr>
          <w:ilvl w:val="0"/>
          <w:numId w:val="69"/>
        </w:numPr>
        <w:rPr>
          <w:rFonts w:asciiTheme="minorHAnsi" w:eastAsiaTheme="minorEastAsia" w:hAnsiTheme="minorHAnsi" w:cstheme="minorBidi"/>
          <w:b w:val="0"/>
          <w:sz w:val="24"/>
          <w:szCs w:val="24"/>
        </w:rPr>
      </w:pPr>
      <w:r w:rsidRPr="007E6B85">
        <w:rPr>
          <w:rFonts w:asciiTheme="minorHAnsi" w:hAnsiTheme="minorHAnsi" w:cstheme="minorHAnsi"/>
          <w:b w:val="0"/>
          <w:sz w:val="24"/>
          <w:szCs w:val="24"/>
        </w:rPr>
        <w:t>Lookup Proverbs 28:9 and Isaiah 59:1-3. Then compare them to John 15:7-10 above. In your own words, what do these passages communicate? ____________________________________________________________________________________________________________________________________</w:t>
      </w:r>
      <w:r>
        <w:rPr>
          <w:rFonts w:asciiTheme="minorHAnsi" w:hAnsiTheme="minorHAnsi" w:cstheme="minorHAnsi"/>
          <w:b w:val="0"/>
          <w:sz w:val="24"/>
          <w:szCs w:val="24"/>
        </w:rPr>
        <w:t>______</w:t>
      </w:r>
      <w:r w:rsidRPr="007E6B85">
        <w:rPr>
          <w:rFonts w:asciiTheme="minorHAnsi" w:eastAsiaTheme="minorEastAsia" w:hAnsiTheme="minorHAnsi" w:cstheme="minorBidi"/>
          <w:b w:val="0"/>
          <w:bCs w:val="0"/>
          <w:sz w:val="24"/>
          <w:szCs w:val="24"/>
        </w:rPr>
        <w:t xml:space="preserve">  </w:t>
      </w:r>
    </w:p>
    <w:p w14:paraId="4D82E12F" w14:textId="77777777" w:rsidR="003C3B93" w:rsidRDefault="003C3B93" w:rsidP="00B46FF8">
      <w:pPr>
        <w:spacing w:after="0"/>
        <w:ind w:firstLine="720"/>
        <w:jc w:val="both"/>
        <w:rPr>
          <w:ins w:id="996" w:author="virginia porter" w:date="2018-05-14T17:10:00Z"/>
          <w:rFonts w:asciiTheme="minorHAnsi" w:hAnsiTheme="minorHAnsi" w:cstheme="minorHAnsi"/>
          <w:sz w:val="24"/>
          <w:szCs w:val="24"/>
        </w:rPr>
      </w:pPr>
    </w:p>
    <w:p w14:paraId="256FF026" w14:textId="35168BA0" w:rsidR="00760B3A" w:rsidRDefault="003C3B93">
      <w:pPr>
        <w:spacing w:after="0"/>
        <w:ind w:firstLine="720"/>
        <w:jc w:val="both"/>
        <w:rPr>
          <w:rFonts w:asciiTheme="minorHAnsi" w:hAnsiTheme="minorHAnsi" w:cstheme="minorHAnsi"/>
          <w:sz w:val="24"/>
          <w:szCs w:val="24"/>
        </w:rPr>
      </w:pPr>
      <w:ins w:id="997" w:author="virginia porter" w:date="2018-05-14T17:10:00Z">
        <w:r w:rsidRPr="005D7058">
          <w:rPr>
            <w:bCs/>
            <w:sz w:val="24"/>
            <w:szCs w:val="24"/>
          </w:rPr>
          <w:t xml:space="preserve">God </w:t>
        </w:r>
        <w:r>
          <w:rPr>
            <w:bCs/>
            <w:sz w:val="24"/>
            <w:szCs w:val="24"/>
          </w:rPr>
          <w:t xml:space="preserve">already knows every word on our tongue before we speak </w:t>
        </w:r>
      </w:ins>
      <w:ins w:id="998" w:author="virginia porter" w:date="2018-05-14T17:11:00Z">
        <w:r>
          <w:rPr>
            <w:bCs/>
            <w:sz w:val="24"/>
            <w:szCs w:val="24"/>
          </w:rPr>
          <w:t xml:space="preserve">but he still wants to hear our voice in prayer </w:t>
        </w:r>
      </w:ins>
      <w:ins w:id="999" w:author="virginia porter" w:date="2018-05-14T17:10:00Z">
        <w:r>
          <w:rPr>
            <w:bCs/>
            <w:sz w:val="24"/>
            <w:szCs w:val="24"/>
          </w:rPr>
          <w:t>(Psalm 139:1-16). Yet,</w:t>
        </w:r>
        <w:r>
          <w:rPr>
            <w:rFonts w:asciiTheme="minorHAnsi" w:hAnsiTheme="minorHAnsi" w:cstheme="minorHAnsi"/>
            <w:sz w:val="24"/>
            <w:szCs w:val="24"/>
          </w:rPr>
          <w:t xml:space="preserve"> </w:t>
        </w:r>
      </w:ins>
      <w:ins w:id="1000" w:author="virginia porter" w:date="2018-05-14T17:12:00Z">
        <w:r>
          <w:rPr>
            <w:rFonts w:asciiTheme="minorHAnsi" w:hAnsiTheme="minorHAnsi" w:cstheme="minorHAnsi"/>
            <w:sz w:val="24"/>
            <w:szCs w:val="24"/>
          </w:rPr>
          <w:t xml:space="preserve">according to the two above passages, </w:t>
        </w:r>
      </w:ins>
      <w:ins w:id="1001" w:author="virginia porter" w:date="2018-05-14T17:10:00Z">
        <w:r>
          <w:rPr>
            <w:rFonts w:asciiTheme="minorHAnsi" w:hAnsiTheme="minorHAnsi" w:cstheme="minorHAnsi"/>
            <w:sz w:val="24"/>
            <w:szCs w:val="24"/>
          </w:rPr>
          <w:t>if we have no desire to listen to Hi</w:t>
        </w:r>
      </w:ins>
      <w:ins w:id="1002" w:author="virginia porter" w:date="2018-05-14T17:12:00Z">
        <w:r>
          <w:rPr>
            <w:rFonts w:asciiTheme="minorHAnsi" w:hAnsiTheme="minorHAnsi" w:cstheme="minorHAnsi"/>
            <w:sz w:val="24"/>
            <w:szCs w:val="24"/>
          </w:rPr>
          <w:t>s Word</w:t>
        </w:r>
      </w:ins>
      <w:ins w:id="1003" w:author="virginia porter" w:date="2018-05-14T17:10:00Z">
        <w:r>
          <w:rPr>
            <w:rFonts w:asciiTheme="minorHAnsi" w:hAnsiTheme="minorHAnsi" w:cstheme="minorHAnsi"/>
            <w:sz w:val="24"/>
            <w:szCs w:val="24"/>
          </w:rPr>
          <w:t xml:space="preserve">, He’s not interested in hearing our prayers. </w:t>
        </w:r>
      </w:ins>
      <w:r w:rsidR="008765FA">
        <w:rPr>
          <w:rFonts w:asciiTheme="minorHAnsi" w:hAnsiTheme="minorHAnsi" w:cstheme="minorHAnsi"/>
          <w:sz w:val="24"/>
          <w:szCs w:val="24"/>
        </w:rPr>
        <w:t>P</w:t>
      </w:r>
      <w:r w:rsidR="00B46FF8">
        <w:rPr>
          <w:rFonts w:asciiTheme="minorHAnsi" w:hAnsiTheme="minorHAnsi" w:cstheme="minorHAnsi"/>
          <w:sz w:val="24"/>
          <w:szCs w:val="24"/>
        </w:rPr>
        <w:t xml:space="preserve">lease don’t misconstrue </w:t>
      </w:r>
      <w:r w:rsidR="00993EA8">
        <w:rPr>
          <w:rFonts w:asciiTheme="minorHAnsi" w:hAnsiTheme="minorHAnsi" w:cstheme="minorHAnsi"/>
          <w:sz w:val="24"/>
          <w:szCs w:val="24"/>
        </w:rPr>
        <w:t>what I’m trying to say.</w:t>
      </w:r>
      <w:r w:rsidR="00B46FF8">
        <w:rPr>
          <w:rFonts w:asciiTheme="minorHAnsi" w:hAnsiTheme="minorHAnsi" w:cstheme="minorHAnsi"/>
          <w:sz w:val="24"/>
          <w:szCs w:val="24"/>
        </w:rPr>
        <w:t xml:space="preserve"> Of course</w:t>
      </w:r>
      <w:ins w:id="1004" w:author="virginia porter" w:date="2018-05-14T17:13:00Z">
        <w:r>
          <w:rPr>
            <w:rFonts w:asciiTheme="minorHAnsi" w:hAnsiTheme="minorHAnsi" w:cstheme="minorHAnsi"/>
            <w:sz w:val="24"/>
            <w:szCs w:val="24"/>
          </w:rPr>
          <w:t>,</w:t>
        </w:r>
      </w:ins>
      <w:del w:id="1005" w:author="virginia porter" w:date="2018-05-14T17:13:00Z">
        <w:r w:rsidR="00B46FF8" w:rsidDel="003C3B93">
          <w:rPr>
            <w:rFonts w:asciiTheme="minorHAnsi" w:hAnsiTheme="minorHAnsi" w:cstheme="minorHAnsi"/>
            <w:sz w:val="24"/>
            <w:szCs w:val="24"/>
          </w:rPr>
          <w:delText>,</w:delText>
        </w:r>
      </w:del>
      <w:r w:rsidR="00B46FF8">
        <w:rPr>
          <w:rFonts w:asciiTheme="minorHAnsi" w:hAnsiTheme="minorHAnsi" w:cstheme="minorHAnsi"/>
          <w:sz w:val="24"/>
          <w:szCs w:val="24"/>
        </w:rPr>
        <w:t xml:space="preserve"> we can read the Bible without praying</w:t>
      </w:r>
      <w:del w:id="1006" w:author="virginia porter" w:date="2018-05-14T17:13:00Z">
        <w:r w:rsidR="00B46FF8" w:rsidDel="003C3B93">
          <w:rPr>
            <w:rFonts w:asciiTheme="minorHAnsi" w:hAnsiTheme="minorHAnsi" w:cstheme="minorHAnsi"/>
            <w:sz w:val="24"/>
            <w:szCs w:val="24"/>
          </w:rPr>
          <w:delText>,</w:delText>
        </w:r>
      </w:del>
      <w:r w:rsidR="00B46FF8">
        <w:rPr>
          <w:rFonts w:asciiTheme="minorHAnsi" w:hAnsiTheme="minorHAnsi" w:cstheme="minorHAnsi"/>
          <w:sz w:val="24"/>
          <w:szCs w:val="24"/>
        </w:rPr>
        <w:t xml:space="preserve"> and </w:t>
      </w:r>
      <w:r w:rsidR="00993EA8">
        <w:rPr>
          <w:rFonts w:asciiTheme="minorHAnsi" w:hAnsiTheme="minorHAnsi" w:cstheme="minorHAnsi"/>
          <w:sz w:val="24"/>
          <w:szCs w:val="24"/>
        </w:rPr>
        <w:t xml:space="preserve">we can </w:t>
      </w:r>
      <w:r w:rsidR="00B46FF8">
        <w:rPr>
          <w:rFonts w:asciiTheme="minorHAnsi" w:hAnsiTheme="minorHAnsi" w:cstheme="minorHAnsi"/>
          <w:sz w:val="24"/>
          <w:szCs w:val="24"/>
        </w:rPr>
        <w:t xml:space="preserve">pray without reading the Bible. </w:t>
      </w:r>
      <w:r w:rsidR="008765FA">
        <w:rPr>
          <w:rFonts w:asciiTheme="minorHAnsi" w:hAnsiTheme="minorHAnsi" w:cstheme="minorHAnsi"/>
          <w:sz w:val="24"/>
          <w:szCs w:val="24"/>
        </w:rPr>
        <w:t>But</w:t>
      </w:r>
      <w:r w:rsidR="00B46FF8">
        <w:rPr>
          <w:rFonts w:asciiTheme="minorHAnsi" w:hAnsiTheme="minorHAnsi" w:cstheme="minorHAnsi"/>
          <w:sz w:val="24"/>
          <w:szCs w:val="24"/>
        </w:rPr>
        <w:t xml:space="preserve">, when you combine prayer and God’s Word then you have </w:t>
      </w:r>
      <w:r w:rsidR="008765FA">
        <w:rPr>
          <w:rFonts w:asciiTheme="minorHAnsi" w:hAnsiTheme="minorHAnsi" w:cstheme="minorHAnsi"/>
          <w:sz w:val="24"/>
          <w:szCs w:val="24"/>
        </w:rPr>
        <w:t xml:space="preserve">true </w:t>
      </w:r>
      <w:ins w:id="1007" w:author="virginia porter" w:date="2018-05-14T17:14:00Z">
        <w:r>
          <w:rPr>
            <w:rFonts w:asciiTheme="minorHAnsi" w:hAnsiTheme="minorHAnsi" w:cstheme="minorHAnsi"/>
            <w:sz w:val="24"/>
            <w:szCs w:val="24"/>
          </w:rPr>
          <w:t>interaction with God.</w:t>
        </w:r>
      </w:ins>
      <w:del w:id="1008" w:author="virginia porter" w:date="2018-05-14T17:14:00Z">
        <w:r w:rsidR="008765FA" w:rsidDel="003C3B93">
          <w:rPr>
            <w:rFonts w:asciiTheme="minorHAnsi" w:hAnsiTheme="minorHAnsi" w:cstheme="minorHAnsi"/>
            <w:sz w:val="24"/>
            <w:szCs w:val="24"/>
          </w:rPr>
          <w:delText xml:space="preserve">divine </w:delText>
        </w:r>
        <w:r w:rsidR="00B46FF8" w:rsidDel="003C3B93">
          <w:rPr>
            <w:rFonts w:asciiTheme="minorHAnsi" w:hAnsiTheme="minorHAnsi" w:cstheme="minorHAnsi"/>
            <w:sz w:val="24"/>
            <w:szCs w:val="24"/>
          </w:rPr>
          <w:delText>communication.</w:delText>
        </w:r>
      </w:del>
      <w:r w:rsidR="00B46FF8">
        <w:rPr>
          <w:rFonts w:asciiTheme="minorHAnsi" w:hAnsiTheme="minorHAnsi" w:cstheme="minorHAnsi"/>
          <w:sz w:val="24"/>
          <w:szCs w:val="24"/>
        </w:rPr>
        <w:t xml:space="preserve"> For instance, this morning, while reading God’s Word, I found myself spontaneously praying in response to what I was reading, thus, reminding the Lord of His promises. </w:t>
      </w:r>
    </w:p>
    <w:p w14:paraId="525C9EF2" w14:textId="77777777" w:rsidR="00760B3A" w:rsidRDefault="00760B3A" w:rsidP="00B46FF8">
      <w:pPr>
        <w:spacing w:after="0"/>
        <w:ind w:firstLine="720"/>
        <w:jc w:val="both"/>
        <w:rPr>
          <w:rFonts w:asciiTheme="minorHAnsi" w:hAnsiTheme="minorHAnsi" w:cstheme="minorHAnsi"/>
          <w:sz w:val="24"/>
          <w:szCs w:val="24"/>
        </w:rPr>
      </w:pPr>
    </w:p>
    <w:p w14:paraId="464A8C25" w14:textId="77777777" w:rsidR="00110A20" w:rsidRDefault="00B46FF8" w:rsidP="00110A20">
      <w:pPr>
        <w:spacing w:after="0"/>
        <w:ind w:firstLine="720"/>
        <w:jc w:val="both"/>
        <w:rPr>
          <w:rFonts w:asciiTheme="minorHAnsi" w:hAnsiTheme="minorHAnsi" w:cstheme="minorHAnsi"/>
          <w:bCs/>
          <w:sz w:val="24"/>
          <w:szCs w:val="24"/>
        </w:rPr>
      </w:pPr>
      <w:r>
        <w:rPr>
          <w:sz w:val="24"/>
          <w:szCs w:val="24"/>
        </w:rPr>
        <w:t xml:space="preserve"> “</w:t>
      </w:r>
      <w:r>
        <w:rPr>
          <w:rFonts w:asciiTheme="minorHAnsi" w:hAnsiTheme="minorHAnsi" w:cstheme="minorHAnsi"/>
          <w:sz w:val="24"/>
          <w:szCs w:val="24"/>
        </w:rPr>
        <w:t>Does</w:t>
      </w:r>
      <w:r w:rsidRPr="00AF51A7">
        <w:rPr>
          <w:rFonts w:asciiTheme="minorHAnsi" w:hAnsiTheme="minorHAnsi" w:cstheme="minorHAnsi"/>
          <w:sz w:val="24"/>
          <w:szCs w:val="24"/>
        </w:rPr>
        <w:t xml:space="preserve"> God still speak to people?</w:t>
      </w:r>
      <w:r>
        <w:rPr>
          <w:rFonts w:asciiTheme="minorHAnsi" w:hAnsiTheme="minorHAnsi" w:cstheme="minorHAnsi"/>
          <w:sz w:val="24"/>
          <w:szCs w:val="24"/>
        </w:rPr>
        <w:t>”, one might ask. I’ll let Jesus answer that question:</w:t>
      </w:r>
      <w:r w:rsidRPr="00AF51A7">
        <w:rPr>
          <w:rFonts w:asciiTheme="minorHAnsi" w:hAnsiTheme="minorHAnsi" w:cstheme="minorHAnsi"/>
          <w:sz w:val="24"/>
          <w:szCs w:val="24"/>
        </w:rPr>
        <w:t xml:space="preserve"> “My sheep</w:t>
      </w:r>
      <w:r w:rsidR="008765FA">
        <w:rPr>
          <w:rFonts w:asciiTheme="minorHAnsi" w:hAnsiTheme="minorHAnsi" w:cstheme="minorHAnsi"/>
          <w:sz w:val="24"/>
          <w:szCs w:val="24"/>
        </w:rPr>
        <w:t>,” he said, “</w:t>
      </w:r>
      <w:r w:rsidRPr="00AF51A7">
        <w:rPr>
          <w:rFonts w:asciiTheme="minorHAnsi" w:hAnsiTheme="minorHAnsi" w:cstheme="minorHAnsi"/>
          <w:sz w:val="24"/>
          <w:szCs w:val="24"/>
        </w:rPr>
        <w:t xml:space="preserve">hear </w:t>
      </w:r>
      <w:r>
        <w:rPr>
          <w:rFonts w:asciiTheme="minorHAnsi" w:hAnsiTheme="minorHAnsi" w:cstheme="minorHAnsi"/>
          <w:sz w:val="24"/>
          <w:szCs w:val="24"/>
        </w:rPr>
        <w:t xml:space="preserve">My </w:t>
      </w:r>
      <w:r w:rsidRPr="00AF51A7">
        <w:rPr>
          <w:rFonts w:asciiTheme="minorHAnsi" w:hAnsiTheme="minorHAnsi" w:cstheme="minorHAnsi"/>
          <w:bCs/>
          <w:sz w:val="24"/>
          <w:szCs w:val="24"/>
        </w:rPr>
        <w:t>voice” (John 10:27). T</w:t>
      </w:r>
      <w:r w:rsidRPr="00AF51A7">
        <w:rPr>
          <w:rFonts w:asciiTheme="minorHAnsi" w:hAnsiTheme="minorHAnsi" w:cstheme="minorHAnsi"/>
          <w:sz w:val="24"/>
          <w:szCs w:val="24"/>
        </w:rPr>
        <w:t xml:space="preserve">he Greek word for </w:t>
      </w:r>
      <w:r w:rsidRPr="00173805">
        <w:rPr>
          <w:rFonts w:asciiTheme="minorHAnsi" w:hAnsiTheme="minorHAnsi" w:cstheme="minorHAnsi"/>
          <w:i/>
          <w:sz w:val="24"/>
          <w:szCs w:val="24"/>
        </w:rPr>
        <w:t>voice</w:t>
      </w:r>
      <w:r w:rsidRPr="00AF51A7">
        <w:rPr>
          <w:rFonts w:asciiTheme="minorHAnsi" w:hAnsiTheme="minorHAnsi" w:cstheme="minorHAnsi"/>
          <w:sz w:val="24"/>
          <w:szCs w:val="24"/>
        </w:rPr>
        <w:t xml:space="preserve"> is </w:t>
      </w:r>
      <w:r w:rsidRPr="004962A2">
        <w:rPr>
          <w:rFonts w:asciiTheme="minorHAnsi" w:hAnsiTheme="minorHAnsi" w:cstheme="minorHAnsi"/>
          <w:bCs/>
          <w:i/>
          <w:sz w:val="24"/>
          <w:szCs w:val="24"/>
        </w:rPr>
        <w:t>phone</w:t>
      </w:r>
      <w:r w:rsidRPr="00AF51A7">
        <w:rPr>
          <w:rFonts w:asciiTheme="minorHAnsi" w:hAnsiTheme="minorHAnsi" w:cstheme="minorHAnsi"/>
          <w:bCs/>
          <w:sz w:val="24"/>
          <w:szCs w:val="24"/>
        </w:rPr>
        <w:t>. We hear God’s “phone” when we read His Word. Do you want to he</w:t>
      </w:r>
      <w:r>
        <w:rPr>
          <w:rFonts w:asciiTheme="minorHAnsi" w:hAnsiTheme="minorHAnsi" w:cstheme="minorHAnsi"/>
          <w:bCs/>
          <w:sz w:val="24"/>
          <w:szCs w:val="24"/>
        </w:rPr>
        <w:t>a</w:t>
      </w:r>
      <w:r w:rsidRPr="00AF51A7">
        <w:rPr>
          <w:rFonts w:asciiTheme="minorHAnsi" w:hAnsiTheme="minorHAnsi" w:cstheme="minorHAnsi"/>
          <w:bCs/>
          <w:sz w:val="24"/>
          <w:szCs w:val="24"/>
        </w:rPr>
        <w:t>r His audible voice?</w:t>
      </w:r>
      <w:r>
        <w:rPr>
          <w:rFonts w:asciiTheme="minorHAnsi" w:hAnsiTheme="minorHAnsi" w:cstheme="minorHAnsi"/>
          <w:bCs/>
          <w:sz w:val="24"/>
          <w:szCs w:val="24"/>
        </w:rPr>
        <w:t xml:space="preserve"> Simple. R</w:t>
      </w:r>
      <w:r w:rsidRPr="00AF51A7">
        <w:rPr>
          <w:rFonts w:asciiTheme="minorHAnsi" w:hAnsiTheme="minorHAnsi" w:cstheme="minorHAnsi"/>
          <w:bCs/>
          <w:sz w:val="24"/>
          <w:szCs w:val="24"/>
        </w:rPr>
        <w:t>ead the Bible out loud</w:t>
      </w:r>
      <w:r>
        <w:rPr>
          <w:rFonts w:asciiTheme="minorHAnsi" w:hAnsiTheme="minorHAnsi" w:cstheme="minorHAnsi"/>
          <w:bCs/>
          <w:sz w:val="24"/>
          <w:szCs w:val="24"/>
        </w:rPr>
        <w:t>.</w:t>
      </w:r>
      <w:r w:rsidR="008765FA">
        <w:rPr>
          <w:rFonts w:asciiTheme="minorHAnsi" w:hAnsiTheme="minorHAnsi" w:cstheme="minorHAnsi"/>
          <w:bCs/>
          <w:sz w:val="24"/>
          <w:szCs w:val="24"/>
        </w:rPr>
        <w:t xml:space="preserve"> </w:t>
      </w:r>
      <w:r w:rsidR="00110A20">
        <w:rPr>
          <w:rFonts w:asciiTheme="minorHAnsi" w:hAnsiTheme="minorHAnsi" w:cstheme="minorHAnsi"/>
          <w:bCs/>
          <w:sz w:val="24"/>
          <w:szCs w:val="24"/>
        </w:rPr>
        <w:t xml:space="preserve">Just for a moment, let’s pretend that God still spoke to people in an audible voice. What do you think He would say to you? What would He like for His blood bought bride to know? We don’t even have to guess -for it is written ….  </w:t>
      </w:r>
    </w:p>
    <w:p w14:paraId="34EF464D" w14:textId="77777777" w:rsidR="009629C1" w:rsidRDefault="009629C1" w:rsidP="00110A20">
      <w:pPr>
        <w:spacing w:after="0"/>
        <w:ind w:firstLine="720"/>
        <w:jc w:val="both"/>
        <w:rPr>
          <w:rFonts w:asciiTheme="minorHAnsi" w:hAnsiTheme="minorHAnsi" w:cstheme="minorHAnsi"/>
          <w:bCs/>
          <w:sz w:val="24"/>
          <w:szCs w:val="24"/>
        </w:rPr>
      </w:pPr>
    </w:p>
    <w:p w14:paraId="5A68D029" w14:textId="77777777" w:rsidR="00110A20" w:rsidRDefault="00110A20" w:rsidP="00110A20">
      <w:pPr>
        <w:spacing w:after="0"/>
        <w:jc w:val="center"/>
        <w:rPr>
          <w:rFonts w:asciiTheme="minorHAnsi" w:hAnsiTheme="minorHAnsi" w:cstheme="minorHAnsi"/>
          <w:b/>
          <w:sz w:val="24"/>
          <w:szCs w:val="24"/>
        </w:rPr>
      </w:pPr>
      <w:r w:rsidRPr="008736A2">
        <w:rPr>
          <w:rFonts w:asciiTheme="minorHAnsi" w:hAnsiTheme="minorHAnsi" w:cstheme="minorHAnsi"/>
          <w:b/>
          <w:sz w:val="24"/>
          <w:szCs w:val="24"/>
        </w:rPr>
        <w:t>Ephesians 5:25</w:t>
      </w:r>
    </w:p>
    <w:p w14:paraId="0206AD15" w14:textId="77777777" w:rsidR="00110A20" w:rsidRPr="001A316B" w:rsidRDefault="00110A20" w:rsidP="00110A20">
      <w:pPr>
        <w:spacing w:after="0"/>
        <w:jc w:val="center"/>
        <w:rPr>
          <w:rFonts w:asciiTheme="minorHAnsi" w:hAnsiTheme="minorHAnsi" w:cstheme="minorHAnsi"/>
          <w:b/>
          <w:sz w:val="24"/>
          <w:szCs w:val="24"/>
        </w:rPr>
      </w:pPr>
      <w:r>
        <w:rPr>
          <w:rFonts w:asciiTheme="minorHAnsi" w:hAnsiTheme="minorHAnsi" w:cstheme="minorHAnsi"/>
          <w:b/>
          <w:sz w:val="24"/>
          <w:szCs w:val="24"/>
        </w:rPr>
        <w:t>H</w:t>
      </w:r>
      <w:r w:rsidRPr="00261B8C">
        <w:rPr>
          <w:rFonts w:asciiTheme="minorHAnsi" w:hAnsiTheme="minorHAnsi" w:cstheme="minorHAnsi"/>
          <w:b/>
          <w:i/>
          <w:color w:val="000000"/>
          <w:sz w:val="24"/>
          <w:szCs w:val="24"/>
        </w:rPr>
        <w:t>usbands, love your</w:t>
      </w:r>
      <w:r w:rsidRPr="00261B8C">
        <w:rPr>
          <w:rFonts w:asciiTheme="minorHAnsi" w:hAnsiTheme="minorHAnsi" w:cstheme="minorHAnsi"/>
          <w:b/>
          <w:i/>
          <w:color w:val="000000"/>
          <w:sz w:val="24"/>
          <w:szCs w:val="24"/>
          <w:vertAlign w:val="superscript"/>
        </w:rPr>
        <w:t> </w:t>
      </w:r>
      <w:r w:rsidRPr="00261B8C">
        <w:rPr>
          <w:rFonts w:asciiTheme="minorHAnsi" w:hAnsiTheme="minorHAnsi" w:cstheme="minorHAnsi"/>
          <w:b/>
          <w:i/>
          <w:color w:val="000000"/>
          <w:sz w:val="24"/>
          <w:szCs w:val="24"/>
        </w:rPr>
        <w:t>wives just as Christ loved the church and gave himself for her.</w:t>
      </w:r>
    </w:p>
    <w:p w14:paraId="552ABF97" w14:textId="77777777" w:rsidR="000E6D93" w:rsidRPr="00110A20" w:rsidRDefault="000E6D93" w:rsidP="00B46FF8">
      <w:pPr>
        <w:spacing w:after="0"/>
        <w:ind w:firstLine="720"/>
        <w:jc w:val="both"/>
        <w:rPr>
          <w:rFonts w:asciiTheme="minorHAnsi" w:hAnsiTheme="minorHAnsi" w:cstheme="minorHAnsi"/>
          <w:b/>
          <w:bCs/>
          <w:sz w:val="24"/>
          <w:szCs w:val="24"/>
        </w:rPr>
      </w:pPr>
    </w:p>
    <w:p w14:paraId="6404F034" w14:textId="77777777" w:rsidR="008765FA" w:rsidRDefault="008765FA" w:rsidP="00B46FF8">
      <w:pPr>
        <w:spacing w:after="0"/>
        <w:jc w:val="center"/>
        <w:rPr>
          <w:rFonts w:asciiTheme="minorHAnsi" w:hAnsiTheme="minorHAnsi" w:cstheme="minorHAnsi"/>
          <w:b/>
          <w:bCs/>
          <w:iCs/>
          <w:sz w:val="28"/>
          <w:szCs w:val="28"/>
        </w:rPr>
      </w:pPr>
      <w:bookmarkStart w:id="1009" w:name="_Hlk484019125"/>
      <w:r w:rsidRPr="008765FA">
        <w:rPr>
          <w:rFonts w:asciiTheme="minorHAnsi" w:hAnsiTheme="minorHAnsi" w:cstheme="minorHAnsi"/>
          <w:b/>
          <w:bCs/>
          <w:iCs/>
          <w:sz w:val="28"/>
          <w:szCs w:val="28"/>
        </w:rPr>
        <w:t>Jesus Loves Me This I Know</w:t>
      </w:r>
    </w:p>
    <w:p w14:paraId="2C7FDE66" w14:textId="77777777" w:rsidR="00110A20" w:rsidRDefault="00110A20" w:rsidP="00B46FF8">
      <w:pPr>
        <w:spacing w:after="0"/>
        <w:jc w:val="center"/>
        <w:rPr>
          <w:rFonts w:asciiTheme="minorHAnsi" w:hAnsiTheme="minorHAnsi" w:cstheme="minorHAnsi"/>
          <w:b/>
          <w:bCs/>
          <w:iCs/>
          <w:sz w:val="28"/>
          <w:szCs w:val="28"/>
        </w:rPr>
      </w:pPr>
    </w:p>
    <w:p w14:paraId="4083AAEC" w14:textId="5D25965C" w:rsidR="00110A20" w:rsidRDefault="00110A20" w:rsidP="00110A20">
      <w:pPr>
        <w:pStyle w:val="bodytext"/>
        <w:spacing w:before="0" w:beforeAutospacing="0" w:after="0" w:afterAutospacing="0"/>
        <w:ind w:firstLine="720"/>
        <w:jc w:val="both"/>
        <w:rPr>
          <w:ins w:id="1010" w:author="owner" w:date="2018-06-04T13:24:00Z"/>
          <w:rFonts w:asciiTheme="minorHAnsi" w:hAnsiTheme="minorHAnsi" w:cstheme="minorHAnsi"/>
          <w:color w:val="000000"/>
        </w:rPr>
      </w:pPr>
      <w:r>
        <w:rPr>
          <w:rFonts w:asciiTheme="minorHAnsi" w:hAnsiTheme="minorHAnsi" w:cstheme="minorHAnsi"/>
          <w:color w:val="000000"/>
        </w:rPr>
        <w:t xml:space="preserve">Love is in the air with the fragrance of flowers and perfume. The store shelves are stocked with heart shaped boxes of chocolates and all manner of expensive cards about love. Can you guess what </w:t>
      </w:r>
      <w:r w:rsidR="00E378B7">
        <w:rPr>
          <w:rFonts w:asciiTheme="minorHAnsi" w:hAnsiTheme="minorHAnsi" w:cstheme="minorHAnsi"/>
          <w:color w:val="000000"/>
        </w:rPr>
        <w:t>day it is</w:t>
      </w:r>
      <w:r>
        <w:rPr>
          <w:rFonts w:asciiTheme="minorHAnsi" w:hAnsiTheme="minorHAnsi" w:cstheme="minorHAnsi"/>
          <w:color w:val="000000"/>
        </w:rPr>
        <w:t xml:space="preserve">? That’s correct - it’s Valentine’s Day. Since, one of my love languages is giving gifts, I have already purchased the cards and candies to give to my family. My husband’s job necessitates travel so he is gone much more that we would prefer, yet this is how he provides for us. He was working out of town last week and I was keeping my five and three-year-old granddaughters. They came hopping into my office as I was writing in Art’s Valentine card. Naomi said, “What are you doing, </w:t>
      </w:r>
      <w:proofErr w:type="spellStart"/>
      <w:r>
        <w:rPr>
          <w:rFonts w:asciiTheme="minorHAnsi" w:hAnsiTheme="minorHAnsi" w:cstheme="minorHAnsi"/>
          <w:color w:val="000000"/>
        </w:rPr>
        <w:t>Noonie</w:t>
      </w:r>
      <w:proofErr w:type="spellEnd"/>
      <w:r>
        <w:rPr>
          <w:rFonts w:asciiTheme="minorHAnsi" w:hAnsiTheme="minorHAnsi" w:cstheme="minorHAnsi"/>
          <w:color w:val="000000"/>
        </w:rPr>
        <w:t xml:space="preserve">?” (That’s what they call me.) “I am writing this card for </w:t>
      </w:r>
      <w:proofErr w:type="spellStart"/>
      <w:r>
        <w:rPr>
          <w:rFonts w:asciiTheme="minorHAnsi" w:hAnsiTheme="minorHAnsi" w:cstheme="minorHAnsi"/>
          <w:color w:val="000000"/>
        </w:rPr>
        <w:t>Poppie</w:t>
      </w:r>
      <w:proofErr w:type="spellEnd"/>
      <w:r>
        <w:rPr>
          <w:rFonts w:asciiTheme="minorHAnsi" w:hAnsiTheme="minorHAnsi" w:cstheme="minorHAnsi"/>
          <w:color w:val="000000"/>
        </w:rPr>
        <w:t xml:space="preserve">,” I replied. She asked, “Are you telling him how much you love him and miss him?” I replied, “I sure am.” Then she said, “Tell him I miss him and love him too - don’t forget to draw a heart on it!” My daughter has given us three precious granddaughters and, as you might have guessed, they have us wrapped around their tiny little fingers. Their words and their deeds communicate love. That’s the message of the Bible. </w:t>
      </w:r>
    </w:p>
    <w:p w14:paraId="06063964" w14:textId="77777777" w:rsidR="002D444B" w:rsidRDefault="002D444B" w:rsidP="00110A20">
      <w:pPr>
        <w:pStyle w:val="bodytext"/>
        <w:spacing w:before="0" w:beforeAutospacing="0" w:after="0" w:afterAutospacing="0"/>
        <w:ind w:firstLine="720"/>
        <w:jc w:val="both"/>
        <w:rPr>
          <w:ins w:id="1011" w:author="owner" w:date="2018-06-04T13:24:00Z"/>
          <w:rFonts w:asciiTheme="minorHAnsi" w:hAnsiTheme="minorHAnsi" w:cstheme="minorHAnsi"/>
          <w:color w:val="000000"/>
        </w:rPr>
      </w:pPr>
    </w:p>
    <w:p w14:paraId="51B67796" w14:textId="77777777" w:rsidR="002D444B" w:rsidRDefault="002D444B" w:rsidP="002D444B">
      <w:pPr>
        <w:spacing w:after="0" w:line="240" w:lineRule="auto"/>
        <w:jc w:val="center"/>
        <w:rPr>
          <w:moveTo w:id="1012" w:author="owner" w:date="2018-06-04T13:24:00Z"/>
          <w:rFonts w:asciiTheme="minorHAnsi" w:eastAsiaTheme="minorEastAsia" w:hAnsiTheme="minorHAnsi" w:cstheme="minorHAnsi"/>
          <w:b/>
          <w:bCs/>
          <w:sz w:val="24"/>
          <w:szCs w:val="24"/>
        </w:rPr>
      </w:pPr>
      <w:moveToRangeStart w:id="1013" w:author="owner" w:date="2018-06-04T13:24:00Z" w:name="move515882023"/>
      <w:moveTo w:id="1014" w:author="owner" w:date="2018-06-04T13:24:00Z">
        <w:r>
          <w:rPr>
            <w:rFonts w:asciiTheme="minorHAnsi" w:eastAsiaTheme="minorEastAsia" w:hAnsiTheme="minorHAnsi" w:cstheme="minorHAnsi"/>
            <w:b/>
            <w:bCs/>
            <w:sz w:val="24"/>
            <w:szCs w:val="24"/>
          </w:rPr>
          <w:t xml:space="preserve">1 </w:t>
        </w:r>
        <w:r w:rsidRPr="00C63471">
          <w:rPr>
            <w:rFonts w:asciiTheme="minorHAnsi" w:eastAsiaTheme="minorEastAsia" w:hAnsiTheme="minorHAnsi" w:cstheme="minorHAnsi"/>
            <w:b/>
            <w:bCs/>
            <w:sz w:val="24"/>
            <w:szCs w:val="24"/>
          </w:rPr>
          <w:t>John 4:1</w:t>
        </w:r>
        <w:r>
          <w:rPr>
            <w:rFonts w:asciiTheme="minorHAnsi" w:eastAsiaTheme="minorEastAsia" w:hAnsiTheme="minorHAnsi" w:cstheme="minorHAnsi"/>
            <w:b/>
            <w:bCs/>
            <w:sz w:val="24"/>
            <w:szCs w:val="24"/>
          </w:rPr>
          <w:t>6-17</w:t>
        </w:r>
      </w:moveTo>
    </w:p>
    <w:p w14:paraId="6016977F" w14:textId="77777777" w:rsidR="002D444B" w:rsidRDefault="002D444B" w:rsidP="002D444B">
      <w:pPr>
        <w:spacing w:after="0" w:line="240" w:lineRule="auto"/>
        <w:jc w:val="center"/>
        <w:rPr>
          <w:moveTo w:id="1015" w:author="owner" w:date="2018-06-04T13:24:00Z"/>
          <w:rStyle w:val="netverse"/>
          <w:b/>
          <w:i/>
          <w:sz w:val="24"/>
          <w:szCs w:val="24"/>
          <w:lang w:val="en"/>
        </w:rPr>
      </w:pPr>
      <w:moveTo w:id="1016" w:author="owner" w:date="2018-06-04T13:24:00Z">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have come to know</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to believe</w:t>
        </w:r>
        <w:r w:rsidRPr="00C63471">
          <w:rPr>
            <w:rStyle w:val="netverse"/>
            <w:b/>
            <w:i/>
            <w:sz w:val="24"/>
            <w:szCs w:val="24"/>
            <w:lang w:val="en"/>
          </w:rPr>
          <w:t xml:space="preserve"> </w:t>
        </w:r>
        <w:r w:rsidRPr="00C63471">
          <w:rPr>
            <w:rStyle w:val="s"/>
            <w:b/>
            <w:i/>
            <w:sz w:val="24"/>
            <w:szCs w:val="24"/>
            <w:lang w:val="en"/>
          </w:rPr>
          <w:t>the love</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has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us</w:t>
        </w:r>
        <w:r w:rsidRPr="00C63471">
          <w:rPr>
            <w:rStyle w:val="netverse"/>
            <w:b/>
            <w:i/>
            <w:sz w:val="24"/>
            <w:szCs w:val="24"/>
            <w:lang w:val="en"/>
          </w:rPr>
          <w:t>.</w:t>
        </w:r>
        <w:r w:rsidRPr="00C63471">
          <w:rPr>
            <w:rStyle w:val="netverse"/>
            <w:b/>
            <w:i/>
            <w:sz w:val="24"/>
            <w:szCs w:val="24"/>
            <w:vertAlign w:val="superscript"/>
            <w:lang w:val="en"/>
          </w:rPr>
          <w:t> </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the one who 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resides</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him</w:t>
        </w:r>
        <w:r w:rsidRPr="00C63471">
          <w:rPr>
            <w:rStyle w:val="netverse"/>
            <w:b/>
            <w:i/>
            <w:sz w:val="24"/>
            <w:szCs w:val="24"/>
            <w:lang w:val="en"/>
          </w:rPr>
          <w:t>.</w:t>
        </w:r>
        <w:r w:rsidRPr="00C63471">
          <w:rPr>
            <w:b/>
            <w:i/>
            <w:sz w:val="24"/>
            <w:szCs w:val="24"/>
            <w:lang w:val="en"/>
          </w:rPr>
          <w:t xml:space="preserve"> </w:t>
        </w:r>
        <w:r w:rsidRPr="00C63471">
          <w:rPr>
            <w:rStyle w:val="s"/>
            <w:b/>
            <w:i/>
            <w:sz w:val="24"/>
            <w:szCs w:val="24"/>
            <w:lang w:val="en"/>
          </w:rPr>
          <w:t>By</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love</w:t>
        </w:r>
        <w:r w:rsidRPr="00C63471">
          <w:rPr>
            <w:rStyle w:val="netverse"/>
            <w:b/>
            <w:i/>
            <w:sz w:val="24"/>
            <w:szCs w:val="24"/>
            <w:lang w:val="en"/>
          </w:rPr>
          <w:t xml:space="preserve"> </w:t>
        </w:r>
        <w:r w:rsidRPr="00C63471">
          <w:rPr>
            <w:rStyle w:val="s"/>
            <w:b/>
            <w:i/>
            <w:sz w:val="24"/>
            <w:szCs w:val="24"/>
            <w:lang w:val="en"/>
          </w:rPr>
          <w:t>is perfected</w:t>
        </w:r>
        <w:r w:rsidRPr="00C63471">
          <w:rPr>
            <w:rStyle w:val="netverse"/>
            <w:b/>
            <w:i/>
            <w:sz w:val="24"/>
            <w:szCs w:val="24"/>
            <w:lang w:val="en"/>
          </w:rPr>
          <w:t xml:space="preserve"> </w:t>
        </w:r>
        <w:r w:rsidRPr="00C63471">
          <w:rPr>
            <w:rStyle w:val="s"/>
            <w:b/>
            <w:i/>
            <w:sz w:val="24"/>
            <w:szCs w:val="24"/>
            <w:lang w:val="en"/>
          </w:rPr>
          <w:t>with</w:t>
        </w:r>
        <w:r w:rsidRPr="00C63471">
          <w:rPr>
            <w:rStyle w:val="netverse"/>
            <w:b/>
            <w:i/>
            <w:sz w:val="24"/>
            <w:szCs w:val="24"/>
            <w:vertAlign w:val="superscript"/>
            <w:lang w:val="en"/>
          </w:rPr>
          <w:t> </w:t>
        </w:r>
        <w:r w:rsidRPr="00C63471">
          <w:rPr>
            <w:rStyle w:val="s"/>
            <w:b/>
            <w:i/>
            <w:sz w:val="24"/>
            <w:szCs w:val="24"/>
            <w:lang w:val="en"/>
          </w:rPr>
          <w:t>us</w:t>
        </w:r>
        <w:r w:rsidRPr="00C63471">
          <w:rPr>
            <w:rStyle w:val="netverse"/>
            <w:b/>
            <w:i/>
            <w:sz w:val="24"/>
            <w:szCs w:val="24"/>
            <w:lang w:val="en"/>
          </w:rPr>
          <w:t xml:space="preserve">, </w:t>
        </w:r>
        <w:r w:rsidRPr="00C63471">
          <w:rPr>
            <w:rStyle w:val="s"/>
            <w:b/>
            <w:i/>
            <w:sz w:val="24"/>
            <w:szCs w:val="24"/>
            <w:lang w:val="en"/>
          </w:rPr>
          <w:t>so that</w:t>
        </w:r>
        <w:r w:rsidRPr="00C63471">
          <w:rPr>
            <w:rStyle w:val="netverse"/>
            <w:b/>
            <w:i/>
            <w:sz w:val="24"/>
            <w:szCs w:val="24"/>
            <w:lang w:val="en"/>
          </w:rPr>
          <w:t xml:space="preserve"> </w:t>
        </w:r>
        <w:r w:rsidRPr="00C63471">
          <w:rPr>
            <w:rStyle w:val="s"/>
            <w:b/>
            <w:i/>
            <w:sz w:val="24"/>
            <w:szCs w:val="24"/>
            <w:lang w:val="en"/>
          </w:rPr>
          <w:t>we may have</w:t>
        </w:r>
        <w:r w:rsidRPr="00C63471">
          <w:rPr>
            <w:rStyle w:val="netverse"/>
            <w:b/>
            <w:i/>
            <w:sz w:val="24"/>
            <w:szCs w:val="24"/>
            <w:lang w:val="en"/>
          </w:rPr>
          <w:t xml:space="preserve"> </w:t>
        </w:r>
        <w:r w:rsidRPr="00C63471">
          <w:rPr>
            <w:rStyle w:val="s"/>
            <w:b/>
            <w:i/>
            <w:sz w:val="24"/>
            <w:szCs w:val="24"/>
            <w:lang w:val="en"/>
          </w:rPr>
          <w:t>confidence</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the day</w:t>
        </w:r>
        <w:r w:rsidRPr="00C63471">
          <w:rPr>
            <w:rStyle w:val="netverse"/>
            <w:b/>
            <w:i/>
            <w:sz w:val="24"/>
            <w:szCs w:val="24"/>
            <w:lang w:val="en"/>
          </w:rPr>
          <w:t xml:space="preserve"> </w:t>
        </w:r>
        <w:r w:rsidRPr="00C63471">
          <w:rPr>
            <w:rStyle w:val="s"/>
            <w:b/>
            <w:i/>
            <w:sz w:val="24"/>
            <w:szCs w:val="24"/>
            <w:lang w:val="en"/>
          </w:rPr>
          <w:t>of judgment</w:t>
        </w:r>
        <w:r w:rsidRPr="00C63471">
          <w:rPr>
            <w:rStyle w:val="netverse"/>
            <w:b/>
            <w:i/>
            <w:sz w:val="24"/>
            <w:szCs w:val="24"/>
            <w:lang w:val="en"/>
          </w:rPr>
          <w:t xml:space="preserve">, </w:t>
        </w:r>
        <w:r w:rsidRPr="00C63471">
          <w:rPr>
            <w:rStyle w:val="s"/>
            <w:b/>
            <w:i/>
            <w:sz w:val="24"/>
            <w:szCs w:val="24"/>
            <w:lang w:val="en"/>
          </w:rPr>
          <w:t>because</w:t>
        </w:r>
        <w:r w:rsidRPr="00C63471">
          <w:rPr>
            <w:rStyle w:val="netverse"/>
            <w:b/>
            <w:i/>
            <w:sz w:val="24"/>
            <w:szCs w:val="24"/>
            <w:lang w:val="en"/>
          </w:rPr>
          <w:t xml:space="preserve"> </w:t>
        </w:r>
        <w:r w:rsidRPr="00C63471">
          <w:rPr>
            <w:rStyle w:val="s"/>
            <w:b/>
            <w:i/>
            <w:sz w:val="24"/>
            <w:szCs w:val="24"/>
            <w:lang w:val="en"/>
          </w:rPr>
          <w:t>just as</w:t>
        </w:r>
        <w:r w:rsidRPr="00C63471">
          <w:rPr>
            <w:rStyle w:val="netverse"/>
            <w:b/>
            <w:i/>
            <w:sz w:val="24"/>
            <w:szCs w:val="24"/>
            <w:lang w:val="en"/>
          </w:rPr>
          <w:t xml:space="preserve"> </w:t>
        </w:r>
        <w:r w:rsidRPr="00C63471">
          <w:rPr>
            <w:rStyle w:val="s"/>
            <w:b/>
            <w:i/>
            <w:sz w:val="24"/>
            <w:szCs w:val="24"/>
            <w:lang w:val="en"/>
          </w:rPr>
          <w:t>Jesus</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so also</w:t>
        </w:r>
        <w:r w:rsidRPr="00C63471">
          <w:rPr>
            <w:rStyle w:val="netverse"/>
            <w:b/>
            <w:i/>
            <w:sz w:val="24"/>
            <w:szCs w:val="24"/>
            <w:lang w:val="en"/>
          </w:rPr>
          <w:t xml:space="preserve"> </w:t>
        </w:r>
        <w:r w:rsidRPr="00C63471">
          <w:rPr>
            <w:rStyle w:val="s"/>
            <w:b/>
            <w:i/>
            <w:sz w:val="24"/>
            <w:szCs w:val="24"/>
            <w:lang w:val="en"/>
          </w:rPr>
          <w:t>are</w:t>
        </w:r>
        <w:r w:rsidRPr="00C63471">
          <w:rPr>
            <w:rStyle w:val="netverse"/>
            <w:b/>
            <w:i/>
            <w:sz w:val="24"/>
            <w:szCs w:val="24"/>
            <w:lang w:val="en"/>
          </w:rPr>
          <w:t xml:space="preserve">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world</w:t>
        </w:r>
        <w:r w:rsidRPr="00C63471">
          <w:rPr>
            <w:rStyle w:val="netverse"/>
            <w:b/>
            <w:i/>
            <w:sz w:val="24"/>
            <w:szCs w:val="24"/>
            <w:lang w:val="en"/>
          </w:rPr>
          <w:t>.</w:t>
        </w:r>
      </w:moveTo>
    </w:p>
    <w:moveToRangeEnd w:id="1013"/>
    <w:p w14:paraId="4118064C" w14:textId="77777777" w:rsidR="002D444B" w:rsidRPr="002D444B" w:rsidRDefault="002D444B" w:rsidP="00110A20">
      <w:pPr>
        <w:pStyle w:val="bodytext"/>
        <w:spacing w:before="0" w:beforeAutospacing="0" w:after="0" w:afterAutospacing="0"/>
        <w:ind w:firstLine="720"/>
        <w:jc w:val="both"/>
        <w:rPr>
          <w:rFonts w:asciiTheme="minorHAnsi" w:hAnsiTheme="minorHAnsi" w:cstheme="minorHAnsi"/>
          <w:color w:val="000000"/>
          <w:lang w:val="en"/>
          <w:rPrChange w:id="1017" w:author="owner" w:date="2018-06-04T13:24:00Z">
            <w:rPr>
              <w:rFonts w:asciiTheme="minorHAnsi" w:hAnsiTheme="minorHAnsi" w:cstheme="minorHAnsi"/>
              <w:color w:val="000000"/>
            </w:rPr>
          </w:rPrChange>
        </w:rPr>
      </w:pPr>
    </w:p>
    <w:p w14:paraId="1640FE99" w14:textId="1213B110" w:rsidR="0039677C" w:rsidDel="002D444B" w:rsidRDefault="0039677C" w:rsidP="00110A20">
      <w:pPr>
        <w:pStyle w:val="bodytext"/>
        <w:spacing w:before="0" w:beforeAutospacing="0" w:after="0" w:afterAutospacing="0"/>
        <w:ind w:firstLine="720"/>
        <w:jc w:val="both"/>
        <w:rPr>
          <w:del w:id="1018" w:author="owner" w:date="2018-06-04T13:25:00Z"/>
          <w:rFonts w:asciiTheme="minorHAnsi" w:hAnsiTheme="minorHAnsi" w:cstheme="minorHAnsi"/>
          <w:color w:val="000000"/>
        </w:rPr>
      </w:pPr>
    </w:p>
    <w:p w14:paraId="5673E569" w14:textId="667C5E97" w:rsidR="0039677C" w:rsidDel="006A24FD" w:rsidRDefault="0039677C" w:rsidP="00110A20">
      <w:pPr>
        <w:pStyle w:val="bodytext"/>
        <w:spacing w:before="0" w:beforeAutospacing="0" w:after="0" w:afterAutospacing="0"/>
        <w:ind w:firstLine="720"/>
        <w:jc w:val="both"/>
        <w:rPr>
          <w:del w:id="1019" w:author="virginia porter" w:date="2018-05-07T21:00:00Z"/>
          <w:rFonts w:asciiTheme="minorHAnsi" w:hAnsiTheme="minorHAnsi" w:cstheme="minorHAnsi"/>
          <w:color w:val="000000"/>
        </w:rPr>
      </w:pPr>
    </w:p>
    <w:p w14:paraId="3734BEF8" w14:textId="4C45C45C" w:rsidR="00110A20" w:rsidDel="006A24FD" w:rsidRDefault="00110A20" w:rsidP="00110A20">
      <w:pPr>
        <w:pStyle w:val="bodytext"/>
        <w:spacing w:before="0" w:beforeAutospacing="0" w:after="0" w:afterAutospacing="0"/>
        <w:ind w:firstLine="720"/>
        <w:jc w:val="both"/>
        <w:rPr>
          <w:del w:id="1020" w:author="virginia porter" w:date="2018-05-07T21:00:00Z"/>
          <w:rFonts w:asciiTheme="minorHAnsi" w:hAnsiTheme="minorHAnsi" w:cstheme="minorHAnsi"/>
          <w:color w:val="000000"/>
        </w:rPr>
      </w:pPr>
    </w:p>
    <w:p w14:paraId="7D8EF10E" w14:textId="6AE6505C" w:rsidR="001A316B" w:rsidDel="002D444B" w:rsidRDefault="001A316B" w:rsidP="001A316B">
      <w:pPr>
        <w:spacing w:after="0"/>
        <w:jc w:val="center"/>
        <w:rPr>
          <w:moveFrom w:id="1021" w:author="owner" w:date="2018-06-04T13:31:00Z"/>
          <w:rFonts w:asciiTheme="minorHAnsi" w:hAnsiTheme="minorHAnsi" w:cstheme="minorHAnsi"/>
          <w:b/>
          <w:bCs/>
          <w:sz w:val="24"/>
          <w:szCs w:val="24"/>
        </w:rPr>
      </w:pPr>
      <w:moveFromRangeStart w:id="1022" w:author="owner" w:date="2018-06-04T13:31:00Z" w:name="move515882407"/>
      <w:moveFrom w:id="1023" w:author="owner" w:date="2018-06-04T13:31:00Z">
        <w:r w:rsidRPr="001C46A4" w:rsidDel="002D444B">
          <w:rPr>
            <w:rFonts w:asciiTheme="minorHAnsi" w:hAnsiTheme="minorHAnsi" w:cstheme="minorHAnsi"/>
            <w:b/>
            <w:bCs/>
            <w:sz w:val="24"/>
            <w:szCs w:val="24"/>
          </w:rPr>
          <w:t>Ephesians 3:14-19</w:t>
        </w:r>
      </w:moveFrom>
    </w:p>
    <w:p w14:paraId="6FC2926E" w14:textId="704B4144" w:rsidR="001A316B" w:rsidRPr="001C46A4" w:rsidDel="002D444B" w:rsidRDefault="001A316B" w:rsidP="001A316B">
      <w:pPr>
        <w:spacing w:after="0"/>
        <w:jc w:val="both"/>
        <w:rPr>
          <w:moveFrom w:id="1024" w:author="owner" w:date="2018-06-04T13:31:00Z"/>
          <w:rFonts w:asciiTheme="minorHAnsi" w:hAnsiTheme="minorHAnsi" w:cstheme="minorHAnsi"/>
          <w:b/>
          <w:i/>
          <w:color w:val="000000"/>
        </w:rPr>
      </w:pPr>
      <w:moveFrom w:id="1025" w:author="owner" w:date="2018-06-04T13:31:00Z">
        <w:r w:rsidRPr="001C46A4" w:rsidDel="002D444B">
          <w:rPr>
            <w:rStyle w:val="s"/>
            <w:rFonts w:asciiTheme="minorHAnsi" w:eastAsiaTheme="majorEastAsia" w:hAnsiTheme="minorHAnsi" w:cstheme="minorHAnsi"/>
            <w:b/>
            <w:i/>
            <w:color w:val="000000"/>
          </w:rPr>
          <w:t>For this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reason</w:t>
        </w:r>
        <w:r w:rsidRPr="001C46A4" w:rsidDel="002D444B">
          <w:rPr>
            <w:rStyle w:val="netverse"/>
            <w:rFonts w:asciiTheme="minorHAnsi" w:hAnsiTheme="minorHAnsi" w:cstheme="minorHAnsi"/>
            <w:b/>
            <w:i/>
            <w:color w:val="000000"/>
            <w:vertAlign w:val="superscript"/>
          </w:rPr>
          <w:t> </w:t>
        </w:r>
        <w:r w:rsidRPr="001C46A4" w:rsidDel="002D444B">
          <w:rPr>
            <w:rStyle w:val="s"/>
            <w:rFonts w:asciiTheme="minorHAnsi" w:eastAsiaTheme="majorEastAsia" w:hAnsiTheme="minorHAnsi" w:cstheme="minorHAnsi"/>
            <w:b/>
            <w:i/>
            <w:color w:val="000000"/>
          </w:rPr>
          <w:t>I kneel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before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Father</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from</w:t>
        </w:r>
        <w:r w:rsidRPr="001C46A4" w:rsidDel="002D444B">
          <w:rPr>
            <w:rStyle w:val="netverse"/>
            <w:rFonts w:asciiTheme="minorHAnsi" w:hAnsiTheme="minorHAnsi" w:cstheme="minorHAnsi"/>
            <w:b/>
            <w:i/>
            <w:color w:val="000000"/>
            <w:vertAlign w:val="superscript"/>
          </w:rPr>
          <w:t> </w:t>
        </w:r>
        <w:r w:rsidRPr="001C46A4" w:rsidDel="002D444B">
          <w:rPr>
            <w:rStyle w:val="s"/>
            <w:rFonts w:asciiTheme="minorHAnsi" w:eastAsiaTheme="majorEastAsia" w:hAnsiTheme="minorHAnsi" w:cstheme="minorHAnsi"/>
            <w:b/>
            <w:i/>
            <w:color w:val="000000"/>
          </w:rPr>
          <w:t>whom</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every</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family</w:t>
        </w:r>
        <w:r w:rsidRPr="001C46A4" w:rsidDel="002D444B">
          <w:rPr>
            <w:rStyle w:val="netverse"/>
            <w:rFonts w:asciiTheme="minorHAnsi" w:hAnsiTheme="minorHAnsi" w:cstheme="minorHAnsi"/>
            <w:b/>
            <w:i/>
            <w:color w:val="000000"/>
            <w:vertAlign w:val="superscript"/>
          </w:rPr>
          <w:t> </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heaven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earth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is named</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 pray that</w:t>
        </w:r>
        <w:r w:rsidRPr="001C46A4" w:rsidDel="002D444B">
          <w:rPr>
            <w:rStyle w:val="s"/>
            <w:rFonts w:asciiTheme="minorHAnsi" w:eastAsiaTheme="majorEastAsia" w:hAnsiTheme="minorHAnsi" w:cstheme="minorHAnsi"/>
            <w:b/>
            <w:i/>
            <w:color w:val="000000"/>
            <w:vertAlign w:val="superscript"/>
          </w:rPr>
          <w:t> </w:t>
        </w:r>
        <w:r w:rsidRPr="001C46A4" w:rsidDel="002D444B">
          <w:rPr>
            <w:rStyle w:val="s"/>
            <w:rFonts w:asciiTheme="minorHAnsi" w:eastAsiaTheme="majorEastAsia" w:hAnsiTheme="minorHAnsi" w:cstheme="minorHAnsi"/>
            <w:b/>
            <w:i/>
            <w:color w:val="000000"/>
          </w:rPr>
          <w:t xml:space="preserve"> according to</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wealth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of his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glory</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 may grant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 be strengthened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with power</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through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his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Spirit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inner</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person</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that Christ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may dwell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in</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your</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hearts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through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faith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so that, because you have been rooted and grounded in love</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 may be able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 comprehend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with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all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saints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what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is the breadth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length</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height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depth</w:t>
        </w:r>
        <w:r w:rsidRPr="001C46A4" w:rsidDel="002D444B">
          <w:rPr>
            <w:rStyle w:val="netverse"/>
            <w:rFonts w:asciiTheme="minorHAnsi" w:hAnsiTheme="minorHAnsi" w:cstheme="minorHAnsi"/>
            <w:b/>
            <w:i/>
            <w:color w:val="000000"/>
          </w:rPr>
          <w:t>,</w:t>
        </w:r>
        <w:r w:rsidRPr="001C46A4" w:rsidDel="002D444B">
          <w:rPr>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and thus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 know</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love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of Christ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that surpasses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knowledge</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so that</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you may be filled up</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to</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all</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the fullness</w:t>
        </w:r>
        <w:r w:rsidRPr="001C46A4" w:rsidDel="002D444B">
          <w:rPr>
            <w:rStyle w:val="netverse"/>
            <w:rFonts w:asciiTheme="minorHAnsi" w:hAnsiTheme="minorHAnsi" w:cstheme="minorHAnsi"/>
            <w:b/>
            <w:i/>
            <w:color w:val="000000"/>
          </w:rPr>
          <w:t xml:space="preserve"> </w:t>
        </w:r>
        <w:r w:rsidRPr="001C46A4" w:rsidDel="002D444B">
          <w:rPr>
            <w:rStyle w:val="s"/>
            <w:rFonts w:asciiTheme="minorHAnsi" w:eastAsiaTheme="majorEastAsia" w:hAnsiTheme="minorHAnsi" w:cstheme="minorHAnsi"/>
            <w:b/>
            <w:i/>
            <w:color w:val="000000"/>
          </w:rPr>
          <w:t>of God</w:t>
        </w:r>
        <w:r w:rsidRPr="001C46A4" w:rsidDel="002D444B">
          <w:rPr>
            <w:rStyle w:val="netverse"/>
            <w:rFonts w:asciiTheme="minorHAnsi" w:hAnsiTheme="minorHAnsi" w:cstheme="minorHAnsi"/>
            <w:b/>
            <w:i/>
            <w:color w:val="000000"/>
          </w:rPr>
          <w:t>.</w:t>
        </w:r>
      </w:moveFrom>
    </w:p>
    <w:moveFromRangeEnd w:id="1022"/>
    <w:p w14:paraId="167878FB" w14:textId="187C60E5" w:rsidR="00F43A22" w:rsidDel="002D444B" w:rsidRDefault="00F43A22" w:rsidP="00D11C8E">
      <w:pPr>
        <w:pStyle w:val="bodytext"/>
        <w:spacing w:before="0" w:beforeAutospacing="0" w:after="0" w:afterAutospacing="0"/>
        <w:ind w:firstLine="720"/>
        <w:jc w:val="both"/>
        <w:rPr>
          <w:del w:id="1026" w:author="owner" w:date="2018-06-04T13:25:00Z"/>
          <w:rFonts w:asciiTheme="minorHAnsi" w:hAnsiTheme="minorHAnsi" w:cstheme="minorHAnsi"/>
          <w:color w:val="000000"/>
        </w:rPr>
      </w:pPr>
    </w:p>
    <w:p w14:paraId="26C5E1C5" w14:textId="77777777" w:rsidR="008B2014" w:rsidRDefault="001A316B" w:rsidP="008B2014">
      <w:pPr>
        <w:ind w:firstLine="720"/>
        <w:jc w:val="both"/>
        <w:rPr>
          <w:sz w:val="24"/>
          <w:szCs w:val="24"/>
        </w:rPr>
      </w:pPr>
      <w:r>
        <w:rPr>
          <w:sz w:val="24"/>
          <w:szCs w:val="24"/>
        </w:rPr>
        <w:t xml:space="preserve">The </w:t>
      </w:r>
      <w:r w:rsidR="00703821">
        <w:rPr>
          <w:sz w:val="24"/>
          <w:szCs w:val="24"/>
        </w:rPr>
        <w:t>saints</w:t>
      </w:r>
      <w:r>
        <w:rPr>
          <w:sz w:val="24"/>
          <w:szCs w:val="24"/>
        </w:rPr>
        <w:t xml:space="preserve"> at Ephesus received the message</w:t>
      </w:r>
      <w:r w:rsidR="00DB40F7">
        <w:rPr>
          <w:sz w:val="24"/>
          <w:szCs w:val="24"/>
        </w:rPr>
        <w:t xml:space="preserve"> that they were loved by God</w:t>
      </w:r>
      <w:r>
        <w:rPr>
          <w:sz w:val="24"/>
          <w:szCs w:val="24"/>
        </w:rPr>
        <w:t xml:space="preserve"> from Paul, but they also heard it from </w:t>
      </w:r>
      <w:r w:rsidR="00703821">
        <w:rPr>
          <w:sz w:val="24"/>
          <w:szCs w:val="24"/>
        </w:rPr>
        <w:t xml:space="preserve">the apostle John. </w:t>
      </w:r>
      <w:r>
        <w:rPr>
          <w:sz w:val="24"/>
          <w:szCs w:val="24"/>
        </w:rPr>
        <w:t xml:space="preserve">Remember, </w:t>
      </w:r>
      <w:r w:rsidR="00703821">
        <w:rPr>
          <w:sz w:val="24"/>
          <w:szCs w:val="24"/>
        </w:rPr>
        <w:t>that John was in</w:t>
      </w:r>
      <w:r w:rsidR="00B46FF8">
        <w:rPr>
          <w:sz w:val="24"/>
          <w:szCs w:val="24"/>
        </w:rPr>
        <w:t xml:space="preserve"> Ephesus</w:t>
      </w:r>
      <w:r w:rsidR="00703821">
        <w:rPr>
          <w:sz w:val="24"/>
          <w:szCs w:val="24"/>
        </w:rPr>
        <w:t xml:space="preserve"> when he penned all his epistles.</w:t>
      </w:r>
      <w:r w:rsidR="00B46FF8">
        <w:rPr>
          <w:sz w:val="24"/>
          <w:szCs w:val="24"/>
        </w:rPr>
        <w:t xml:space="preserve"> </w:t>
      </w:r>
      <w:r w:rsidR="00703821">
        <w:rPr>
          <w:sz w:val="24"/>
          <w:szCs w:val="24"/>
        </w:rPr>
        <w:t xml:space="preserve">In fact, </w:t>
      </w:r>
      <w:r w:rsidR="00B46FF8">
        <w:rPr>
          <w:sz w:val="24"/>
          <w:szCs w:val="24"/>
        </w:rPr>
        <w:t xml:space="preserve">John wrote more about the love of God than any other writer of the New Testament. </w:t>
      </w:r>
      <w:r w:rsidR="00703821">
        <w:rPr>
          <w:sz w:val="24"/>
          <w:szCs w:val="24"/>
        </w:rPr>
        <w:t>The love of God was not a religious</w:t>
      </w:r>
      <w:r w:rsidR="008B2014">
        <w:rPr>
          <w:sz w:val="24"/>
          <w:szCs w:val="24"/>
        </w:rPr>
        <w:t xml:space="preserve"> cliché </w:t>
      </w:r>
      <w:r w:rsidR="00703821">
        <w:rPr>
          <w:sz w:val="24"/>
          <w:szCs w:val="24"/>
        </w:rPr>
        <w:t xml:space="preserve">or </w:t>
      </w:r>
      <w:r w:rsidR="008B2014">
        <w:rPr>
          <w:sz w:val="24"/>
          <w:szCs w:val="24"/>
        </w:rPr>
        <w:t xml:space="preserve">sentimental platitude to John. He was loved by God and that </w:t>
      </w:r>
      <w:r w:rsidR="00DB40F7">
        <w:rPr>
          <w:sz w:val="24"/>
          <w:szCs w:val="24"/>
        </w:rPr>
        <w:t>became the hallmark of his</w:t>
      </w:r>
      <w:r w:rsidR="008B2014">
        <w:rPr>
          <w:sz w:val="24"/>
          <w:szCs w:val="24"/>
        </w:rPr>
        <w:t xml:space="preserve"> identity. </w:t>
      </w:r>
      <w:r w:rsidR="00703821">
        <w:rPr>
          <w:sz w:val="24"/>
          <w:szCs w:val="24"/>
        </w:rPr>
        <w:t xml:space="preserve"> </w:t>
      </w:r>
      <w:r w:rsidR="008B2014">
        <w:rPr>
          <w:sz w:val="24"/>
          <w:szCs w:val="24"/>
        </w:rPr>
        <w:t>In His commentary on the love of God, (September 24,2017) Wade Trimmer writes:</w:t>
      </w:r>
    </w:p>
    <w:p w14:paraId="1072F8F8" w14:textId="75CDEE4F" w:rsidR="008B2014" w:rsidRDefault="008B2014" w:rsidP="008B2014">
      <w:pPr>
        <w:ind w:left="720" w:right="720" w:firstLine="720"/>
        <w:jc w:val="both"/>
        <w:rPr>
          <w:rStyle w:val="Strong"/>
          <w:sz w:val="24"/>
          <w:szCs w:val="24"/>
        </w:rPr>
      </w:pPr>
      <w:r w:rsidRPr="00DB40F7">
        <w:rPr>
          <w:sz w:val="24"/>
          <w:szCs w:val="24"/>
        </w:rPr>
        <w:t xml:space="preserve">If you could have interviewed John, the disciple of Jesus, and asked, </w:t>
      </w:r>
      <w:r w:rsidRPr="00DB40F7">
        <w:rPr>
          <w:rStyle w:val="Emphasis"/>
          <w:b/>
          <w:bCs/>
          <w:sz w:val="24"/>
          <w:szCs w:val="24"/>
        </w:rPr>
        <w:t>“Who are you? What is your primary identity?”</w:t>
      </w:r>
      <w:r w:rsidRPr="00DB40F7">
        <w:rPr>
          <w:sz w:val="24"/>
          <w:szCs w:val="24"/>
        </w:rPr>
        <w:t xml:space="preserve">  You would not here him reply, “Why I am a handpicked disciple and apostle of Jesus Christ. I traveled in the elite circle with Peter and James. I’m an evangelist and pastor of one of the great churches of the New Testament — the church at Ephesus. I’m also the author of the books of John and Revelation, as well as having three personal letters published in the Bible. Listen to how he identified himself. </w:t>
      </w:r>
      <w:r w:rsidR="00DB40F7" w:rsidRPr="00DB40F7">
        <w:rPr>
          <w:sz w:val="24"/>
          <w:szCs w:val="24"/>
        </w:rPr>
        <w:t xml:space="preserve">Listen to how he identified himself: </w:t>
      </w:r>
      <w:hyperlink r:id="rId81" w:history="1">
        <w:r w:rsidR="00DB40F7" w:rsidRPr="00DB40F7">
          <w:rPr>
            <w:rStyle w:val="Hyperlink"/>
            <w:color w:val="auto"/>
            <w:sz w:val="24"/>
            <w:szCs w:val="24"/>
          </w:rPr>
          <w:t>John 13:23</w:t>
        </w:r>
      </w:hyperlink>
      <w:r w:rsidR="00DB40F7" w:rsidRPr="00DB40F7">
        <w:rPr>
          <w:sz w:val="24"/>
          <w:szCs w:val="24"/>
        </w:rPr>
        <w:t>, “Now there was leaning on Jesus’ bosom one of his disciples</w:t>
      </w:r>
      <w:r w:rsidR="00DB40F7">
        <w:rPr>
          <w:sz w:val="24"/>
          <w:szCs w:val="24"/>
        </w:rPr>
        <w:t xml:space="preserve">, </w:t>
      </w:r>
      <w:r w:rsidR="00DB40F7" w:rsidRPr="00DB40F7">
        <w:rPr>
          <w:rStyle w:val="Strong"/>
          <w:sz w:val="24"/>
          <w:szCs w:val="24"/>
          <w:u w:val="single"/>
        </w:rPr>
        <w:t>whom Jesus loved</w:t>
      </w:r>
      <w:r w:rsidR="00DB40F7" w:rsidRPr="00DB40F7">
        <w:rPr>
          <w:sz w:val="24"/>
          <w:szCs w:val="24"/>
        </w:rPr>
        <w:t xml:space="preserve">.” </w:t>
      </w:r>
      <w:hyperlink r:id="rId82" w:history="1">
        <w:r w:rsidR="00DB40F7" w:rsidRPr="00DB40F7">
          <w:rPr>
            <w:rStyle w:val="Hyperlink"/>
            <w:color w:val="auto"/>
            <w:sz w:val="24"/>
            <w:szCs w:val="24"/>
          </w:rPr>
          <w:t>John 20:2</w:t>
        </w:r>
      </w:hyperlink>
      <w:r w:rsidR="00DB40F7" w:rsidRPr="00DB40F7">
        <w:rPr>
          <w:sz w:val="24"/>
          <w:szCs w:val="24"/>
        </w:rPr>
        <w:t xml:space="preserve">, “Then she ran and came to Simon Peter, and to the other disciple, </w:t>
      </w:r>
      <w:r w:rsidR="00DB40F7" w:rsidRPr="00B85B4A">
        <w:rPr>
          <w:rStyle w:val="Strong"/>
          <w:sz w:val="24"/>
          <w:szCs w:val="24"/>
          <w:u w:val="single"/>
        </w:rPr>
        <w:t>whom Jesus loved</w:t>
      </w:r>
      <w:r w:rsidR="00DB40F7" w:rsidRPr="00B85B4A">
        <w:rPr>
          <w:rStyle w:val="Strong"/>
          <w:sz w:val="24"/>
          <w:szCs w:val="24"/>
          <w:rPrChange w:id="1027" w:author="owner" w:date="2018-06-04T14:14:00Z">
            <w:rPr>
              <w:rStyle w:val="Strong"/>
              <w:sz w:val="24"/>
              <w:szCs w:val="24"/>
              <w:u w:val="single"/>
            </w:rPr>
          </w:rPrChange>
        </w:rPr>
        <w:t>,</w:t>
      </w:r>
      <w:r w:rsidR="00DB40F7" w:rsidRPr="00DB40F7">
        <w:rPr>
          <w:sz w:val="24"/>
          <w:szCs w:val="24"/>
        </w:rPr>
        <w:t xml:space="preserve"> and said unto them”; </w:t>
      </w:r>
      <w:hyperlink r:id="rId83" w:history="1">
        <w:r w:rsidR="00DB40F7" w:rsidRPr="00DB40F7">
          <w:rPr>
            <w:rStyle w:val="Hyperlink"/>
            <w:color w:val="auto"/>
            <w:sz w:val="24"/>
            <w:szCs w:val="24"/>
          </w:rPr>
          <w:t>John 21:7</w:t>
        </w:r>
      </w:hyperlink>
      <w:r w:rsidR="00DB40F7" w:rsidRPr="00DB40F7">
        <w:rPr>
          <w:sz w:val="24"/>
          <w:szCs w:val="24"/>
        </w:rPr>
        <w:t>,</w:t>
      </w:r>
      <w:del w:id="1028" w:author="owner" w:date="2018-06-04T14:13:00Z">
        <w:r w:rsidR="00DB40F7" w:rsidRPr="00DB40F7" w:rsidDel="00B85B4A">
          <w:rPr>
            <w:sz w:val="24"/>
            <w:szCs w:val="24"/>
          </w:rPr>
          <w:delText xml:space="preserve"> </w:delText>
        </w:r>
      </w:del>
      <w:ins w:id="1029" w:author="owner" w:date="2018-06-04T14:13:00Z">
        <w:r w:rsidR="00B85B4A">
          <w:rPr>
            <w:sz w:val="24"/>
            <w:szCs w:val="24"/>
          </w:rPr>
          <w:t xml:space="preserve"> </w:t>
        </w:r>
      </w:ins>
      <w:r w:rsidR="00DB40F7" w:rsidRPr="00DB40F7">
        <w:rPr>
          <w:sz w:val="24"/>
          <w:szCs w:val="24"/>
        </w:rPr>
        <w:t xml:space="preserve">“Therefore </w:t>
      </w:r>
      <w:r w:rsidR="00DB40F7" w:rsidRPr="00DB40F7">
        <w:rPr>
          <w:rStyle w:val="Strong"/>
          <w:sz w:val="24"/>
          <w:szCs w:val="24"/>
          <w:u w:val="single"/>
        </w:rPr>
        <w:t>that disciple whom Jesus loved</w:t>
      </w:r>
      <w:r w:rsidR="00DB40F7" w:rsidRPr="00DB40F7">
        <w:rPr>
          <w:sz w:val="24"/>
          <w:szCs w:val="24"/>
        </w:rPr>
        <w:t xml:space="preserve"> said unto Peter;” </w:t>
      </w:r>
      <w:hyperlink r:id="rId84" w:history="1">
        <w:r w:rsidR="00DB40F7" w:rsidRPr="00DB40F7">
          <w:rPr>
            <w:rStyle w:val="Hyperlink"/>
            <w:color w:val="auto"/>
            <w:sz w:val="24"/>
            <w:szCs w:val="24"/>
          </w:rPr>
          <w:t>John 21:20</w:t>
        </w:r>
      </w:hyperlink>
      <w:r w:rsidR="00DB40F7" w:rsidRPr="00DB40F7">
        <w:rPr>
          <w:sz w:val="24"/>
          <w:szCs w:val="24"/>
        </w:rPr>
        <w:t xml:space="preserve">, “Then Peter, turning about, sees the </w:t>
      </w:r>
      <w:r w:rsidR="00DB40F7" w:rsidRPr="00DB40F7">
        <w:rPr>
          <w:rStyle w:val="Strong"/>
          <w:sz w:val="24"/>
          <w:szCs w:val="24"/>
          <w:u w:val="single"/>
        </w:rPr>
        <w:t>disciple whom Jesus loved following</w:t>
      </w:r>
      <w:r w:rsidR="00DB40F7" w:rsidRPr="00B85B4A">
        <w:rPr>
          <w:rStyle w:val="Strong"/>
          <w:b w:val="0"/>
          <w:sz w:val="24"/>
          <w:szCs w:val="24"/>
          <w:rPrChange w:id="1030" w:author="owner" w:date="2018-06-04T14:16:00Z">
            <w:rPr>
              <w:rStyle w:val="Strong"/>
              <w:sz w:val="24"/>
              <w:szCs w:val="24"/>
            </w:rPr>
          </w:rPrChange>
        </w:rPr>
        <w:t>;”</w:t>
      </w:r>
      <w:r w:rsidR="00DB40F7" w:rsidRPr="00DB40F7">
        <w:rPr>
          <w:rStyle w:val="Strong"/>
          <w:sz w:val="24"/>
          <w:szCs w:val="24"/>
        </w:rPr>
        <w:t xml:space="preserve"> </w:t>
      </w:r>
      <w:r w:rsidR="00DB40F7" w:rsidRPr="00DB40F7">
        <w:rPr>
          <w:sz w:val="24"/>
          <w:szCs w:val="24"/>
        </w:rPr>
        <w:t>He declares his identity is found in knowing that he is th</w:t>
      </w:r>
      <w:r w:rsidR="00DB40F7" w:rsidRPr="00B85B4A">
        <w:rPr>
          <w:rStyle w:val="Strong"/>
          <w:b w:val="0"/>
          <w:sz w:val="24"/>
          <w:szCs w:val="24"/>
          <w:rPrChange w:id="1031" w:author="owner" w:date="2018-06-04T14:13:00Z">
            <w:rPr>
              <w:rStyle w:val="Strong"/>
              <w:sz w:val="24"/>
              <w:szCs w:val="24"/>
            </w:rPr>
          </w:rPrChange>
        </w:rPr>
        <w:t>e</w:t>
      </w:r>
      <w:r w:rsidR="00DB40F7" w:rsidRPr="00DB40F7">
        <w:rPr>
          <w:rStyle w:val="Strong"/>
          <w:sz w:val="24"/>
          <w:szCs w:val="24"/>
        </w:rPr>
        <w:t xml:space="preserve"> “disciple whom Jesus loved!”</w:t>
      </w:r>
    </w:p>
    <w:p w14:paraId="25C5F0A0" w14:textId="77777777" w:rsidR="0039677C" w:rsidRPr="00DB40F7" w:rsidRDefault="0039677C" w:rsidP="008B2014">
      <w:pPr>
        <w:ind w:left="720" w:right="720" w:firstLine="720"/>
        <w:jc w:val="both"/>
        <w:rPr>
          <w:sz w:val="24"/>
          <w:szCs w:val="24"/>
        </w:rPr>
      </w:pPr>
    </w:p>
    <w:p w14:paraId="35ACFC3F" w14:textId="77777777" w:rsidR="00703821" w:rsidRDefault="00703821" w:rsidP="00703821">
      <w:pPr>
        <w:pStyle w:val="ListParagraph"/>
        <w:numPr>
          <w:ilvl w:val="0"/>
          <w:numId w:val="65"/>
        </w:numPr>
        <w:ind w:right="720"/>
        <w:rPr>
          <w:sz w:val="24"/>
          <w:szCs w:val="24"/>
        </w:rPr>
      </w:pPr>
      <w:r w:rsidRPr="00F37165">
        <w:rPr>
          <w:sz w:val="24"/>
          <w:szCs w:val="24"/>
        </w:rPr>
        <w:t xml:space="preserve">Take a moment and </w:t>
      </w:r>
      <w:r w:rsidR="00DB40F7">
        <w:rPr>
          <w:sz w:val="24"/>
          <w:szCs w:val="24"/>
        </w:rPr>
        <w:t>re</w:t>
      </w:r>
      <w:r w:rsidRPr="00F37165">
        <w:rPr>
          <w:sz w:val="24"/>
          <w:szCs w:val="24"/>
        </w:rPr>
        <w:t xml:space="preserve">read </w:t>
      </w:r>
      <w:r w:rsidR="00DB40F7">
        <w:rPr>
          <w:sz w:val="24"/>
          <w:szCs w:val="24"/>
        </w:rPr>
        <w:t>the following</w:t>
      </w:r>
      <w:r w:rsidRPr="00F37165">
        <w:rPr>
          <w:sz w:val="24"/>
          <w:szCs w:val="24"/>
        </w:rPr>
        <w:t xml:space="preserve"> passages</w:t>
      </w:r>
      <w:r>
        <w:rPr>
          <w:sz w:val="24"/>
          <w:szCs w:val="24"/>
        </w:rPr>
        <w:t xml:space="preserve">: John 13:23, 20:2, 32:7, 21:20. How did John identify himself? What does is the significance of this description? </w:t>
      </w:r>
      <w:r w:rsidRPr="00F37165">
        <w:rPr>
          <w:sz w:val="24"/>
          <w:szCs w:val="24"/>
        </w:rPr>
        <w:t xml:space="preserve"> ____________________________________________________________________________________________________________________________________</w:t>
      </w:r>
    </w:p>
    <w:p w14:paraId="4855D9B9" w14:textId="77777777" w:rsidR="009629C1" w:rsidRDefault="009629C1" w:rsidP="009629C1">
      <w:pPr>
        <w:pStyle w:val="ListParagraph"/>
        <w:ind w:right="720"/>
        <w:rPr>
          <w:sz w:val="24"/>
          <w:szCs w:val="24"/>
        </w:rPr>
      </w:pPr>
    </w:p>
    <w:bookmarkEnd w:id="1009"/>
    <w:p w14:paraId="52DD83E4" w14:textId="67879A8F" w:rsidR="000C179D" w:rsidRDefault="001A316B" w:rsidP="001A316B">
      <w:pPr>
        <w:ind w:firstLine="720"/>
        <w:jc w:val="both"/>
        <w:rPr>
          <w:ins w:id="1032" w:author="owner" w:date="2018-06-04T14:58:00Z"/>
          <w:bCs/>
          <w:sz w:val="24"/>
          <w:szCs w:val="24"/>
        </w:rPr>
      </w:pPr>
      <w:r>
        <w:rPr>
          <w:sz w:val="24"/>
          <w:szCs w:val="24"/>
        </w:rPr>
        <w:t>The voice</w:t>
      </w:r>
      <w:r w:rsidR="00DB40F7">
        <w:rPr>
          <w:sz w:val="24"/>
          <w:szCs w:val="24"/>
        </w:rPr>
        <w:t xml:space="preserve"> (or </w:t>
      </w:r>
      <w:r w:rsidR="00DB40F7" w:rsidRPr="00DB40F7">
        <w:rPr>
          <w:i/>
          <w:sz w:val="24"/>
          <w:szCs w:val="24"/>
        </w:rPr>
        <w:t>phone</w:t>
      </w:r>
      <w:r w:rsidR="00DB40F7">
        <w:rPr>
          <w:sz w:val="24"/>
          <w:szCs w:val="24"/>
        </w:rPr>
        <w:t>, in Greek)</w:t>
      </w:r>
      <w:r>
        <w:rPr>
          <w:sz w:val="24"/>
          <w:szCs w:val="24"/>
        </w:rPr>
        <w:t xml:space="preserve"> of God </w:t>
      </w:r>
      <w:r w:rsidR="00DB40F7">
        <w:rPr>
          <w:sz w:val="24"/>
          <w:szCs w:val="24"/>
        </w:rPr>
        <w:t>rings loud and clear through the ancient text.</w:t>
      </w:r>
      <w:del w:id="1033" w:author="owner" w:date="2018-06-04T14:55:00Z">
        <w:r w:rsidR="00DB40F7" w:rsidDel="007A483F">
          <w:rPr>
            <w:sz w:val="24"/>
            <w:szCs w:val="24"/>
          </w:rPr>
          <w:delText xml:space="preserve"> When you answer the phone of God, what do you hear?</w:delText>
        </w:r>
      </w:del>
      <w:r>
        <w:rPr>
          <w:sz w:val="24"/>
          <w:szCs w:val="24"/>
        </w:rPr>
        <w:t xml:space="preserve">  What is </w:t>
      </w:r>
      <w:r w:rsidR="00DB40F7">
        <w:rPr>
          <w:sz w:val="24"/>
          <w:szCs w:val="24"/>
        </w:rPr>
        <w:t>the</w:t>
      </w:r>
      <w:r>
        <w:rPr>
          <w:sz w:val="24"/>
          <w:szCs w:val="24"/>
        </w:rPr>
        <w:t xml:space="preserve"> primary message </w:t>
      </w:r>
      <w:r w:rsidR="00DB40F7">
        <w:rPr>
          <w:sz w:val="24"/>
          <w:szCs w:val="24"/>
        </w:rPr>
        <w:t xml:space="preserve">of the </w:t>
      </w:r>
      <w:r>
        <w:rPr>
          <w:sz w:val="24"/>
          <w:szCs w:val="24"/>
        </w:rPr>
        <w:t>Bible? As elementary as is sounds, t</w:t>
      </w:r>
      <w:r w:rsidRPr="005D7058">
        <w:rPr>
          <w:bCs/>
          <w:sz w:val="24"/>
          <w:szCs w:val="24"/>
        </w:rPr>
        <w:t xml:space="preserve">he most important bit of information </w:t>
      </w:r>
      <w:r>
        <w:rPr>
          <w:bCs/>
          <w:sz w:val="24"/>
          <w:szCs w:val="24"/>
        </w:rPr>
        <w:t>God’s Word</w:t>
      </w:r>
      <w:r w:rsidRPr="005D7058">
        <w:rPr>
          <w:bCs/>
          <w:sz w:val="24"/>
          <w:szCs w:val="24"/>
        </w:rPr>
        <w:t xml:space="preserve"> communicate</w:t>
      </w:r>
      <w:r>
        <w:rPr>
          <w:bCs/>
          <w:sz w:val="24"/>
          <w:szCs w:val="24"/>
        </w:rPr>
        <w:t>s</w:t>
      </w:r>
      <w:r w:rsidR="00A20AF9">
        <w:rPr>
          <w:bCs/>
          <w:sz w:val="24"/>
          <w:szCs w:val="24"/>
        </w:rPr>
        <w:t xml:space="preserve">, is that He loves HIs bride, passionately, personally, and permanently. </w:t>
      </w:r>
      <w:ins w:id="1034" w:author="owner" w:date="2018-06-04T14:55:00Z">
        <w:r w:rsidR="000C179D">
          <w:rPr>
            <w:bCs/>
            <w:sz w:val="24"/>
            <w:szCs w:val="24"/>
          </w:rPr>
          <w:t xml:space="preserve">As noted in our key passage, </w:t>
        </w:r>
      </w:ins>
      <w:ins w:id="1035" w:author="owner" w:date="2018-06-04T14:56:00Z">
        <w:r w:rsidR="000C179D">
          <w:rPr>
            <w:bCs/>
            <w:sz w:val="24"/>
            <w:szCs w:val="24"/>
          </w:rPr>
          <w:t>the love of God is</w:t>
        </w:r>
      </w:ins>
      <w:ins w:id="1036" w:author="owner" w:date="2018-06-04T13:34:00Z">
        <w:r w:rsidR="00337480">
          <w:rPr>
            <w:bCs/>
            <w:sz w:val="24"/>
            <w:szCs w:val="24"/>
          </w:rPr>
          <w:t xml:space="preserve"> four </w:t>
        </w:r>
      </w:ins>
      <w:ins w:id="1037" w:author="owner" w:date="2018-06-04T13:45:00Z">
        <w:r w:rsidR="003F5368">
          <w:rPr>
            <w:bCs/>
            <w:sz w:val="24"/>
            <w:szCs w:val="24"/>
          </w:rPr>
          <w:t>dimensional</w:t>
        </w:r>
      </w:ins>
      <w:ins w:id="1038" w:author="owner" w:date="2018-06-04T13:47:00Z">
        <w:r w:rsidR="003F5368">
          <w:rPr>
            <w:bCs/>
            <w:sz w:val="24"/>
            <w:szCs w:val="24"/>
          </w:rPr>
          <w:t xml:space="preserve"> </w:t>
        </w:r>
      </w:ins>
      <w:ins w:id="1039" w:author="owner" w:date="2018-06-04T14:56:00Z">
        <w:r w:rsidR="000C179D">
          <w:rPr>
            <w:bCs/>
            <w:sz w:val="24"/>
            <w:szCs w:val="24"/>
          </w:rPr>
          <w:t>–</w:t>
        </w:r>
      </w:ins>
      <w:ins w:id="1040" w:author="owner" w:date="2018-06-04T14:55:00Z">
        <w:r w:rsidR="000C179D">
          <w:rPr>
            <w:bCs/>
            <w:sz w:val="24"/>
            <w:szCs w:val="24"/>
          </w:rPr>
          <w:t xml:space="preserve"> </w:t>
        </w:r>
      </w:ins>
      <w:ins w:id="1041" w:author="owner" w:date="2018-06-04T13:47:00Z">
        <w:r w:rsidR="003F5368">
          <w:rPr>
            <w:bCs/>
            <w:sz w:val="24"/>
            <w:szCs w:val="24"/>
          </w:rPr>
          <w:t>it</w:t>
        </w:r>
      </w:ins>
      <w:ins w:id="1042" w:author="owner" w:date="2018-06-04T14:56:00Z">
        <w:r w:rsidR="000C179D">
          <w:rPr>
            <w:bCs/>
            <w:sz w:val="24"/>
            <w:szCs w:val="24"/>
          </w:rPr>
          <w:t>’s</w:t>
        </w:r>
      </w:ins>
      <w:ins w:id="1043" w:author="owner" w:date="2018-06-04T13:47:00Z">
        <w:r w:rsidR="003F5368">
          <w:rPr>
            <w:bCs/>
            <w:sz w:val="24"/>
            <w:szCs w:val="24"/>
          </w:rPr>
          <w:t xml:space="preserve"> wide and long and high and deep</w:t>
        </w:r>
      </w:ins>
      <w:ins w:id="1044" w:author="owner" w:date="2018-06-04T13:34:00Z">
        <w:r w:rsidR="00337480">
          <w:rPr>
            <w:bCs/>
            <w:sz w:val="24"/>
            <w:szCs w:val="24"/>
          </w:rPr>
          <w:t>.</w:t>
        </w:r>
      </w:ins>
    </w:p>
    <w:p w14:paraId="5AA03D0D" w14:textId="77777777" w:rsidR="000C179D" w:rsidRPr="00C63471" w:rsidRDefault="000C179D" w:rsidP="000C179D">
      <w:pPr>
        <w:spacing w:after="0" w:line="240" w:lineRule="auto"/>
        <w:jc w:val="center"/>
        <w:rPr>
          <w:moveTo w:id="1045" w:author="owner" w:date="2018-06-04T14:58:00Z"/>
          <w:rFonts w:asciiTheme="minorHAnsi" w:eastAsiaTheme="minorEastAsia" w:hAnsiTheme="minorHAnsi" w:cstheme="minorHAnsi"/>
          <w:b/>
          <w:bCs/>
          <w:sz w:val="24"/>
          <w:szCs w:val="24"/>
        </w:rPr>
      </w:pPr>
      <w:moveToRangeStart w:id="1046" w:author="owner" w:date="2018-06-04T14:58:00Z" w:name="move515887662"/>
      <w:moveTo w:id="1047" w:author="owner" w:date="2018-06-04T14:58:00Z">
        <w:r>
          <w:rPr>
            <w:rFonts w:asciiTheme="minorHAnsi" w:eastAsiaTheme="minorEastAsia" w:hAnsiTheme="minorHAnsi" w:cstheme="minorHAnsi"/>
            <w:b/>
            <w:bCs/>
            <w:sz w:val="24"/>
            <w:szCs w:val="24"/>
          </w:rPr>
          <w:t xml:space="preserve">1 </w:t>
        </w:r>
        <w:r w:rsidRPr="00C63471">
          <w:rPr>
            <w:rFonts w:asciiTheme="minorHAnsi" w:eastAsiaTheme="minorEastAsia" w:hAnsiTheme="minorHAnsi" w:cstheme="minorHAnsi"/>
            <w:b/>
            <w:bCs/>
            <w:sz w:val="24"/>
            <w:szCs w:val="24"/>
          </w:rPr>
          <w:t>John 4:10</w:t>
        </w:r>
      </w:moveTo>
    </w:p>
    <w:p w14:paraId="505309CB" w14:textId="77777777" w:rsidR="000C179D" w:rsidRDefault="000C179D" w:rsidP="000C179D">
      <w:pPr>
        <w:spacing w:after="0" w:line="240" w:lineRule="auto"/>
        <w:jc w:val="center"/>
        <w:rPr>
          <w:moveTo w:id="1048" w:author="owner" w:date="2018-06-04T14:58:00Z"/>
          <w:rStyle w:val="netverse"/>
          <w:b/>
          <w:i/>
          <w:sz w:val="24"/>
          <w:szCs w:val="24"/>
          <w:lang w:val="en"/>
        </w:rPr>
      </w:pPr>
      <w:moveTo w:id="1049" w:author="owner" w:date="2018-06-04T14:58:00Z">
        <w:r w:rsidRPr="00C63471">
          <w:rPr>
            <w:rStyle w:val="s"/>
            <w:b/>
            <w:i/>
            <w:sz w:val="24"/>
            <w:szCs w:val="24"/>
            <w:lang w:val="en"/>
          </w:rPr>
          <w:t>In</w:t>
        </w:r>
        <w:r w:rsidRPr="00C63471">
          <w:rPr>
            <w:rStyle w:val="netverse"/>
            <w:b/>
            <w:i/>
            <w:sz w:val="24"/>
            <w:szCs w:val="24"/>
            <w:lang w:val="en"/>
          </w:rPr>
          <w:t xml:space="preserve"> </w:t>
        </w:r>
        <w:r w:rsidRPr="00C63471">
          <w:rPr>
            <w:rStyle w:val="s"/>
            <w:b/>
            <w:i/>
            <w:sz w:val="24"/>
            <w:szCs w:val="24"/>
            <w:lang w:val="en"/>
          </w:rPr>
          <w:t>this</w:t>
        </w:r>
        <w:r w:rsidRPr="00C63471">
          <w:rPr>
            <w:rStyle w:val="netverse"/>
            <w:b/>
            <w:i/>
            <w:sz w:val="24"/>
            <w:szCs w:val="24"/>
            <w:lang w:val="en"/>
          </w:rPr>
          <w:t xml:space="preserve"> </w:t>
        </w:r>
        <w:r w:rsidRPr="00C63471">
          <w:rPr>
            <w:rStyle w:val="s"/>
            <w:b/>
            <w:i/>
            <w:sz w:val="24"/>
            <w:szCs w:val="24"/>
            <w:lang w:val="en"/>
          </w:rPr>
          <w:t>is</w:t>
        </w:r>
        <w:r w:rsidRPr="00C63471">
          <w:rPr>
            <w:rStyle w:val="netverse"/>
            <w:b/>
            <w:i/>
            <w:sz w:val="24"/>
            <w:szCs w:val="24"/>
            <w:lang w:val="en"/>
          </w:rPr>
          <w:t xml:space="preserve"> </w:t>
        </w:r>
        <w:r w:rsidRPr="00C63471">
          <w:rPr>
            <w:rStyle w:val="s"/>
            <w:b/>
            <w:i/>
            <w:sz w:val="24"/>
            <w:szCs w:val="24"/>
            <w:lang w:val="en"/>
          </w:rPr>
          <w:t>love: not</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vertAlign w:val="superscript"/>
            <w:lang w:val="en"/>
          </w:rPr>
          <w:t> </w:t>
        </w:r>
        <w:r w:rsidRPr="00C63471">
          <w:rPr>
            <w:rStyle w:val="s"/>
            <w:b/>
            <w:i/>
            <w:sz w:val="24"/>
            <w:szCs w:val="24"/>
            <w:lang w:val="en"/>
          </w:rPr>
          <w:t>we</w:t>
        </w:r>
        <w:r w:rsidRPr="00C63471">
          <w:rPr>
            <w:rStyle w:val="netverse"/>
            <w:b/>
            <w:i/>
            <w:sz w:val="24"/>
            <w:szCs w:val="24"/>
            <w:lang w:val="en"/>
          </w:rPr>
          <w:t xml:space="preserve"> </w:t>
        </w:r>
        <w:r w:rsidRPr="00C63471">
          <w:rPr>
            <w:rStyle w:val="s"/>
            <w:b/>
            <w:i/>
            <w:sz w:val="24"/>
            <w:szCs w:val="24"/>
            <w:lang w:val="en"/>
          </w:rPr>
          <w:t>have loved</w:t>
        </w:r>
        <w:r w:rsidRPr="00C63471">
          <w:rPr>
            <w:rStyle w:val="netverse"/>
            <w:b/>
            <w:i/>
            <w:sz w:val="24"/>
            <w:szCs w:val="24"/>
            <w:lang w:val="en"/>
          </w:rPr>
          <w:t xml:space="preserve"> </w:t>
        </w:r>
        <w:r w:rsidRPr="00C63471">
          <w:rPr>
            <w:rStyle w:val="s"/>
            <w:b/>
            <w:i/>
            <w:sz w:val="24"/>
            <w:szCs w:val="24"/>
            <w:lang w:val="en"/>
          </w:rPr>
          <w:t>God</w:t>
        </w:r>
        <w:r w:rsidRPr="00C63471">
          <w:rPr>
            <w:rStyle w:val="netverse"/>
            <w:b/>
            <w:i/>
            <w:sz w:val="24"/>
            <w:szCs w:val="24"/>
            <w:lang w:val="en"/>
          </w:rPr>
          <w:t xml:space="preserve">, </w:t>
        </w:r>
        <w:r w:rsidRPr="00C63471">
          <w:rPr>
            <w:rStyle w:val="s"/>
            <w:b/>
            <w:i/>
            <w:sz w:val="24"/>
            <w:szCs w:val="24"/>
            <w:lang w:val="en"/>
          </w:rPr>
          <w:t>but</w:t>
        </w:r>
        <w:r w:rsidRPr="00C63471">
          <w:rPr>
            <w:rStyle w:val="netverse"/>
            <w:b/>
            <w:i/>
            <w:sz w:val="24"/>
            <w:szCs w:val="24"/>
            <w:lang w:val="en"/>
          </w:rPr>
          <w:t xml:space="preserve"> </w:t>
        </w:r>
        <w:r w:rsidRPr="00C63471">
          <w:rPr>
            <w:rStyle w:val="s"/>
            <w:b/>
            <w:i/>
            <w:sz w:val="24"/>
            <w:szCs w:val="24"/>
            <w:lang w:val="en"/>
          </w:rPr>
          <w:t>that</w:t>
        </w:r>
        <w:r w:rsidRPr="00C63471">
          <w:rPr>
            <w:rStyle w:val="netverse"/>
            <w:b/>
            <w:i/>
            <w:sz w:val="24"/>
            <w:szCs w:val="24"/>
            <w:lang w:val="en"/>
          </w:rPr>
          <w:t xml:space="preserve"> </w:t>
        </w:r>
        <w:r w:rsidRPr="00C63471">
          <w:rPr>
            <w:rStyle w:val="s"/>
            <w:b/>
            <w:i/>
            <w:sz w:val="24"/>
            <w:szCs w:val="24"/>
            <w:lang w:val="en"/>
          </w:rPr>
          <w:t>he</w:t>
        </w:r>
        <w:r w:rsidRPr="00C63471">
          <w:rPr>
            <w:rStyle w:val="netverse"/>
            <w:b/>
            <w:i/>
            <w:sz w:val="24"/>
            <w:szCs w:val="24"/>
            <w:lang w:val="en"/>
          </w:rPr>
          <w:t xml:space="preserve"> </w:t>
        </w:r>
        <w:r w:rsidRPr="00C63471">
          <w:rPr>
            <w:rStyle w:val="s"/>
            <w:b/>
            <w:i/>
            <w:sz w:val="24"/>
            <w:szCs w:val="24"/>
            <w:lang w:val="en"/>
          </w:rPr>
          <w:t>loved</w:t>
        </w:r>
        <w:r w:rsidRPr="00C63471">
          <w:rPr>
            <w:rStyle w:val="netverse"/>
            <w:b/>
            <w:i/>
            <w:sz w:val="24"/>
            <w:szCs w:val="24"/>
            <w:lang w:val="en"/>
          </w:rPr>
          <w:t xml:space="preserve"> </w:t>
        </w:r>
        <w:r w:rsidRPr="00C63471">
          <w:rPr>
            <w:rStyle w:val="s"/>
            <w:b/>
            <w:i/>
            <w:sz w:val="24"/>
            <w:szCs w:val="24"/>
            <w:lang w:val="en"/>
          </w:rPr>
          <w:t>us</w:t>
        </w:r>
        <w:r w:rsidRPr="00C63471">
          <w:rPr>
            <w:rStyle w:val="netverse"/>
            <w:b/>
            <w:i/>
            <w:sz w:val="24"/>
            <w:szCs w:val="24"/>
            <w:lang w:val="en"/>
          </w:rPr>
          <w:t xml:space="preserve"> </w:t>
        </w:r>
        <w:r w:rsidRPr="00C63471">
          <w:rPr>
            <w:rStyle w:val="s"/>
            <w:b/>
            <w:i/>
            <w:sz w:val="24"/>
            <w:szCs w:val="24"/>
            <w:lang w:val="en"/>
          </w:rPr>
          <w:t>and</w:t>
        </w:r>
        <w:r w:rsidRPr="00C63471">
          <w:rPr>
            <w:rStyle w:val="netverse"/>
            <w:b/>
            <w:i/>
            <w:sz w:val="24"/>
            <w:szCs w:val="24"/>
            <w:lang w:val="en"/>
          </w:rPr>
          <w:t xml:space="preserve"> </w:t>
        </w:r>
        <w:r w:rsidRPr="00C63471">
          <w:rPr>
            <w:rStyle w:val="s"/>
            <w:b/>
            <w:i/>
            <w:sz w:val="24"/>
            <w:szCs w:val="24"/>
            <w:lang w:val="en"/>
          </w:rPr>
          <w:t>sent</w:t>
        </w:r>
        <w:r w:rsidRPr="00C63471">
          <w:rPr>
            <w:rStyle w:val="netverse"/>
            <w:b/>
            <w:i/>
            <w:sz w:val="24"/>
            <w:szCs w:val="24"/>
            <w:lang w:val="en"/>
          </w:rPr>
          <w:t xml:space="preserve"> </w:t>
        </w:r>
        <w:r w:rsidRPr="00C63471">
          <w:rPr>
            <w:rStyle w:val="s"/>
            <w:b/>
            <w:i/>
            <w:sz w:val="24"/>
            <w:szCs w:val="24"/>
            <w:lang w:val="en"/>
          </w:rPr>
          <w:t>his</w:t>
        </w:r>
        <w:r w:rsidRPr="00C63471">
          <w:rPr>
            <w:rStyle w:val="netverse"/>
            <w:b/>
            <w:i/>
            <w:sz w:val="24"/>
            <w:szCs w:val="24"/>
            <w:lang w:val="en"/>
          </w:rPr>
          <w:t xml:space="preserve"> </w:t>
        </w:r>
        <w:r w:rsidRPr="00C63471">
          <w:rPr>
            <w:rStyle w:val="s"/>
            <w:b/>
            <w:i/>
            <w:sz w:val="24"/>
            <w:szCs w:val="24"/>
            <w:lang w:val="en"/>
          </w:rPr>
          <w:t>Son</w:t>
        </w:r>
        <w:r w:rsidRPr="00C63471">
          <w:rPr>
            <w:rStyle w:val="netverse"/>
            <w:b/>
            <w:i/>
            <w:sz w:val="24"/>
            <w:szCs w:val="24"/>
            <w:lang w:val="en"/>
          </w:rPr>
          <w:t xml:space="preserve"> </w:t>
        </w:r>
        <w:r w:rsidRPr="00C63471">
          <w:rPr>
            <w:rStyle w:val="s"/>
            <w:b/>
            <w:i/>
            <w:sz w:val="24"/>
            <w:szCs w:val="24"/>
            <w:lang w:val="en"/>
          </w:rPr>
          <w:t>to be the atoning sacrifice</w:t>
        </w:r>
        <w:r w:rsidRPr="00C63471">
          <w:rPr>
            <w:rStyle w:val="netverse"/>
            <w:b/>
            <w:i/>
            <w:sz w:val="24"/>
            <w:szCs w:val="24"/>
            <w:lang w:val="en"/>
          </w:rPr>
          <w:t xml:space="preserve"> </w:t>
        </w:r>
        <w:r w:rsidRPr="00C63471">
          <w:rPr>
            <w:rStyle w:val="s"/>
            <w:b/>
            <w:i/>
            <w:sz w:val="24"/>
            <w:szCs w:val="24"/>
            <w:lang w:val="en"/>
          </w:rPr>
          <w:t>for</w:t>
        </w:r>
        <w:r w:rsidRPr="00C63471">
          <w:rPr>
            <w:rStyle w:val="netverse"/>
            <w:b/>
            <w:i/>
            <w:sz w:val="24"/>
            <w:szCs w:val="24"/>
            <w:lang w:val="en"/>
          </w:rPr>
          <w:t xml:space="preserve"> </w:t>
        </w:r>
        <w:r w:rsidRPr="00C63471">
          <w:rPr>
            <w:rStyle w:val="s"/>
            <w:b/>
            <w:i/>
            <w:sz w:val="24"/>
            <w:szCs w:val="24"/>
            <w:lang w:val="en"/>
          </w:rPr>
          <w:t>our</w:t>
        </w:r>
        <w:r w:rsidRPr="00C63471">
          <w:rPr>
            <w:rStyle w:val="netverse"/>
            <w:b/>
            <w:i/>
            <w:sz w:val="24"/>
            <w:szCs w:val="24"/>
            <w:lang w:val="en"/>
          </w:rPr>
          <w:t xml:space="preserve"> </w:t>
        </w:r>
        <w:r w:rsidRPr="00C63471">
          <w:rPr>
            <w:rStyle w:val="s"/>
            <w:b/>
            <w:i/>
            <w:sz w:val="24"/>
            <w:szCs w:val="24"/>
            <w:lang w:val="en"/>
          </w:rPr>
          <w:t>sins</w:t>
        </w:r>
        <w:r w:rsidRPr="00C63471">
          <w:rPr>
            <w:rStyle w:val="netverse"/>
            <w:b/>
            <w:i/>
            <w:sz w:val="24"/>
            <w:szCs w:val="24"/>
            <w:lang w:val="en"/>
          </w:rPr>
          <w:t>.</w:t>
        </w:r>
      </w:moveTo>
    </w:p>
    <w:p w14:paraId="1CAB8412" w14:textId="77777777" w:rsidR="000C179D" w:rsidRDefault="000C179D" w:rsidP="000C179D">
      <w:pPr>
        <w:spacing w:after="0" w:line="240" w:lineRule="auto"/>
        <w:jc w:val="center"/>
        <w:rPr>
          <w:moveTo w:id="1050" w:author="owner" w:date="2018-06-04T14:58:00Z"/>
          <w:rStyle w:val="netverse"/>
          <w:b/>
          <w:i/>
          <w:sz w:val="24"/>
          <w:szCs w:val="24"/>
          <w:lang w:val="en"/>
        </w:rPr>
      </w:pPr>
    </w:p>
    <w:moveToRangeEnd w:id="1046"/>
    <w:p w14:paraId="208E6A12" w14:textId="51561787" w:rsidR="009629C1" w:rsidRDefault="000C179D" w:rsidP="001A316B">
      <w:pPr>
        <w:ind w:firstLine="720"/>
        <w:jc w:val="both"/>
        <w:rPr>
          <w:sz w:val="24"/>
          <w:szCs w:val="24"/>
        </w:rPr>
      </w:pPr>
      <w:ins w:id="1051" w:author="virginia porter" w:date="2018-05-07T21:00:00Z">
        <w:r>
          <w:rPr>
            <w:noProof/>
            <w:sz w:val="24"/>
            <w:szCs w:val="24"/>
          </w:rPr>
          <mc:AlternateContent>
            <mc:Choice Requires="wps">
              <w:drawing>
                <wp:anchor distT="0" distB="0" distL="114300" distR="114300" simplePos="0" relativeHeight="251677184" behindDoc="0" locked="0" layoutInCell="1" allowOverlap="1" wp14:anchorId="771C51A8" wp14:editId="65D28070">
                  <wp:simplePos x="0" y="0"/>
                  <wp:positionH relativeFrom="column">
                    <wp:posOffset>3867150</wp:posOffset>
                  </wp:positionH>
                  <wp:positionV relativeFrom="paragraph">
                    <wp:posOffset>1033145</wp:posOffset>
                  </wp:positionV>
                  <wp:extent cx="314325" cy="180975"/>
                  <wp:effectExtent l="19050" t="0" r="47625" b="47625"/>
                  <wp:wrapNone/>
                  <wp:docPr id="2" name="Heart 2"/>
                  <wp:cNvGraphicFramePr/>
                  <a:graphic xmlns:a="http://schemas.openxmlformats.org/drawingml/2006/main">
                    <a:graphicData uri="http://schemas.microsoft.com/office/word/2010/wordprocessingShape">
                      <wps:wsp>
                        <wps:cNvSpPr/>
                        <wps:spPr>
                          <a:xfrm>
                            <a:off x="0" y="0"/>
                            <a:ext cx="314325" cy="180975"/>
                          </a:xfrm>
                          <a:prstGeom prst="hear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1A7BA" id="Heart 2" o:spid="_x0000_s1026" style="position:absolute;margin-left:304.5pt;margin-top:81.35pt;width:24.75pt;height:14.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" path="m157163,45244v65484,-105569,320873,,,135731c-163711,45244,91678,-60325,157163,45244xe" fillcolor="red" strokecolor="#1f4d78 [1604]" strokeweight="1pt">
                  <v:stroke joinstyle="miter"/>
                  <v:path arrowok="t" o:connecttype="custom" o:connectlocs="157163,45244;157163,180975;157163,45244" o:connectangles="0,0,0"/>
                </v:shape>
              </w:pict>
            </mc:Fallback>
          </mc:AlternateContent>
        </w:r>
      </w:ins>
      <w:ins w:id="1052" w:author="owner" w:date="2018-06-04T13:34:00Z">
        <w:r w:rsidR="00337480">
          <w:rPr>
            <w:bCs/>
            <w:sz w:val="24"/>
            <w:szCs w:val="24"/>
          </w:rPr>
          <w:t xml:space="preserve"> </w:t>
        </w:r>
      </w:ins>
      <w:ins w:id="1053" w:author="owner" w:date="2018-06-04T13:47:00Z">
        <w:r w:rsidR="003F5368">
          <w:rPr>
            <w:bCs/>
            <w:sz w:val="24"/>
            <w:szCs w:val="24"/>
          </w:rPr>
          <w:t>V</w:t>
        </w:r>
      </w:ins>
      <w:ins w:id="1054" w:author="owner" w:date="2018-06-04T13:34:00Z">
        <w:r w:rsidR="00337480">
          <w:rPr>
            <w:bCs/>
            <w:sz w:val="24"/>
            <w:szCs w:val="24"/>
          </w:rPr>
          <w:t>isualize the</w:t>
        </w:r>
      </w:ins>
      <w:ins w:id="1055" w:author="owner" w:date="2018-06-04T13:35:00Z">
        <w:r w:rsidR="00337480">
          <w:rPr>
            <w:bCs/>
            <w:sz w:val="24"/>
            <w:szCs w:val="24"/>
          </w:rPr>
          <w:t xml:space="preserve"> cross, where Jesus stretched out His arms as if to say, “I love you this much!” </w:t>
        </w:r>
      </w:ins>
      <w:del w:id="1056" w:author="owner" w:date="2018-06-04T13:36:00Z">
        <w:r w:rsidR="00A20AF9" w:rsidDel="00337480">
          <w:rPr>
            <w:bCs/>
            <w:sz w:val="24"/>
            <w:szCs w:val="24"/>
          </w:rPr>
          <w:delText xml:space="preserve">That is one of the most important things every </w:delText>
        </w:r>
      </w:del>
      <w:ins w:id="1057" w:author="virginia porter" w:date="2018-05-14T17:16:00Z">
        <w:del w:id="1058" w:author="owner" w:date="2018-06-04T13:36:00Z">
          <w:r w:rsidR="003C3B93" w:rsidDel="00337480">
            <w:rPr>
              <w:bCs/>
              <w:sz w:val="24"/>
              <w:szCs w:val="24"/>
            </w:rPr>
            <w:delText xml:space="preserve">new </w:delText>
          </w:r>
        </w:del>
      </w:ins>
      <w:del w:id="1059" w:author="virginia porter" w:date="2018-05-14T17:15:00Z">
        <w:r w:rsidR="00A20AF9" w:rsidDel="003C3B93">
          <w:rPr>
            <w:bCs/>
            <w:sz w:val="24"/>
            <w:szCs w:val="24"/>
          </w:rPr>
          <w:delText xml:space="preserve">new </w:delText>
        </w:r>
      </w:del>
      <w:del w:id="1060" w:author="owner" w:date="2018-06-04T13:36:00Z">
        <w:r w:rsidR="00A20AF9" w:rsidDel="00337480">
          <w:rPr>
            <w:bCs/>
            <w:sz w:val="24"/>
            <w:szCs w:val="24"/>
          </w:rPr>
          <w:delText xml:space="preserve">bride </w:delText>
        </w:r>
      </w:del>
      <w:ins w:id="1061" w:author="virginia porter" w:date="2018-05-14T17:15:00Z">
        <w:del w:id="1062" w:author="owner" w:date="2018-06-04T13:36:00Z">
          <w:r w:rsidR="003C3B93" w:rsidDel="00337480">
            <w:rPr>
              <w:bCs/>
              <w:sz w:val="24"/>
              <w:szCs w:val="24"/>
            </w:rPr>
            <w:delText>of Ch</w:delText>
          </w:r>
        </w:del>
      </w:ins>
      <w:ins w:id="1063" w:author="virginia porter" w:date="2018-05-14T17:16:00Z">
        <w:del w:id="1064" w:author="owner" w:date="2018-06-04T13:36:00Z">
          <w:r w:rsidR="003C3B93" w:rsidDel="00337480">
            <w:rPr>
              <w:bCs/>
              <w:sz w:val="24"/>
              <w:szCs w:val="24"/>
            </w:rPr>
            <w:delText xml:space="preserve">rist </w:delText>
          </w:r>
        </w:del>
      </w:ins>
      <w:del w:id="1065" w:author="owner" w:date="2018-06-04T13:36:00Z">
        <w:r w:rsidR="00A20AF9" w:rsidDel="00337480">
          <w:rPr>
            <w:bCs/>
            <w:sz w:val="24"/>
            <w:szCs w:val="24"/>
          </w:rPr>
          <w:delText>needs to know.</w:delText>
        </w:r>
        <w:r w:rsidR="001A316B" w:rsidDel="00337480">
          <w:rPr>
            <w:bCs/>
            <w:sz w:val="24"/>
            <w:szCs w:val="24"/>
          </w:rPr>
          <w:delText xml:space="preserve"> </w:delText>
        </w:r>
      </w:del>
      <w:ins w:id="1066" w:author="owner" w:date="2018-06-04T13:36:00Z">
        <w:r w:rsidR="00337480">
          <w:rPr>
            <w:bCs/>
            <w:sz w:val="24"/>
            <w:szCs w:val="24"/>
          </w:rPr>
          <w:t xml:space="preserve">His love is </w:t>
        </w:r>
      </w:ins>
      <w:ins w:id="1067" w:author="owner" w:date="2018-06-04T13:46:00Z">
        <w:r w:rsidR="003F5368">
          <w:rPr>
            <w:bCs/>
            <w:sz w:val="24"/>
            <w:szCs w:val="24"/>
          </w:rPr>
          <w:t>infinite;</w:t>
        </w:r>
      </w:ins>
      <w:ins w:id="1068" w:author="owner" w:date="2018-06-04T13:37:00Z">
        <w:r w:rsidR="006D6722">
          <w:rPr>
            <w:bCs/>
            <w:sz w:val="24"/>
            <w:szCs w:val="24"/>
          </w:rPr>
          <w:t xml:space="preserve"> i</w:t>
        </w:r>
      </w:ins>
      <w:ins w:id="1069" w:author="owner" w:date="2018-06-04T13:38:00Z">
        <w:r w:rsidR="006D6722">
          <w:rPr>
            <w:bCs/>
            <w:sz w:val="24"/>
            <w:szCs w:val="24"/>
          </w:rPr>
          <w:t>t</w:t>
        </w:r>
      </w:ins>
      <w:ins w:id="1070" w:author="owner" w:date="2018-06-04T13:36:00Z">
        <w:r w:rsidR="00337480">
          <w:rPr>
            <w:bCs/>
            <w:sz w:val="24"/>
            <w:szCs w:val="24"/>
          </w:rPr>
          <w:t xml:space="preserve"> span</w:t>
        </w:r>
      </w:ins>
      <w:ins w:id="1071" w:author="owner" w:date="2018-06-04T13:38:00Z">
        <w:r w:rsidR="006D6722">
          <w:rPr>
            <w:bCs/>
            <w:sz w:val="24"/>
            <w:szCs w:val="24"/>
          </w:rPr>
          <w:t>s from east to</w:t>
        </w:r>
      </w:ins>
      <w:ins w:id="1072" w:author="owner" w:date="2018-06-04T13:36:00Z">
        <w:r w:rsidR="00337480">
          <w:rPr>
            <w:bCs/>
            <w:sz w:val="24"/>
            <w:szCs w:val="24"/>
          </w:rPr>
          <w:t xml:space="preserve"> west</w:t>
        </w:r>
      </w:ins>
      <w:ins w:id="1073" w:author="owner" w:date="2018-06-04T13:38:00Z">
        <w:r w:rsidR="006D6722">
          <w:rPr>
            <w:bCs/>
            <w:sz w:val="24"/>
            <w:szCs w:val="24"/>
          </w:rPr>
          <w:t xml:space="preserve"> -</w:t>
        </w:r>
      </w:ins>
      <w:ins w:id="1074" w:author="owner" w:date="2018-06-04T13:45:00Z">
        <w:r w:rsidR="003F5368">
          <w:rPr>
            <w:bCs/>
            <w:sz w:val="24"/>
            <w:szCs w:val="24"/>
          </w:rPr>
          <w:t xml:space="preserve"> </w:t>
        </w:r>
      </w:ins>
      <w:ins w:id="1075" w:author="owner" w:date="2018-06-04T13:38:00Z">
        <w:r w:rsidR="006D6722">
          <w:rPr>
            <w:bCs/>
            <w:sz w:val="24"/>
            <w:szCs w:val="24"/>
          </w:rPr>
          <w:t xml:space="preserve">the distance that He has cast our sins from us </w:t>
        </w:r>
      </w:ins>
      <w:ins w:id="1076" w:author="owner" w:date="2018-06-04T13:39:00Z">
        <w:r w:rsidR="006D6722">
          <w:rPr>
            <w:bCs/>
            <w:sz w:val="24"/>
            <w:szCs w:val="24"/>
          </w:rPr>
          <w:t>(Psalm 103:</w:t>
        </w:r>
      </w:ins>
      <w:ins w:id="1077" w:author="owner" w:date="2018-06-04T13:48:00Z">
        <w:r w:rsidR="00E449D0">
          <w:rPr>
            <w:bCs/>
            <w:sz w:val="24"/>
            <w:szCs w:val="24"/>
          </w:rPr>
          <w:t>8</w:t>
        </w:r>
      </w:ins>
      <w:ins w:id="1078" w:author="owner" w:date="2018-06-04T13:39:00Z">
        <w:r w:rsidR="006D6722">
          <w:rPr>
            <w:bCs/>
            <w:sz w:val="24"/>
            <w:szCs w:val="24"/>
          </w:rPr>
          <w:t>-14)</w:t>
        </w:r>
      </w:ins>
      <w:ins w:id="1079" w:author="owner" w:date="2018-06-04T13:36:00Z">
        <w:r w:rsidR="00337480">
          <w:rPr>
            <w:bCs/>
            <w:sz w:val="24"/>
            <w:szCs w:val="24"/>
          </w:rPr>
          <w:t>.</w:t>
        </w:r>
      </w:ins>
      <w:ins w:id="1080" w:author="owner" w:date="2018-06-04T13:42:00Z">
        <w:r w:rsidR="006D6722">
          <w:rPr>
            <w:bCs/>
            <w:sz w:val="24"/>
            <w:szCs w:val="24"/>
          </w:rPr>
          <w:t xml:space="preserve"> </w:t>
        </w:r>
      </w:ins>
      <w:ins w:id="1081" w:author="owner" w:date="2018-06-04T13:44:00Z">
        <w:r w:rsidR="006D6722">
          <w:rPr>
            <w:bCs/>
            <w:sz w:val="24"/>
            <w:szCs w:val="24"/>
          </w:rPr>
          <w:t>God’s love i</w:t>
        </w:r>
        <w:r w:rsidR="003F5368">
          <w:rPr>
            <w:bCs/>
            <w:sz w:val="24"/>
            <w:szCs w:val="24"/>
          </w:rPr>
          <w:t>s</w:t>
        </w:r>
      </w:ins>
      <w:ins w:id="1082" w:author="owner" w:date="2018-06-04T13:43:00Z">
        <w:r w:rsidR="006D6722">
          <w:rPr>
            <w:bCs/>
            <w:sz w:val="24"/>
            <w:szCs w:val="24"/>
          </w:rPr>
          <w:t xml:space="preserve"> long</w:t>
        </w:r>
      </w:ins>
      <w:ins w:id="1083" w:author="owner" w:date="2018-06-04T13:46:00Z">
        <w:r w:rsidR="003F5368">
          <w:rPr>
            <w:bCs/>
            <w:sz w:val="24"/>
            <w:szCs w:val="24"/>
          </w:rPr>
          <w:t>,</w:t>
        </w:r>
      </w:ins>
      <w:ins w:id="1084" w:author="owner" w:date="2018-06-04T13:43:00Z">
        <w:r w:rsidR="006D6722">
          <w:rPr>
            <w:bCs/>
            <w:sz w:val="24"/>
            <w:szCs w:val="24"/>
          </w:rPr>
          <w:t xml:space="preserve"> boundless</w:t>
        </w:r>
      </w:ins>
      <w:ins w:id="1085" w:author="owner" w:date="2018-06-04T13:46:00Z">
        <w:r w:rsidR="003F5368">
          <w:rPr>
            <w:bCs/>
            <w:sz w:val="24"/>
            <w:szCs w:val="24"/>
          </w:rPr>
          <w:t xml:space="preserve"> and eternal</w:t>
        </w:r>
      </w:ins>
      <w:ins w:id="1086" w:author="owner" w:date="2018-06-04T13:43:00Z">
        <w:r w:rsidR="006D6722">
          <w:rPr>
            <w:bCs/>
            <w:sz w:val="24"/>
            <w:szCs w:val="24"/>
          </w:rPr>
          <w:t xml:space="preserve">. </w:t>
        </w:r>
      </w:ins>
      <w:ins w:id="1087" w:author="owner" w:date="2018-06-04T13:50:00Z">
        <w:r w:rsidR="00E449D0">
          <w:rPr>
            <w:bCs/>
            <w:sz w:val="24"/>
            <w:szCs w:val="24"/>
          </w:rPr>
          <w:t>How high is God’s love? As high as the heavens are abo</w:t>
        </w:r>
      </w:ins>
      <w:ins w:id="1088" w:author="owner" w:date="2018-06-04T13:51:00Z">
        <w:r w:rsidR="00E449D0">
          <w:rPr>
            <w:bCs/>
            <w:sz w:val="24"/>
            <w:szCs w:val="24"/>
          </w:rPr>
          <w:t>ve the earth</w:t>
        </w:r>
      </w:ins>
      <w:ins w:id="1089" w:author="owner" w:date="2018-06-04T13:56:00Z">
        <w:r w:rsidR="00E449D0">
          <w:rPr>
            <w:bCs/>
            <w:sz w:val="24"/>
            <w:szCs w:val="24"/>
          </w:rPr>
          <w:t xml:space="preserve"> and it’s deeper than </w:t>
        </w:r>
      </w:ins>
      <w:ins w:id="1090" w:author="owner" w:date="2018-06-04T13:57:00Z">
        <w:r w:rsidR="00E449D0">
          <w:rPr>
            <w:bCs/>
            <w:sz w:val="24"/>
            <w:szCs w:val="24"/>
          </w:rPr>
          <w:t>the sea</w:t>
        </w:r>
      </w:ins>
      <w:ins w:id="1091" w:author="owner" w:date="2018-06-04T13:59:00Z">
        <w:r w:rsidR="00CA7EFE">
          <w:rPr>
            <w:bCs/>
            <w:sz w:val="24"/>
            <w:szCs w:val="24"/>
          </w:rPr>
          <w:t xml:space="preserve"> (Psalm 36:5-9)</w:t>
        </w:r>
      </w:ins>
      <w:ins w:id="1092" w:author="owner" w:date="2018-06-04T13:57:00Z">
        <w:r w:rsidR="00CA7EFE">
          <w:rPr>
            <w:bCs/>
            <w:sz w:val="24"/>
            <w:szCs w:val="24"/>
          </w:rPr>
          <w:t>.</w:t>
        </w:r>
      </w:ins>
      <w:ins w:id="1093" w:author="owner" w:date="2018-06-04T14:59:00Z">
        <w:r>
          <w:rPr>
            <w:bCs/>
            <w:sz w:val="24"/>
            <w:szCs w:val="24"/>
          </w:rPr>
          <w:t xml:space="preserve"> </w:t>
        </w:r>
      </w:ins>
      <w:r w:rsidR="001A316B">
        <w:rPr>
          <w:bCs/>
          <w:sz w:val="24"/>
          <w:szCs w:val="24"/>
        </w:rPr>
        <w:t>Yes,</w:t>
      </w:r>
      <w:del w:id="1094" w:author="owner" w:date="2018-06-04T14:05:00Z">
        <w:r w:rsidR="001A316B" w:rsidRPr="005D7058" w:rsidDel="00CA7EFE">
          <w:rPr>
            <w:bCs/>
            <w:sz w:val="24"/>
            <w:szCs w:val="24"/>
          </w:rPr>
          <w:delText xml:space="preserve"> </w:delText>
        </w:r>
      </w:del>
      <w:ins w:id="1095" w:author="owner" w:date="2018-06-04T14:11:00Z">
        <w:r w:rsidR="00B85B4A">
          <w:rPr>
            <w:bCs/>
            <w:sz w:val="24"/>
            <w:szCs w:val="24"/>
          </w:rPr>
          <w:t xml:space="preserve"> </w:t>
        </w:r>
      </w:ins>
      <w:r w:rsidR="001A316B" w:rsidRPr="005D7058">
        <w:rPr>
          <w:sz w:val="24"/>
          <w:szCs w:val="24"/>
        </w:rPr>
        <w:t xml:space="preserve">“Jesus loves me, this I know, for the Bible </w:t>
      </w:r>
      <w:del w:id="1096" w:author="virginia porter" w:date="2018-05-07T21:00:00Z">
        <w:r w:rsidR="0039677C" w:rsidDel="006A24FD">
          <w:rPr>
            <w:noProof/>
            <w:sz w:val="24"/>
            <w:szCs w:val="24"/>
          </w:rPr>
          <mc:AlternateContent>
            <mc:Choice Requires="wps">
              <w:drawing>
                <wp:anchor distT="0" distB="0" distL="114300" distR="114300" simplePos="0" relativeHeight="251675136" behindDoc="0" locked="0" layoutInCell="1" allowOverlap="1" wp14:anchorId="3D1BC4F5" wp14:editId="7C6C03AF">
                  <wp:simplePos x="0" y="0"/>
                  <wp:positionH relativeFrom="column">
                    <wp:posOffset>2781300</wp:posOffset>
                  </wp:positionH>
                  <wp:positionV relativeFrom="paragraph">
                    <wp:posOffset>200660</wp:posOffset>
                  </wp:positionV>
                  <wp:extent cx="314325" cy="180975"/>
                  <wp:effectExtent l="19050" t="0" r="47625" b="47625"/>
                  <wp:wrapNone/>
                  <wp:docPr id="9" name="Heart 9"/>
                  <wp:cNvGraphicFramePr/>
                  <a:graphic xmlns:a="http://schemas.openxmlformats.org/drawingml/2006/main">
                    <a:graphicData uri="http://schemas.microsoft.com/office/word/2010/wordprocessingShape">
                      <wps:wsp>
                        <wps:cNvSpPr/>
                        <wps:spPr>
                          <a:xfrm>
                            <a:off x="0" y="0"/>
                            <a:ext cx="314325" cy="180975"/>
                          </a:xfrm>
                          <a:prstGeom prst="hear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AE419" id="Heart 9" o:spid="_x0000_s1026" style="position:absolute;margin-left:219pt;margin-top:15.8pt;width:24.75pt;height:14.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" path="m157163,45244v65484,-105569,320873,,,135731c-163711,45244,91678,-60325,157163,45244xe" fillcolor="red" strokecolor="#1f4d78 [1604]" strokeweight="1pt">
                  <v:stroke joinstyle="miter"/>
                  <v:path arrowok="t" o:connecttype="custom" o:connectlocs="157163,45244;157163,180975;157163,45244" o:connectangles="0,0,0"/>
                </v:shape>
              </w:pict>
            </mc:Fallback>
          </mc:AlternateContent>
        </w:r>
      </w:del>
      <w:r w:rsidR="001A316B" w:rsidRPr="005D7058">
        <w:rPr>
          <w:sz w:val="24"/>
          <w:szCs w:val="24"/>
        </w:rPr>
        <w:t xml:space="preserve">tells me so.” </w:t>
      </w:r>
      <w:r w:rsidR="001A316B">
        <w:rPr>
          <w:sz w:val="24"/>
          <w:szCs w:val="24"/>
        </w:rPr>
        <w:t>These</w:t>
      </w:r>
      <w:r w:rsidR="001A316B" w:rsidRPr="005D7058">
        <w:rPr>
          <w:sz w:val="24"/>
          <w:szCs w:val="24"/>
        </w:rPr>
        <w:t xml:space="preserve"> lyrics come straight from </w:t>
      </w:r>
      <w:del w:id="1097" w:author="owner" w:date="2018-06-04T14:59:00Z">
        <w:r w:rsidR="001A316B" w:rsidDel="000C179D">
          <w:rPr>
            <w:sz w:val="24"/>
            <w:szCs w:val="24"/>
          </w:rPr>
          <w:delText xml:space="preserve">the </w:delText>
        </w:r>
      </w:del>
      <w:ins w:id="1098" w:author="owner" w:date="2018-06-04T14:58:00Z">
        <w:r>
          <w:rPr>
            <w:sz w:val="24"/>
            <w:szCs w:val="24"/>
          </w:rPr>
          <w:t xml:space="preserve">God’s </w:t>
        </w:r>
      </w:ins>
      <w:del w:id="1099" w:author="owner" w:date="2018-06-04T14:58:00Z">
        <w:r w:rsidR="001A316B" w:rsidDel="000C179D">
          <w:rPr>
            <w:sz w:val="24"/>
            <w:szCs w:val="24"/>
          </w:rPr>
          <w:delText xml:space="preserve">Bible –His </w:delText>
        </w:r>
      </w:del>
      <w:r w:rsidR="001A316B">
        <w:rPr>
          <w:sz w:val="24"/>
          <w:szCs w:val="24"/>
        </w:rPr>
        <w:t>love letter… and it’s written in red</w:t>
      </w:r>
      <w:r w:rsidR="001A316B" w:rsidRPr="005D7058">
        <w:rPr>
          <w:sz w:val="24"/>
          <w:szCs w:val="24"/>
        </w:rPr>
        <w:t>.</w:t>
      </w:r>
      <w:r w:rsidR="001A316B">
        <w:rPr>
          <w:sz w:val="24"/>
          <w:szCs w:val="24"/>
        </w:rPr>
        <w:t xml:space="preserve"> </w:t>
      </w:r>
      <w:r w:rsidR="00A20AF9">
        <w:rPr>
          <w:sz w:val="24"/>
          <w:szCs w:val="24"/>
        </w:rPr>
        <w:t xml:space="preserve">Oh, don’t forget to draw a heart around it! </w:t>
      </w:r>
    </w:p>
    <w:p w14:paraId="1288028B" w14:textId="246725C5" w:rsidR="00C63471" w:rsidRPr="00C63471" w:rsidDel="000C179D" w:rsidRDefault="00C63471" w:rsidP="00C63471">
      <w:pPr>
        <w:spacing w:after="0" w:line="240" w:lineRule="auto"/>
        <w:jc w:val="center"/>
        <w:rPr>
          <w:moveFrom w:id="1100" w:author="owner" w:date="2018-06-04T14:58:00Z"/>
          <w:rFonts w:asciiTheme="minorHAnsi" w:eastAsiaTheme="minorEastAsia" w:hAnsiTheme="minorHAnsi" w:cstheme="minorHAnsi"/>
          <w:b/>
          <w:bCs/>
          <w:sz w:val="24"/>
          <w:szCs w:val="24"/>
        </w:rPr>
      </w:pPr>
      <w:moveFromRangeStart w:id="1101" w:author="owner" w:date="2018-06-04T14:58:00Z" w:name="move515887662"/>
      <w:moveFrom w:id="1102" w:author="owner" w:date="2018-06-04T14:58:00Z">
        <w:r w:rsidDel="000C179D">
          <w:rPr>
            <w:rFonts w:asciiTheme="minorHAnsi" w:eastAsiaTheme="minorEastAsia" w:hAnsiTheme="minorHAnsi" w:cstheme="minorHAnsi"/>
            <w:b/>
            <w:bCs/>
            <w:sz w:val="24"/>
            <w:szCs w:val="24"/>
          </w:rPr>
          <w:t xml:space="preserve">1 </w:t>
        </w:r>
        <w:r w:rsidRPr="00C63471" w:rsidDel="000C179D">
          <w:rPr>
            <w:rFonts w:asciiTheme="minorHAnsi" w:eastAsiaTheme="minorEastAsia" w:hAnsiTheme="minorHAnsi" w:cstheme="minorHAnsi"/>
            <w:b/>
            <w:bCs/>
            <w:sz w:val="24"/>
            <w:szCs w:val="24"/>
          </w:rPr>
          <w:t>John 4:10</w:t>
        </w:r>
      </w:moveFrom>
    </w:p>
    <w:p w14:paraId="06D64559" w14:textId="2C678BE1" w:rsidR="00C63471" w:rsidDel="000C179D" w:rsidRDefault="00C63471" w:rsidP="00C63471">
      <w:pPr>
        <w:spacing w:after="0" w:line="240" w:lineRule="auto"/>
        <w:jc w:val="center"/>
        <w:rPr>
          <w:moveFrom w:id="1103" w:author="owner" w:date="2018-06-04T14:58:00Z"/>
          <w:rStyle w:val="netverse"/>
          <w:b/>
          <w:i/>
          <w:sz w:val="24"/>
          <w:szCs w:val="24"/>
          <w:lang w:val="en"/>
        </w:rPr>
      </w:pPr>
      <w:moveFrom w:id="1104" w:author="owner" w:date="2018-06-04T14:58:00Z">
        <w:r w:rsidRPr="00C63471" w:rsidDel="000C179D">
          <w:rPr>
            <w:rStyle w:val="s"/>
            <w:b/>
            <w:i/>
            <w:sz w:val="24"/>
            <w:szCs w:val="24"/>
            <w:lang w:val="en"/>
          </w:rPr>
          <w:t>In</w:t>
        </w:r>
        <w:r w:rsidRPr="00C63471" w:rsidDel="000C179D">
          <w:rPr>
            <w:rStyle w:val="netverse"/>
            <w:b/>
            <w:i/>
            <w:sz w:val="24"/>
            <w:szCs w:val="24"/>
            <w:lang w:val="en"/>
          </w:rPr>
          <w:t xml:space="preserve"> </w:t>
        </w:r>
        <w:r w:rsidRPr="00C63471" w:rsidDel="000C179D">
          <w:rPr>
            <w:rStyle w:val="s"/>
            <w:b/>
            <w:i/>
            <w:sz w:val="24"/>
            <w:szCs w:val="24"/>
            <w:lang w:val="en"/>
          </w:rPr>
          <w:t>this</w:t>
        </w:r>
        <w:r w:rsidRPr="00C63471" w:rsidDel="000C179D">
          <w:rPr>
            <w:rStyle w:val="netverse"/>
            <w:b/>
            <w:i/>
            <w:sz w:val="24"/>
            <w:szCs w:val="24"/>
            <w:lang w:val="en"/>
          </w:rPr>
          <w:t xml:space="preserve"> </w:t>
        </w:r>
        <w:r w:rsidRPr="00C63471" w:rsidDel="000C179D">
          <w:rPr>
            <w:rStyle w:val="s"/>
            <w:b/>
            <w:i/>
            <w:sz w:val="24"/>
            <w:szCs w:val="24"/>
            <w:lang w:val="en"/>
          </w:rPr>
          <w:t>is</w:t>
        </w:r>
        <w:r w:rsidRPr="00C63471" w:rsidDel="000C179D">
          <w:rPr>
            <w:rStyle w:val="netverse"/>
            <w:b/>
            <w:i/>
            <w:sz w:val="24"/>
            <w:szCs w:val="24"/>
            <w:lang w:val="en"/>
          </w:rPr>
          <w:t xml:space="preserve"> </w:t>
        </w:r>
        <w:r w:rsidRPr="00C63471" w:rsidDel="000C179D">
          <w:rPr>
            <w:rStyle w:val="s"/>
            <w:b/>
            <w:i/>
            <w:sz w:val="24"/>
            <w:szCs w:val="24"/>
            <w:lang w:val="en"/>
          </w:rPr>
          <w:t>love: not</w:t>
        </w:r>
        <w:r w:rsidRPr="00C63471" w:rsidDel="000C179D">
          <w:rPr>
            <w:rStyle w:val="netverse"/>
            <w:b/>
            <w:i/>
            <w:sz w:val="24"/>
            <w:szCs w:val="24"/>
            <w:lang w:val="en"/>
          </w:rPr>
          <w:t xml:space="preserve"> </w:t>
        </w:r>
        <w:r w:rsidRPr="00C63471" w:rsidDel="000C179D">
          <w:rPr>
            <w:rStyle w:val="s"/>
            <w:b/>
            <w:i/>
            <w:sz w:val="24"/>
            <w:szCs w:val="24"/>
            <w:lang w:val="en"/>
          </w:rPr>
          <w:t>that</w:t>
        </w:r>
        <w:r w:rsidRPr="00C63471" w:rsidDel="000C179D">
          <w:rPr>
            <w:rStyle w:val="netverse"/>
            <w:b/>
            <w:i/>
            <w:sz w:val="24"/>
            <w:szCs w:val="24"/>
            <w:vertAlign w:val="superscript"/>
            <w:lang w:val="en"/>
          </w:rPr>
          <w:t> </w:t>
        </w:r>
        <w:r w:rsidRPr="00C63471" w:rsidDel="000C179D">
          <w:rPr>
            <w:rStyle w:val="s"/>
            <w:b/>
            <w:i/>
            <w:sz w:val="24"/>
            <w:szCs w:val="24"/>
            <w:lang w:val="en"/>
          </w:rPr>
          <w:t>we</w:t>
        </w:r>
        <w:r w:rsidRPr="00C63471" w:rsidDel="000C179D">
          <w:rPr>
            <w:rStyle w:val="netverse"/>
            <w:b/>
            <w:i/>
            <w:sz w:val="24"/>
            <w:szCs w:val="24"/>
            <w:lang w:val="en"/>
          </w:rPr>
          <w:t xml:space="preserve"> </w:t>
        </w:r>
        <w:r w:rsidRPr="00C63471" w:rsidDel="000C179D">
          <w:rPr>
            <w:rStyle w:val="s"/>
            <w:b/>
            <w:i/>
            <w:sz w:val="24"/>
            <w:szCs w:val="24"/>
            <w:lang w:val="en"/>
          </w:rPr>
          <w:t>have loved</w:t>
        </w:r>
        <w:r w:rsidRPr="00C63471" w:rsidDel="000C179D">
          <w:rPr>
            <w:rStyle w:val="netverse"/>
            <w:b/>
            <w:i/>
            <w:sz w:val="24"/>
            <w:szCs w:val="24"/>
            <w:lang w:val="en"/>
          </w:rPr>
          <w:t xml:space="preserve"> </w:t>
        </w:r>
        <w:r w:rsidRPr="00C63471" w:rsidDel="000C179D">
          <w:rPr>
            <w:rStyle w:val="s"/>
            <w:b/>
            <w:i/>
            <w:sz w:val="24"/>
            <w:szCs w:val="24"/>
            <w:lang w:val="en"/>
          </w:rPr>
          <w:t>God</w:t>
        </w:r>
        <w:r w:rsidRPr="00C63471" w:rsidDel="000C179D">
          <w:rPr>
            <w:rStyle w:val="netverse"/>
            <w:b/>
            <w:i/>
            <w:sz w:val="24"/>
            <w:szCs w:val="24"/>
            <w:lang w:val="en"/>
          </w:rPr>
          <w:t xml:space="preserve">, </w:t>
        </w:r>
        <w:r w:rsidRPr="00C63471" w:rsidDel="000C179D">
          <w:rPr>
            <w:rStyle w:val="s"/>
            <w:b/>
            <w:i/>
            <w:sz w:val="24"/>
            <w:szCs w:val="24"/>
            <w:lang w:val="en"/>
          </w:rPr>
          <w:t>but</w:t>
        </w:r>
        <w:r w:rsidRPr="00C63471" w:rsidDel="000C179D">
          <w:rPr>
            <w:rStyle w:val="netverse"/>
            <w:b/>
            <w:i/>
            <w:sz w:val="24"/>
            <w:szCs w:val="24"/>
            <w:lang w:val="en"/>
          </w:rPr>
          <w:t xml:space="preserve"> </w:t>
        </w:r>
        <w:r w:rsidRPr="00C63471" w:rsidDel="000C179D">
          <w:rPr>
            <w:rStyle w:val="s"/>
            <w:b/>
            <w:i/>
            <w:sz w:val="24"/>
            <w:szCs w:val="24"/>
            <w:lang w:val="en"/>
          </w:rPr>
          <w:t>that</w:t>
        </w:r>
        <w:r w:rsidRPr="00C63471" w:rsidDel="000C179D">
          <w:rPr>
            <w:rStyle w:val="netverse"/>
            <w:b/>
            <w:i/>
            <w:sz w:val="24"/>
            <w:szCs w:val="24"/>
            <w:lang w:val="en"/>
          </w:rPr>
          <w:t xml:space="preserve"> </w:t>
        </w:r>
        <w:r w:rsidRPr="00C63471" w:rsidDel="000C179D">
          <w:rPr>
            <w:rStyle w:val="s"/>
            <w:b/>
            <w:i/>
            <w:sz w:val="24"/>
            <w:szCs w:val="24"/>
            <w:lang w:val="en"/>
          </w:rPr>
          <w:t>he</w:t>
        </w:r>
        <w:r w:rsidRPr="00C63471" w:rsidDel="000C179D">
          <w:rPr>
            <w:rStyle w:val="netverse"/>
            <w:b/>
            <w:i/>
            <w:sz w:val="24"/>
            <w:szCs w:val="24"/>
            <w:lang w:val="en"/>
          </w:rPr>
          <w:t xml:space="preserve"> </w:t>
        </w:r>
        <w:r w:rsidRPr="00C63471" w:rsidDel="000C179D">
          <w:rPr>
            <w:rStyle w:val="s"/>
            <w:b/>
            <w:i/>
            <w:sz w:val="24"/>
            <w:szCs w:val="24"/>
            <w:lang w:val="en"/>
          </w:rPr>
          <w:t>loved</w:t>
        </w:r>
        <w:r w:rsidRPr="00C63471" w:rsidDel="000C179D">
          <w:rPr>
            <w:rStyle w:val="netverse"/>
            <w:b/>
            <w:i/>
            <w:sz w:val="24"/>
            <w:szCs w:val="24"/>
            <w:lang w:val="en"/>
          </w:rPr>
          <w:t xml:space="preserve"> </w:t>
        </w:r>
        <w:r w:rsidRPr="00C63471" w:rsidDel="000C179D">
          <w:rPr>
            <w:rStyle w:val="s"/>
            <w:b/>
            <w:i/>
            <w:sz w:val="24"/>
            <w:szCs w:val="24"/>
            <w:lang w:val="en"/>
          </w:rPr>
          <w:t>us</w:t>
        </w:r>
        <w:r w:rsidRPr="00C63471" w:rsidDel="000C179D">
          <w:rPr>
            <w:rStyle w:val="netverse"/>
            <w:b/>
            <w:i/>
            <w:sz w:val="24"/>
            <w:szCs w:val="24"/>
            <w:lang w:val="en"/>
          </w:rPr>
          <w:t xml:space="preserve"> </w:t>
        </w:r>
        <w:r w:rsidRPr="00C63471" w:rsidDel="000C179D">
          <w:rPr>
            <w:rStyle w:val="s"/>
            <w:b/>
            <w:i/>
            <w:sz w:val="24"/>
            <w:szCs w:val="24"/>
            <w:lang w:val="en"/>
          </w:rPr>
          <w:t>and</w:t>
        </w:r>
        <w:r w:rsidRPr="00C63471" w:rsidDel="000C179D">
          <w:rPr>
            <w:rStyle w:val="netverse"/>
            <w:b/>
            <w:i/>
            <w:sz w:val="24"/>
            <w:szCs w:val="24"/>
            <w:lang w:val="en"/>
          </w:rPr>
          <w:t xml:space="preserve"> </w:t>
        </w:r>
        <w:r w:rsidRPr="00C63471" w:rsidDel="000C179D">
          <w:rPr>
            <w:rStyle w:val="s"/>
            <w:b/>
            <w:i/>
            <w:sz w:val="24"/>
            <w:szCs w:val="24"/>
            <w:lang w:val="en"/>
          </w:rPr>
          <w:t>sent</w:t>
        </w:r>
        <w:r w:rsidRPr="00C63471" w:rsidDel="000C179D">
          <w:rPr>
            <w:rStyle w:val="netverse"/>
            <w:b/>
            <w:i/>
            <w:sz w:val="24"/>
            <w:szCs w:val="24"/>
            <w:lang w:val="en"/>
          </w:rPr>
          <w:t xml:space="preserve"> </w:t>
        </w:r>
        <w:r w:rsidRPr="00C63471" w:rsidDel="000C179D">
          <w:rPr>
            <w:rStyle w:val="s"/>
            <w:b/>
            <w:i/>
            <w:sz w:val="24"/>
            <w:szCs w:val="24"/>
            <w:lang w:val="en"/>
          </w:rPr>
          <w:t>his</w:t>
        </w:r>
        <w:r w:rsidRPr="00C63471" w:rsidDel="000C179D">
          <w:rPr>
            <w:rStyle w:val="netverse"/>
            <w:b/>
            <w:i/>
            <w:sz w:val="24"/>
            <w:szCs w:val="24"/>
            <w:lang w:val="en"/>
          </w:rPr>
          <w:t xml:space="preserve"> </w:t>
        </w:r>
        <w:r w:rsidRPr="00C63471" w:rsidDel="000C179D">
          <w:rPr>
            <w:rStyle w:val="s"/>
            <w:b/>
            <w:i/>
            <w:sz w:val="24"/>
            <w:szCs w:val="24"/>
            <w:lang w:val="en"/>
          </w:rPr>
          <w:t>Son</w:t>
        </w:r>
        <w:r w:rsidRPr="00C63471" w:rsidDel="000C179D">
          <w:rPr>
            <w:rStyle w:val="netverse"/>
            <w:b/>
            <w:i/>
            <w:sz w:val="24"/>
            <w:szCs w:val="24"/>
            <w:lang w:val="en"/>
          </w:rPr>
          <w:t xml:space="preserve"> </w:t>
        </w:r>
        <w:r w:rsidRPr="00C63471" w:rsidDel="000C179D">
          <w:rPr>
            <w:rStyle w:val="s"/>
            <w:b/>
            <w:i/>
            <w:sz w:val="24"/>
            <w:szCs w:val="24"/>
            <w:lang w:val="en"/>
          </w:rPr>
          <w:t>to be the atoning sacrifice</w:t>
        </w:r>
        <w:r w:rsidRPr="00C63471" w:rsidDel="000C179D">
          <w:rPr>
            <w:rStyle w:val="netverse"/>
            <w:b/>
            <w:i/>
            <w:sz w:val="24"/>
            <w:szCs w:val="24"/>
            <w:lang w:val="en"/>
          </w:rPr>
          <w:t xml:space="preserve"> </w:t>
        </w:r>
        <w:r w:rsidRPr="00C63471" w:rsidDel="000C179D">
          <w:rPr>
            <w:rStyle w:val="s"/>
            <w:b/>
            <w:i/>
            <w:sz w:val="24"/>
            <w:szCs w:val="24"/>
            <w:lang w:val="en"/>
          </w:rPr>
          <w:t>for</w:t>
        </w:r>
        <w:r w:rsidRPr="00C63471" w:rsidDel="000C179D">
          <w:rPr>
            <w:rStyle w:val="netverse"/>
            <w:b/>
            <w:i/>
            <w:sz w:val="24"/>
            <w:szCs w:val="24"/>
            <w:lang w:val="en"/>
          </w:rPr>
          <w:t xml:space="preserve"> </w:t>
        </w:r>
        <w:r w:rsidRPr="00C63471" w:rsidDel="000C179D">
          <w:rPr>
            <w:rStyle w:val="s"/>
            <w:b/>
            <w:i/>
            <w:sz w:val="24"/>
            <w:szCs w:val="24"/>
            <w:lang w:val="en"/>
          </w:rPr>
          <w:t>our</w:t>
        </w:r>
        <w:r w:rsidRPr="00C63471" w:rsidDel="000C179D">
          <w:rPr>
            <w:rStyle w:val="netverse"/>
            <w:b/>
            <w:i/>
            <w:sz w:val="24"/>
            <w:szCs w:val="24"/>
            <w:lang w:val="en"/>
          </w:rPr>
          <w:t xml:space="preserve"> </w:t>
        </w:r>
        <w:r w:rsidRPr="00C63471" w:rsidDel="000C179D">
          <w:rPr>
            <w:rStyle w:val="s"/>
            <w:b/>
            <w:i/>
            <w:sz w:val="24"/>
            <w:szCs w:val="24"/>
            <w:lang w:val="en"/>
          </w:rPr>
          <w:t>sins</w:t>
        </w:r>
        <w:r w:rsidRPr="00C63471" w:rsidDel="000C179D">
          <w:rPr>
            <w:rStyle w:val="netverse"/>
            <w:b/>
            <w:i/>
            <w:sz w:val="24"/>
            <w:szCs w:val="24"/>
            <w:lang w:val="en"/>
          </w:rPr>
          <w:t>.</w:t>
        </w:r>
      </w:moveFrom>
    </w:p>
    <w:p w14:paraId="652F194F" w14:textId="1B6E0A23" w:rsidR="00C63471" w:rsidDel="000C179D" w:rsidRDefault="00C63471" w:rsidP="00C63471">
      <w:pPr>
        <w:spacing w:after="0" w:line="240" w:lineRule="auto"/>
        <w:jc w:val="center"/>
        <w:rPr>
          <w:moveFrom w:id="1105" w:author="owner" w:date="2018-06-04T14:58:00Z"/>
          <w:rStyle w:val="netverse"/>
          <w:b/>
          <w:i/>
          <w:sz w:val="24"/>
          <w:szCs w:val="24"/>
          <w:lang w:val="en"/>
        </w:rPr>
      </w:pPr>
    </w:p>
    <w:moveFromRangeEnd w:id="1101"/>
    <w:p w14:paraId="5AEACB75" w14:textId="77777777" w:rsidR="00C63471" w:rsidRDefault="00C63471" w:rsidP="00C63471">
      <w:pPr>
        <w:spacing w:after="0" w:line="240" w:lineRule="auto"/>
        <w:jc w:val="center"/>
        <w:rPr>
          <w:rStyle w:val="netverse"/>
          <w:b/>
          <w:i/>
          <w:sz w:val="24"/>
          <w:szCs w:val="24"/>
          <w:lang w:val="en"/>
        </w:rPr>
      </w:pPr>
    </w:p>
    <w:p w14:paraId="7C8C2696" w14:textId="77777777" w:rsidR="00F92235" w:rsidRDefault="00F92235" w:rsidP="00C63471">
      <w:pPr>
        <w:spacing w:after="0" w:line="240" w:lineRule="auto"/>
        <w:jc w:val="center"/>
        <w:rPr>
          <w:rStyle w:val="netverse"/>
          <w:b/>
          <w:i/>
          <w:sz w:val="24"/>
          <w:szCs w:val="24"/>
          <w:lang w:val="en"/>
        </w:rPr>
      </w:pPr>
    </w:p>
    <w:p w14:paraId="27B13597" w14:textId="77777777" w:rsidR="00F92235" w:rsidRDefault="00F92235" w:rsidP="00C63471">
      <w:pPr>
        <w:spacing w:after="0" w:line="240" w:lineRule="auto"/>
        <w:jc w:val="center"/>
        <w:rPr>
          <w:rStyle w:val="netverse"/>
          <w:b/>
          <w:i/>
          <w:sz w:val="24"/>
          <w:szCs w:val="24"/>
          <w:lang w:val="en"/>
        </w:rPr>
      </w:pPr>
    </w:p>
    <w:p w14:paraId="5461A750" w14:textId="77777777" w:rsidR="00F92235" w:rsidRDefault="00F92235" w:rsidP="00C63471">
      <w:pPr>
        <w:spacing w:after="0" w:line="240" w:lineRule="auto"/>
        <w:jc w:val="center"/>
        <w:rPr>
          <w:rStyle w:val="netverse"/>
          <w:b/>
          <w:i/>
          <w:sz w:val="24"/>
          <w:szCs w:val="24"/>
          <w:lang w:val="en"/>
        </w:rPr>
      </w:pPr>
    </w:p>
    <w:p w14:paraId="415C9083" w14:textId="77777777" w:rsidR="00F92235" w:rsidRDefault="00F92235" w:rsidP="00C63471">
      <w:pPr>
        <w:spacing w:after="0" w:line="240" w:lineRule="auto"/>
        <w:jc w:val="center"/>
        <w:rPr>
          <w:rStyle w:val="netverse"/>
          <w:b/>
          <w:i/>
          <w:sz w:val="24"/>
          <w:szCs w:val="24"/>
          <w:lang w:val="en"/>
        </w:rPr>
      </w:pPr>
    </w:p>
    <w:p w14:paraId="1720D360" w14:textId="77777777" w:rsidR="00F92235" w:rsidRDefault="00F92235" w:rsidP="00C63471">
      <w:pPr>
        <w:spacing w:after="0" w:line="240" w:lineRule="auto"/>
        <w:jc w:val="center"/>
        <w:rPr>
          <w:rStyle w:val="netverse"/>
          <w:b/>
          <w:i/>
          <w:sz w:val="24"/>
          <w:szCs w:val="24"/>
          <w:lang w:val="en"/>
        </w:rPr>
      </w:pPr>
    </w:p>
    <w:p w14:paraId="6159BEEC" w14:textId="36EB8C47" w:rsidR="00F92235" w:rsidDel="000C179D" w:rsidRDefault="00F92235" w:rsidP="00C63471">
      <w:pPr>
        <w:spacing w:after="0" w:line="240" w:lineRule="auto"/>
        <w:jc w:val="center"/>
        <w:rPr>
          <w:del w:id="1106" w:author="owner" w:date="2018-06-04T14:55:00Z"/>
          <w:rStyle w:val="netverse"/>
          <w:b/>
          <w:i/>
          <w:sz w:val="24"/>
          <w:szCs w:val="24"/>
          <w:lang w:val="en"/>
        </w:rPr>
      </w:pPr>
    </w:p>
    <w:p w14:paraId="4AFE54A7" w14:textId="05714302" w:rsidR="00F92235" w:rsidDel="000C179D" w:rsidRDefault="00F92235" w:rsidP="00C63471">
      <w:pPr>
        <w:spacing w:after="0" w:line="240" w:lineRule="auto"/>
        <w:jc w:val="center"/>
        <w:rPr>
          <w:del w:id="1107" w:author="owner" w:date="2018-06-04T14:55:00Z"/>
          <w:rStyle w:val="netverse"/>
          <w:b/>
          <w:i/>
          <w:sz w:val="24"/>
          <w:szCs w:val="24"/>
          <w:lang w:val="en"/>
        </w:rPr>
      </w:pPr>
    </w:p>
    <w:p w14:paraId="1A025A3F" w14:textId="65245494" w:rsidR="00F92235" w:rsidDel="000C179D" w:rsidRDefault="00F92235" w:rsidP="00C63471">
      <w:pPr>
        <w:spacing w:after="0" w:line="240" w:lineRule="auto"/>
        <w:jc w:val="center"/>
        <w:rPr>
          <w:del w:id="1108" w:author="owner" w:date="2018-06-04T14:55:00Z"/>
          <w:rStyle w:val="netverse"/>
          <w:b/>
          <w:i/>
          <w:sz w:val="24"/>
          <w:szCs w:val="24"/>
          <w:lang w:val="en"/>
        </w:rPr>
      </w:pPr>
    </w:p>
    <w:p w14:paraId="674CD29D" w14:textId="3DCD9C17" w:rsidR="00F92235" w:rsidDel="000C179D" w:rsidRDefault="00F92235" w:rsidP="00C63471">
      <w:pPr>
        <w:spacing w:after="0" w:line="240" w:lineRule="auto"/>
        <w:jc w:val="center"/>
        <w:rPr>
          <w:del w:id="1109" w:author="owner" w:date="2018-06-04T14:55:00Z"/>
          <w:rStyle w:val="netverse"/>
          <w:b/>
          <w:i/>
          <w:sz w:val="24"/>
          <w:szCs w:val="24"/>
          <w:lang w:val="en"/>
        </w:rPr>
      </w:pPr>
    </w:p>
    <w:p w14:paraId="0938C5ED" w14:textId="77777777" w:rsidR="00F92235" w:rsidRDefault="00F92235" w:rsidP="00C63471">
      <w:pPr>
        <w:spacing w:after="0" w:line="240" w:lineRule="auto"/>
        <w:jc w:val="center"/>
        <w:rPr>
          <w:rStyle w:val="netverse"/>
          <w:b/>
          <w:i/>
          <w:sz w:val="24"/>
          <w:szCs w:val="24"/>
          <w:lang w:val="en"/>
        </w:rPr>
      </w:pPr>
    </w:p>
    <w:p w14:paraId="620DD65C" w14:textId="3CF74E65" w:rsidR="00F92235" w:rsidDel="003C3B93" w:rsidRDefault="00F92235" w:rsidP="00C63471">
      <w:pPr>
        <w:spacing w:after="0" w:line="240" w:lineRule="auto"/>
        <w:jc w:val="center"/>
        <w:rPr>
          <w:del w:id="1110" w:author="virginia porter" w:date="2018-05-14T17:15:00Z"/>
          <w:rStyle w:val="netverse"/>
          <w:b/>
          <w:i/>
          <w:sz w:val="24"/>
          <w:szCs w:val="24"/>
          <w:lang w:val="en"/>
        </w:rPr>
      </w:pPr>
    </w:p>
    <w:p w14:paraId="47E56947" w14:textId="7687474A" w:rsidR="00F92235" w:rsidDel="003C3B93" w:rsidRDefault="00F92235" w:rsidP="00C63471">
      <w:pPr>
        <w:spacing w:after="0" w:line="240" w:lineRule="auto"/>
        <w:jc w:val="center"/>
        <w:rPr>
          <w:del w:id="1111" w:author="virginia porter" w:date="2018-05-14T17:15:00Z"/>
          <w:rStyle w:val="netverse"/>
          <w:b/>
          <w:i/>
          <w:sz w:val="24"/>
          <w:szCs w:val="24"/>
          <w:lang w:val="en"/>
        </w:rPr>
      </w:pPr>
    </w:p>
    <w:p w14:paraId="4704AB2C" w14:textId="3EC6D07A" w:rsidR="00F92235" w:rsidDel="003C3B93" w:rsidRDefault="00F92235" w:rsidP="00C63471">
      <w:pPr>
        <w:spacing w:after="0" w:line="240" w:lineRule="auto"/>
        <w:jc w:val="center"/>
        <w:rPr>
          <w:del w:id="1112" w:author="virginia porter" w:date="2018-05-14T17:15:00Z"/>
          <w:rStyle w:val="netverse"/>
          <w:b/>
          <w:i/>
          <w:sz w:val="24"/>
          <w:szCs w:val="24"/>
          <w:lang w:val="en"/>
        </w:rPr>
      </w:pPr>
    </w:p>
    <w:p w14:paraId="1927A3C8" w14:textId="6C38B60E" w:rsidR="00F92235" w:rsidDel="003C3B93" w:rsidRDefault="00F92235" w:rsidP="00C63471">
      <w:pPr>
        <w:spacing w:after="0" w:line="240" w:lineRule="auto"/>
        <w:jc w:val="center"/>
        <w:rPr>
          <w:del w:id="1113" w:author="virginia porter" w:date="2018-05-14T17:15:00Z"/>
          <w:rStyle w:val="netverse"/>
          <w:b/>
          <w:i/>
          <w:sz w:val="24"/>
          <w:szCs w:val="24"/>
          <w:lang w:val="en"/>
        </w:rPr>
      </w:pPr>
    </w:p>
    <w:p w14:paraId="20C2FF9B" w14:textId="56AD19D7" w:rsidR="0039677C" w:rsidDel="003C3B93" w:rsidRDefault="0039677C" w:rsidP="00C63471">
      <w:pPr>
        <w:spacing w:after="0" w:line="240" w:lineRule="auto"/>
        <w:jc w:val="center"/>
        <w:rPr>
          <w:del w:id="1114" w:author="virginia porter" w:date="2018-05-14T17:15:00Z"/>
          <w:rStyle w:val="netverse"/>
          <w:b/>
          <w:i/>
          <w:sz w:val="24"/>
          <w:szCs w:val="24"/>
          <w:lang w:val="en"/>
        </w:rPr>
      </w:pPr>
    </w:p>
    <w:p w14:paraId="73D4AFE0" w14:textId="49C53688" w:rsidR="0039677C" w:rsidDel="003C3B93" w:rsidRDefault="0039677C" w:rsidP="00C63471">
      <w:pPr>
        <w:spacing w:after="0" w:line="240" w:lineRule="auto"/>
        <w:jc w:val="center"/>
        <w:rPr>
          <w:del w:id="1115" w:author="virginia porter" w:date="2018-05-14T17:15:00Z"/>
          <w:rStyle w:val="netverse"/>
          <w:b/>
          <w:i/>
          <w:sz w:val="24"/>
          <w:szCs w:val="24"/>
          <w:lang w:val="en"/>
        </w:rPr>
      </w:pPr>
    </w:p>
    <w:p w14:paraId="416C2B05" w14:textId="6D145551" w:rsidR="0039677C" w:rsidDel="002D1E23" w:rsidRDefault="0039677C" w:rsidP="00C63471">
      <w:pPr>
        <w:spacing w:after="0" w:line="240" w:lineRule="auto"/>
        <w:jc w:val="center"/>
        <w:rPr>
          <w:del w:id="1116" w:author="virginia porter" w:date="2018-05-07T21:01:00Z"/>
          <w:rStyle w:val="netverse"/>
          <w:b/>
          <w:i/>
          <w:sz w:val="24"/>
          <w:szCs w:val="24"/>
          <w:lang w:val="en"/>
        </w:rPr>
      </w:pPr>
    </w:p>
    <w:p w14:paraId="6DBB4863" w14:textId="4019FDF6" w:rsidR="0039677C" w:rsidDel="002D1E23" w:rsidRDefault="0039677C" w:rsidP="00C63471">
      <w:pPr>
        <w:spacing w:after="0" w:line="240" w:lineRule="auto"/>
        <w:jc w:val="center"/>
        <w:rPr>
          <w:del w:id="1117" w:author="virginia porter" w:date="2018-05-07T21:01:00Z"/>
          <w:rStyle w:val="netverse"/>
          <w:b/>
          <w:i/>
          <w:sz w:val="24"/>
          <w:szCs w:val="24"/>
          <w:lang w:val="en"/>
        </w:rPr>
      </w:pPr>
    </w:p>
    <w:p w14:paraId="44D4FB8B" w14:textId="403091D2" w:rsidR="0039677C" w:rsidDel="002D1E23" w:rsidRDefault="0039677C" w:rsidP="00C63471">
      <w:pPr>
        <w:spacing w:after="0" w:line="240" w:lineRule="auto"/>
        <w:jc w:val="center"/>
        <w:rPr>
          <w:del w:id="1118" w:author="virginia porter" w:date="2018-05-07T21:01:00Z"/>
          <w:rStyle w:val="netverse"/>
          <w:b/>
          <w:i/>
          <w:sz w:val="24"/>
          <w:szCs w:val="24"/>
          <w:lang w:val="en"/>
        </w:rPr>
      </w:pPr>
    </w:p>
    <w:p w14:paraId="39C2EDD2" w14:textId="2256FBC2" w:rsidR="0039677C" w:rsidDel="002D1E23" w:rsidRDefault="0039677C" w:rsidP="00C63471">
      <w:pPr>
        <w:spacing w:after="0" w:line="240" w:lineRule="auto"/>
        <w:jc w:val="center"/>
        <w:rPr>
          <w:del w:id="1119" w:author="virginia porter" w:date="2018-05-07T21:01:00Z"/>
          <w:rStyle w:val="netverse"/>
          <w:b/>
          <w:i/>
          <w:sz w:val="24"/>
          <w:szCs w:val="24"/>
          <w:lang w:val="en"/>
        </w:rPr>
      </w:pPr>
    </w:p>
    <w:p w14:paraId="062A6177" w14:textId="7E050C7A" w:rsidR="0039677C" w:rsidDel="002D1E23" w:rsidRDefault="0039677C" w:rsidP="00C63471">
      <w:pPr>
        <w:spacing w:after="0" w:line="240" w:lineRule="auto"/>
        <w:jc w:val="center"/>
        <w:rPr>
          <w:del w:id="1120" w:author="virginia porter" w:date="2018-05-07T21:01:00Z"/>
          <w:rStyle w:val="netverse"/>
          <w:b/>
          <w:i/>
          <w:sz w:val="24"/>
          <w:szCs w:val="24"/>
          <w:lang w:val="en"/>
        </w:rPr>
      </w:pPr>
    </w:p>
    <w:p w14:paraId="22E9D358" w14:textId="22BC9DB5" w:rsidR="0039677C" w:rsidDel="002D1E23" w:rsidRDefault="0039677C" w:rsidP="00C63471">
      <w:pPr>
        <w:spacing w:after="0" w:line="240" w:lineRule="auto"/>
        <w:jc w:val="center"/>
        <w:rPr>
          <w:del w:id="1121" w:author="virginia porter" w:date="2018-05-07T21:01:00Z"/>
          <w:rStyle w:val="netverse"/>
          <w:b/>
          <w:i/>
          <w:sz w:val="24"/>
          <w:szCs w:val="24"/>
          <w:lang w:val="en"/>
        </w:rPr>
      </w:pPr>
    </w:p>
    <w:p w14:paraId="7F5DAAE3" w14:textId="38FAE61F" w:rsidR="0039677C" w:rsidDel="002D1E23" w:rsidRDefault="0039677C" w:rsidP="00C63471">
      <w:pPr>
        <w:spacing w:after="0" w:line="240" w:lineRule="auto"/>
        <w:jc w:val="center"/>
        <w:rPr>
          <w:del w:id="1122" w:author="virginia porter" w:date="2018-05-07T21:01:00Z"/>
          <w:rStyle w:val="netverse"/>
          <w:b/>
          <w:i/>
          <w:sz w:val="24"/>
          <w:szCs w:val="24"/>
          <w:lang w:val="en"/>
        </w:rPr>
      </w:pPr>
    </w:p>
    <w:p w14:paraId="4771B116" w14:textId="0C5B040A" w:rsidR="0039677C" w:rsidDel="002D1E23" w:rsidRDefault="0039677C" w:rsidP="00C63471">
      <w:pPr>
        <w:spacing w:after="0" w:line="240" w:lineRule="auto"/>
        <w:jc w:val="center"/>
        <w:rPr>
          <w:del w:id="1123" w:author="virginia porter" w:date="2018-05-07T21:01:00Z"/>
          <w:rStyle w:val="netverse"/>
          <w:b/>
          <w:i/>
          <w:sz w:val="24"/>
          <w:szCs w:val="24"/>
          <w:lang w:val="en"/>
        </w:rPr>
      </w:pPr>
    </w:p>
    <w:p w14:paraId="6FA3851C" w14:textId="1AB69FC5" w:rsidR="0039677C" w:rsidDel="002D1E23" w:rsidRDefault="0039677C" w:rsidP="00C63471">
      <w:pPr>
        <w:spacing w:after="0" w:line="240" w:lineRule="auto"/>
        <w:jc w:val="center"/>
        <w:rPr>
          <w:del w:id="1124" w:author="virginia porter" w:date="2018-05-07T21:01:00Z"/>
          <w:rStyle w:val="netverse"/>
          <w:b/>
          <w:i/>
          <w:sz w:val="24"/>
          <w:szCs w:val="24"/>
          <w:lang w:val="en"/>
        </w:rPr>
      </w:pPr>
    </w:p>
    <w:p w14:paraId="6F36877E" w14:textId="6B1BFB84" w:rsidR="0039677C" w:rsidDel="002D1E23" w:rsidRDefault="0039677C" w:rsidP="00C63471">
      <w:pPr>
        <w:spacing w:after="0" w:line="240" w:lineRule="auto"/>
        <w:jc w:val="center"/>
        <w:rPr>
          <w:del w:id="1125" w:author="virginia porter" w:date="2018-05-07T21:01:00Z"/>
          <w:rStyle w:val="netverse"/>
          <w:b/>
          <w:i/>
          <w:sz w:val="24"/>
          <w:szCs w:val="24"/>
          <w:lang w:val="en"/>
        </w:rPr>
      </w:pPr>
    </w:p>
    <w:p w14:paraId="19F8E496" w14:textId="2B8CE493" w:rsidR="0039677C" w:rsidDel="002D1E23" w:rsidRDefault="0039677C" w:rsidP="00C63471">
      <w:pPr>
        <w:spacing w:after="0" w:line="240" w:lineRule="auto"/>
        <w:jc w:val="center"/>
        <w:rPr>
          <w:del w:id="1126" w:author="virginia porter" w:date="2018-05-07T21:01:00Z"/>
          <w:rStyle w:val="netverse"/>
          <w:b/>
          <w:i/>
          <w:sz w:val="24"/>
          <w:szCs w:val="24"/>
          <w:lang w:val="en"/>
        </w:rPr>
      </w:pPr>
    </w:p>
    <w:p w14:paraId="7C66130C" w14:textId="5729AB5A" w:rsidR="0039677C" w:rsidDel="002D1E23" w:rsidRDefault="0039677C" w:rsidP="00C63471">
      <w:pPr>
        <w:spacing w:after="0" w:line="240" w:lineRule="auto"/>
        <w:jc w:val="center"/>
        <w:rPr>
          <w:del w:id="1127" w:author="virginia porter" w:date="2018-05-07T21:01:00Z"/>
          <w:rStyle w:val="netverse"/>
          <w:b/>
          <w:i/>
          <w:sz w:val="24"/>
          <w:szCs w:val="24"/>
          <w:lang w:val="en"/>
        </w:rPr>
      </w:pPr>
    </w:p>
    <w:p w14:paraId="72F5BB47" w14:textId="749F6E43" w:rsidR="0039677C" w:rsidDel="002D1E23" w:rsidRDefault="0039677C" w:rsidP="00C63471">
      <w:pPr>
        <w:spacing w:after="0" w:line="240" w:lineRule="auto"/>
        <w:jc w:val="center"/>
        <w:rPr>
          <w:del w:id="1128" w:author="virginia porter" w:date="2018-05-07T21:01:00Z"/>
          <w:rStyle w:val="netverse"/>
          <w:b/>
          <w:i/>
          <w:sz w:val="24"/>
          <w:szCs w:val="24"/>
          <w:lang w:val="en"/>
        </w:rPr>
      </w:pPr>
    </w:p>
    <w:p w14:paraId="581E7FD0" w14:textId="235606FD" w:rsidR="0039677C" w:rsidDel="002D1E23" w:rsidRDefault="0039677C" w:rsidP="00C63471">
      <w:pPr>
        <w:spacing w:after="0" w:line="240" w:lineRule="auto"/>
        <w:jc w:val="center"/>
        <w:rPr>
          <w:del w:id="1129" w:author="virginia porter" w:date="2018-05-07T21:01:00Z"/>
          <w:rStyle w:val="netverse"/>
          <w:b/>
          <w:i/>
          <w:sz w:val="24"/>
          <w:szCs w:val="24"/>
          <w:lang w:val="en"/>
        </w:rPr>
      </w:pPr>
    </w:p>
    <w:p w14:paraId="251A337E" w14:textId="3656DB1F" w:rsidR="0039677C" w:rsidDel="002D1E23" w:rsidRDefault="0039677C" w:rsidP="00C63471">
      <w:pPr>
        <w:spacing w:after="0" w:line="240" w:lineRule="auto"/>
        <w:jc w:val="center"/>
        <w:rPr>
          <w:del w:id="1130" w:author="virginia porter" w:date="2018-05-07T21:01:00Z"/>
          <w:rStyle w:val="netverse"/>
          <w:b/>
          <w:i/>
          <w:sz w:val="24"/>
          <w:szCs w:val="24"/>
          <w:lang w:val="en"/>
        </w:rPr>
      </w:pPr>
    </w:p>
    <w:p w14:paraId="793635F2" w14:textId="3D210B7B" w:rsidR="0039677C" w:rsidDel="002D1E23" w:rsidRDefault="0039677C" w:rsidP="00C63471">
      <w:pPr>
        <w:spacing w:after="0" w:line="240" w:lineRule="auto"/>
        <w:jc w:val="center"/>
        <w:rPr>
          <w:del w:id="1131" w:author="virginia porter" w:date="2018-05-07T21:01:00Z"/>
          <w:rStyle w:val="netverse"/>
          <w:b/>
          <w:i/>
          <w:sz w:val="24"/>
          <w:szCs w:val="24"/>
          <w:lang w:val="en"/>
        </w:rPr>
      </w:pPr>
    </w:p>
    <w:p w14:paraId="2FC08890" w14:textId="37C231A5" w:rsidR="00F92235" w:rsidDel="002D1E23" w:rsidRDefault="00F92235" w:rsidP="00C63471">
      <w:pPr>
        <w:spacing w:after="0" w:line="240" w:lineRule="auto"/>
        <w:jc w:val="center"/>
        <w:rPr>
          <w:del w:id="1132" w:author="virginia porter" w:date="2018-05-07T21:01:00Z"/>
          <w:rStyle w:val="netverse"/>
          <w:b/>
          <w:i/>
          <w:sz w:val="24"/>
          <w:szCs w:val="24"/>
          <w:lang w:val="en"/>
        </w:rPr>
      </w:pPr>
    </w:p>
    <w:p w14:paraId="0843DBB3" w14:textId="2FF7571E" w:rsidR="00F92235" w:rsidDel="002D1E23" w:rsidRDefault="00F92235" w:rsidP="00C63471">
      <w:pPr>
        <w:spacing w:after="0" w:line="240" w:lineRule="auto"/>
        <w:jc w:val="center"/>
        <w:rPr>
          <w:del w:id="1133" w:author="virginia porter" w:date="2018-05-07T21:01:00Z"/>
          <w:rStyle w:val="netverse"/>
          <w:b/>
          <w:i/>
          <w:sz w:val="24"/>
          <w:szCs w:val="24"/>
          <w:lang w:val="en"/>
        </w:rPr>
      </w:pPr>
    </w:p>
    <w:p w14:paraId="2E501E45" w14:textId="2DC9C8B0" w:rsidR="00F92235" w:rsidDel="003C3B93" w:rsidRDefault="00F92235" w:rsidP="00C63471">
      <w:pPr>
        <w:spacing w:after="0" w:line="240" w:lineRule="auto"/>
        <w:jc w:val="center"/>
        <w:rPr>
          <w:del w:id="1134" w:author="virginia porter" w:date="2018-05-14T17:15:00Z"/>
          <w:rStyle w:val="netverse"/>
          <w:b/>
          <w:i/>
          <w:sz w:val="24"/>
          <w:szCs w:val="24"/>
          <w:lang w:val="en"/>
        </w:rPr>
      </w:pPr>
    </w:p>
    <w:p w14:paraId="52A61867" w14:textId="77777777" w:rsidR="00F92235" w:rsidRDefault="00F92235" w:rsidP="00F92235">
      <w:pPr>
        <w:pStyle w:val="Heading2"/>
      </w:pPr>
      <w:r w:rsidRPr="001673C0">
        <w:t>DISCUSSION QUESTIONS: Let’s talk about it.</w:t>
      </w:r>
    </w:p>
    <w:p w14:paraId="4903115E" w14:textId="77777777" w:rsidR="00F92235" w:rsidRPr="000059D1" w:rsidRDefault="00F92235" w:rsidP="00F92235"/>
    <w:p w14:paraId="15BE16D9" w14:textId="77777777" w:rsidR="00F92235" w:rsidRPr="00D6680B"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sz w:val="24"/>
          <w:szCs w:val="24"/>
        </w:rPr>
        <w:t>1. It h</w:t>
      </w:r>
      <w:r w:rsidR="00F92235">
        <w:rPr>
          <w:sz w:val="24"/>
          <w:szCs w:val="24"/>
        </w:rPr>
        <w:t xml:space="preserve">as been said that the </w:t>
      </w:r>
      <w:r w:rsidR="00F92235" w:rsidRPr="00D6680B">
        <w:rPr>
          <w:sz w:val="24"/>
          <w:szCs w:val="24"/>
        </w:rPr>
        <w:t>difference in head knowledge and heart knowledge</w:t>
      </w:r>
      <w:r w:rsidR="00F92235">
        <w:rPr>
          <w:sz w:val="24"/>
          <w:szCs w:val="24"/>
        </w:rPr>
        <w:t xml:space="preserve"> </w:t>
      </w:r>
      <w:r w:rsidR="00F92235" w:rsidRPr="00D6680B">
        <w:rPr>
          <w:sz w:val="24"/>
          <w:szCs w:val="24"/>
        </w:rPr>
        <w:t>is 18 inches.</w:t>
      </w:r>
      <w:r w:rsidR="00F92235">
        <w:rPr>
          <w:sz w:val="24"/>
          <w:szCs w:val="24"/>
        </w:rPr>
        <w:t xml:space="preserve"> Read </w:t>
      </w:r>
      <w:r w:rsidR="00F92235" w:rsidRPr="00D6680B">
        <w:rPr>
          <w:sz w:val="24"/>
          <w:szCs w:val="24"/>
        </w:rPr>
        <w:t>1</w:t>
      </w:r>
      <w:r w:rsidR="00F92235">
        <w:rPr>
          <w:sz w:val="24"/>
          <w:szCs w:val="24"/>
        </w:rPr>
        <w:t xml:space="preserve"> </w:t>
      </w:r>
      <w:r w:rsidR="00F92235" w:rsidRPr="00D6680B">
        <w:rPr>
          <w:sz w:val="24"/>
          <w:szCs w:val="24"/>
        </w:rPr>
        <w:t>Samuel 16:7</w:t>
      </w:r>
      <w:r w:rsidR="00F92235">
        <w:rPr>
          <w:sz w:val="24"/>
          <w:szCs w:val="24"/>
        </w:rPr>
        <w:t xml:space="preserve"> and then describe what is meant by that statement. ________________________________________________________________________________________________________________________________________________ </w:t>
      </w:r>
    </w:p>
    <w:p w14:paraId="387F3230" w14:textId="77777777" w:rsidR="00F92235" w:rsidRPr="00217814"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sz w:val="24"/>
          <w:szCs w:val="24"/>
        </w:rPr>
        <w:t xml:space="preserve">2. </w:t>
      </w:r>
      <w:r w:rsidR="00F92235" w:rsidRPr="00D6680B">
        <w:rPr>
          <w:sz w:val="24"/>
          <w:szCs w:val="24"/>
        </w:rPr>
        <w:t>Read 2 Cor</w:t>
      </w:r>
      <w:r w:rsidR="00F92235">
        <w:rPr>
          <w:sz w:val="24"/>
          <w:szCs w:val="24"/>
        </w:rPr>
        <w:t>inthians</w:t>
      </w:r>
      <w:r w:rsidR="00F92235" w:rsidRPr="00D6680B">
        <w:rPr>
          <w:sz w:val="24"/>
          <w:szCs w:val="24"/>
        </w:rPr>
        <w:t xml:space="preserve"> 4:3-6</w:t>
      </w:r>
      <w:r w:rsidR="00F92235">
        <w:rPr>
          <w:sz w:val="24"/>
          <w:szCs w:val="24"/>
        </w:rPr>
        <w:t xml:space="preserve">. When God opens a person’s spiritually blind </w:t>
      </w:r>
      <w:r w:rsidR="00F92235" w:rsidRPr="00D6680B">
        <w:rPr>
          <w:sz w:val="24"/>
          <w:szCs w:val="24"/>
        </w:rPr>
        <w:t>eye</w:t>
      </w:r>
      <w:r w:rsidR="00F92235">
        <w:rPr>
          <w:sz w:val="24"/>
          <w:szCs w:val="24"/>
        </w:rPr>
        <w:t>s,</w:t>
      </w:r>
      <w:r w:rsidR="00F92235" w:rsidRPr="00D6680B">
        <w:rPr>
          <w:sz w:val="24"/>
          <w:szCs w:val="24"/>
        </w:rPr>
        <w:t xml:space="preserve"> what </w:t>
      </w:r>
      <w:r w:rsidR="00F92235">
        <w:rPr>
          <w:sz w:val="24"/>
          <w:szCs w:val="24"/>
        </w:rPr>
        <w:t>two things He reveals to them</w:t>
      </w:r>
      <w:r w:rsidR="00F92235" w:rsidRPr="00D6680B">
        <w:rPr>
          <w:sz w:val="24"/>
          <w:szCs w:val="24"/>
        </w:rPr>
        <w:t xml:space="preserve">? Be specific. </w:t>
      </w:r>
      <w:r w:rsidR="00F92235">
        <w:rPr>
          <w:sz w:val="24"/>
          <w:szCs w:val="24"/>
        </w:rPr>
        <w:t>________________________________________________________________________________________________________________________________________________</w:t>
      </w:r>
    </w:p>
    <w:p w14:paraId="02B52D7D" w14:textId="77777777" w:rsidR="00F92235" w:rsidRDefault="0039677C" w:rsidP="0039677C">
      <w:pPr>
        <w:pStyle w:val="ListParagraph"/>
        <w:spacing w:after="0" w:line="240" w:lineRule="auto"/>
        <w:contextualSpacing w:val="0"/>
        <w:rPr>
          <w:sz w:val="24"/>
          <w:szCs w:val="24"/>
        </w:rPr>
      </w:pPr>
      <w:r>
        <w:rPr>
          <w:sz w:val="24"/>
          <w:szCs w:val="24"/>
        </w:rPr>
        <w:t xml:space="preserve">3. </w:t>
      </w:r>
      <w:r w:rsidR="00F92235" w:rsidRPr="00FC04FF">
        <w:rPr>
          <w:sz w:val="24"/>
          <w:szCs w:val="24"/>
        </w:rPr>
        <w:t xml:space="preserve">Read the story of Eli and Samuel, found in 1 Samuel 3:1-21 And list two important principles you can ascertain about the connection between the Word of God and the </w:t>
      </w:r>
      <w:r w:rsidR="00F92235">
        <w:rPr>
          <w:sz w:val="24"/>
          <w:szCs w:val="24"/>
        </w:rPr>
        <w:t>r</w:t>
      </w:r>
      <w:r w:rsidR="00F92235" w:rsidRPr="00FC04FF">
        <w:rPr>
          <w:sz w:val="24"/>
          <w:szCs w:val="24"/>
        </w:rPr>
        <w:t xml:space="preserve">evelation of God.  </w:t>
      </w:r>
      <w:r w:rsidR="00F92235">
        <w:rPr>
          <w:sz w:val="24"/>
          <w:szCs w:val="24"/>
        </w:rPr>
        <w:t>________________________________________________________________________________________________________________________________________________________________________________________________________________________</w:t>
      </w:r>
    </w:p>
    <w:p w14:paraId="7B9EC3E9" w14:textId="77777777" w:rsidR="00F92235" w:rsidRPr="00BB1911"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sz w:val="24"/>
          <w:szCs w:val="24"/>
        </w:rPr>
        <w:t xml:space="preserve">4. </w:t>
      </w:r>
      <w:r w:rsidR="00F92235">
        <w:rPr>
          <w:sz w:val="24"/>
          <w:szCs w:val="24"/>
        </w:rPr>
        <w:t xml:space="preserve">In 1 John 1:1-4 and </w:t>
      </w:r>
      <w:r w:rsidR="00F92235" w:rsidRPr="00D6680B">
        <w:rPr>
          <w:sz w:val="24"/>
          <w:szCs w:val="24"/>
        </w:rPr>
        <w:t>Revelation 1:1, 8, 12-19</w:t>
      </w:r>
      <w:r w:rsidR="00F92235">
        <w:rPr>
          <w:sz w:val="24"/>
          <w:szCs w:val="24"/>
        </w:rPr>
        <w:t>, what was revealed to the apostle John</w:t>
      </w:r>
      <w:r w:rsidR="00F92235" w:rsidRPr="00D6680B">
        <w:rPr>
          <w:sz w:val="24"/>
          <w:szCs w:val="24"/>
        </w:rPr>
        <w:t>?</w:t>
      </w:r>
      <w:r w:rsidR="00F92235">
        <w:rPr>
          <w:sz w:val="24"/>
          <w:szCs w:val="24"/>
        </w:rPr>
        <w:t xml:space="preserve"> ______</w:t>
      </w:r>
      <w:r w:rsidR="00F92235" w:rsidRPr="00BB1911">
        <w:rPr>
          <w:sz w:val="24"/>
          <w:szCs w:val="24"/>
        </w:rPr>
        <w:t>__________________________________________________________________</w:t>
      </w:r>
    </w:p>
    <w:p w14:paraId="14CEC7FF" w14:textId="77777777" w:rsidR="00F92235" w:rsidRPr="00FE45B1" w:rsidRDefault="0039677C" w:rsidP="0039677C">
      <w:pPr>
        <w:pStyle w:val="ListParagraph"/>
        <w:spacing w:after="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5. </w:t>
      </w:r>
      <w:r w:rsidR="00F92235" w:rsidRPr="00FE45B1">
        <w:rPr>
          <w:rFonts w:asciiTheme="minorHAnsi" w:eastAsiaTheme="minorEastAsia" w:hAnsiTheme="minorHAnsi" w:cstheme="minorBidi"/>
          <w:sz w:val="24"/>
          <w:szCs w:val="24"/>
        </w:rPr>
        <w:t>Wh</w:t>
      </w:r>
      <w:r w:rsidR="00F92235">
        <w:rPr>
          <w:rFonts w:asciiTheme="minorHAnsi" w:eastAsiaTheme="minorEastAsia" w:hAnsiTheme="minorHAnsi" w:cstheme="minorBidi"/>
          <w:sz w:val="24"/>
          <w:szCs w:val="24"/>
        </w:rPr>
        <w:t>at is the stated reason</w:t>
      </w:r>
      <w:r w:rsidR="00F92235" w:rsidRPr="00FE45B1">
        <w:rPr>
          <w:rFonts w:asciiTheme="minorHAnsi" w:eastAsiaTheme="minorEastAsia" w:hAnsiTheme="minorHAnsi" w:cstheme="minorBidi"/>
          <w:sz w:val="24"/>
          <w:szCs w:val="24"/>
        </w:rPr>
        <w:t xml:space="preserve"> </w:t>
      </w:r>
      <w:r w:rsidR="00F92235">
        <w:rPr>
          <w:rFonts w:asciiTheme="minorHAnsi" w:eastAsiaTheme="minorEastAsia" w:hAnsiTheme="minorHAnsi" w:cstheme="minorBidi"/>
          <w:sz w:val="24"/>
          <w:szCs w:val="24"/>
        </w:rPr>
        <w:t xml:space="preserve">for </w:t>
      </w:r>
      <w:r w:rsidR="00F92235" w:rsidRPr="00FE45B1">
        <w:rPr>
          <w:rFonts w:asciiTheme="minorHAnsi" w:eastAsiaTheme="minorEastAsia" w:hAnsiTheme="minorHAnsi" w:cstheme="minorBidi"/>
          <w:sz w:val="24"/>
          <w:szCs w:val="24"/>
        </w:rPr>
        <w:t>God choos</w:t>
      </w:r>
      <w:r w:rsidR="00F92235">
        <w:rPr>
          <w:rFonts w:asciiTheme="minorHAnsi" w:eastAsiaTheme="minorEastAsia" w:hAnsiTheme="minorHAnsi" w:cstheme="minorBidi"/>
          <w:sz w:val="24"/>
          <w:szCs w:val="24"/>
        </w:rPr>
        <w:t>ing</w:t>
      </w:r>
      <w:r w:rsidR="00F92235" w:rsidRPr="00FE45B1">
        <w:rPr>
          <w:rFonts w:asciiTheme="minorHAnsi" w:eastAsiaTheme="minorEastAsia" w:hAnsiTheme="minorHAnsi" w:cstheme="minorBidi"/>
          <w:sz w:val="24"/>
          <w:szCs w:val="24"/>
        </w:rPr>
        <w:t xml:space="preserve"> to reveal Himself to the apostle John</w:t>
      </w:r>
      <w:r w:rsidR="00F92235">
        <w:rPr>
          <w:rFonts w:asciiTheme="minorHAnsi" w:eastAsiaTheme="minorEastAsia" w:hAnsiTheme="minorHAnsi" w:cstheme="minorBidi"/>
          <w:sz w:val="24"/>
          <w:szCs w:val="24"/>
        </w:rPr>
        <w:t xml:space="preserve"> and Paul</w:t>
      </w:r>
      <w:r w:rsidR="00F92235" w:rsidRPr="00FE45B1">
        <w:rPr>
          <w:rFonts w:asciiTheme="minorHAnsi" w:eastAsiaTheme="minorEastAsia" w:hAnsiTheme="minorHAnsi" w:cstheme="minorBidi"/>
          <w:sz w:val="24"/>
          <w:szCs w:val="24"/>
        </w:rPr>
        <w:t>? (1 John</w:t>
      </w:r>
      <w:r w:rsidR="00F92235">
        <w:rPr>
          <w:rFonts w:asciiTheme="minorHAnsi" w:eastAsiaTheme="minorEastAsia" w:hAnsiTheme="minorHAnsi" w:cstheme="minorBidi"/>
          <w:sz w:val="24"/>
          <w:szCs w:val="24"/>
        </w:rPr>
        <w:t xml:space="preserve"> </w:t>
      </w:r>
      <w:r w:rsidR="00F92235" w:rsidRPr="00FE45B1">
        <w:rPr>
          <w:rFonts w:asciiTheme="minorHAnsi" w:eastAsiaTheme="minorEastAsia" w:hAnsiTheme="minorHAnsi" w:cstheme="minorBidi"/>
          <w:sz w:val="24"/>
          <w:szCs w:val="24"/>
        </w:rPr>
        <w:t>1:1-4</w:t>
      </w:r>
      <w:r w:rsidR="00F92235">
        <w:rPr>
          <w:rFonts w:asciiTheme="minorHAnsi" w:eastAsiaTheme="minorEastAsia" w:hAnsiTheme="minorHAnsi" w:cstheme="minorBidi"/>
          <w:sz w:val="24"/>
          <w:szCs w:val="24"/>
        </w:rPr>
        <w:t>; Galatians 1:11-19</w:t>
      </w:r>
      <w:r w:rsidR="00F92235" w:rsidRPr="00FE45B1">
        <w:rPr>
          <w:rFonts w:asciiTheme="minorHAnsi" w:eastAsiaTheme="minorEastAsia" w:hAnsiTheme="minorHAnsi" w:cstheme="minorBidi"/>
          <w:sz w:val="24"/>
          <w:szCs w:val="24"/>
        </w:rPr>
        <w:t>)</w:t>
      </w:r>
      <w:r w:rsidR="00F92235">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w:t>
      </w:r>
    </w:p>
    <w:p w14:paraId="5BDB3FE7" w14:textId="77777777" w:rsidR="00F92235" w:rsidRPr="00D6680B" w:rsidRDefault="0039677C" w:rsidP="0039677C">
      <w:pPr>
        <w:pStyle w:val="ListParagraph"/>
        <w:spacing w:after="0" w:line="240" w:lineRule="auto"/>
        <w:contextualSpacing w:val="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6. </w:t>
      </w:r>
      <w:r w:rsidR="00F92235">
        <w:rPr>
          <w:rFonts w:asciiTheme="minorHAnsi" w:eastAsiaTheme="minorEastAsia" w:hAnsiTheme="minorHAnsi" w:cstheme="minorBidi"/>
          <w:sz w:val="24"/>
          <w:szCs w:val="24"/>
        </w:rPr>
        <w:t>After you r</w:t>
      </w:r>
      <w:r w:rsidR="00F92235" w:rsidRPr="00D6680B">
        <w:rPr>
          <w:rFonts w:asciiTheme="minorHAnsi" w:eastAsiaTheme="minorEastAsia" w:hAnsiTheme="minorHAnsi" w:cstheme="minorBidi"/>
          <w:sz w:val="24"/>
          <w:szCs w:val="24"/>
        </w:rPr>
        <w:t>ead 1 Samuel 3:1, 7, 19-21</w:t>
      </w:r>
      <w:r w:rsidR="00F92235">
        <w:rPr>
          <w:rFonts w:asciiTheme="minorHAnsi" w:eastAsiaTheme="minorEastAsia" w:hAnsiTheme="minorHAnsi" w:cstheme="minorBidi"/>
          <w:sz w:val="24"/>
          <w:szCs w:val="24"/>
        </w:rPr>
        <w:t xml:space="preserve"> and</w:t>
      </w:r>
      <w:r w:rsidR="00F92235" w:rsidRPr="00D6680B">
        <w:rPr>
          <w:rFonts w:asciiTheme="minorHAnsi" w:eastAsiaTheme="minorEastAsia" w:hAnsiTheme="minorHAnsi" w:cstheme="minorBidi"/>
          <w:sz w:val="24"/>
          <w:szCs w:val="24"/>
        </w:rPr>
        <w:t xml:space="preserve"> Proverbs 29:16-18</w:t>
      </w:r>
      <w:r w:rsidR="00F92235">
        <w:rPr>
          <w:rFonts w:asciiTheme="minorHAnsi" w:eastAsiaTheme="minorEastAsia" w:hAnsiTheme="minorHAnsi" w:cstheme="minorBidi"/>
          <w:sz w:val="24"/>
          <w:szCs w:val="24"/>
        </w:rPr>
        <w:t>, put into your own words what these passages say about the Bible? ________________________________________________________________________________________________________________________________________________</w:t>
      </w:r>
    </w:p>
    <w:p w14:paraId="052F5897" w14:textId="77777777" w:rsidR="00F92235" w:rsidRPr="006B0D64" w:rsidRDefault="0039677C" w:rsidP="0039677C">
      <w:pPr>
        <w:pStyle w:val="Heading3"/>
        <w:ind w:left="720"/>
        <w:rPr>
          <w:rFonts w:asciiTheme="minorHAnsi" w:eastAsiaTheme="minorEastAsia" w:hAnsiTheme="minorHAnsi" w:cstheme="minorBidi"/>
          <w:b w:val="0"/>
          <w:bCs w:val="0"/>
          <w:sz w:val="24"/>
          <w:szCs w:val="24"/>
        </w:rPr>
      </w:pPr>
      <w:r>
        <w:rPr>
          <w:rFonts w:asciiTheme="minorHAnsi" w:eastAsiaTheme="minorEastAsia" w:hAnsiTheme="minorHAnsi" w:cstheme="minorBidi"/>
          <w:b w:val="0"/>
          <w:bCs w:val="0"/>
          <w:sz w:val="24"/>
          <w:szCs w:val="24"/>
        </w:rPr>
        <w:t xml:space="preserve">7. </w:t>
      </w:r>
      <w:r w:rsidR="00F92235">
        <w:rPr>
          <w:rFonts w:asciiTheme="minorHAnsi" w:eastAsiaTheme="minorEastAsia" w:hAnsiTheme="minorHAnsi" w:cstheme="minorBidi"/>
          <w:b w:val="0"/>
          <w:bCs w:val="0"/>
          <w:sz w:val="24"/>
          <w:szCs w:val="24"/>
        </w:rPr>
        <w:t>From the above two passages, when</w:t>
      </w:r>
      <w:r w:rsidR="00F92235" w:rsidRPr="5897EC05">
        <w:rPr>
          <w:rFonts w:asciiTheme="minorHAnsi" w:eastAsiaTheme="minorEastAsia" w:hAnsiTheme="minorHAnsi" w:cstheme="minorBidi"/>
          <w:b w:val="0"/>
          <w:bCs w:val="0"/>
          <w:sz w:val="24"/>
          <w:szCs w:val="24"/>
        </w:rPr>
        <w:t xml:space="preserve"> the Word of God</w:t>
      </w:r>
      <w:r w:rsidR="00F92235">
        <w:rPr>
          <w:rFonts w:asciiTheme="minorHAnsi" w:eastAsiaTheme="minorEastAsia" w:hAnsiTheme="minorHAnsi" w:cstheme="minorBidi"/>
          <w:b w:val="0"/>
          <w:bCs w:val="0"/>
          <w:sz w:val="24"/>
          <w:szCs w:val="24"/>
        </w:rPr>
        <w:t xml:space="preserve"> is</w:t>
      </w:r>
      <w:r w:rsidR="00F92235" w:rsidRPr="5897EC05">
        <w:rPr>
          <w:rFonts w:asciiTheme="minorHAnsi" w:eastAsiaTheme="minorEastAsia" w:hAnsiTheme="minorHAnsi" w:cstheme="minorBidi"/>
          <w:b w:val="0"/>
          <w:bCs w:val="0"/>
          <w:sz w:val="24"/>
          <w:szCs w:val="24"/>
        </w:rPr>
        <w:t xml:space="preserve"> rare in your life</w:t>
      </w:r>
      <w:r w:rsidR="00F92235">
        <w:rPr>
          <w:rFonts w:asciiTheme="minorHAnsi" w:eastAsiaTheme="minorEastAsia" w:hAnsiTheme="minorHAnsi" w:cstheme="minorBidi"/>
          <w:b w:val="0"/>
          <w:bCs w:val="0"/>
          <w:sz w:val="24"/>
          <w:szCs w:val="24"/>
        </w:rPr>
        <w:t>, what are the inevitable effects</w:t>
      </w:r>
      <w:r w:rsidR="00F92235" w:rsidRPr="5897EC05">
        <w:rPr>
          <w:rFonts w:asciiTheme="minorHAnsi" w:eastAsiaTheme="minorEastAsia" w:hAnsiTheme="minorHAnsi" w:cstheme="minorBidi"/>
          <w:b w:val="0"/>
          <w:bCs w:val="0"/>
          <w:sz w:val="24"/>
          <w:szCs w:val="24"/>
        </w:rPr>
        <w:t>?</w:t>
      </w:r>
      <w:r w:rsidR="00F92235">
        <w:rPr>
          <w:rFonts w:asciiTheme="minorHAnsi" w:eastAsiaTheme="minorEastAsia" w:hAnsiTheme="minorHAnsi" w:cstheme="minorBidi"/>
          <w:b w:val="0"/>
          <w:bCs w:val="0"/>
          <w:sz w:val="24"/>
          <w:szCs w:val="24"/>
        </w:rPr>
        <w:t xml:space="preserve"> ________________________________________________________________________________________________________________________________________________</w:t>
      </w:r>
    </w:p>
    <w:p w14:paraId="046639E7" w14:textId="77777777" w:rsidR="00F92235" w:rsidRDefault="00F92235" w:rsidP="00C63471">
      <w:pPr>
        <w:spacing w:after="0" w:line="240" w:lineRule="auto"/>
        <w:jc w:val="center"/>
        <w:rPr>
          <w:rStyle w:val="netverse"/>
          <w:b/>
          <w:i/>
          <w:sz w:val="24"/>
          <w:szCs w:val="24"/>
          <w:lang w:val="en"/>
        </w:rPr>
      </w:pPr>
    </w:p>
    <w:p w14:paraId="60C80A5D" w14:textId="77777777" w:rsidR="00F92235" w:rsidRDefault="00F92235" w:rsidP="00C63471">
      <w:pPr>
        <w:spacing w:after="0" w:line="240" w:lineRule="auto"/>
        <w:jc w:val="center"/>
        <w:rPr>
          <w:rStyle w:val="netverse"/>
          <w:b/>
          <w:i/>
          <w:sz w:val="24"/>
          <w:szCs w:val="24"/>
          <w:lang w:val="en"/>
        </w:rPr>
      </w:pPr>
    </w:p>
    <w:p w14:paraId="75427B82" w14:textId="77777777" w:rsidR="00F92235" w:rsidRDefault="00F92235" w:rsidP="00C63471">
      <w:pPr>
        <w:spacing w:after="0" w:line="240" w:lineRule="auto"/>
        <w:jc w:val="center"/>
        <w:rPr>
          <w:rStyle w:val="netverse"/>
          <w:b/>
          <w:i/>
          <w:sz w:val="24"/>
          <w:szCs w:val="24"/>
          <w:lang w:val="en"/>
        </w:rPr>
      </w:pPr>
    </w:p>
    <w:p w14:paraId="12890F62" w14:textId="77777777" w:rsidR="00F92235" w:rsidRDefault="00F92235" w:rsidP="00C63471">
      <w:pPr>
        <w:spacing w:after="0" w:line="240" w:lineRule="auto"/>
        <w:jc w:val="center"/>
        <w:rPr>
          <w:rStyle w:val="netverse"/>
          <w:b/>
          <w:i/>
          <w:sz w:val="24"/>
          <w:szCs w:val="24"/>
          <w:lang w:val="en"/>
        </w:rPr>
      </w:pPr>
    </w:p>
    <w:p w14:paraId="2F1FDE78" w14:textId="77777777" w:rsidR="00F92235" w:rsidRDefault="00F92235" w:rsidP="00C63471">
      <w:pPr>
        <w:spacing w:after="0" w:line="240" w:lineRule="auto"/>
        <w:jc w:val="center"/>
        <w:rPr>
          <w:rStyle w:val="netverse"/>
          <w:b/>
          <w:i/>
          <w:sz w:val="24"/>
          <w:szCs w:val="24"/>
          <w:lang w:val="en"/>
        </w:rPr>
      </w:pPr>
    </w:p>
    <w:p w14:paraId="74A68073" w14:textId="77777777" w:rsidR="00F92235" w:rsidRDefault="00F92235" w:rsidP="00C63471">
      <w:pPr>
        <w:spacing w:after="0" w:line="240" w:lineRule="auto"/>
        <w:jc w:val="center"/>
        <w:rPr>
          <w:rStyle w:val="netverse"/>
          <w:b/>
          <w:i/>
          <w:sz w:val="24"/>
          <w:szCs w:val="24"/>
          <w:lang w:val="en"/>
        </w:rPr>
      </w:pPr>
    </w:p>
    <w:p w14:paraId="329ABA55" w14:textId="77777777" w:rsidR="00A12670" w:rsidRDefault="00A12670" w:rsidP="00C63471">
      <w:pPr>
        <w:spacing w:after="0" w:line="240" w:lineRule="auto"/>
        <w:jc w:val="center"/>
        <w:rPr>
          <w:rStyle w:val="netverse"/>
          <w:b/>
          <w:i/>
          <w:sz w:val="24"/>
          <w:szCs w:val="24"/>
          <w:lang w:val="en"/>
        </w:rPr>
      </w:pPr>
    </w:p>
    <w:p w14:paraId="74EB20C6" w14:textId="77777777" w:rsidR="007C090F" w:rsidRDefault="007C090F" w:rsidP="00C63471">
      <w:pPr>
        <w:spacing w:after="0" w:line="240" w:lineRule="auto"/>
        <w:jc w:val="center"/>
        <w:rPr>
          <w:rStyle w:val="netverse"/>
          <w:b/>
          <w:i/>
          <w:sz w:val="24"/>
          <w:szCs w:val="24"/>
          <w:lang w:val="en"/>
        </w:rPr>
      </w:pPr>
    </w:p>
    <w:p w14:paraId="7B553A39" w14:textId="77777777" w:rsidR="007C090F" w:rsidRDefault="007C090F" w:rsidP="00C63471">
      <w:pPr>
        <w:spacing w:after="0" w:line="240" w:lineRule="auto"/>
        <w:jc w:val="center"/>
        <w:rPr>
          <w:rStyle w:val="netverse"/>
          <w:b/>
          <w:i/>
          <w:sz w:val="24"/>
          <w:szCs w:val="24"/>
          <w:lang w:val="en"/>
        </w:rPr>
      </w:pPr>
    </w:p>
    <w:p w14:paraId="0FA784F0" w14:textId="77777777" w:rsidR="007C090F" w:rsidRDefault="007C090F" w:rsidP="00C63471">
      <w:pPr>
        <w:spacing w:after="0" w:line="240" w:lineRule="auto"/>
        <w:jc w:val="center"/>
        <w:rPr>
          <w:rStyle w:val="netverse"/>
          <w:b/>
          <w:i/>
          <w:sz w:val="24"/>
          <w:szCs w:val="24"/>
          <w:lang w:val="en"/>
        </w:rPr>
      </w:pPr>
    </w:p>
    <w:p w14:paraId="28A391C7" w14:textId="77777777" w:rsidR="007C090F" w:rsidRDefault="007C090F" w:rsidP="00C63471">
      <w:pPr>
        <w:spacing w:after="0" w:line="240" w:lineRule="auto"/>
        <w:jc w:val="center"/>
        <w:rPr>
          <w:rStyle w:val="netverse"/>
          <w:b/>
          <w:i/>
          <w:sz w:val="24"/>
          <w:szCs w:val="24"/>
          <w:lang w:val="en"/>
        </w:rPr>
      </w:pPr>
    </w:p>
    <w:p w14:paraId="261C47AD" w14:textId="47EDFD85" w:rsidR="007C090F" w:rsidRDefault="007C090F" w:rsidP="009629C1">
      <w:pPr>
        <w:spacing w:after="0"/>
        <w:jc w:val="center"/>
        <w:rPr>
          <w:ins w:id="1135" w:author="owner" w:date="2018-06-04T15:03:00Z"/>
          <w:rFonts w:asciiTheme="minorHAnsi" w:eastAsiaTheme="minorEastAsia" w:hAnsiTheme="minorHAnsi" w:cstheme="minorHAnsi"/>
          <w:b/>
          <w:bCs/>
          <w:sz w:val="36"/>
          <w:szCs w:val="36"/>
        </w:rPr>
      </w:pPr>
      <w:r w:rsidRPr="007C090F">
        <w:rPr>
          <w:rFonts w:asciiTheme="minorHAnsi" w:eastAsiaTheme="minorEastAsia" w:hAnsiTheme="minorHAnsi" w:cstheme="minorHAnsi"/>
          <w:b/>
          <w:bCs/>
          <w:sz w:val="36"/>
          <w:szCs w:val="36"/>
        </w:rPr>
        <w:t>Week #3</w:t>
      </w:r>
    </w:p>
    <w:p w14:paraId="1023B248" w14:textId="77777777" w:rsidR="000C179D" w:rsidRPr="007C090F" w:rsidRDefault="000C179D" w:rsidP="009629C1">
      <w:pPr>
        <w:spacing w:after="0"/>
        <w:jc w:val="center"/>
        <w:rPr>
          <w:rFonts w:asciiTheme="minorHAnsi" w:eastAsiaTheme="minorEastAsia" w:hAnsiTheme="minorHAnsi" w:cstheme="minorHAnsi"/>
          <w:b/>
          <w:bCs/>
          <w:sz w:val="36"/>
          <w:szCs w:val="36"/>
        </w:rPr>
      </w:pPr>
    </w:p>
    <w:p w14:paraId="25F67D29" w14:textId="13392716" w:rsidR="009629C1" w:rsidRPr="007C090F" w:rsidRDefault="00581FE7" w:rsidP="009629C1">
      <w:pPr>
        <w:spacing w:after="0"/>
        <w:jc w:val="center"/>
        <w:rPr>
          <w:rFonts w:ascii="Edwardian Script ITC" w:eastAsiaTheme="minorEastAsia" w:hAnsi="Edwardian Script ITC" w:cstheme="minorHAnsi"/>
          <w:b/>
          <w:bCs/>
          <w:sz w:val="72"/>
          <w:szCs w:val="72"/>
        </w:rPr>
      </w:pPr>
      <w:ins w:id="1136" w:author="owner" w:date="2018-06-04T15:10:00Z">
        <w:r>
          <w:rPr>
            <w:rFonts w:ascii="Edwardian Script ITC" w:eastAsiaTheme="minorEastAsia" w:hAnsi="Edwardian Script ITC" w:cstheme="minorHAnsi"/>
            <w:b/>
            <w:bCs/>
            <w:sz w:val="72"/>
            <w:szCs w:val="72"/>
          </w:rPr>
          <w:t xml:space="preserve">The Bible </w:t>
        </w:r>
      </w:ins>
      <w:r w:rsidR="009629C1" w:rsidRPr="007C090F">
        <w:rPr>
          <w:rFonts w:ascii="Edwardian Script ITC" w:eastAsiaTheme="minorEastAsia" w:hAnsi="Edwardian Script ITC" w:cstheme="minorHAnsi"/>
          <w:b/>
          <w:bCs/>
          <w:sz w:val="72"/>
          <w:szCs w:val="72"/>
        </w:rPr>
        <w:t>God’s Face</w:t>
      </w:r>
      <w:del w:id="1137" w:author="owner" w:date="2018-06-04T15:01:00Z">
        <w:r w:rsidR="009629C1" w:rsidRPr="007C090F" w:rsidDel="000C179D">
          <w:rPr>
            <w:rFonts w:ascii="Edwardian Script ITC" w:eastAsiaTheme="minorEastAsia" w:hAnsi="Edwardian Script ITC" w:cstheme="minorHAnsi"/>
            <w:b/>
            <w:bCs/>
            <w:sz w:val="72"/>
            <w:szCs w:val="72"/>
          </w:rPr>
          <w:delText xml:space="preserve"> </w:delText>
        </w:r>
        <w:r w:rsidR="0039677C" w:rsidDel="000C179D">
          <w:rPr>
            <w:rFonts w:ascii="Edwardian Script ITC" w:eastAsiaTheme="minorEastAsia" w:hAnsi="Edwardian Script ITC" w:cstheme="minorHAnsi"/>
            <w:b/>
            <w:bCs/>
            <w:sz w:val="72"/>
            <w:szCs w:val="72"/>
          </w:rPr>
          <w:delText>B</w:delText>
        </w:r>
      </w:del>
      <w:ins w:id="1138" w:author="owner" w:date="2018-06-04T15:02:00Z">
        <w:r w:rsidR="000C179D">
          <w:rPr>
            <w:rFonts w:ascii="Edwardian Script ITC" w:eastAsiaTheme="minorEastAsia" w:hAnsi="Edwardian Script ITC" w:cstheme="minorHAnsi"/>
            <w:b/>
            <w:bCs/>
            <w:sz w:val="72"/>
            <w:szCs w:val="72"/>
          </w:rPr>
          <w:t>b</w:t>
        </w:r>
      </w:ins>
      <w:r w:rsidR="009629C1" w:rsidRPr="007C090F">
        <w:rPr>
          <w:rFonts w:ascii="Edwardian Script ITC" w:eastAsiaTheme="minorEastAsia" w:hAnsi="Edwardian Script ITC" w:cstheme="minorHAnsi"/>
          <w:b/>
          <w:bCs/>
          <w:sz w:val="72"/>
          <w:szCs w:val="72"/>
        </w:rPr>
        <w:t>ook</w:t>
      </w:r>
    </w:p>
    <w:p w14:paraId="7C2C420B" w14:textId="275C7608" w:rsidR="00C63471" w:rsidRDefault="00F92235" w:rsidP="009629C1">
      <w:pPr>
        <w:spacing w:after="0"/>
        <w:jc w:val="center"/>
        <w:rPr>
          <w:ins w:id="1139" w:author="owner" w:date="2018-06-04T15:11:00Z"/>
          <w:rFonts w:asciiTheme="minorHAnsi" w:eastAsiaTheme="minorEastAsia" w:hAnsiTheme="minorHAnsi" w:cstheme="minorHAnsi"/>
          <w:b/>
          <w:bCs/>
          <w:sz w:val="28"/>
          <w:szCs w:val="28"/>
        </w:rPr>
      </w:pPr>
      <w:r w:rsidRPr="00F92235">
        <w:rPr>
          <w:rFonts w:asciiTheme="minorHAnsi" w:eastAsiaTheme="minorEastAsia" w:hAnsiTheme="minorHAnsi" w:cstheme="minorHAnsi"/>
          <w:b/>
          <w:bCs/>
          <w:sz w:val="28"/>
          <w:szCs w:val="28"/>
        </w:rPr>
        <w:t>Key Passage</w:t>
      </w:r>
    </w:p>
    <w:p w14:paraId="34619102" w14:textId="77777777" w:rsidR="00581FE7" w:rsidRDefault="00581FE7" w:rsidP="00581FE7">
      <w:pPr>
        <w:pStyle w:val="ListParagraph"/>
        <w:spacing w:after="0" w:line="240" w:lineRule="auto"/>
        <w:ind w:left="0"/>
        <w:contextualSpacing w:val="0"/>
        <w:jc w:val="center"/>
        <w:rPr>
          <w:moveTo w:id="1140" w:author="owner" w:date="2018-06-04T15:11:00Z"/>
          <w:rFonts w:asciiTheme="minorHAnsi" w:hAnsiTheme="minorHAnsi" w:cstheme="minorHAnsi"/>
          <w:b/>
          <w:color w:val="000000"/>
          <w:sz w:val="24"/>
          <w:szCs w:val="24"/>
        </w:rPr>
      </w:pPr>
      <w:moveToRangeStart w:id="1141" w:author="owner" w:date="2018-06-04T15:11:00Z" w:name="move515888419"/>
      <w:moveTo w:id="1142" w:author="owner" w:date="2018-06-04T15:11:00Z">
        <w:r>
          <w:rPr>
            <w:rFonts w:asciiTheme="minorHAnsi" w:hAnsiTheme="minorHAnsi" w:cstheme="minorHAnsi"/>
            <w:b/>
            <w:color w:val="000000"/>
            <w:sz w:val="24"/>
            <w:szCs w:val="24"/>
          </w:rPr>
          <w:t xml:space="preserve">Ephesians </w:t>
        </w:r>
        <w:r w:rsidRPr="007C6EF9">
          <w:rPr>
            <w:rFonts w:asciiTheme="minorHAnsi" w:hAnsiTheme="minorHAnsi" w:cstheme="minorHAnsi"/>
            <w:b/>
            <w:color w:val="000000"/>
            <w:sz w:val="24"/>
            <w:szCs w:val="24"/>
          </w:rPr>
          <w:t xml:space="preserve">1:16-18 </w:t>
        </w:r>
      </w:moveTo>
    </w:p>
    <w:p w14:paraId="1E04BE37" w14:textId="321C5BA5" w:rsidR="00581FE7" w:rsidRDefault="00581FE7" w:rsidP="00581FE7">
      <w:pPr>
        <w:pStyle w:val="ListParagraph"/>
        <w:spacing w:after="0" w:line="240" w:lineRule="auto"/>
        <w:ind w:left="0"/>
        <w:contextualSpacing w:val="0"/>
        <w:jc w:val="center"/>
        <w:rPr>
          <w:ins w:id="1143" w:author="owner" w:date="2018-06-04T15:11:00Z"/>
          <w:rFonts w:asciiTheme="minorHAnsi" w:hAnsiTheme="minorHAnsi" w:cstheme="minorHAnsi"/>
          <w:b/>
          <w:i/>
          <w:color w:val="000000"/>
          <w:sz w:val="24"/>
          <w:szCs w:val="24"/>
        </w:rPr>
      </w:pPr>
      <w:moveTo w:id="1144" w:author="owner" w:date="2018-06-04T15:11:00Z">
        <w:r w:rsidRPr="00CC70A3">
          <w:rPr>
            <w:rFonts w:asciiTheme="minorHAnsi" w:hAnsiTheme="minorHAnsi" w:cstheme="minorHAnsi"/>
            <w:b/>
            <w:color w:val="000000"/>
            <w:sz w:val="24"/>
            <w:szCs w:val="24"/>
          </w:rPr>
          <w:t xml:space="preserve"> </w:t>
        </w:r>
        <w:r w:rsidRPr="00CC70A3">
          <w:rPr>
            <w:rFonts w:asciiTheme="minorHAnsi" w:hAnsiTheme="minorHAnsi" w:cstheme="minorHAnsi"/>
            <w:b/>
            <w:i/>
            <w:color w:val="000000"/>
            <w:sz w:val="24"/>
            <w:szCs w:val="24"/>
          </w:rPr>
          <w:t>I do not cease to give thanks for you when I remember you</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in my prayers.</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I pray that</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the God of our Lord Jesus Christ, the Father of glory,</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may give you spiritual wisdom and revelation</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in your growing knowledge of him,</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since the eyes of your</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heart have been enlightened</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so that you may know what is the hope of his calling,</w:t>
        </w:r>
        <w:r w:rsidRPr="00CC70A3">
          <w:rPr>
            <w:rStyle w:val="apple-converted-space"/>
            <w:rFonts w:asciiTheme="minorHAnsi" w:hAnsiTheme="minorHAnsi" w:cstheme="minorHAnsi"/>
            <w:b/>
            <w:i/>
            <w:color w:val="000000"/>
            <w:sz w:val="24"/>
            <w:szCs w:val="24"/>
            <w:vertAlign w:val="superscript"/>
          </w:rPr>
          <w:t> </w:t>
        </w:r>
        <w:r w:rsidRPr="00CC70A3">
          <w:rPr>
            <w:rFonts w:asciiTheme="minorHAnsi" w:hAnsiTheme="minorHAnsi" w:cstheme="minorHAnsi"/>
            <w:b/>
            <w:i/>
            <w:color w:val="000000"/>
            <w:sz w:val="24"/>
            <w:szCs w:val="24"/>
          </w:rPr>
          <w:t>what is the wealth of his glorious</w:t>
        </w:r>
        <w:r w:rsidRPr="00CC70A3">
          <w:rPr>
            <w:rStyle w:val="apple-converted-space"/>
            <w:rFonts w:asciiTheme="minorHAnsi" w:hAnsiTheme="minorHAnsi" w:cstheme="minorHAnsi"/>
            <w:b/>
            <w:i/>
            <w:color w:val="000000"/>
            <w:sz w:val="24"/>
            <w:szCs w:val="24"/>
          </w:rPr>
          <w:t> </w:t>
        </w:r>
        <w:r w:rsidRPr="00CC70A3">
          <w:rPr>
            <w:rFonts w:asciiTheme="minorHAnsi" w:hAnsiTheme="minorHAnsi" w:cstheme="minorHAnsi"/>
            <w:b/>
            <w:i/>
            <w:color w:val="000000"/>
            <w:sz w:val="24"/>
            <w:szCs w:val="24"/>
          </w:rPr>
          <w:t xml:space="preserve">inheritance in the saints. </w:t>
        </w:r>
      </w:moveTo>
    </w:p>
    <w:p w14:paraId="04F49AEB" w14:textId="27FDC4DE" w:rsidR="00581FE7" w:rsidRDefault="00581FE7" w:rsidP="00581FE7">
      <w:pPr>
        <w:pStyle w:val="ListParagraph"/>
        <w:spacing w:after="0" w:line="240" w:lineRule="auto"/>
        <w:ind w:left="0"/>
        <w:contextualSpacing w:val="0"/>
        <w:jc w:val="center"/>
        <w:rPr>
          <w:ins w:id="1145" w:author="owner" w:date="2018-06-04T15:12:00Z"/>
          <w:rFonts w:asciiTheme="minorHAnsi" w:hAnsiTheme="minorHAnsi" w:cstheme="minorHAnsi"/>
          <w:b/>
          <w:i/>
          <w:color w:val="000000"/>
          <w:sz w:val="24"/>
          <w:szCs w:val="24"/>
        </w:rPr>
      </w:pPr>
    </w:p>
    <w:p w14:paraId="4D764F31" w14:textId="1DD619FF" w:rsidR="00581FE7" w:rsidRDefault="00581FE7" w:rsidP="00581FE7">
      <w:pPr>
        <w:pStyle w:val="ListParagraph"/>
        <w:spacing w:after="0" w:line="240" w:lineRule="auto"/>
        <w:ind w:left="0"/>
        <w:contextualSpacing w:val="0"/>
        <w:jc w:val="center"/>
        <w:rPr>
          <w:ins w:id="1146" w:author="owner" w:date="2018-06-04T15:37:00Z"/>
          <w:rFonts w:asciiTheme="minorHAnsi" w:hAnsiTheme="minorHAnsi" w:cstheme="minorHAnsi"/>
          <w:b/>
          <w:color w:val="000000"/>
          <w:sz w:val="28"/>
          <w:szCs w:val="28"/>
        </w:rPr>
      </w:pPr>
      <w:ins w:id="1147" w:author="owner" w:date="2018-06-04T15:12:00Z">
        <w:r w:rsidRPr="00581FE7">
          <w:rPr>
            <w:rFonts w:asciiTheme="minorHAnsi" w:hAnsiTheme="minorHAnsi" w:cstheme="minorHAnsi"/>
            <w:b/>
            <w:color w:val="000000"/>
            <w:sz w:val="28"/>
            <w:szCs w:val="28"/>
            <w:rPrChange w:id="1148" w:author="owner" w:date="2018-06-04T15:13:00Z">
              <w:rPr>
                <w:rFonts w:asciiTheme="minorHAnsi" w:hAnsiTheme="minorHAnsi" w:cstheme="minorHAnsi"/>
                <w:b/>
                <w:color w:val="000000"/>
                <w:sz w:val="24"/>
                <w:szCs w:val="24"/>
              </w:rPr>
            </w:rPrChange>
          </w:rPr>
          <w:t>Introduction</w:t>
        </w:r>
      </w:ins>
    </w:p>
    <w:p w14:paraId="39B01BF6" w14:textId="77777777" w:rsidR="005144DC" w:rsidRPr="00581FE7" w:rsidRDefault="005144DC" w:rsidP="00581FE7">
      <w:pPr>
        <w:pStyle w:val="ListParagraph"/>
        <w:spacing w:after="0" w:line="240" w:lineRule="auto"/>
        <w:ind w:left="0"/>
        <w:contextualSpacing w:val="0"/>
        <w:jc w:val="center"/>
        <w:rPr>
          <w:moveTo w:id="1149" w:author="owner" w:date="2018-06-04T15:11:00Z"/>
          <w:rFonts w:asciiTheme="minorHAnsi" w:hAnsiTheme="minorHAnsi" w:cstheme="minorHAnsi"/>
          <w:b/>
          <w:color w:val="000000"/>
          <w:sz w:val="28"/>
          <w:szCs w:val="28"/>
          <w:rPrChange w:id="1150" w:author="owner" w:date="2018-06-04T15:13:00Z">
            <w:rPr>
              <w:moveTo w:id="1151" w:author="owner" w:date="2018-06-04T15:11:00Z"/>
              <w:rFonts w:asciiTheme="minorHAnsi" w:hAnsiTheme="minorHAnsi" w:cstheme="minorHAnsi"/>
              <w:b/>
              <w:i/>
              <w:color w:val="000000"/>
              <w:sz w:val="24"/>
              <w:szCs w:val="24"/>
            </w:rPr>
          </w:rPrChange>
        </w:rPr>
      </w:pPr>
    </w:p>
    <w:p w14:paraId="3701F835" w14:textId="26FE59E2" w:rsidR="00581FE7" w:rsidRPr="00BE04AB" w:rsidDel="00581FE7" w:rsidRDefault="00BE04AB" w:rsidP="00581FE7">
      <w:pPr>
        <w:pStyle w:val="bodyblock"/>
        <w:tabs>
          <w:tab w:val="left" w:pos="4355"/>
        </w:tabs>
        <w:spacing w:before="0" w:beforeAutospacing="0" w:after="0" w:afterAutospacing="0"/>
        <w:jc w:val="center"/>
        <w:rPr>
          <w:del w:id="1152" w:author="owner" w:date="2018-06-04T15:15:00Z"/>
          <w:moveTo w:id="1153" w:author="owner" w:date="2018-06-04T15:11:00Z"/>
          <w:rFonts w:asciiTheme="minorHAnsi" w:eastAsiaTheme="minorEastAsia" w:hAnsiTheme="minorHAnsi" w:cstheme="minorBidi"/>
          <w:rPrChange w:id="1154" w:author="owner" w:date="2018-06-04T15:30:00Z">
            <w:rPr>
              <w:del w:id="1155" w:author="owner" w:date="2018-06-04T15:15:00Z"/>
              <w:moveTo w:id="1156" w:author="owner" w:date="2018-06-04T15:11:00Z"/>
              <w:rFonts w:asciiTheme="minorHAnsi" w:eastAsiaTheme="minorEastAsia" w:hAnsiTheme="minorHAnsi" w:cstheme="minorBidi"/>
              <w:b/>
              <w:sz w:val="28"/>
              <w:szCs w:val="28"/>
            </w:rPr>
          </w:rPrChange>
        </w:rPr>
      </w:pPr>
      <w:ins w:id="1157" w:author="owner" w:date="2018-06-04T15:30:00Z">
        <w:r>
          <w:rPr>
            <w:rFonts w:asciiTheme="minorHAnsi" w:eastAsiaTheme="minorEastAsia" w:hAnsiTheme="minorHAnsi" w:cstheme="minorBidi"/>
          </w:rPr>
          <w:t>When the Holy Spirit took up residence in my</w:t>
        </w:r>
      </w:ins>
      <w:ins w:id="1158" w:author="owner" w:date="2018-06-04T15:31:00Z">
        <w:r>
          <w:rPr>
            <w:rFonts w:asciiTheme="minorHAnsi" w:eastAsiaTheme="minorEastAsia" w:hAnsiTheme="minorHAnsi" w:cstheme="minorBidi"/>
          </w:rPr>
          <w:t xml:space="preserve"> heart, He gave me an insatiable </w:t>
        </w:r>
      </w:ins>
      <w:ins w:id="1159" w:author="owner" w:date="2018-06-04T15:33:00Z">
        <w:r>
          <w:rPr>
            <w:rFonts w:asciiTheme="minorHAnsi" w:eastAsiaTheme="minorEastAsia" w:hAnsiTheme="minorHAnsi" w:cstheme="minorBidi"/>
          </w:rPr>
          <w:t>appetite</w:t>
        </w:r>
      </w:ins>
      <w:ins w:id="1160" w:author="owner" w:date="2018-06-04T15:31:00Z">
        <w:r>
          <w:rPr>
            <w:rFonts w:asciiTheme="minorHAnsi" w:eastAsiaTheme="minorEastAsia" w:hAnsiTheme="minorHAnsi" w:cstheme="minorBidi"/>
          </w:rPr>
          <w:t xml:space="preserve"> for God’s Word. </w:t>
        </w:r>
      </w:ins>
      <w:ins w:id="1161" w:author="owner" w:date="2018-06-04T15:32:00Z">
        <w:r>
          <w:rPr>
            <w:rFonts w:asciiTheme="minorHAnsi" w:eastAsiaTheme="minorEastAsia" w:hAnsiTheme="minorHAnsi" w:cstheme="minorBidi"/>
          </w:rPr>
          <w:t>Before tha</w:t>
        </w:r>
      </w:ins>
      <w:ins w:id="1162" w:author="owner" w:date="2018-06-04T15:33:00Z">
        <w:r>
          <w:rPr>
            <w:rFonts w:asciiTheme="minorHAnsi" w:eastAsiaTheme="minorEastAsia" w:hAnsiTheme="minorHAnsi" w:cstheme="minorBidi"/>
          </w:rPr>
          <w:t>t</w:t>
        </w:r>
      </w:ins>
      <w:ins w:id="1163" w:author="owner" w:date="2018-06-04T15:32:00Z">
        <w:r>
          <w:rPr>
            <w:rFonts w:asciiTheme="minorHAnsi" w:eastAsiaTheme="minorEastAsia" w:hAnsiTheme="minorHAnsi" w:cstheme="minorBidi"/>
          </w:rPr>
          <w:t xml:space="preserve">, I had no desire to hear or read the Bible. </w:t>
        </w:r>
      </w:ins>
      <w:ins w:id="1164" w:author="owner" w:date="2018-06-04T15:33:00Z">
        <w:r>
          <w:rPr>
            <w:rFonts w:asciiTheme="minorHAnsi" w:eastAsiaTheme="minorEastAsia" w:hAnsiTheme="minorHAnsi" w:cstheme="minorBidi"/>
          </w:rPr>
          <w:t xml:space="preserve">This was one of the notable changes </w:t>
        </w:r>
      </w:ins>
      <w:ins w:id="1165" w:author="owner" w:date="2018-06-04T15:34:00Z">
        <w:r>
          <w:rPr>
            <w:rFonts w:asciiTheme="minorHAnsi" w:eastAsiaTheme="minorEastAsia" w:hAnsiTheme="minorHAnsi" w:cstheme="minorBidi"/>
          </w:rPr>
          <w:t xml:space="preserve">wrought </w:t>
        </w:r>
      </w:ins>
      <w:ins w:id="1166" w:author="owner" w:date="2018-06-04T15:35:00Z">
        <w:r>
          <w:rPr>
            <w:rFonts w:asciiTheme="minorHAnsi" w:eastAsiaTheme="minorEastAsia" w:hAnsiTheme="minorHAnsi" w:cstheme="minorBidi"/>
          </w:rPr>
          <w:t xml:space="preserve">by </w:t>
        </w:r>
        <w:r w:rsidR="005144DC">
          <w:rPr>
            <w:rFonts w:asciiTheme="minorHAnsi" w:eastAsiaTheme="minorEastAsia" w:hAnsiTheme="minorHAnsi" w:cstheme="minorBidi"/>
          </w:rPr>
          <w:t xml:space="preserve">having a </w:t>
        </w:r>
        <w:r>
          <w:rPr>
            <w:rFonts w:asciiTheme="minorHAnsi" w:eastAsiaTheme="minorEastAsia" w:hAnsiTheme="minorHAnsi" w:cstheme="minorBidi"/>
          </w:rPr>
          <w:t xml:space="preserve">true conversion. </w:t>
        </w:r>
        <w:r w:rsidR="005144DC">
          <w:rPr>
            <w:rFonts w:asciiTheme="minorHAnsi" w:eastAsiaTheme="minorEastAsia" w:hAnsiTheme="minorHAnsi" w:cstheme="minorBidi"/>
          </w:rPr>
          <w:t xml:space="preserve"> </w:t>
        </w:r>
      </w:ins>
    </w:p>
    <w:moveToRangeEnd w:id="1141"/>
    <w:p w14:paraId="3378A37F" w14:textId="6CB3CFA6" w:rsidR="00581FE7" w:rsidRPr="00581FE7" w:rsidDel="00581FE7" w:rsidRDefault="00581FE7" w:rsidP="009629C1">
      <w:pPr>
        <w:spacing w:after="0"/>
        <w:jc w:val="center"/>
        <w:rPr>
          <w:del w:id="1167" w:author="owner" w:date="2018-06-04T15:10:00Z"/>
          <w:rFonts w:asciiTheme="minorHAnsi" w:eastAsiaTheme="minorEastAsia" w:hAnsiTheme="minorHAnsi" w:cstheme="minorHAnsi"/>
          <w:b/>
          <w:bCs/>
          <w:sz w:val="28"/>
          <w:szCs w:val="28"/>
          <w:lang w:val="en"/>
          <w:rPrChange w:id="1168" w:author="owner" w:date="2018-06-04T15:10:00Z">
            <w:rPr>
              <w:del w:id="1169" w:author="owner" w:date="2018-06-04T15:10:00Z"/>
              <w:rFonts w:asciiTheme="minorHAnsi" w:eastAsiaTheme="minorEastAsia" w:hAnsiTheme="minorHAnsi" w:cstheme="minorHAnsi"/>
              <w:b/>
              <w:bCs/>
              <w:sz w:val="28"/>
              <w:szCs w:val="28"/>
            </w:rPr>
          </w:rPrChange>
        </w:rPr>
      </w:pPr>
    </w:p>
    <w:p w14:paraId="48EE8A05" w14:textId="787097E5" w:rsidR="00C63471" w:rsidDel="002D444B" w:rsidRDefault="00C63471" w:rsidP="00C63471">
      <w:pPr>
        <w:spacing w:after="0" w:line="240" w:lineRule="auto"/>
        <w:jc w:val="center"/>
        <w:rPr>
          <w:moveFrom w:id="1170" w:author="owner" w:date="2018-06-04T13:24:00Z"/>
          <w:rFonts w:asciiTheme="minorHAnsi" w:eastAsiaTheme="minorEastAsia" w:hAnsiTheme="minorHAnsi" w:cstheme="minorHAnsi"/>
          <w:b/>
          <w:bCs/>
          <w:sz w:val="24"/>
          <w:szCs w:val="24"/>
        </w:rPr>
      </w:pPr>
      <w:moveFromRangeStart w:id="1171" w:author="owner" w:date="2018-06-04T13:24:00Z" w:name="move515882023"/>
      <w:moveFrom w:id="1172" w:author="owner" w:date="2018-06-04T13:24:00Z">
        <w:r w:rsidDel="002D444B">
          <w:rPr>
            <w:rFonts w:asciiTheme="minorHAnsi" w:eastAsiaTheme="minorEastAsia" w:hAnsiTheme="minorHAnsi" w:cstheme="minorHAnsi"/>
            <w:b/>
            <w:bCs/>
            <w:sz w:val="24"/>
            <w:szCs w:val="24"/>
          </w:rPr>
          <w:t xml:space="preserve">1 </w:t>
        </w:r>
        <w:r w:rsidRPr="00C63471" w:rsidDel="002D444B">
          <w:rPr>
            <w:rFonts w:asciiTheme="minorHAnsi" w:eastAsiaTheme="minorEastAsia" w:hAnsiTheme="minorHAnsi" w:cstheme="minorHAnsi"/>
            <w:b/>
            <w:bCs/>
            <w:sz w:val="24"/>
            <w:szCs w:val="24"/>
          </w:rPr>
          <w:t>John 4:1</w:t>
        </w:r>
        <w:r w:rsidDel="002D444B">
          <w:rPr>
            <w:rFonts w:asciiTheme="minorHAnsi" w:eastAsiaTheme="minorEastAsia" w:hAnsiTheme="minorHAnsi" w:cstheme="minorHAnsi"/>
            <w:b/>
            <w:bCs/>
            <w:sz w:val="24"/>
            <w:szCs w:val="24"/>
          </w:rPr>
          <w:t>6-17</w:t>
        </w:r>
      </w:moveFrom>
    </w:p>
    <w:p w14:paraId="0231BC8F" w14:textId="63121F74" w:rsidR="00C63471" w:rsidDel="002D444B" w:rsidRDefault="00C63471" w:rsidP="00C63471">
      <w:pPr>
        <w:spacing w:after="0" w:line="240" w:lineRule="auto"/>
        <w:jc w:val="center"/>
        <w:rPr>
          <w:moveFrom w:id="1173" w:author="owner" w:date="2018-06-04T13:24:00Z"/>
          <w:rStyle w:val="netverse"/>
          <w:b/>
          <w:i/>
          <w:sz w:val="24"/>
          <w:szCs w:val="24"/>
          <w:lang w:val="en"/>
        </w:rPr>
      </w:pPr>
      <w:moveFrom w:id="1174" w:author="owner" w:date="2018-06-04T13:24:00Z">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we</w:t>
        </w:r>
        <w:r w:rsidRPr="00C63471" w:rsidDel="002D444B">
          <w:rPr>
            <w:rStyle w:val="netverse"/>
            <w:b/>
            <w:i/>
            <w:sz w:val="24"/>
            <w:szCs w:val="24"/>
            <w:lang w:val="en"/>
          </w:rPr>
          <w:t xml:space="preserve"> </w:t>
        </w:r>
        <w:r w:rsidRPr="00C63471" w:rsidDel="002D444B">
          <w:rPr>
            <w:rStyle w:val="s"/>
            <w:b/>
            <w:i/>
            <w:sz w:val="24"/>
            <w:szCs w:val="24"/>
            <w:lang w:val="en"/>
          </w:rPr>
          <w:t>have come to know</w:t>
        </w:r>
        <w:r w:rsidRPr="00C63471" w:rsidDel="002D444B">
          <w:rPr>
            <w:rStyle w:val="netverse"/>
            <w:b/>
            <w:i/>
            <w:sz w:val="24"/>
            <w:szCs w:val="24"/>
            <w:lang w:val="en"/>
          </w:rPr>
          <w:t xml:space="preserve"> </w:t>
        </w:r>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to believe</w:t>
        </w:r>
        <w:r w:rsidRPr="00C63471" w:rsidDel="002D444B">
          <w:rPr>
            <w:rStyle w:val="netverse"/>
            <w:b/>
            <w:i/>
            <w:sz w:val="24"/>
            <w:szCs w:val="24"/>
            <w:lang w:val="en"/>
          </w:rPr>
          <w:t xml:space="preserve"> </w:t>
        </w:r>
        <w:r w:rsidRPr="00C63471" w:rsidDel="002D444B">
          <w:rPr>
            <w:rStyle w:val="s"/>
            <w:b/>
            <w:i/>
            <w:sz w:val="24"/>
            <w:szCs w:val="24"/>
            <w:lang w:val="en"/>
          </w:rPr>
          <w:t>the love</w:t>
        </w:r>
        <w:r w:rsidRPr="00C63471" w:rsidDel="002D444B">
          <w:rPr>
            <w:rStyle w:val="netverse"/>
            <w:b/>
            <w:i/>
            <w:sz w:val="24"/>
            <w:szCs w:val="24"/>
            <w:lang w:val="en"/>
          </w:rPr>
          <w:t xml:space="preserve"> </w:t>
        </w:r>
        <w:r w:rsidRPr="00C63471" w:rsidDel="002D444B">
          <w:rPr>
            <w:rStyle w:val="s"/>
            <w:b/>
            <w:i/>
            <w:sz w:val="24"/>
            <w:szCs w:val="24"/>
            <w:lang w:val="en"/>
          </w:rPr>
          <w:t>that</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has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us</w:t>
        </w:r>
        <w:r w:rsidRPr="00C63471" w:rsidDel="002D444B">
          <w:rPr>
            <w:rStyle w:val="netverse"/>
            <w:b/>
            <w:i/>
            <w:sz w:val="24"/>
            <w:szCs w:val="24"/>
            <w:lang w:val="en"/>
          </w:rPr>
          <w:t>.</w:t>
        </w:r>
        <w:r w:rsidRPr="00C63471" w:rsidDel="002D444B">
          <w:rPr>
            <w:rStyle w:val="netverse"/>
            <w:b/>
            <w:i/>
            <w:sz w:val="24"/>
            <w:szCs w:val="24"/>
            <w:vertAlign w:val="superscript"/>
            <w:lang w:val="en"/>
          </w:rPr>
          <w:t> </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is</w:t>
        </w:r>
        <w:r w:rsidRPr="00C63471" w:rsidDel="002D444B">
          <w:rPr>
            <w:rStyle w:val="netverse"/>
            <w:b/>
            <w:i/>
            <w:sz w:val="24"/>
            <w:szCs w:val="24"/>
            <w:lang w:val="en"/>
          </w:rPr>
          <w:t xml:space="preserve"> </w:t>
        </w:r>
        <w:r w:rsidRPr="00C63471" w:rsidDel="002D444B">
          <w:rPr>
            <w:rStyle w:val="s"/>
            <w:b/>
            <w:i/>
            <w:sz w:val="24"/>
            <w:szCs w:val="24"/>
            <w:lang w:val="en"/>
          </w:rPr>
          <w:t>love</w:t>
        </w:r>
        <w:r w:rsidRPr="00C63471" w:rsidDel="002D444B">
          <w:rPr>
            <w:rStyle w:val="netverse"/>
            <w:b/>
            <w:i/>
            <w:sz w:val="24"/>
            <w:szCs w:val="24"/>
            <w:lang w:val="en"/>
          </w:rPr>
          <w:t xml:space="preserve">, </w:t>
        </w:r>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the one who resides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love</w:t>
        </w:r>
        <w:r w:rsidRPr="00C63471" w:rsidDel="002D444B">
          <w:rPr>
            <w:rStyle w:val="netverse"/>
            <w:b/>
            <w:i/>
            <w:sz w:val="24"/>
            <w:szCs w:val="24"/>
            <w:lang w:val="en"/>
          </w:rPr>
          <w:t xml:space="preserve"> </w:t>
        </w:r>
        <w:r w:rsidRPr="00C63471" w:rsidDel="002D444B">
          <w:rPr>
            <w:rStyle w:val="s"/>
            <w:b/>
            <w:i/>
            <w:sz w:val="24"/>
            <w:szCs w:val="24"/>
            <w:lang w:val="en"/>
          </w:rPr>
          <w:t>resides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and</w:t>
        </w:r>
        <w:r w:rsidRPr="00C63471" w:rsidDel="002D444B">
          <w:rPr>
            <w:rStyle w:val="netverse"/>
            <w:b/>
            <w:i/>
            <w:sz w:val="24"/>
            <w:szCs w:val="24"/>
            <w:lang w:val="en"/>
          </w:rPr>
          <w:t xml:space="preserve"> </w:t>
        </w:r>
        <w:r w:rsidRPr="00C63471" w:rsidDel="002D444B">
          <w:rPr>
            <w:rStyle w:val="s"/>
            <w:b/>
            <w:i/>
            <w:sz w:val="24"/>
            <w:szCs w:val="24"/>
            <w:lang w:val="en"/>
          </w:rPr>
          <w:t>God</w:t>
        </w:r>
        <w:r w:rsidRPr="00C63471" w:rsidDel="002D444B">
          <w:rPr>
            <w:rStyle w:val="netverse"/>
            <w:b/>
            <w:i/>
            <w:sz w:val="24"/>
            <w:szCs w:val="24"/>
            <w:lang w:val="en"/>
          </w:rPr>
          <w:t xml:space="preserve"> </w:t>
        </w:r>
        <w:r w:rsidRPr="00C63471" w:rsidDel="002D444B">
          <w:rPr>
            <w:rStyle w:val="s"/>
            <w:b/>
            <w:i/>
            <w:sz w:val="24"/>
            <w:szCs w:val="24"/>
            <w:lang w:val="en"/>
          </w:rPr>
          <w:t>resides</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him</w:t>
        </w:r>
        <w:r w:rsidRPr="00C63471" w:rsidDel="002D444B">
          <w:rPr>
            <w:rStyle w:val="netverse"/>
            <w:b/>
            <w:i/>
            <w:sz w:val="24"/>
            <w:szCs w:val="24"/>
            <w:lang w:val="en"/>
          </w:rPr>
          <w:t>.</w:t>
        </w:r>
        <w:r w:rsidRPr="00C63471" w:rsidDel="002D444B">
          <w:rPr>
            <w:b/>
            <w:i/>
            <w:sz w:val="24"/>
            <w:szCs w:val="24"/>
            <w:lang w:val="en"/>
          </w:rPr>
          <w:t xml:space="preserve"> </w:t>
        </w:r>
        <w:r w:rsidRPr="00C63471" w:rsidDel="002D444B">
          <w:rPr>
            <w:rStyle w:val="s"/>
            <w:b/>
            <w:i/>
            <w:sz w:val="24"/>
            <w:szCs w:val="24"/>
            <w:lang w:val="en"/>
          </w:rPr>
          <w:t>By</w:t>
        </w:r>
        <w:r w:rsidRPr="00C63471" w:rsidDel="002D444B">
          <w:rPr>
            <w:rStyle w:val="netverse"/>
            <w:b/>
            <w:i/>
            <w:sz w:val="24"/>
            <w:szCs w:val="24"/>
            <w:lang w:val="en"/>
          </w:rPr>
          <w:t xml:space="preserve"> </w:t>
        </w:r>
        <w:r w:rsidRPr="00C63471" w:rsidDel="002D444B">
          <w:rPr>
            <w:rStyle w:val="s"/>
            <w:b/>
            <w:i/>
            <w:sz w:val="24"/>
            <w:szCs w:val="24"/>
            <w:lang w:val="en"/>
          </w:rPr>
          <w:t>this</w:t>
        </w:r>
        <w:r w:rsidRPr="00C63471" w:rsidDel="002D444B">
          <w:rPr>
            <w:rStyle w:val="netverse"/>
            <w:b/>
            <w:i/>
            <w:sz w:val="24"/>
            <w:szCs w:val="24"/>
            <w:lang w:val="en"/>
          </w:rPr>
          <w:t xml:space="preserve"> </w:t>
        </w:r>
        <w:r w:rsidRPr="00C63471" w:rsidDel="002D444B">
          <w:rPr>
            <w:rStyle w:val="s"/>
            <w:b/>
            <w:i/>
            <w:sz w:val="24"/>
            <w:szCs w:val="24"/>
            <w:lang w:val="en"/>
          </w:rPr>
          <w:t>love</w:t>
        </w:r>
        <w:r w:rsidRPr="00C63471" w:rsidDel="002D444B">
          <w:rPr>
            <w:rStyle w:val="netverse"/>
            <w:b/>
            <w:i/>
            <w:sz w:val="24"/>
            <w:szCs w:val="24"/>
            <w:lang w:val="en"/>
          </w:rPr>
          <w:t xml:space="preserve"> </w:t>
        </w:r>
        <w:r w:rsidRPr="00C63471" w:rsidDel="002D444B">
          <w:rPr>
            <w:rStyle w:val="s"/>
            <w:b/>
            <w:i/>
            <w:sz w:val="24"/>
            <w:szCs w:val="24"/>
            <w:lang w:val="en"/>
          </w:rPr>
          <w:t>is perfected</w:t>
        </w:r>
        <w:r w:rsidRPr="00C63471" w:rsidDel="002D444B">
          <w:rPr>
            <w:rStyle w:val="netverse"/>
            <w:b/>
            <w:i/>
            <w:sz w:val="24"/>
            <w:szCs w:val="24"/>
            <w:lang w:val="en"/>
          </w:rPr>
          <w:t xml:space="preserve"> </w:t>
        </w:r>
        <w:r w:rsidRPr="00C63471" w:rsidDel="002D444B">
          <w:rPr>
            <w:rStyle w:val="s"/>
            <w:b/>
            <w:i/>
            <w:sz w:val="24"/>
            <w:szCs w:val="24"/>
            <w:lang w:val="en"/>
          </w:rPr>
          <w:t>with</w:t>
        </w:r>
        <w:r w:rsidRPr="00C63471" w:rsidDel="002D444B">
          <w:rPr>
            <w:rStyle w:val="netverse"/>
            <w:b/>
            <w:i/>
            <w:sz w:val="24"/>
            <w:szCs w:val="24"/>
            <w:vertAlign w:val="superscript"/>
            <w:lang w:val="en"/>
          </w:rPr>
          <w:t> </w:t>
        </w:r>
        <w:r w:rsidRPr="00C63471" w:rsidDel="002D444B">
          <w:rPr>
            <w:rStyle w:val="s"/>
            <w:b/>
            <w:i/>
            <w:sz w:val="24"/>
            <w:szCs w:val="24"/>
            <w:lang w:val="en"/>
          </w:rPr>
          <w:t>us</w:t>
        </w:r>
        <w:r w:rsidRPr="00C63471" w:rsidDel="002D444B">
          <w:rPr>
            <w:rStyle w:val="netverse"/>
            <w:b/>
            <w:i/>
            <w:sz w:val="24"/>
            <w:szCs w:val="24"/>
            <w:lang w:val="en"/>
          </w:rPr>
          <w:t xml:space="preserve">, </w:t>
        </w:r>
        <w:r w:rsidRPr="00C63471" w:rsidDel="002D444B">
          <w:rPr>
            <w:rStyle w:val="s"/>
            <w:b/>
            <w:i/>
            <w:sz w:val="24"/>
            <w:szCs w:val="24"/>
            <w:lang w:val="en"/>
          </w:rPr>
          <w:t>so that</w:t>
        </w:r>
        <w:r w:rsidRPr="00C63471" w:rsidDel="002D444B">
          <w:rPr>
            <w:rStyle w:val="netverse"/>
            <w:b/>
            <w:i/>
            <w:sz w:val="24"/>
            <w:szCs w:val="24"/>
            <w:lang w:val="en"/>
          </w:rPr>
          <w:t xml:space="preserve"> </w:t>
        </w:r>
        <w:r w:rsidRPr="00C63471" w:rsidDel="002D444B">
          <w:rPr>
            <w:rStyle w:val="s"/>
            <w:b/>
            <w:i/>
            <w:sz w:val="24"/>
            <w:szCs w:val="24"/>
            <w:lang w:val="en"/>
          </w:rPr>
          <w:t>we may have</w:t>
        </w:r>
        <w:r w:rsidRPr="00C63471" w:rsidDel="002D444B">
          <w:rPr>
            <w:rStyle w:val="netverse"/>
            <w:b/>
            <w:i/>
            <w:sz w:val="24"/>
            <w:szCs w:val="24"/>
            <w:lang w:val="en"/>
          </w:rPr>
          <w:t xml:space="preserve"> </w:t>
        </w:r>
        <w:r w:rsidRPr="00C63471" w:rsidDel="002D444B">
          <w:rPr>
            <w:rStyle w:val="s"/>
            <w:b/>
            <w:i/>
            <w:sz w:val="24"/>
            <w:szCs w:val="24"/>
            <w:lang w:val="en"/>
          </w:rPr>
          <w:t>confidence</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the day</w:t>
        </w:r>
        <w:r w:rsidRPr="00C63471" w:rsidDel="002D444B">
          <w:rPr>
            <w:rStyle w:val="netverse"/>
            <w:b/>
            <w:i/>
            <w:sz w:val="24"/>
            <w:szCs w:val="24"/>
            <w:lang w:val="en"/>
          </w:rPr>
          <w:t xml:space="preserve"> </w:t>
        </w:r>
        <w:r w:rsidRPr="00C63471" w:rsidDel="002D444B">
          <w:rPr>
            <w:rStyle w:val="s"/>
            <w:b/>
            <w:i/>
            <w:sz w:val="24"/>
            <w:szCs w:val="24"/>
            <w:lang w:val="en"/>
          </w:rPr>
          <w:t>of judgment</w:t>
        </w:r>
        <w:r w:rsidRPr="00C63471" w:rsidDel="002D444B">
          <w:rPr>
            <w:rStyle w:val="netverse"/>
            <w:b/>
            <w:i/>
            <w:sz w:val="24"/>
            <w:szCs w:val="24"/>
            <w:lang w:val="en"/>
          </w:rPr>
          <w:t xml:space="preserve">, </w:t>
        </w:r>
        <w:r w:rsidRPr="00C63471" w:rsidDel="002D444B">
          <w:rPr>
            <w:rStyle w:val="s"/>
            <w:b/>
            <w:i/>
            <w:sz w:val="24"/>
            <w:szCs w:val="24"/>
            <w:lang w:val="en"/>
          </w:rPr>
          <w:t>because</w:t>
        </w:r>
        <w:r w:rsidRPr="00C63471" w:rsidDel="002D444B">
          <w:rPr>
            <w:rStyle w:val="netverse"/>
            <w:b/>
            <w:i/>
            <w:sz w:val="24"/>
            <w:szCs w:val="24"/>
            <w:lang w:val="en"/>
          </w:rPr>
          <w:t xml:space="preserve"> </w:t>
        </w:r>
        <w:r w:rsidRPr="00C63471" w:rsidDel="002D444B">
          <w:rPr>
            <w:rStyle w:val="s"/>
            <w:b/>
            <w:i/>
            <w:sz w:val="24"/>
            <w:szCs w:val="24"/>
            <w:lang w:val="en"/>
          </w:rPr>
          <w:t>just as</w:t>
        </w:r>
        <w:r w:rsidRPr="00C63471" w:rsidDel="002D444B">
          <w:rPr>
            <w:rStyle w:val="netverse"/>
            <w:b/>
            <w:i/>
            <w:sz w:val="24"/>
            <w:szCs w:val="24"/>
            <w:lang w:val="en"/>
          </w:rPr>
          <w:t xml:space="preserve"> </w:t>
        </w:r>
        <w:r w:rsidRPr="00C63471" w:rsidDel="002D444B">
          <w:rPr>
            <w:rStyle w:val="s"/>
            <w:b/>
            <w:i/>
            <w:sz w:val="24"/>
            <w:szCs w:val="24"/>
            <w:lang w:val="en"/>
          </w:rPr>
          <w:t>Jesus</w:t>
        </w:r>
        <w:r w:rsidRPr="00C63471" w:rsidDel="002D444B">
          <w:rPr>
            <w:rStyle w:val="netverse"/>
            <w:b/>
            <w:i/>
            <w:sz w:val="24"/>
            <w:szCs w:val="24"/>
            <w:lang w:val="en"/>
          </w:rPr>
          <w:t xml:space="preserve"> </w:t>
        </w:r>
        <w:r w:rsidRPr="00C63471" w:rsidDel="002D444B">
          <w:rPr>
            <w:rStyle w:val="s"/>
            <w:b/>
            <w:i/>
            <w:sz w:val="24"/>
            <w:szCs w:val="24"/>
            <w:lang w:val="en"/>
          </w:rPr>
          <w:t>is</w:t>
        </w:r>
        <w:r w:rsidRPr="00C63471" w:rsidDel="002D444B">
          <w:rPr>
            <w:rStyle w:val="netverse"/>
            <w:b/>
            <w:i/>
            <w:sz w:val="24"/>
            <w:szCs w:val="24"/>
            <w:lang w:val="en"/>
          </w:rPr>
          <w:t xml:space="preserve">, </w:t>
        </w:r>
        <w:r w:rsidRPr="00C63471" w:rsidDel="002D444B">
          <w:rPr>
            <w:rStyle w:val="s"/>
            <w:b/>
            <w:i/>
            <w:sz w:val="24"/>
            <w:szCs w:val="24"/>
            <w:lang w:val="en"/>
          </w:rPr>
          <w:t>so also</w:t>
        </w:r>
        <w:r w:rsidRPr="00C63471" w:rsidDel="002D444B">
          <w:rPr>
            <w:rStyle w:val="netverse"/>
            <w:b/>
            <w:i/>
            <w:sz w:val="24"/>
            <w:szCs w:val="24"/>
            <w:lang w:val="en"/>
          </w:rPr>
          <w:t xml:space="preserve"> </w:t>
        </w:r>
        <w:r w:rsidRPr="00C63471" w:rsidDel="002D444B">
          <w:rPr>
            <w:rStyle w:val="s"/>
            <w:b/>
            <w:i/>
            <w:sz w:val="24"/>
            <w:szCs w:val="24"/>
            <w:lang w:val="en"/>
          </w:rPr>
          <w:t>are</w:t>
        </w:r>
        <w:r w:rsidRPr="00C63471" w:rsidDel="002D444B">
          <w:rPr>
            <w:rStyle w:val="netverse"/>
            <w:b/>
            <w:i/>
            <w:sz w:val="24"/>
            <w:szCs w:val="24"/>
            <w:lang w:val="en"/>
          </w:rPr>
          <w:t xml:space="preserve"> </w:t>
        </w:r>
        <w:r w:rsidRPr="00C63471" w:rsidDel="002D444B">
          <w:rPr>
            <w:rStyle w:val="s"/>
            <w:b/>
            <w:i/>
            <w:sz w:val="24"/>
            <w:szCs w:val="24"/>
            <w:lang w:val="en"/>
          </w:rPr>
          <w:t>we</w:t>
        </w:r>
        <w:r w:rsidRPr="00C63471" w:rsidDel="002D444B">
          <w:rPr>
            <w:rStyle w:val="netverse"/>
            <w:b/>
            <w:i/>
            <w:sz w:val="24"/>
            <w:szCs w:val="24"/>
            <w:lang w:val="en"/>
          </w:rPr>
          <w:t xml:space="preserve"> </w:t>
        </w:r>
        <w:r w:rsidRPr="00C63471" w:rsidDel="002D444B">
          <w:rPr>
            <w:rStyle w:val="s"/>
            <w:b/>
            <w:i/>
            <w:sz w:val="24"/>
            <w:szCs w:val="24"/>
            <w:lang w:val="en"/>
          </w:rPr>
          <w:t>in</w:t>
        </w:r>
        <w:r w:rsidRPr="00C63471" w:rsidDel="002D444B">
          <w:rPr>
            <w:rStyle w:val="netverse"/>
            <w:b/>
            <w:i/>
            <w:sz w:val="24"/>
            <w:szCs w:val="24"/>
            <w:lang w:val="en"/>
          </w:rPr>
          <w:t xml:space="preserve"> </w:t>
        </w:r>
        <w:r w:rsidRPr="00C63471" w:rsidDel="002D444B">
          <w:rPr>
            <w:rStyle w:val="s"/>
            <w:b/>
            <w:i/>
            <w:sz w:val="24"/>
            <w:szCs w:val="24"/>
            <w:lang w:val="en"/>
          </w:rPr>
          <w:t>this</w:t>
        </w:r>
        <w:r w:rsidRPr="00C63471" w:rsidDel="002D444B">
          <w:rPr>
            <w:rStyle w:val="netverse"/>
            <w:b/>
            <w:i/>
            <w:sz w:val="24"/>
            <w:szCs w:val="24"/>
            <w:lang w:val="en"/>
          </w:rPr>
          <w:t xml:space="preserve"> </w:t>
        </w:r>
        <w:r w:rsidRPr="00C63471" w:rsidDel="002D444B">
          <w:rPr>
            <w:rStyle w:val="s"/>
            <w:b/>
            <w:i/>
            <w:sz w:val="24"/>
            <w:szCs w:val="24"/>
            <w:lang w:val="en"/>
          </w:rPr>
          <w:t>world</w:t>
        </w:r>
        <w:r w:rsidRPr="00C63471" w:rsidDel="002D444B">
          <w:rPr>
            <w:rStyle w:val="netverse"/>
            <w:b/>
            <w:i/>
            <w:sz w:val="24"/>
            <w:szCs w:val="24"/>
            <w:lang w:val="en"/>
          </w:rPr>
          <w:t>.</w:t>
        </w:r>
      </w:moveFrom>
    </w:p>
    <w:moveFromRangeEnd w:id="1171"/>
    <w:p w14:paraId="491B6C27" w14:textId="37CDFA2A" w:rsidR="003931E8" w:rsidDel="00581FE7" w:rsidRDefault="003931E8" w:rsidP="00C63471">
      <w:pPr>
        <w:spacing w:after="0" w:line="240" w:lineRule="auto"/>
        <w:jc w:val="center"/>
        <w:rPr>
          <w:del w:id="1175" w:author="owner" w:date="2018-06-04T15:10:00Z"/>
          <w:rStyle w:val="netverse"/>
          <w:b/>
          <w:i/>
          <w:sz w:val="24"/>
          <w:szCs w:val="24"/>
          <w:lang w:val="en"/>
        </w:rPr>
      </w:pPr>
    </w:p>
    <w:p w14:paraId="3C10E279" w14:textId="619BD3E1" w:rsidR="003931E8" w:rsidRPr="00C63471" w:rsidDel="00581FE7" w:rsidRDefault="003931E8" w:rsidP="00C63471">
      <w:pPr>
        <w:spacing w:after="0" w:line="240" w:lineRule="auto"/>
        <w:jc w:val="center"/>
        <w:rPr>
          <w:del w:id="1176" w:author="owner" w:date="2018-06-04T15:11:00Z"/>
          <w:b/>
          <w:i/>
          <w:sz w:val="24"/>
          <w:szCs w:val="24"/>
          <w:lang w:val="en"/>
        </w:rPr>
      </w:pPr>
    </w:p>
    <w:p w14:paraId="6ECCFF51" w14:textId="0C674A04" w:rsidR="003931E8" w:rsidDel="00581FE7" w:rsidRDefault="003931E8" w:rsidP="009629C1">
      <w:pPr>
        <w:pStyle w:val="ListParagraph"/>
        <w:spacing w:after="0"/>
        <w:ind w:left="0" w:firstLine="720"/>
        <w:contextualSpacing w:val="0"/>
        <w:jc w:val="both"/>
        <w:rPr>
          <w:del w:id="1177" w:author="owner" w:date="2018-06-04T15:15:00Z"/>
          <w:sz w:val="24"/>
          <w:szCs w:val="24"/>
        </w:rPr>
      </w:pPr>
      <w:del w:id="1178" w:author="owner" w:date="2018-06-04T15:15:00Z">
        <w:r w:rsidDel="00581FE7">
          <w:rPr>
            <w:sz w:val="24"/>
            <w:szCs w:val="24"/>
          </w:rPr>
          <w:delText xml:space="preserve">Technology is changing so </w:delText>
        </w:r>
      </w:del>
      <w:del w:id="1179" w:author="owner" w:date="2018-06-04T15:03:00Z">
        <w:r w:rsidDel="000C179D">
          <w:rPr>
            <w:sz w:val="24"/>
            <w:szCs w:val="24"/>
          </w:rPr>
          <w:delText>fact t</w:delText>
        </w:r>
      </w:del>
      <w:del w:id="1180" w:author="owner" w:date="2018-06-04T15:15:00Z">
        <w:r w:rsidDel="00581FE7">
          <w:rPr>
            <w:sz w:val="24"/>
            <w:szCs w:val="24"/>
          </w:rPr>
          <w:delText xml:space="preserve">hat it is hard to keep up. I am showing my age a bit here, but as I have dived into the world of publishing and promoting books, I realize that in this respect, I’ve been living in the dark ages. The problem with living in the dark is that you can’t see! </w:delText>
        </w:r>
        <w:r w:rsidR="00AA110C" w:rsidDel="00581FE7">
          <w:rPr>
            <w:sz w:val="24"/>
            <w:szCs w:val="24"/>
          </w:rPr>
          <w:delText xml:space="preserve">Mediums such as FaceBook allow us to see evil, hear evil, read evil, and write evil. At the click of a button, even in the dark, </w:delText>
        </w:r>
        <w:r w:rsidR="00AA43EB" w:rsidDel="00581FE7">
          <w:rPr>
            <w:sz w:val="24"/>
            <w:szCs w:val="24"/>
          </w:rPr>
          <w:delText>a</w:delText>
        </w:r>
        <w:r w:rsidR="00AA110C" w:rsidDel="00581FE7">
          <w:rPr>
            <w:sz w:val="24"/>
            <w:szCs w:val="24"/>
          </w:rPr>
          <w:delText xml:space="preserve"> little idol called a smart phone, sheds light on the face of evil</w:delText>
        </w:r>
        <w:r w:rsidR="00AA43EB" w:rsidDel="00581FE7">
          <w:rPr>
            <w:sz w:val="24"/>
            <w:szCs w:val="24"/>
          </w:rPr>
          <w:delText xml:space="preserve"> of every kind.</w:delText>
        </w:r>
        <w:r w:rsidR="00AA110C" w:rsidDel="00581FE7">
          <w:rPr>
            <w:sz w:val="24"/>
            <w:szCs w:val="24"/>
          </w:rPr>
          <w:delText xml:space="preserve"> But where are we going to see the Face of God? </w:delText>
        </w:r>
      </w:del>
    </w:p>
    <w:p w14:paraId="496BAB94" w14:textId="77777777" w:rsidR="00AA110C" w:rsidRDefault="00AA110C" w:rsidP="009629C1">
      <w:pPr>
        <w:pStyle w:val="ListParagraph"/>
        <w:spacing w:after="0"/>
        <w:ind w:left="0" w:firstLine="720"/>
        <w:contextualSpacing w:val="0"/>
        <w:jc w:val="both"/>
        <w:rPr>
          <w:sz w:val="24"/>
          <w:szCs w:val="24"/>
        </w:rPr>
      </w:pPr>
    </w:p>
    <w:p w14:paraId="68D7BC31" w14:textId="77777777" w:rsidR="00BE04AB" w:rsidRDefault="00BE04AB" w:rsidP="002A0BDA">
      <w:pPr>
        <w:pStyle w:val="ListParagraph"/>
        <w:spacing w:after="0"/>
        <w:ind w:left="0" w:firstLine="720"/>
        <w:contextualSpacing w:val="0"/>
        <w:jc w:val="both"/>
        <w:rPr>
          <w:ins w:id="1181" w:author="owner" w:date="2018-06-04T15:29:00Z"/>
          <w:rFonts w:asciiTheme="minorHAnsi" w:eastAsiaTheme="minorEastAsia" w:hAnsiTheme="minorHAnsi" w:cstheme="minorBidi"/>
        </w:rPr>
      </w:pPr>
    </w:p>
    <w:p w14:paraId="6D5B9B58" w14:textId="143C500D" w:rsidR="002A0BDA" w:rsidRDefault="002A0BDA">
      <w:pPr>
        <w:pStyle w:val="ListParagraph"/>
        <w:spacing w:after="0"/>
        <w:ind w:left="0" w:firstLine="720"/>
        <w:contextualSpacing w:val="0"/>
        <w:jc w:val="both"/>
        <w:rPr>
          <w:moveTo w:id="1182" w:author="owner" w:date="2018-06-04T15:17:00Z"/>
          <w:rFonts w:asciiTheme="minorHAnsi" w:eastAsiaTheme="minorEastAsia" w:hAnsiTheme="minorHAnsi" w:cstheme="minorBidi"/>
        </w:rPr>
        <w:pPrChange w:id="1183" w:author="owner" w:date="2018-06-04T15:19:00Z">
          <w:pPr>
            <w:pStyle w:val="NormalWeb"/>
            <w:spacing w:line="276" w:lineRule="auto"/>
            <w:ind w:firstLine="720"/>
            <w:jc w:val="both"/>
          </w:pPr>
        </w:pPrChange>
      </w:pPr>
      <w:moveToRangeStart w:id="1184" w:author="owner" w:date="2018-06-04T15:17:00Z" w:name="move515888799"/>
      <w:moveTo w:id="1185" w:author="owner" w:date="2018-06-04T15:17:00Z">
        <w:r>
          <w:rPr>
            <w:rFonts w:asciiTheme="minorHAnsi" w:eastAsiaTheme="minorEastAsia" w:hAnsiTheme="minorHAnsi" w:cstheme="minorBidi"/>
          </w:rPr>
          <w:t>Growing in the knowledge of God,</w:t>
        </w:r>
      </w:moveTo>
      <w:ins w:id="1186" w:author="owner" w:date="2018-06-04T15:18:00Z">
        <w:r w:rsidRPr="002A0BDA">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is</w:t>
        </w:r>
        <w:r w:rsidRPr="00C14D98">
          <w:rPr>
            <w:rFonts w:asciiTheme="minorHAnsi" w:eastAsiaTheme="minorEastAsia" w:hAnsiTheme="minorHAnsi" w:cstheme="minorBidi"/>
            <w:sz w:val="24"/>
            <w:szCs w:val="24"/>
          </w:rPr>
          <w:t xml:space="preserve"> the aim of Bible study</w:t>
        </w:r>
      </w:ins>
      <w:ins w:id="1187" w:author="owner" w:date="2018-06-04T15:19:00Z">
        <w:r>
          <w:rPr>
            <w:rFonts w:asciiTheme="minorHAnsi" w:eastAsiaTheme="minorEastAsia" w:hAnsiTheme="minorHAnsi" w:cstheme="minorBidi"/>
            <w:sz w:val="24"/>
            <w:szCs w:val="24"/>
          </w:rPr>
          <w:t>.</w:t>
        </w:r>
      </w:ins>
      <w:moveTo w:id="1188" w:author="owner" w:date="2018-06-04T15:17:00Z">
        <w:r>
          <w:rPr>
            <w:rFonts w:asciiTheme="minorHAnsi" w:eastAsiaTheme="minorEastAsia" w:hAnsiTheme="minorHAnsi" w:cstheme="minorBidi"/>
          </w:rPr>
          <w:t xml:space="preserve"> </w:t>
        </w:r>
      </w:moveTo>
      <w:ins w:id="1189" w:author="owner" w:date="2018-06-04T15:19:00Z">
        <w:r>
          <w:rPr>
            <w:rFonts w:asciiTheme="minorHAnsi" w:eastAsiaTheme="minorEastAsia" w:hAnsiTheme="minorHAnsi" w:cstheme="minorBidi"/>
          </w:rPr>
          <w:t>It is also</w:t>
        </w:r>
      </w:ins>
      <w:moveTo w:id="1190" w:author="owner" w:date="2018-06-04T15:17:00Z">
        <w:del w:id="1191" w:author="owner" w:date="2018-06-04T15:19:00Z">
          <w:r w:rsidDel="002A0BDA">
            <w:rPr>
              <w:rFonts w:asciiTheme="minorHAnsi" w:eastAsiaTheme="minorEastAsia" w:hAnsiTheme="minorHAnsi" w:cstheme="minorBidi"/>
            </w:rPr>
            <w:delText>is</w:delText>
          </w:r>
        </w:del>
        <w:r>
          <w:rPr>
            <w:rFonts w:asciiTheme="minorHAnsi" w:eastAsiaTheme="minorEastAsia" w:hAnsiTheme="minorHAnsi" w:cstheme="minorBidi"/>
          </w:rPr>
          <w:t xml:space="preserve"> paramount to maturing in the faith (Colossians 1:9-10).</w:t>
        </w:r>
        <w:r w:rsidRPr="007003AB">
          <w:rPr>
            <w:rFonts w:asciiTheme="minorHAnsi" w:eastAsiaTheme="minorEastAsia" w:hAnsiTheme="minorHAnsi" w:cstheme="minorBidi"/>
          </w:rPr>
          <w:t xml:space="preserve"> </w:t>
        </w:r>
      </w:moveTo>
      <w:ins w:id="1192" w:author="owner" w:date="2018-06-04T15:24:00Z">
        <w:r>
          <w:rPr>
            <w:rFonts w:asciiTheme="minorHAnsi" w:eastAsiaTheme="minorEastAsia" w:hAnsiTheme="minorHAnsi" w:cstheme="minorBidi"/>
          </w:rPr>
          <w:t xml:space="preserve">But there is a vast difference in gaining knowledge of God and Knowing God. </w:t>
        </w:r>
      </w:ins>
      <w:ins w:id="1193" w:author="owner" w:date="2018-06-04T15:27:00Z">
        <w:r w:rsidR="00BE04AB">
          <w:rPr>
            <w:rFonts w:asciiTheme="minorHAnsi" w:eastAsiaTheme="minorEastAsia" w:hAnsiTheme="minorHAnsi" w:cstheme="minorBidi"/>
          </w:rPr>
          <w:t xml:space="preserve">Paul’s prayer for the believers in </w:t>
        </w:r>
      </w:ins>
      <w:ins w:id="1194" w:author="owner" w:date="2018-06-04T15:28:00Z">
        <w:r w:rsidR="00BE04AB">
          <w:rPr>
            <w:rFonts w:asciiTheme="minorHAnsi" w:eastAsiaTheme="minorEastAsia" w:hAnsiTheme="minorHAnsi" w:cstheme="minorBidi"/>
          </w:rPr>
          <w:t xml:space="preserve">Ephesus was the latter. </w:t>
        </w:r>
      </w:ins>
      <w:ins w:id="1195" w:author="owner" w:date="2018-06-04T15:21:00Z">
        <w:r>
          <w:rPr>
            <w:rFonts w:asciiTheme="minorHAnsi" w:eastAsiaTheme="minorEastAsia" w:hAnsiTheme="minorHAnsi" w:cstheme="minorBidi"/>
          </w:rPr>
          <w:t>Apart from the Holy Spirit</w:t>
        </w:r>
      </w:ins>
      <w:ins w:id="1196" w:author="owner" w:date="2018-06-04T15:22:00Z">
        <w:r>
          <w:rPr>
            <w:rFonts w:asciiTheme="minorHAnsi" w:eastAsiaTheme="minorEastAsia" w:hAnsiTheme="minorHAnsi" w:cstheme="minorBidi"/>
          </w:rPr>
          <w:t>s illumination</w:t>
        </w:r>
      </w:ins>
      <w:ins w:id="1197" w:author="owner" w:date="2018-06-04T15:21:00Z">
        <w:r>
          <w:rPr>
            <w:rFonts w:asciiTheme="minorHAnsi" w:eastAsiaTheme="minorEastAsia" w:hAnsiTheme="minorHAnsi" w:cstheme="minorBidi"/>
          </w:rPr>
          <w:t>,</w:t>
        </w:r>
      </w:ins>
      <w:ins w:id="1198" w:author="owner" w:date="2018-06-04T15:22:00Z">
        <w:r>
          <w:rPr>
            <w:rFonts w:asciiTheme="minorHAnsi" w:eastAsiaTheme="minorEastAsia" w:hAnsiTheme="minorHAnsi" w:cstheme="minorBidi"/>
          </w:rPr>
          <w:t xml:space="preserve"> </w:t>
        </w:r>
      </w:ins>
      <w:ins w:id="1199" w:author="owner" w:date="2018-06-04T15:23:00Z">
        <w:r>
          <w:rPr>
            <w:rFonts w:asciiTheme="minorHAnsi" w:eastAsiaTheme="minorEastAsia" w:hAnsiTheme="minorHAnsi" w:cstheme="minorBidi"/>
          </w:rPr>
          <w:t>knowing God is not</w:t>
        </w:r>
      </w:ins>
      <w:moveTo w:id="1200" w:author="owner" w:date="2018-06-04T15:17:00Z">
        <w:del w:id="1201" w:author="owner" w:date="2018-06-04T15:21:00Z">
          <w:r w:rsidDel="002A0BDA">
            <w:rPr>
              <w:rFonts w:asciiTheme="minorHAnsi" w:eastAsiaTheme="minorEastAsia" w:hAnsiTheme="minorHAnsi" w:cstheme="minorBidi"/>
            </w:rPr>
            <w:delText>That is not to say that</w:delText>
          </w:r>
        </w:del>
        <w:del w:id="1202" w:author="owner" w:date="2018-06-04T15:23:00Z">
          <w:r w:rsidDel="002A0BDA">
            <w:rPr>
              <w:rFonts w:asciiTheme="minorHAnsi" w:eastAsiaTheme="minorEastAsia" w:hAnsiTheme="minorHAnsi" w:cstheme="minorBidi"/>
            </w:rPr>
            <w:delText xml:space="preserve"> a full knowledge of Him is</w:delText>
          </w:r>
        </w:del>
      </w:moveTo>
      <w:ins w:id="1203" w:author="owner" w:date="2018-06-04T15:23:00Z">
        <w:r>
          <w:rPr>
            <w:rFonts w:asciiTheme="minorHAnsi" w:eastAsiaTheme="minorEastAsia" w:hAnsiTheme="minorHAnsi" w:cstheme="minorBidi"/>
          </w:rPr>
          <w:t xml:space="preserve"> even </w:t>
        </w:r>
      </w:ins>
      <w:moveTo w:id="1204" w:author="owner" w:date="2018-06-04T15:17:00Z">
        <w:del w:id="1205" w:author="owner" w:date="2018-06-04T15:26:00Z">
          <w:r w:rsidDel="00BE04AB">
            <w:rPr>
              <w:rFonts w:asciiTheme="minorHAnsi" w:eastAsiaTheme="minorEastAsia" w:hAnsiTheme="minorHAnsi" w:cstheme="minorBidi"/>
            </w:rPr>
            <w:delText xml:space="preserve"> </w:delText>
          </w:r>
        </w:del>
        <w:r>
          <w:rPr>
            <w:rFonts w:asciiTheme="minorHAnsi" w:eastAsiaTheme="minorEastAsia" w:hAnsiTheme="minorHAnsi" w:cstheme="minorBidi"/>
          </w:rPr>
          <w:t xml:space="preserve">obtainable. </w:t>
        </w:r>
        <w:del w:id="1206" w:author="owner" w:date="2018-06-04T15:26:00Z">
          <w:r w:rsidDel="00BE04AB">
            <w:rPr>
              <w:rFonts w:asciiTheme="minorHAnsi" w:eastAsiaTheme="minorEastAsia" w:hAnsiTheme="minorHAnsi" w:cstheme="minorBidi"/>
            </w:rPr>
            <w:delText xml:space="preserve">Yet, as any true seeker of God will tell you, </w:delText>
          </w:r>
          <w:r w:rsidRPr="5897EC05" w:rsidDel="00BE04AB">
            <w:rPr>
              <w:rFonts w:asciiTheme="minorHAnsi" w:eastAsiaTheme="minorEastAsia" w:hAnsiTheme="minorHAnsi" w:cstheme="minorBidi"/>
            </w:rPr>
            <w:delText xml:space="preserve">even a glimpse of His glory through divine revelation, </w:delText>
          </w:r>
          <w:r w:rsidDel="00BE04AB">
            <w:rPr>
              <w:rFonts w:asciiTheme="minorHAnsi" w:eastAsiaTheme="minorEastAsia" w:hAnsiTheme="minorHAnsi" w:cstheme="minorBidi"/>
            </w:rPr>
            <w:delText>will leave you</w:delText>
          </w:r>
          <w:r w:rsidRPr="5897EC05" w:rsidDel="00BE04AB">
            <w:rPr>
              <w:rFonts w:asciiTheme="minorHAnsi" w:eastAsiaTheme="minorEastAsia" w:hAnsiTheme="minorHAnsi" w:cstheme="minorBidi"/>
            </w:rPr>
            <w:delText xml:space="preserve"> with an insatiable </w:delText>
          </w:r>
          <w:r w:rsidDel="00BE04AB">
            <w:rPr>
              <w:rFonts w:asciiTheme="minorHAnsi" w:eastAsiaTheme="minorEastAsia" w:hAnsiTheme="minorHAnsi" w:cstheme="minorBidi"/>
            </w:rPr>
            <w:delText xml:space="preserve">quest for more. </w:delText>
          </w:r>
        </w:del>
        <w:r>
          <w:rPr>
            <w:rFonts w:asciiTheme="minorHAnsi" w:eastAsiaTheme="minorEastAsia" w:hAnsiTheme="minorHAnsi" w:cstheme="minorBidi"/>
          </w:rPr>
          <w:t>God desires to reveals Himself to us. His Word is His chosen means by which He does that</w:t>
        </w:r>
      </w:moveTo>
      <w:ins w:id="1207" w:author="owner" w:date="2018-06-04T15:28:00Z">
        <w:r w:rsidR="00BE04AB">
          <w:rPr>
            <w:rFonts w:asciiTheme="minorHAnsi" w:eastAsiaTheme="minorEastAsia" w:hAnsiTheme="minorHAnsi" w:cstheme="minorBidi"/>
          </w:rPr>
          <w:t>.</w:t>
        </w:r>
      </w:ins>
      <w:moveTo w:id="1208" w:author="owner" w:date="2018-06-04T15:17:00Z">
        <w:del w:id="1209" w:author="owner" w:date="2018-06-04T15:28:00Z">
          <w:r w:rsidDel="00BE04AB">
            <w:rPr>
              <w:rFonts w:asciiTheme="minorHAnsi" w:eastAsiaTheme="minorEastAsia" w:hAnsiTheme="minorHAnsi" w:cstheme="minorBidi"/>
            </w:rPr>
            <w:delText xml:space="preserve"> - and when He does, it changes the course of our lives. That is the point!</w:delText>
          </w:r>
        </w:del>
      </w:moveTo>
      <w:ins w:id="1210" w:author="owner" w:date="2018-06-04T15:29:00Z">
        <w:r w:rsidR="00BE04AB">
          <w:rPr>
            <w:rFonts w:asciiTheme="minorHAnsi" w:eastAsiaTheme="minorEastAsia" w:hAnsiTheme="minorHAnsi" w:cstheme="minorBidi"/>
          </w:rPr>
          <w:t xml:space="preserve"> </w:t>
        </w:r>
      </w:ins>
      <w:moveTo w:id="1211" w:author="owner" w:date="2018-06-04T15:17:00Z">
        <w:r>
          <w:rPr>
            <w:rFonts w:asciiTheme="minorHAnsi" w:eastAsiaTheme="minorEastAsia" w:hAnsiTheme="minorHAnsi" w:cstheme="minorBidi"/>
          </w:rPr>
          <w:t xml:space="preserve"> </w:t>
        </w:r>
      </w:moveTo>
    </w:p>
    <w:moveToRangeEnd w:id="1184"/>
    <w:p w14:paraId="42A22EFF" w14:textId="77777777" w:rsidR="009629C1" w:rsidRPr="00C14D98" w:rsidRDefault="009629C1" w:rsidP="009629C1">
      <w:pPr>
        <w:pStyle w:val="ListParagraph"/>
        <w:spacing w:after="0"/>
        <w:ind w:left="0" w:firstLine="720"/>
        <w:contextualSpacing w:val="0"/>
        <w:jc w:val="both"/>
        <w:rPr>
          <w:rFonts w:asciiTheme="minorHAnsi" w:hAnsiTheme="minorHAnsi" w:cstheme="minorHAnsi"/>
          <w:sz w:val="24"/>
          <w:szCs w:val="24"/>
        </w:rPr>
      </w:pPr>
      <w:r w:rsidRPr="00C14D98">
        <w:rPr>
          <w:sz w:val="24"/>
          <w:szCs w:val="24"/>
        </w:rPr>
        <w:t>In his book</w:t>
      </w:r>
      <w:r w:rsidRPr="00C14D98">
        <w:rPr>
          <w:i/>
          <w:sz w:val="24"/>
          <w:szCs w:val="24"/>
        </w:rPr>
        <w:t>, The Truth War,</w:t>
      </w:r>
      <w:r w:rsidRPr="00C14D98">
        <w:rPr>
          <w:sz w:val="24"/>
          <w:szCs w:val="24"/>
        </w:rPr>
        <w:t xml:space="preserve"> John McArthur put it this way, “God has revealed Himself to humanity through Scripture and His Son–the Truth. Truth means nothing apart from God and His Word. Truth is the self-expression of God!”</w:t>
      </w:r>
      <w:r>
        <w:rPr>
          <w:sz w:val="24"/>
          <w:szCs w:val="24"/>
        </w:rPr>
        <w:t xml:space="preserve"> </w:t>
      </w:r>
      <w:r w:rsidRPr="00C14D98">
        <w:rPr>
          <w:rFonts w:asciiTheme="minorHAnsi" w:hAnsiTheme="minorHAnsi" w:cstheme="minorHAnsi"/>
          <w:sz w:val="24"/>
          <w:szCs w:val="24"/>
        </w:rPr>
        <w:t xml:space="preserve">The prophets foretold of Christ Jesus, the gospels give the record of His incarnation, but the epistles, such as the ones we are studying, explain the gospels. In short, the Bible, in its entirety, is a picture of God in the face of Christ Jesus. Therefore, of all the </w:t>
      </w:r>
      <w:r>
        <w:rPr>
          <w:rFonts w:asciiTheme="minorHAnsi" w:hAnsiTheme="minorHAnsi" w:cstheme="minorHAnsi"/>
          <w:sz w:val="24"/>
          <w:szCs w:val="24"/>
        </w:rPr>
        <w:t>in</w:t>
      </w:r>
      <w:r w:rsidRPr="00C14D98">
        <w:rPr>
          <w:rFonts w:asciiTheme="minorHAnsi" w:hAnsiTheme="minorHAnsi" w:cstheme="minorHAnsi"/>
          <w:sz w:val="24"/>
          <w:szCs w:val="24"/>
        </w:rPr>
        <w:t xml:space="preserve">numerable benefits of the written Word of God, the most important of all is that we see and know God through the Bible. </w:t>
      </w:r>
    </w:p>
    <w:p w14:paraId="62F1CB7E" w14:textId="77777777" w:rsidR="009629C1" w:rsidRDefault="009629C1" w:rsidP="009629C1">
      <w:pPr>
        <w:pStyle w:val="ListParagraph"/>
        <w:spacing w:after="0"/>
        <w:ind w:left="0" w:firstLine="720"/>
        <w:contextualSpacing w:val="0"/>
        <w:jc w:val="both"/>
        <w:rPr>
          <w:sz w:val="24"/>
          <w:szCs w:val="24"/>
        </w:rPr>
      </w:pPr>
    </w:p>
    <w:p w14:paraId="71189F53" w14:textId="77777777" w:rsidR="009629C1" w:rsidRPr="00FC04FF" w:rsidRDefault="009629C1" w:rsidP="009629C1">
      <w:pPr>
        <w:pStyle w:val="ListParagraph"/>
        <w:spacing w:after="0" w:line="240" w:lineRule="auto"/>
        <w:ind w:left="0"/>
        <w:contextualSpacing w:val="0"/>
        <w:jc w:val="center"/>
        <w:rPr>
          <w:rFonts w:asciiTheme="minorHAnsi" w:eastAsiaTheme="minorEastAsia" w:hAnsiTheme="minorHAnsi" w:cstheme="minorHAnsi"/>
          <w:b/>
          <w:bCs/>
          <w:iCs/>
          <w:sz w:val="24"/>
          <w:szCs w:val="24"/>
        </w:rPr>
      </w:pPr>
      <w:r w:rsidRPr="00FC04FF">
        <w:rPr>
          <w:rFonts w:asciiTheme="minorHAnsi" w:eastAsiaTheme="minorEastAsia" w:hAnsiTheme="minorHAnsi" w:cstheme="minorHAnsi"/>
          <w:b/>
          <w:bCs/>
          <w:iCs/>
          <w:sz w:val="24"/>
          <w:szCs w:val="24"/>
        </w:rPr>
        <w:t xml:space="preserve">John 17:3 </w:t>
      </w:r>
    </w:p>
    <w:p w14:paraId="58A52B56" w14:textId="77777777" w:rsidR="009629C1" w:rsidRPr="00FC04FF" w:rsidRDefault="009629C1" w:rsidP="009629C1">
      <w:pPr>
        <w:pStyle w:val="ListParagraph"/>
        <w:spacing w:after="0" w:line="240" w:lineRule="auto"/>
        <w:ind w:left="0"/>
        <w:contextualSpacing w:val="0"/>
        <w:jc w:val="center"/>
        <w:rPr>
          <w:rFonts w:asciiTheme="minorHAnsi" w:hAnsiTheme="minorHAnsi" w:cstheme="minorHAnsi"/>
          <w:b/>
          <w:i/>
          <w:color w:val="000000"/>
          <w:sz w:val="24"/>
          <w:szCs w:val="24"/>
        </w:rPr>
      </w:pP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Now this</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is eternal life</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 that they know you, the only true God, and Jesus Christ,</w:t>
      </w:r>
      <w:r w:rsidRPr="00FC04FF">
        <w:rPr>
          <w:rStyle w:val="apple-converted-space"/>
          <w:rFonts w:asciiTheme="minorHAnsi" w:hAnsiTheme="minorHAnsi" w:cstheme="minorHAnsi"/>
          <w:b/>
          <w:i/>
          <w:color w:val="000000"/>
          <w:sz w:val="24"/>
          <w:szCs w:val="24"/>
        </w:rPr>
        <w:t> </w:t>
      </w:r>
      <w:r w:rsidRPr="00FC04FF">
        <w:rPr>
          <w:rFonts w:asciiTheme="minorHAnsi" w:hAnsiTheme="minorHAnsi" w:cstheme="minorHAnsi"/>
          <w:b/>
          <w:i/>
          <w:color w:val="000000"/>
          <w:sz w:val="24"/>
          <w:szCs w:val="24"/>
        </w:rPr>
        <w:t>whom you sent.</w:t>
      </w:r>
    </w:p>
    <w:p w14:paraId="537C6991" w14:textId="77777777" w:rsidR="009629C1" w:rsidRDefault="009629C1" w:rsidP="009629C1">
      <w:pPr>
        <w:pStyle w:val="ListParagraph"/>
        <w:spacing w:after="0"/>
        <w:ind w:left="0" w:firstLine="720"/>
        <w:contextualSpacing w:val="0"/>
        <w:jc w:val="both"/>
        <w:rPr>
          <w:sz w:val="24"/>
          <w:szCs w:val="24"/>
        </w:rPr>
      </w:pPr>
    </w:p>
    <w:p w14:paraId="66EACC05" w14:textId="4D1CA080" w:rsidR="009629C1" w:rsidRPr="00C14D98" w:rsidDel="002A0BDA" w:rsidRDefault="009629C1" w:rsidP="009629C1">
      <w:pPr>
        <w:pStyle w:val="ListParagraph"/>
        <w:spacing w:after="0"/>
        <w:ind w:left="0" w:firstLine="720"/>
        <w:contextualSpacing w:val="0"/>
        <w:jc w:val="both"/>
        <w:rPr>
          <w:del w:id="1212" w:author="owner" w:date="2018-06-04T15:18:00Z"/>
          <w:rFonts w:asciiTheme="minorHAnsi" w:eastAsiaTheme="minorEastAsia" w:hAnsiTheme="minorHAnsi" w:cstheme="minorBidi"/>
          <w:sz w:val="24"/>
          <w:szCs w:val="24"/>
        </w:rPr>
      </w:pPr>
      <w:r w:rsidRPr="00C14D98">
        <w:rPr>
          <w:sz w:val="24"/>
          <w:szCs w:val="24"/>
        </w:rPr>
        <w:t xml:space="preserve"> </w:t>
      </w:r>
      <w:r w:rsidRPr="00C14D98">
        <w:rPr>
          <w:rFonts w:asciiTheme="minorHAnsi" w:eastAsiaTheme="minorEastAsia" w:hAnsiTheme="minorHAnsi" w:cstheme="minorBidi"/>
          <w:sz w:val="24"/>
          <w:szCs w:val="24"/>
        </w:rPr>
        <w:t xml:space="preserve">Prior to securing our redemption on the cross, Jesus prayed to the Father and said, “And this is life eternal, that they might </w:t>
      </w:r>
      <w:r w:rsidRPr="00C14D98">
        <w:rPr>
          <w:rFonts w:asciiTheme="minorHAnsi" w:eastAsiaTheme="minorEastAsia" w:hAnsiTheme="minorHAnsi" w:cstheme="minorBidi"/>
          <w:sz w:val="24"/>
          <w:szCs w:val="24"/>
          <w:u w:val="single"/>
        </w:rPr>
        <w:t>know thee the only true God, and Jesus Christ</w:t>
      </w:r>
      <w:r w:rsidRPr="00C14D98">
        <w:rPr>
          <w:rFonts w:asciiTheme="minorHAnsi" w:eastAsiaTheme="minorEastAsia" w:hAnsiTheme="minorHAnsi" w:cstheme="minorBidi"/>
          <w:sz w:val="24"/>
          <w:szCs w:val="24"/>
        </w:rPr>
        <w:t xml:space="preserve">, whom thou hast sent” (John 17:1-26). </w:t>
      </w:r>
      <w:r>
        <w:rPr>
          <w:rFonts w:asciiTheme="minorHAnsi" w:eastAsiaTheme="minorEastAsia" w:hAnsiTheme="minorHAnsi" w:cstheme="minorBidi"/>
          <w:sz w:val="24"/>
          <w:szCs w:val="24"/>
        </w:rPr>
        <w:t xml:space="preserve">Bottom line – to know God </w:t>
      </w:r>
      <w:r w:rsidRPr="00C14D98">
        <w:rPr>
          <w:rFonts w:asciiTheme="minorHAnsi" w:eastAsiaTheme="minorEastAsia" w:hAnsiTheme="minorHAnsi" w:cstheme="minorBidi"/>
          <w:sz w:val="24"/>
          <w:szCs w:val="24"/>
        </w:rPr>
        <w:t>the Father and God the Son is eternal life.</w:t>
      </w:r>
      <w:r>
        <w:rPr>
          <w:rFonts w:asciiTheme="minorHAnsi" w:eastAsiaTheme="minorEastAsia" w:hAnsiTheme="minorHAnsi" w:cstheme="minorBidi"/>
          <w:sz w:val="24"/>
          <w:szCs w:val="24"/>
        </w:rPr>
        <w:t xml:space="preserve"> </w:t>
      </w:r>
      <w:r w:rsidRPr="00C14D98">
        <w:rPr>
          <w:rFonts w:asciiTheme="minorHAnsi" w:eastAsiaTheme="minorEastAsia" w:hAnsiTheme="minorHAnsi" w:cstheme="minorBidi"/>
          <w:sz w:val="24"/>
          <w:szCs w:val="24"/>
        </w:rPr>
        <w:t>As Paul asserted in Galatians 2:20, “Christ is our life!”</w:t>
      </w:r>
      <w:r>
        <w:rPr>
          <w:rFonts w:asciiTheme="minorHAnsi" w:eastAsiaTheme="minorEastAsia" w:hAnsiTheme="minorHAnsi" w:cstheme="minorBidi"/>
          <w:sz w:val="24"/>
          <w:szCs w:val="24"/>
        </w:rPr>
        <w:t xml:space="preserve"> He has chosen to reveal Himself to us through His Word. </w:t>
      </w:r>
      <w:r w:rsidRPr="00C14D98">
        <w:rPr>
          <w:rFonts w:asciiTheme="minorHAnsi" w:eastAsiaTheme="minorEastAsia" w:hAnsiTheme="minorHAnsi" w:cstheme="minorBidi"/>
          <w:sz w:val="24"/>
          <w:szCs w:val="24"/>
        </w:rPr>
        <w:t xml:space="preserve"> </w:t>
      </w:r>
      <w:del w:id="1213" w:author="owner" w:date="2018-06-04T15:18:00Z">
        <w:r w:rsidRPr="00C14D98" w:rsidDel="002A0BDA">
          <w:rPr>
            <w:rFonts w:asciiTheme="minorHAnsi" w:eastAsiaTheme="minorEastAsia" w:hAnsiTheme="minorHAnsi" w:cstheme="minorBidi"/>
            <w:sz w:val="24"/>
            <w:szCs w:val="24"/>
          </w:rPr>
          <w:delText xml:space="preserve">This </w:delText>
        </w:r>
        <w:r w:rsidDel="002A0BDA">
          <w:rPr>
            <w:rFonts w:asciiTheme="minorHAnsi" w:eastAsiaTheme="minorEastAsia" w:hAnsiTheme="minorHAnsi" w:cstheme="minorBidi"/>
            <w:sz w:val="24"/>
            <w:szCs w:val="24"/>
          </w:rPr>
          <w:delText>is</w:delText>
        </w:r>
        <w:r w:rsidRPr="00C14D98" w:rsidDel="002A0BDA">
          <w:rPr>
            <w:rFonts w:asciiTheme="minorHAnsi" w:eastAsiaTheme="minorEastAsia" w:hAnsiTheme="minorHAnsi" w:cstheme="minorBidi"/>
            <w:sz w:val="24"/>
            <w:szCs w:val="24"/>
          </w:rPr>
          <w:delText xml:space="preserve"> the aim of any Bible study, to Know God.</w:delText>
        </w:r>
      </w:del>
    </w:p>
    <w:p w14:paraId="58A1CEAE" w14:textId="77777777" w:rsidR="009629C1" w:rsidRPr="00C14D98" w:rsidRDefault="009629C1" w:rsidP="009629C1">
      <w:pPr>
        <w:pStyle w:val="ListParagraph"/>
        <w:spacing w:after="0"/>
        <w:ind w:left="0" w:firstLine="720"/>
        <w:contextualSpacing w:val="0"/>
        <w:jc w:val="both"/>
        <w:rPr>
          <w:rFonts w:asciiTheme="minorHAnsi" w:eastAsiaTheme="minorEastAsia" w:hAnsiTheme="minorHAnsi" w:cstheme="minorBidi"/>
          <w:sz w:val="24"/>
          <w:szCs w:val="24"/>
        </w:rPr>
      </w:pPr>
    </w:p>
    <w:p w14:paraId="5282D482" w14:textId="77777777" w:rsidR="009629C1" w:rsidRDefault="009629C1" w:rsidP="009629C1">
      <w:pPr>
        <w:pStyle w:val="ListParagraph"/>
        <w:spacing w:after="0" w:line="240" w:lineRule="auto"/>
        <w:ind w:left="0"/>
        <w:contextualSpacing w:val="0"/>
        <w:jc w:val="center"/>
        <w:rPr>
          <w:rFonts w:eastAsia="Times New Roman" w:cstheme="minorHAnsi"/>
          <w:b/>
          <w:sz w:val="24"/>
          <w:szCs w:val="24"/>
        </w:rPr>
      </w:pPr>
      <w:r w:rsidRPr="00D6680B">
        <w:rPr>
          <w:rFonts w:eastAsia="Times New Roman" w:cstheme="minorHAnsi"/>
          <w:b/>
          <w:bCs/>
          <w:sz w:val="24"/>
          <w:szCs w:val="24"/>
        </w:rPr>
        <w:t>1 Samuel 3:19-21</w:t>
      </w:r>
      <w:r w:rsidRPr="00D6680B">
        <w:rPr>
          <w:rFonts w:eastAsia="Times New Roman" w:cstheme="minorHAnsi"/>
          <w:b/>
          <w:sz w:val="24"/>
          <w:szCs w:val="24"/>
        </w:rPr>
        <w:t xml:space="preserve"> </w:t>
      </w:r>
    </w:p>
    <w:p w14:paraId="001F5D44" w14:textId="77777777" w:rsidR="009629C1" w:rsidRDefault="009629C1" w:rsidP="009629C1">
      <w:pPr>
        <w:spacing w:after="0" w:line="240" w:lineRule="auto"/>
        <w:jc w:val="center"/>
        <w:outlineLvl w:val="2"/>
        <w:rPr>
          <w:rFonts w:asciiTheme="minorHAnsi" w:hAnsiTheme="minorHAnsi" w:cstheme="minorHAnsi"/>
          <w:b/>
          <w:i/>
          <w:color w:val="000000"/>
          <w:sz w:val="24"/>
          <w:szCs w:val="24"/>
        </w:rPr>
      </w:pPr>
      <w:r w:rsidRPr="00876E00">
        <w:rPr>
          <w:rFonts w:asciiTheme="minorHAnsi" w:hAnsiTheme="minorHAnsi" w:cstheme="minorHAnsi"/>
          <w:b/>
          <w:i/>
          <w:color w:val="000000"/>
          <w:sz w:val="24"/>
          <w:szCs w:val="24"/>
        </w:rPr>
        <w:t>Samuel continued to grow, and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was with him. None of his prophecies fell to the ground unfulfilled.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All Israel from Dan to Beer Sheba realized that Samuel was confirmed as a prophet of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Then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again appeared in Shiloh, for it was in Shiloh that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had revealed himself to Samuel</w:t>
      </w:r>
      <w:r w:rsidRPr="00876E00">
        <w:rPr>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through the word of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w:t>
      </w:r>
    </w:p>
    <w:p w14:paraId="4E49AB9B" w14:textId="48E0A660" w:rsidR="009629C1" w:rsidDel="002A0BDA" w:rsidRDefault="009629C1" w:rsidP="009629C1">
      <w:pPr>
        <w:pStyle w:val="NormalWeb"/>
        <w:spacing w:line="276" w:lineRule="auto"/>
        <w:ind w:firstLine="720"/>
        <w:jc w:val="both"/>
        <w:rPr>
          <w:moveFrom w:id="1214" w:author="owner" w:date="2018-06-04T15:17:00Z"/>
          <w:rFonts w:asciiTheme="minorHAnsi" w:eastAsiaTheme="minorEastAsia" w:hAnsiTheme="minorHAnsi" w:cstheme="minorBidi"/>
        </w:rPr>
      </w:pPr>
      <w:moveFromRangeStart w:id="1215" w:author="owner" w:date="2018-06-04T15:17:00Z" w:name="move515888799"/>
      <w:moveFrom w:id="1216" w:author="owner" w:date="2018-06-04T15:17:00Z">
        <w:r w:rsidDel="002A0BDA">
          <w:rPr>
            <w:rFonts w:asciiTheme="minorHAnsi" w:eastAsiaTheme="minorEastAsia" w:hAnsiTheme="minorHAnsi" w:cstheme="minorBidi"/>
          </w:rPr>
          <w:t>Growing in the knowledge of God, is paramount to maturing in the faith (Colossians 1:9-10).</w:t>
        </w:r>
        <w:r w:rsidRPr="007003AB" w:rsidDel="002A0BDA">
          <w:rPr>
            <w:rFonts w:asciiTheme="minorHAnsi" w:eastAsiaTheme="minorEastAsia" w:hAnsiTheme="minorHAnsi" w:cstheme="minorBidi"/>
          </w:rPr>
          <w:t xml:space="preserve"> </w:t>
        </w:r>
        <w:r w:rsidDel="002A0BDA">
          <w:rPr>
            <w:rFonts w:asciiTheme="minorHAnsi" w:eastAsiaTheme="minorEastAsia" w:hAnsiTheme="minorHAnsi" w:cstheme="minorBidi"/>
          </w:rPr>
          <w:t xml:space="preserve">That is not to say that a full knowledge of Him is obtainable. Yet, as any true seeker of God will tell you, </w:t>
        </w:r>
        <w:r w:rsidRPr="5897EC05" w:rsidDel="002A0BDA">
          <w:rPr>
            <w:rFonts w:asciiTheme="minorHAnsi" w:eastAsiaTheme="minorEastAsia" w:hAnsiTheme="minorHAnsi" w:cstheme="minorBidi"/>
          </w:rPr>
          <w:t xml:space="preserve">even a glimpse of His glory through divine revelation, </w:t>
        </w:r>
        <w:r w:rsidDel="002A0BDA">
          <w:rPr>
            <w:rFonts w:asciiTheme="minorHAnsi" w:eastAsiaTheme="minorEastAsia" w:hAnsiTheme="minorHAnsi" w:cstheme="minorBidi"/>
          </w:rPr>
          <w:t>will leave you</w:t>
        </w:r>
        <w:r w:rsidRPr="5897EC05" w:rsidDel="002A0BDA">
          <w:rPr>
            <w:rFonts w:asciiTheme="minorHAnsi" w:eastAsiaTheme="minorEastAsia" w:hAnsiTheme="minorHAnsi" w:cstheme="minorBidi"/>
          </w:rPr>
          <w:t xml:space="preserve"> with an insatiable </w:t>
        </w:r>
        <w:r w:rsidDel="002A0BDA">
          <w:rPr>
            <w:rFonts w:asciiTheme="minorHAnsi" w:eastAsiaTheme="minorEastAsia" w:hAnsiTheme="minorHAnsi" w:cstheme="minorBidi"/>
          </w:rPr>
          <w:t xml:space="preserve">quest for more. God desires to reveals Himself to us. His Word is His chosen means by which He does that - and when He does, it changes the course of our lives. That is the point! </w:t>
        </w:r>
      </w:moveFrom>
    </w:p>
    <w:moveFromRangeEnd w:id="1215"/>
    <w:p w14:paraId="7B493219" w14:textId="77777777" w:rsidR="000059D1" w:rsidRPr="0039677C" w:rsidRDefault="0043036E" w:rsidP="000059D1">
      <w:pPr>
        <w:jc w:val="center"/>
        <w:rPr>
          <w:rFonts w:asciiTheme="minorHAnsi" w:hAnsiTheme="minorHAnsi" w:cstheme="minorHAnsi"/>
          <w:b/>
          <w:sz w:val="28"/>
          <w:szCs w:val="28"/>
        </w:rPr>
      </w:pPr>
      <w:r w:rsidRPr="0039677C">
        <w:rPr>
          <w:rFonts w:asciiTheme="minorHAnsi" w:hAnsiTheme="minorHAnsi" w:cstheme="minorHAnsi"/>
          <w:b/>
          <w:sz w:val="28"/>
          <w:szCs w:val="28"/>
        </w:rPr>
        <w:t>The Bible – An Inspired Book</w:t>
      </w:r>
    </w:p>
    <w:p w14:paraId="4213DAAC" w14:textId="77777777" w:rsidR="0043036E" w:rsidRDefault="0043036E" w:rsidP="000059D1">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p>
    <w:p w14:paraId="0EB8E06A" w14:textId="77777777" w:rsidR="0043036E" w:rsidRPr="006A0127" w:rsidRDefault="0043036E" w:rsidP="0043036E">
      <w:pPr>
        <w:spacing w:after="0" w:line="240" w:lineRule="auto"/>
        <w:jc w:val="center"/>
        <w:rPr>
          <w:rFonts w:asciiTheme="minorHAnsi" w:hAnsiTheme="minorHAnsi" w:cstheme="minorHAnsi"/>
          <w:b/>
          <w:color w:val="000000"/>
          <w:sz w:val="24"/>
          <w:szCs w:val="24"/>
        </w:rPr>
      </w:pPr>
      <w:r w:rsidRPr="006A0127">
        <w:rPr>
          <w:rFonts w:asciiTheme="minorHAnsi" w:hAnsiTheme="minorHAnsi" w:cstheme="minorHAnsi"/>
          <w:b/>
          <w:color w:val="000000"/>
          <w:sz w:val="24"/>
          <w:szCs w:val="24"/>
        </w:rPr>
        <w:t xml:space="preserve">2 Timothy 3:14-17 </w:t>
      </w:r>
    </w:p>
    <w:p w14:paraId="6585F382" w14:textId="77777777" w:rsidR="0043036E" w:rsidRDefault="0043036E" w:rsidP="0043036E">
      <w:pPr>
        <w:spacing w:after="0" w:line="240" w:lineRule="auto"/>
        <w:jc w:val="center"/>
        <w:rPr>
          <w:rFonts w:asciiTheme="minorHAnsi" w:hAnsiTheme="minorHAnsi" w:cstheme="minorHAnsi"/>
          <w:i/>
          <w:color w:val="000000"/>
          <w:sz w:val="24"/>
          <w:szCs w:val="24"/>
        </w:rPr>
      </w:pPr>
      <w:r w:rsidRPr="006A0127">
        <w:rPr>
          <w:rFonts w:asciiTheme="minorHAnsi" w:hAnsiTheme="minorHAnsi" w:cstheme="minorHAnsi"/>
          <w:b/>
          <w:i/>
          <w:color w:val="000000"/>
          <w:sz w:val="24"/>
          <w:szCs w:val="24"/>
        </w:rPr>
        <w:t>You, however, must continue</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in the things you have learned and are confident about. You know</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who taught you and how from infancy you have known the holy writings, which are able to give you wisdom for salvation through faith in Christ Jesus. Every scripture is inspired by God</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and useful for teaching, for reproof,</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for correction, and for training in righteousness, that the person dedicated to God may be capable and equipped for every good work</w:t>
      </w:r>
      <w:r w:rsidRPr="006A0127">
        <w:rPr>
          <w:rFonts w:asciiTheme="minorHAnsi" w:hAnsiTheme="minorHAnsi" w:cstheme="minorHAnsi"/>
          <w:i/>
          <w:color w:val="000000"/>
          <w:sz w:val="24"/>
          <w:szCs w:val="24"/>
        </w:rPr>
        <w:t>.</w:t>
      </w:r>
    </w:p>
    <w:p w14:paraId="5EDBBA7C" w14:textId="77777777" w:rsidR="0043036E" w:rsidRDefault="0043036E" w:rsidP="000059D1">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p>
    <w:p w14:paraId="2E8E1558" w14:textId="77777777" w:rsidR="008F7060" w:rsidRDefault="00897B3E" w:rsidP="00262C21">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Wise</w:t>
      </w:r>
      <w:r w:rsidR="00F16291">
        <w:rPr>
          <w:rFonts w:asciiTheme="minorHAnsi" w:hAnsiTheme="minorHAnsi" w:cstheme="minorHAnsi"/>
          <w:color w:val="000000"/>
          <w:sz w:val="24"/>
          <w:szCs w:val="24"/>
        </w:rPr>
        <w:t xml:space="preserve"> King Solomon said,</w:t>
      </w:r>
      <w:r w:rsidR="00C14D98">
        <w:rPr>
          <w:rFonts w:asciiTheme="minorHAnsi" w:hAnsiTheme="minorHAnsi" w:cstheme="minorHAnsi"/>
          <w:color w:val="000000"/>
          <w:sz w:val="24"/>
          <w:szCs w:val="24"/>
        </w:rPr>
        <w:t xml:space="preserve"> </w:t>
      </w:r>
      <w:r w:rsidR="00F16291">
        <w:rPr>
          <w:rFonts w:asciiTheme="minorHAnsi" w:hAnsiTheme="minorHAnsi" w:cstheme="minorHAnsi"/>
          <w:color w:val="000000"/>
          <w:sz w:val="24"/>
          <w:szCs w:val="24"/>
        </w:rPr>
        <w:t xml:space="preserve">“Death and life are in the power of the tongue” (Proverbs 18:21). </w:t>
      </w:r>
      <w:r w:rsidR="00C4733D">
        <w:rPr>
          <w:rFonts w:asciiTheme="minorHAnsi" w:hAnsiTheme="minorHAnsi" w:cstheme="minorHAnsi"/>
          <w:color w:val="000000"/>
          <w:sz w:val="24"/>
          <w:szCs w:val="24"/>
        </w:rPr>
        <w:t xml:space="preserve">Words </w:t>
      </w:r>
      <w:r>
        <w:rPr>
          <w:rFonts w:asciiTheme="minorHAnsi" w:hAnsiTheme="minorHAnsi" w:cstheme="minorHAnsi"/>
          <w:color w:val="000000"/>
          <w:sz w:val="24"/>
          <w:szCs w:val="24"/>
        </w:rPr>
        <w:t>have</w:t>
      </w:r>
      <w:r w:rsidR="00C4733D">
        <w:rPr>
          <w:rFonts w:asciiTheme="minorHAnsi" w:hAnsiTheme="minorHAnsi" w:cstheme="minorHAnsi"/>
          <w:color w:val="000000"/>
          <w:sz w:val="24"/>
          <w:szCs w:val="24"/>
        </w:rPr>
        <w:t xml:space="preserve"> power. </w:t>
      </w:r>
      <w:r>
        <w:rPr>
          <w:rFonts w:asciiTheme="minorHAnsi" w:hAnsiTheme="minorHAnsi" w:cstheme="minorHAnsi"/>
          <w:color w:val="000000"/>
          <w:sz w:val="24"/>
          <w:szCs w:val="24"/>
        </w:rPr>
        <w:t>T</w:t>
      </w:r>
      <w:r w:rsidR="00C4733D">
        <w:rPr>
          <w:rFonts w:asciiTheme="minorHAnsi" w:hAnsiTheme="minorHAnsi" w:cstheme="minorHAnsi"/>
          <w:color w:val="000000"/>
          <w:sz w:val="24"/>
          <w:szCs w:val="24"/>
        </w:rPr>
        <w:t xml:space="preserve">hey can shred a person’s soul into tiny pieces, or they can talk someone off an emotional, or even a physical cliff. </w:t>
      </w:r>
      <w:r w:rsidR="00AB6871">
        <w:rPr>
          <w:rFonts w:asciiTheme="minorHAnsi" w:hAnsiTheme="minorHAnsi" w:cstheme="minorHAnsi"/>
          <w:color w:val="000000"/>
          <w:sz w:val="24"/>
          <w:szCs w:val="24"/>
        </w:rPr>
        <w:t>A person could live days off</w:t>
      </w:r>
      <w:r w:rsidR="00C4733D">
        <w:rPr>
          <w:rFonts w:asciiTheme="minorHAnsi" w:hAnsiTheme="minorHAnsi" w:cstheme="minorHAnsi"/>
          <w:color w:val="000000"/>
          <w:sz w:val="24"/>
          <w:szCs w:val="24"/>
        </w:rPr>
        <w:t xml:space="preserve"> </w:t>
      </w:r>
      <w:r w:rsidR="00AB6871">
        <w:rPr>
          <w:rFonts w:asciiTheme="minorHAnsi" w:hAnsiTheme="minorHAnsi" w:cstheme="minorHAnsi"/>
          <w:color w:val="000000"/>
          <w:sz w:val="24"/>
          <w:szCs w:val="24"/>
        </w:rPr>
        <w:t>an</w:t>
      </w:r>
      <w:r w:rsidR="00C4733D">
        <w:rPr>
          <w:rFonts w:asciiTheme="minorHAnsi" w:hAnsiTheme="minorHAnsi" w:cstheme="minorHAnsi"/>
          <w:color w:val="000000"/>
          <w:sz w:val="24"/>
          <w:szCs w:val="24"/>
        </w:rPr>
        <w:t xml:space="preserve"> encouraging </w:t>
      </w:r>
      <w:r w:rsidR="00322D73">
        <w:rPr>
          <w:rFonts w:asciiTheme="minorHAnsi" w:hAnsiTheme="minorHAnsi" w:cstheme="minorHAnsi"/>
          <w:color w:val="000000"/>
          <w:sz w:val="24"/>
          <w:szCs w:val="24"/>
        </w:rPr>
        <w:t>word</w:t>
      </w:r>
      <w:r w:rsidR="00C4733D">
        <w:rPr>
          <w:rFonts w:asciiTheme="minorHAnsi" w:hAnsiTheme="minorHAnsi" w:cstheme="minorHAnsi"/>
          <w:color w:val="000000"/>
          <w:sz w:val="24"/>
          <w:szCs w:val="24"/>
        </w:rPr>
        <w:t xml:space="preserve">. Whereas, as James asserted, the words that roll carelessly off an evil tongue can kindle the fires of </w:t>
      </w:r>
      <w:r w:rsidR="00E001BF">
        <w:rPr>
          <w:rFonts w:asciiTheme="minorHAnsi" w:hAnsiTheme="minorHAnsi" w:cstheme="minorHAnsi"/>
          <w:color w:val="000000"/>
          <w:sz w:val="24"/>
          <w:szCs w:val="24"/>
        </w:rPr>
        <w:t>hell (</w:t>
      </w:r>
      <w:r w:rsidR="00C4733D">
        <w:rPr>
          <w:rFonts w:asciiTheme="minorHAnsi" w:hAnsiTheme="minorHAnsi" w:cstheme="minorHAnsi"/>
          <w:color w:val="000000"/>
          <w:sz w:val="24"/>
          <w:szCs w:val="24"/>
        </w:rPr>
        <w:t>James 3:6-8)</w:t>
      </w:r>
      <w:r w:rsidR="00AB6871">
        <w:rPr>
          <w:rFonts w:asciiTheme="minorHAnsi" w:hAnsiTheme="minorHAnsi" w:cstheme="minorHAnsi"/>
          <w:color w:val="000000"/>
          <w:sz w:val="24"/>
          <w:szCs w:val="24"/>
        </w:rPr>
        <w:t>.</w:t>
      </w:r>
      <w:r w:rsidR="00C4733D">
        <w:rPr>
          <w:rFonts w:asciiTheme="minorHAnsi" w:hAnsiTheme="minorHAnsi" w:cstheme="minorHAnsi"/>
          <w:color w:val="000000"/>
          <w:sz w:val="24"/>
          <w:szCs w:val="24"/>
        </w:rPr>
        <w:t xml:space="preserve"> </w:t>
      </w:r>
      <w:r w:rsidR="00AB6871">
        <w:rPr>
          <w:rFonts w:asciiTheme="minorHAnsi" w:hAnsiTheme="minorHAnsi" w:cstheme="minorHAnsi"/>
          <w:color w:val="000000"/>
          <w:sz w:val="24"/>
          <w:szCs w:val="24"/>
        </w:rPr>
        <w:t xml:space="preserve">Sticks and stones may break my bones, but words can do irreversible damage in marriage. That’s why we need to learn to </w:t>
      </w:r>
      <w:r w:rsidR="00D14EC9">
        <w:rPr>
          <w:rFonts w:asciiTheme="minorHAnsi" w:hAnsiTheme="minorHAnsi" w:cstheme="minorHAnsi"/>
          <w:color w:val="000000"/>
          <w:sz w:val="24"/>
          <w:szCs w:val="24"/>
        </w:rPr>
        <w:t xml:space="preserve">communicate in our </w:t>
      </w:r>
      <w:r w:rsidR="008964BB">
        <w:rPr>
          <w:rFonts w:asciiTheme="minorHAnsi" w:hAnsiTheme="minorHAnsi" w:cstheme="minorHAnsi"/>
          <w:color w:val="000000"/>
          <w:sz w:val="24"/>
          <w:szCs w:val="24"/>
        </w:rPr>
        <w:t>spouse’s</w:t>
      </w:r>
      <w:r w:rsidR="00AB6871">
        <w:rPr>
          <w:rFonts w:asciiTheme="minorHAnsi" w:hAnsiTheme="minorHAnsi" w:cstheme="minorHAnsi"/>
          <w:color w:val="000000"/>
          <w:sz w:val="24"/>
          <w:szCs w:val="24"/>
        </w:rPr>
        <w:t xml:space="preserve"> love language! </w:t>
      </w:r>
      <w:r w:rsidR="003F10E9">
        <w:rPr>
          <w:rFonts w:asciiTheme="minorHAnsi" w:hAnsiTheme="minorHAnsi" w:cstheme="minorHAnsi"/>
          <w:color w:val="000000"/>
          <w:sz w:val="24"/>
          <w:szCs w:val="24"/>
        </w:rPr>
        <w:t>Ther</w:t>
      </w:r>
      <w:r w:rsidR="00D14EC9">
        <w:rPr>
          <w:rFonts w:asciiTheme="minorHAnsi" w:hAnsiTheme="minorHAnsi" w:cstheme="minorHAnsi"/>
          <w:color w:val="000000"/>
          <w:sz w:val="24"/>
          <w:szCs w:val="24"/>
        </w:rPr>
        <w:t xml:space="preserve">e’s </w:t>
      </w:r>
      <w:r w:rsidR="003F10E9">
        <w:rPr>
          <w:rFonts w:asciiTheme="minorHAnsi" w:hAnsiTheme="minorHAnsi" w:cstheme="minorHAnsi"/>
          <w:color w:val="000000"/>
          <w:sz w:val="24"/>
          <w:szCs w:val="24"/>
        </w:rPr>
        <w:t xml:space="preserve">so much more we could say </w:t>
      </w:r>
      <w:r w:rsidR="00D14EC9">
        <w:rPr>
          <w:rFonts w:asciiTheme="minorHAnsi" w:hAnsiTheme="minorHAnsi" w:cstheme="minorHAnsi"/>
          <w:color w:val="000000"/>
          <w:sz w:val="24"/>
          <w:szCs w:val="24"/>
        </w:rPr>
        <w:t>on this subject</w:t>
      </w:r>
      <w:r w:rsidR="003F10E9">
        <w:rPr>
          <w:rFonts w:asciiTheme="minorHAnsi" w:hAnsiTheme="minorHAnsi" w:cstheme="minorHAnsi"/>
          <w:color w:val="000000"/>
          <w:sz w:val="24"/>
          <w:szCs w:val="24"/>
        </w:rPr>
        <w:t xml:space="preserve">, but that will have to </w:t>
      </w:r>
      <w:r w:rsidR="00D14EC9">
        <w:rPr>
          <w:rFonts w:asciiTheme="minorHAnsi" w:hAnsiTheme="minorHAnsi" w:cstheme="minorHAnsi"/>
          <w:color w:val="000000"/>
          <w:sz w:val="24"/>
          <w:szCs w:val="24"/>
        </w:rPr>
        <w:t>wait</w:t>
      </w:r>
      <w:r w:rsidR="003F10E9">
        <w:rPr>
          <w:rFonts w:asciiTheme="minorHAnsi" w:hAnsiTheme="minorHAnsi" w:cstheme="minorHAnsi"/>
          <w:color w:val="000000"/>
          <w:sz w:val="24"/>
          <w:szCs w:val="24"/>
        </w:rPr>
        <w:t xml:space="preserve"> till the next book in our </w:t>
      </w:r>
      <w:r w:rsidR="00D14EC9">
        <w:rPr>
          <w:rFonts w:asciiTheme="minorHAnsi" w:hAnsiTheme="minorHAnsi" w:cstheme="minorHAnsi"/>
          <w:color w:val="000000"/>
          <w:sz w:val="24"/>
          <w:szCs w:val="24"/>
        </w:rPr>
        <w:t>series</w:t>
      </w:r>
      <w:r w:rsidR="003F10E9">
        <w:rPr>
          <w:rFonts w:asciiTheme="minorHAnsi" w:hAnsiTheme="minorHAnsi" w:cstheme="minorHAnsi"/>
          <w:color w:val="000000"/>
          <w:sz w:val="24"/>
          <w:szCs w:val="24"/>
        </w:rPr>
        <w:t>.</w:t>
      </w:r>
      <w:r w:rsidR="00E001BF">
        <w:rPr>
          <w:rFonts w:asciiTheme="minorHAnsi" w:hAnsiTheme="minorHAnsi" w:cstheme="minorHAnsi"/>
          <w:color w:val="000000"/>
          <w:sz w:val="24"/>
          <w:szCs w:val="24"/>
        </w:rPr>
        <w:t xml:space="preserve"> Here though, our focus will center on the words of God.</w:t>
      </w:r>
      <w:r w:rsidR="003F10E9">
        <w:rPr>
          <w:rFonts w:asciiTheme="minorHAnsi" w:hAnsiTheme="minorHAnsi" w:cstheme="minorHAnsi"/>
          <w:color w:val="000000"/>
          <w:sz w:val="24"/>
          <w:szCs w:val="24"/>
        </w:rPr>
        <w:t xml:space="preserve"> </w:t>
      </w:r>
    </w:p>
    <w:p w14:paraId="1BD592D5" w14:textId="77777777" w:rsidR="000E644F" w:rsidRDefault="00E001BF" w:rsidP="00322D73">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Before we do I would like to add this disclaimer</w:t>
      </w:r>
      <w:r w:rsidR="00EE16FE">
        <w:rPr>
          <w:rFonts w:asciiTheme="minorHAnsi" w:hAnsiTheme="minorHAnsi" w:cstheme="minorHAnsi"/>
          <w:color w:val="000000"/>
          <w:sz w:val="24"/>
          <w:szCs w:val="24"/>
        </w:rPr>
        <w:t xml:space="preserve"> concerning this </w:t>
      </w:r>
      <w:r>
        <w:rPr>
          <w:rFonts w:asciiTheme="minorHAnsi" w:hAnsiTheme="minorHAnsi" w:cstheme="minorHAnsi"/>
          <w:color w:val="000000"/>
          <w:sz w:val="24"/>
          <w:szCs w:val="24"/>
        </w:rPr>
        <w:t>study</w:t>
      </w:r>
      <w:r w:rsidR="00EE16FE">
        <w:rPr>
          <w:rFonts w:asciiTheme="minorHAnsi" w:hAnsiTheme="minorHAnsi" w:cstheme="minorHAnsi"/>
          <w:color w:val="000000"/>
          <w:sz w:val="24"/>
          <w:szCs w:val="24"/>
        </w:rPr>
        <w:t xml:space="preserve"> that you hold in your hands</w:t>
      </w:r>
      <w:r>
        <w:rPr>
          <w:rFonts w:asciiTheme="minorHAnsi" w:hAnsiTheme="minorHAnsi" w:cstheme="minorHAnsi"/>
          <w:color w:val="000000"/>
          <w:sz w:val="24"/>
          <w:szCs w:val="24"/>
        </w:rPr>
        <w:t>. M</w:t>
      </w:r>
      <w:r w:rsidR="00EE16FE">
        <w:rPr>
          <w:rFonts w:asciiTheme="minorHAnsi" w:hAnsiTheme="minorHAnsi" w:cstheme="minorHAnsi"/>
          <w:color w:val="000000"/>
          <w:sz w:val="24"/>
          <w:szCs w:val="24"/>
        </w:rPr>
        <w:t xml:space="preserve">y sincere prayer is that everything written by Ginny will be taken with a grain of salt. </w:t>
      </w:r>
      <w:r w:rsidR="003C1780">
        <w:rPr>
          <w:rFonts w:asciiTheme="minorHAnsi" w:hAnsiTheme="minorHAnsi" w:cstheme="minorHAnsi"/>
          <w:color w:val="000000"/>
          <w:sz w:val="24"/>
          <w:szCs w:val="24"/>
        </w:rPr>
        <w:t xml:space="preserve">My words are only advantageous to you as far as they line up with the Bible. </w:t>
      </w:r>
      <w:r w:rsidR="00EE16FE">
        <w:rPr>
          <w:rFonts w:asciiTheme="minorHAnsi" w:hAnsiTheme="minorHAnsi" w:cstheme="minorHAnsi"/>
          <w:color w:val="000000"/>
          <w:sz w:val="24"/>
          <w:szCs w:val="24"/>
        </w:rPr>
        <w:t xml:space="preserve">What I mean is just this, in this writing I hope to, at best, point you to God and His Word; and at worst, do you no harm </w:t>
      </w:r>
      <w:r>
        <w:rPr>
          <w:rFonts w:asciiTheme="minorHAnsi" w:hAnsiTheme="minorHAnsi" w:cstheme="minorHAnsi"/>
          <w:color w:val="000000"/>
          <w:sz w:val="24"/>
          <w:szCs w:val="24"/>
        </w:rPr>
        <w:t>with</w:t>
      </w:r>
      <w:r w:rsidR="00EE16FE">
        <w:rPr>
          <w:rFonts w:asciiTheme="minorHAnsi" w:hAnsiTheme="minorHAnsi" w:cstheme="minorHAnsi"/>
          <w:color w:val="000000"/>
          <w:sz w:val="24"/>
          <w:szCs w:val="24"/>
        </w:rPr>
        <w:t xml:space="preserve"> my words. So, take this at face value, I am fallible. However, I am convinced that God’s Words are perfect, incorruptible, and completely trustworthy. Furthermore, because of the fidelity of the Bible, it has the power to accomplish, despite my feeble efforts, anything and everything that God desires it to</w:t>
      </w:r>
      <w:r w:rsidR="00D02666">
        <w:rPr>
          <w:rFonts w:asciiTheme="minorHAnsi" w:hAnsiTheme="minorHAnsi" w:cstheme="minorHAnsi"/>
          <w:color w:val="000000"/>
          <w:sz w:val="24"/>
          <w:szCs w:val="24"/>
        </w:rPr>
        <w:t xml:space="preserve"> (Isaiah 55:10-11)</w:t>
      </w:r>
      <w:r w:rsidR="00EE16FE">
        <w:rPr>
          <w:rFonts w:asciiTheme="minorHAnsi" w:hAnsiTheme="minorHAnsi" w:cstheme="minorHAnsi"/>
          <w:color w:val="000000"/>
          <w:sz w:val="24"/>
          <w:szCs w:val="24"/>
        </w:rPr>
        <w:t xml:space="preserve">. </w:t>
      </w:r>
    </w:p>
    <w:p w14:paraId="6B6EC241" w14:textId="769DFFDD" w:rsidR="00683609" w:rsidDel="002D444B" w:rsidRDefault="00683609" w:rsidP="00322D73">
      <w:pPr>
        <w:spacing w:after="480"/>
        <w:ind w:firstLine="720"/>
        <w:jc w:val="both"/>
        <w:rPr>
          <w:del w:id="1217" w:author="owner" w:date="2018-06-04T13:26:00Z"/>
          <w:rFonts w:asciiTheme="minorHAnsi" w:hAnsiTheme="minorHAnsi" w:cstheme="minorHAnsi"/>
          <w:color w:val="000000"/>
          <w:sz w:val="24"/>
          <w:szCs w:val="24"/>
        </w:rPr>
      </w:pPr>
    </w:p>
    <w:p w14:paraId="131F1F64" w14:textId="77777777" w:rsidR="000E644F" w:rsidRDefault="000E644F" w:rsidP="000E644F">
      <w:pPr>
        <w:spacing w:after="0"/>
        <w:jc w:val="center"/>
        <w:rPr>
          <w:b/>
          <w:sz w:val="24"/>
          <w:szCs w:val="24"/>
        </w:rPr>
      </w:pPr>
      <w:r w:rsidRPr="0098680D">
        <w:rPr>
          <w:b/>
          <w:sz w:val="24"/>
          <w:szCs w:val="24"/>
        </w:rPr>
        <w:t xml:space="preserve">Acts 17:11 </w:t>
      </w:r>
    </w:p>
    <w:p w14:paraId="2C0408D6" w14:textId="77777777" w:rsidR="000E644F" w:rsidRDefault="000E644F" w:rsidP="000E644F">
      <w:pPr>
        <w:spacing w:after="0"/>
        <w:jc w:val="center"/>
        <w:rPr>
          <w:rFonts w:asciiTheme="minorHAnsi" w:hAnsiTheme="minorHAnsi" w:cstheme="minorHAnsi"/>
          <w:b/>
          <w:i/>
          <w:color w:val="000000"/>
          <w:sz w:val="24"/>
          <w:szCs w:val="24"/>
          <w:shd w:val="clear" w:color="auto" w:fill="FFFFFF"/>
        </w:rPr>
      </w:pPr>
      <w:r w:rsidRPr="0098680D">
        <w:rPr>
          <w:rStyle w:val="s"/>
          <w:rFonts w:asciiTheme="minorHAnsi" w:hAnsiTheme="minorHAnsi" w:cstheme="minorHAnsi"/>
          <w:b/>
          <w:i/>
          <w:color w:val="000000"/>
          <w:sz w:val="24"/>
          <w:szCs w:val="24"/>
          <w:shd w:val="clear" w:color="auto" w:fill="FFFFFF"/>
        </w:rPr>
        <w:t>These Jews</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were</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more open-minded</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than</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those in</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Thessalonica</w:t>
      </w:r>
      <w:r w:rsidRPr="0098680D">
        <w:rPr>
          <w:rFonts w:asciiTheme="minorHAnsi" w:hAnsiTheme="minorHAnsi" w:cstheme="minorHAnsi"/>
          <w:b/>
          <w:i/>
          <w:color w:val="000000"/>
          <w:sz w:val="24"/>
          <w:szCs w:val="24"/>
          <w:shd w:val="clear" w:color="auto" w:fill="FFFFFF"/>
        </w:rPr>
        <w:t>,</w:t>
      </w:r>
      <w:r w:rsidRPr="0098680D">
        <w:rPr>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for they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eagerly</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received</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the message</w:t>
      </w:r>
      <w:r w:rsidRPr="0098680D">
        <w:rPr>
          <w:rFonts w:asciiTheme="minorHAnsi" w:hAnsiTheme="minorHAnsi" w:cstheme="minorHAnsi"/>
          <w:b/>
          <w:i/>
          <w:color w:val="000000"/>
          <w:sz w:val="24"/>
          <w:szCs w:val="24"/>
          <w:shd w:val="clear" w:color="auto" w:fill="FFFFFF"/>
        </w:rPr>
        <w:t>,</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examining</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 scriptures carefully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every</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day</w:t>
      </w:r>
      <w:r w:rsidRPr="0098680D">
        <w:rPr>
          <w:rStyle w:val="apple-converted-space"/>
          <w:rFonts w:asciiTheme="minorHAnsi" w:hAnsiTheme="minorHAnsi" w:cstheme="minorHAnsi"/>
          <w:b/>
          <w:i/>
          <w:color w:val="000000"/>
          <w:sz w:val="24"/>
          <w:szCs w:val="24"/>
          <w:shd w:val="clear" w:color="auto" w:fill="FFFFFF"/>
          <w:vertAlign w:val="superscript"/>
        </w:rPr>
        <w:t> </w:t>
      </w:r>
      <w:r w:rsidRPr="0098680D">
        <w:rPr>
          <w:rStyle w:val="s"/>
          <w:rFonts w:asciiTheme="minorHAnsi" w:hAnsiTheme="minorHAnsi" w:cstheme="minorHAnsi"/>
          <w:b/>
          <w:i/>
          <w:color w:val="000000"/>
          <w:sz w:val="24"/>
          <w:szCs w:val="24"/>
          <w:shd w:val="clear" w:color="auto" w:fill="FFFFFF"/>
        </w:rPr>
        <w:t>to see if</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these things</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were</w:t>
      </w:r>
      <w:r w:rsidRPr="0098680D">
        <w:rPr>
          <w:rStyle w:val="apple-converted-space"/>
          <w:rFonts w:asciiTheme="minorHAnsi" w:hAnsiTheme="minorHAnsi" w:cstheme="minorHAnsi"/>
          <w:b/>
          <w:i/>
          <w:color w:val="000000"/>
          <w:sz w:val="24"/>
          <w:szCs w:val="24"/>
          <w:shd w:val="clear" w:color="auto" w:fill="FFFFFF"/>
        </w:rPr>
        <w:t> </w:t>
      </w:r>
      <w:r w:rsidRPr="0098680D">
        <w:rPr>
          <w:rStyle w:val="s"/>
          <w:rFonts w:asciiTheme="minorHAnsi" w:hAnsiTheme="minorHAnsi" w:cstheme="minorHAnsi"/>
          <w:b/>
          <w:i/>
          <w:color w:val="000000"/>
          <w:sz w:val="24"/>
          <w:szCs w:val="24"/>
          <w:shd w:val="clear" w:color="auto" w:fill="FFFFFF"/>
        </w:rPr>
        <w:t>so</w:t>
      </w:r>
      <w:r w:rsidRPr="0098680D">
        <w:rPr>
          <w:rFonts w:asciiTheme="minorHAnsi" w:hAnsiTheme="minorHAnsi" w:cstheme="minorHAnsi"/>
          <w:b/>
          <w:i/>
          <w:color w:val="000000"/>
          <w:sz w:val="24"/>
          <w:szCs w:val="24"/>
          <w:shd w:val="clear" w:color="auto" w:fill="FFFFFF"/>
        </w:rPr>
        <w:t>.</w:t>
      </w:r>
    </w:p>
    <w:p w14:paraId="31D3B47D" w14:textId="77777777" w:rsidR="00261B8C" w:rsidRDefault="00261B8C" w:rsidP="000E644F">
      <w:pPr>
        <w:spacing w:after="0"/>
        <w:jc w:val="center"/>
        <w:rPr>
          <w:rFonts w:asciiTheme="minorHAnsi" w:hAnsiTheme="minorHAnsi" w:cstheme="minorHAnsi"/>
          <w:b/>
          <w:i/>
          <w:color w:val="000000"/>
          <w:sz w:val="24"/>
          <w:szCs w:val="24"/>
          <w:shd w:val="clear" w:color="auto" w:fill="FFFFFF"/>
        </w:rPr>
      </w:pPr>
    </w:p>
    <w:p w14:paraId="21BFE279" w14:textId="77777777" w:rsidR="00C4733D" w:rsidRDefault="00E001BF" w:rsidP="00322D73">
      <w:pPr>
        <w:spacing w:after="480"/>
        <w:ind w:firstLine="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Nevertheless, I implore you to be like the Bereans in Acts 17:11. Examine the Scriptures for yourself - and take God at His Word. As you do, you will discover why your spiritual life </w:t>
      </w:r>
      <w:r w:rsidR="000E644F">
        <w:rPr>
          <w:rFonts w:asciiTheme="minorHAnsi" w:hAnsiTheme="minorHAnsi" w:cstheme="minorHAnsi"/>
          <w:color w:val="000000"/>
          <w:sz w:val="24"/>
          <w:szCs w:val="24"/>
        </w:rPr>
        <w:t>literally</w:t>
      </w:r>
      <w:r>
        <w:rPr>
          <w:rFonts w:asciiTheme="minorHAnsi" w:hAnsiTheme="minorHAnsi" w:cstheme="minorHAnsi"/>
          <w:color w:val="000000"/>
          <w:sz w:val="24"/>
          <w:szCs w:val="24"/>
        </w:rPr>
        <w:t xml:space="preserve"> depends upon God’s Word. It is </w:t>
      </w:r>
      <w:r>
        <w:rPr>
          <w:sz w:val="24"/>
          <w:szCs w:val="24"/>
        </w:rPr>
        <w:t>alive, active and powerful</w:t>
      </w:r>
      <w:r w:rsidR="000E644F">
        <w:rPr>
          <w:rFonts w:asciiTheme="minorHAnsi" w:hAnsiTheme="minorHAnsi" w:cstheme="minorHAnsi"/>
          <w:color w:val="000000"/>
          <w:sz w:val="24"/>
          <w:szCs w:val="24"/>
        </w:rPr>
        <w:t>, but</w:t>
      </w:r>
      <w:r w:rsidR="000E644F" w:rsidRPr="005D7058">
        <w:rPr>
          <w:sz w:val="24"/>
          <w:szCs w:val="24"/>
        </w:rPr>
        <w:t xml:space="preserve"> the source of the power is not found on the written page, but in a person</w:t>
      </w:r>
      <w:r w:rsidR="000E644F">
        <w:rPr>
          <w:sz w:val="24"/>
          <w:szCs w:val="24"/>
        </w:rPr>
        <w:t xml:space="preserve"> - </w:t>
      </w:r>
      <w:r w:rsidR="000E644F" w:rsidRPr="005D7058">
        <w:rPr>
          <w:sz w:val="24"/>
          <w:szCs w:val="24"/>
        </w:rPr>
        <w:t>Jesus Christ…</w:t>
      </w:r>
      <w:r w:rsidR="000E644F" w:rsidRPr="005D7058">
        <w:rPr>
          <w:i/>
          <w:sz w:val="24"/>
          <w:szCs w:val="24"/>
        </w:rPr>
        <w:t>t</w:t>
      </w:r>
      <w:r w:rsidR="000E644F" w:rsidRPr="005D7058">
        <w:rPr>
          <w:bCs/>
          <w:i/>
          <w:iCs/>
          <w:sz w:val="24"/>
          <w:szCs w:val="24"/>
        </w:rPr>
        <w:t xml:space="preserve">he Word who became flesh and made His dwelling with us </w:t>
      </w:r>
      <w:r w:rsidR="000E644F" w:rsidRPr="005D7058">
        <w:rPr>
          <w:bCs/>
          <w:iCs/>
          <w:sz w:val="24"/>
          <w:szCs w:val="24"/>
        </w:rPr>
        <w:t>(John 1:1-14).</w:t>
      </w:r>
      <w:r w:rsidR="00736731">
        <w:rPr>
          <w:bCs/>
          <w:iCs/>
          <w:sz w:val="24"/>
          <w:szCs w:val="24"/>
        </w:rPr>
        <w:t xml:space="preserve">  Now, as we continue to build</w:t>
      </w:r>
      <w:r w:rsidR="00736731">
        <w:rPr>
          <w:bCs/>
          <w:sz w:val="24"/>
          <w:szCs w:val="24"/>
        </w:rPr>
        <w:t xml:space="preserve"> a case for the necessity of the God’s Word in our lives, </w:t>
      </w:r>
      <w:r w:rsidR="00C4733D">
        <w:rPr>
          <w:rFonts w:asciiTheme="minorHAnsi" w:hAnsiTheme="minorHAnsi" w:cstheme="minorHAnsi"/>
          <w:color w:val="000000"/>
          <w:sz w:val="24"/>
          <w:szCs w:val="24"/>
        </w:rPr>
        <w:t>here are some more things the Bible says about the Bible</w:t>
      </w:r>
      <w:r w:rsidR="000E644F">
        <w:rPr>
          <w:rFonts w:asciiTheme="minorHAnsi" w:hAnsiTheme="minorHAnsi" w:cstheme="minorHAnsi"/>
          <w:color w:val="000000"/>
          <w:sz w:val="24"/>
          <w:szCs w:val="24"/>
        </w:rPr>
        <w:t>.</w:t>
      </w:r>
    </w:p>
    <w:p w14:paraId="5960053C" w14:textId="77777777" w:rsidR="00217814" w:rsidRDefault="00217814" w:rsidP="00217814">
      <w:pPr>
        <w:jc w:val="center"/>
        <w:rPr>
          <w:b/>
          <w:sz w:val="28"/>
          <w:szCs w:val="28"/>
        </w:rPr>
      </w:pPr>
      <w:r>
        <w:rPr>
          <w:b/>
          <w:sz w:val="28"/>
          <w:szCs w:val="28"/>
        </w:rPr>
        <w:t xml:space="preserve">Where did the Bible Come From? </w:t>
      </w:r>
    </w:p>
    <w:p w14:paraId="53B5C15D" w14:textId="77777777" w:rsidR="00217814" w:rsidRPr="00AC6C2A" w:rsidRDefault="00217814" w:rsidP="00217814">
      <w:pPr>
        <w:spacing w:after="0"/>
        <w:jc w:val="center"/>
        <w:rPr>
          <w:rFonts w:asciiTheme="minorHAnsi" w:eastAsiaTheme="minorEastAsia" w:hAnsiTheme="minorHAnsi" w:cstheme="minorHAnsi"/>
          <w:b/>
          <w:bCs/>
          <w:iCs/>
          <w:sz w:val="24"/>
          <w:szCs w:val="24"/>
        </w:rPr>
      </w:pPr>
      <w:r w:rsidRPr="00AC6C2A">
        <w:rPr>
          <w:rFonts w:asciiTheme="minorHAnsi" w:eastAsiaTheme="minorEastAsia" w:hAnsiTheme="minorHAnsi" w:cstheme="minorHAnsi"/>
          <w:b/>
          <w:bCs/>
          <w:iCs/>
          <w:sz w:val="24"/>
          <w:szCs w:val="24"/>
        </w:rPr>
        <w:t xml:space="preserve">2 Peter 1:19-21 </w:t>
      </w:r>
    </w:p>
    <w:p w14:paraId="7EC7DC35" w14:textId="77777777" w:rsidR="00217814" w:rsidRDefault="00217814" w:rsidP="00217814">
      <w:pPr>
        <w:spacing w:after="0"/>
        <w:jc w:val="center"/>
        <w:rPr>
          <w:rStyle w:val="apple-converted-space"/>
          <w:rFonts w:asciiTheme="minorHAnsi" w:hAnsiTheme="minorHAnsi" w:cstheme="minorHAnsi"/>
          <w:b/>
          <w:i/>
          <w:color w:val="000000"/>
          <w:sz w:val="24"/>
          <w:szCs w:val="24"/>
        </w:rPr>
      </w:pPr>
      <w:r w:rsidRPr="00AC6C2A">
        <w:rPr>
          <w:rFonts w:asciiTheme="minorHAnsi" w:hAnsiTheme="minorHAnsi" w:cstheme="minorHAnsi"/>
          <w:b/>
          <w:i/>
          <w:color w:val="000000"/>
          <w:sz w:val="24"/>
          <w:szCs w:val="24"/>
        </w:rPr>
        <w:t>Moreover,</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we</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possess the prophetic word as an altogether reliable thing.</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You do well if you pay attention</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to this</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as you would</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to a light shining in a murky place, until the day dawns and the morning star</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rises in your hearts.</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p>
    <w:p w14:paraId="5457CBC6" w14:textId="77777777" w:rsidR="00217814" w:rsidRDefault="00217814" w:rsidP="00217814">
      <w:pPr>
        <w:spacing w:after="0"/>
        <w:jc w:val="center"/>
        <w:rPr>
          <w:rFonts w:asciiTheme="minorHAnsi" w:hAnsiTheme="minorHAnsi" w:cstheme="minorHAnsi"/>
          <w:b/>
          <w:i/>
          <w:color w:val="000000"/>
          <w:sz w:val="24"/>
          <w:szCs w:val="24"/>
        </w:rPr>
      </w:pPr>
      <w:r w:rsidRPr="00AC6C2A">
        <w:rPr>
          <w:rFonts w:asciiTheme="minorHAnsi" w:hAnsiTheme="minorHAnsi" w:cstheme="minorHAnsi"/>
          <w:b/>
          <w:i/>
          <w:color w:val="000000"/>
          <w:sz w:val="24"/>
          <w:szCs w:val="24"/>
        </w:rPr>
        <w:t>Above all, you do well if you recognize</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this:</w:t>
      </w:r>
      <w:r w:rsidRPr="00AC6C2A">
        <w:rPr>
          <w:rStyle w:val="apple-converted-space"/>
          <w:rFonts w:asciiTheme="minorHAnsi" w:hAnsiTheme="minorHAnsi" w:cstheme="minorHAnsi"/>
          <w:b/>
          <w:i/>
          <w:color w:val="000000"/>
          <w:sz w:val="24"/>
          <w:szCs w:val="24"/>
          <w:vertAlign w:val="superscript"/>
        </w:rPr>
        <w:t> </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No prophecy of scripture ever comes about by the prophet’s own imagination,</w:t>
      </w:r>
      <w:r w:rsidRPr="00AC6C2A">
        <w:rPr>
          <w:rStyle w:val="apple-converted-space"/>
          <w:rFonts w:asciiTheme="minorHAnsi" w:hAnsiTheme="minorHAnsi" w:cstheme="minorHAnsi"/>
          <w:b/>
          <w:i/>
          <w:color w:val="000000"/>
          <w:sz w:val="24"/>
          <w:szCs w:val="24"/>
        </w:rPr>
        <w:t> </w:t>
      </w:r>
      <w:r w:rsidRPr="00AC6C2A">
        <w:rPr>
          <w:rFonts w:asciiTheme="minorHAnsi" w:hAnsiTheme="minorHAnsi" w:cstheme="minorHAnsi"/>
          <w:b/>
          <w:i/>
          <w:color w:val="000000"/>
          <w:sz w:val="24"/>
          <w:szCs w:val="24"/>
        </w:rPr>
        <w:t>for no prophecy was ever borne of human impulse; rather, men</w:t>
      </w:r>
      <w:r w:rsidRPr="00AC6C2A">
        <w:rPr>
          <w:rStyle w:val="apple-converted-space"/>
          <w:rFonts w:asciiTheme="minorHAnsi" w:hAnsiTheme="minorHAnsi" w:cstheme="minorHAnsi"/>
          <w:b/>
          <w:i/>
          <w:color w:val="000000"/>
          <w:sz w:val="24"/>
          <w:szCs w:val="24"/>
          <w:vertAlign w:val="superscript"/>
        </w:rPr>
        <w:t> </w:t>
      </w:r>
      <w:r w:rsidRPr="00AC6C2A">
        <w:rPr>
          <w:rFonts w:asciiTheme="minorHAnsi" w:hAnsiTheme="minorHAnsi" w:cstheme="minorHAnsi"/>
          <w:b/>
          <w:i/>
          <w:color w:val="000000"/>
          <w:sz w:val="24"/>
          <w:szCs w:val="24"/>
        </w:rPr>
        <w:t>carried along by the Holy Spirit spoke from God.</w:t>
      </w:r>
    </w:p>
    <w:p w14:paraId="473141C5" w14:textId="77777777" w:rsidR="00217814" w:rsidRDefault="00217814" w:rsidP="00217814">
      <w:pPr>
        <w:spacing w:after="0"/>
        <w:jc w:val="center"/>
        <w:rPr>
          <w:rFonts w:asciiTheme="minorHAnsi" w:hAnsiTheme="minorHAnsi" w:cstheme="minorHAnsi"/>
          <w:b/>
          <w:i/>
          <w:color w:val="000000"/>
          <w:sz w:val="24"/>
          <w:szCs w:val="24"/>
        </w:rPr>
      </w:pPr>
    </w:p>
    <w:p w14:paraId="47B51069" w14:textId="77777777" w:rsidR="00217814" w:rsidRPr="006A345D" w:rsidRDefault="00217814" w:rsidP="00217814">
      <w:pPr>
        <w:ind w:firstLine="720"/>
        <w:jc w:val="both"/>
        <w:rPr>
          <w:sz w:val="24"/>
          <w:szCs w:val="24"/>
        </w:rPr>
      </w:pPr>
      <w:r>
        <w:rPr>
          <w:sz w:val="24"/>
          <w:szCs w:val="24"/>
        </w:rPr>
        <w:t>If we are ever going to have</w:t>
      </w:r>
      <w:r w:rsidRPr="00AC6C2A">
        <w:rPr>
          <w:sz w:val="24"/>
          <w:szCs w:val="24"/>
        </w:rPr>
        <w:t xml:space="preserve"> confidence in the authenticity and inerrancy </w:t>
      </w:r>
      <w:r>
        <w:rPr>
          <w:sz w:val="24"/>
          <w:szCs w:val="24"/>
        </w:rPr>
        <w:t>of the Bible</w:t>
      </w:r>
      <w:r w:rsidR="00736731">
        <w:rPr>
          <w:sz w:val="24"/>
          <w:szCs w:val="24"/>
        </w:rPr>
        <w:t>,</w:t>
      </w:r>
      <w:r>
        <w:rPr>
          <w:sz w:val="24"/>
          <w:szCs w:val="24"/>
        </w:rPr>
        <w:t xml:space="preserve"> </w:t>
      </w:r>
      <w:r w:rsidRPr="00AC6C2A">
        <w:rPr>
          <w:sz w:val="24"/>
          <w:szCs w:val="24"/>
        </w:rPr>
        <w:t>(meaning</w:t>
      </w:r>
      <w:r w:rsidR="00736731">
        <w:rPr>
          <w:sz w:val="24"/>
          <w:szCs w:val="24"/>
        </w:rPr>
        <w:t xml:space="preserve"> -</w:t>
      </w:r>
      <w:r w:rsidRPr="00AC6C2A">
        <w:rPr>
          <w:sz w:val="24"/>
          <w:szCs w:val="24"/>
        </w:rPr>
        <w:t xml:space="preserve"> it is without error)</w:t>
      </w:r>
      <w:r>
        <w:rPr>
          <w:sz w:val="24"/>
          <w:szCs w:val="24"/>
        </w:rPr>
        <w:t xml:space="preserve"> then we need to understand its origins.</w:t>
      </w:r>
      <w:r w:rsidRPr="00AC6C2A">
        <w:rPr>
          <w:sz w:val="24"/>
          <w:szCs w:val="24"/>
        </w:rPr>
        <w:t xml:space="preserve"> </w:t>
      </w:r>
      <w:r>
        <w:rPr>
          <w:sz w:val="24"/>
          <w:szCs w:val="24"/>
        </w:rPr>
        <w:t xml:space="preserve">Here are some historical facts: </w:t>
      </w:r>
      <w:r w:rsidRPr="00AC6C2A">
        <w:rPr>
          <w:sz w:val="24"/>
          <w:szCs w:val="24"/>
        </w:rPr>
        <w:t xml:space="preserve">With over 20,000 manuscripts </w:t>
      </w:r>
      <w:r w:rsidR="00463F6C">
        <w:rPr>
          <w:sz w:val="24"/>
          <w:szCs w:val="24"/>
        </w:rPr>
        <w:t>of the</w:t>
      </w:r>
      <w:r w:rsidR="00463F6C" w:rsidRPr="00463F6C">
        <w:rPr>
          <w:sz w:val="24"/>
          <w:szCs w:val="24"/>
        </w:rPr>
        <w:t xml:space="preserve"> </w:t>
      </w:r>
      <w:r w:rsidR="00463F6C" w:rsidRPr="00AC6C2A">
        <w:rPr>
          <w:sz w:val="24"/>
          <w:szCs w:val="24"/>
        </w:rPr>
        <w:t>New Testament</w:t>
      </w:r>
      <w:r w:rsidR="00463F6C">
        <w:rPr>
          <w:sz w:val="24"/>
          <w:szCs w:val="24"/>
        </w:rPr>
        <w:t xml:space="preserve"> alone in </w:t>
      </w:r>
      <w:r w:rsidRPr="00AC6C2A">
        <w:rPr>
          <w:sz w:val="24"/>
          <w:szCs w:val="24"/>
        </w:rPr>
        <w:t>existence</w:t>
      </w:r>
      <w:r w:rsidR="00463F6C">
        <w:rPr>
          <w:sz w:val="24"/>
          <w:szCs w:val="24"/>
        </w:rPr>
        <w:t>,</w:t>
      </w:r>
      <w:r w:rsidRPr="00AC6C2A">
        <w:rPr>
          <w:sz w:val="24"/>
          <w:szCs w:val="24"/>
        </w:rPr>
        <w:t xml:space="preserve"> not to mention the ten Dead Sea Scrolls containing fragments of most of the Old Testament, there is more evidence from antiquity to validate the Bible than all the other historical literature put together. Point being, history bears witness to the authenticity of the Bible. </w:t>
      </w:r>
      <w:r w:rsidRPr="006A345D">
        <w:rPr>
          <w:sz w:val="24"/>
          <w:szCs w:val="24"/>
        </w:rPr>
        <w:t>Sir Isaac Newton</w:t>
      </w:r>
      <w:r>
        <w:rPr>
          <w:sz w:val="24"/>
          <w:szCs w:val="24"/>
        </w:rPr>
        <w:t xml:space="preserve"> said, </w:t>
      </w:r>
      <w:r w:rsidRPr="006A345D">
        <w:rPr>
          <w:sz w:val="24"/>
          <w:szCs w:val="24"/>
        </w:rPr>
        <w:t xml:space="preserve">“There are more sure marks of authenticity in the Bible than in any profane history.” </w:t>
      </w:r>
      <w:r>
        <w:rPr>
          <w:sz w:val="24"/>
          <w:szCs w:val="24"/>
        </w:rPr>
        <w:t xml:space="preserve">Echoing Newton, </w:t>
      </w:r>
      <w:r w:rsidRPr="006A345D">
        <w:rPr>
          <w:sz w:val="24"/>
          <w:szCs w:val="24"/>
        </w:rPr>
        <w:t>Charles Dickens,</w:t>
      </w:r>
      <w:r>
        <w:rPr>
          <w:sz w:val="24"/>
          <w:szCs w:val="24"/>
        </w:rPr>
        <w:t xml:space="preserve"> had this to say about the Bible, </w:t>
      </w:r>
      <w:r w:rsidRPr="006A345D">
        <w:rPr>
          <w:sz w:val="24"/>
          <w:szCs w:val="24"/>
        </w:rPr>
        <w:t>“The New Testament is the very best book that ever was or ever will be known in the world.”</w:t>
      </w:r>
    </w:p>
    <w:p w14:paraId="084370ED" w14:textId="77777777" w:rsidR="00217814" w:rsidRPr="006A345D" w:rsidRDefault="00217814" w:rsidP="00217814">
      <w:pPr>
        <w:ind w:firstLine="720"/>
        <w:jc w:val="both"/>
        <w:rPr>
          <w:sz w:val="24"/>
          <w:szCs w:val="24"/>
        </w:rPr>
      </w:pPr>
      <w:r>
        <w:rPr>
          <w:sz w:val="24"/>
          <w:szCs w:val="24"/>
        </w:rPr>
        <w:t>Given the well documented facts that the Bible was 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 xml:space="preserve">on three continents: Asia, Africa and Europe, by </w:t>
      </w:r>
      <w:r w:rsidRPr="005026D9">
        <w:rPr>
          <w:sz w:val="24"/>
          <w:szCs w:val="24"/>
        </w:rPr>
        <w:t>approximately</w:t>
      </w:r>
      <w:r>
        <w:rPr>
          <w:sz w:val="24"/>
          <w:szCs w:val="24"/>
        </w:rPr>
        <w:t xml:space="preserve"> 40-49 different writers, makes the Bible’s symmetry and prophetic accuracy that much more astonishing. However, let’s get to the heart of the matter, and talk about the inspiration of the words found in the pages of these ancient text. </w:t>
      </w:r>
    </w:p>
    <w:p w14:paraId="1E4FF357" w14:textId="77777777" w:rsidR="00217814" w:rsidRDefault="00217814" w:rsidP="00217814">
      <w:pPr>
        <w:ind w:firstLine="720"/>
        <w:jc w:val="both"/>
        <w:rPr>
          <w:rFonts w:asciiTheme="minorHAnsi" w:hAnsiTheme="minorHAnsi"/>
          <w:sz w:val="24"/>
          <w:szCs w:val="24"/>
        </w:rPr>
      </w:pPr>
      <w:r w:rsidRPr="006B5DEE">
        <w:rPr>
          <w:rFonts w:asciiTheme="minorHAnsi" w:hAnsiTheme="minorHAnsi"/>
          <w:sz w:val="24"/>
          <w:szCs w:val="24"/>
        </w:rPr>
        <w:t>If you’ll recall, Timothy pastor</w:t>
      </w:r>
      <w:r>
        <w:rPr>
          <w:rFonts w:asciiTheme="minorHAnsi" w:hAnsiTheme="minorHAnsi"/>
          <w:sz w:val="24"/>
          <w:szCs w:val="24"/>
        </w:rPr>
        <w:t>ed</w:t>
      </w:r>
      <w:r w:rsidRPr="006B5DEE">
        <w:rPr>
          <w:rFonts w:asciiTheme="minorHAnsi" w:hAnsiTheme="minorHAnsi"/>
          <w:sz w:val="24"/>
          <w:szCs w:val="24"/>
        </w:rPr>
        <w:t xml:space="preserve"> the church at Ephesus</w:t>
      </w:r>
      <w:r>
        <w:rPr>
          <w:rFonts w:asciiTheme="minorHAnsi" w:hAnsiTheme="minorHAnsi"/>
          <w:sz w:val="24"/>
          <w:szCs w:val="24"/>
        </w:rPr>
        <w:t xml:space="preserve"> for approximately one and a half years.</w:t>
      </w:r>
      <w:r w:rsidRPr="006B5DEE">
        <w:rPr>
          <w:rFonts w:asciiTheme="minorHAnsi" w:hAnsiTheme="minorHAnsi"/>
          <w:sz w:val="24"/>
          <w:szCs w:val="24"/>
        </w:rPr>
        <w:t xml:space="preserve"> </w:t>
      </w:r>
      <w:r>
        <w:rPr>
          <w:rFonts w:asciiTheme="minorHAnsi" w:hAnsiTheme="minorHAnsi"/>
          <w:sz w:val="24"/>
          <w:szCs w:val="24"/>
        </w:rPr>
        <w:t>The spiritual clement of the city had changed dramatically by the power of the gospel. Nevertheless, it was still steeped in superstitions that governed the fabric of their society. The believers had turned from idolatry and burned their books on witchcraft. But, obviously not all these “evil-spirit” inspired books were destroyed</w:t>
      </w:r>
      <w:r w:rsidR="00142870">
        <w:rPr>
          <w:rFonts w:asciiTheme="minorHAnsi" w:hAnsiTheme="minorHAnsi"/>
          <w:sz w:val="24"/>
          <w:szCs w:val="24"/>
        </w:rPr>
        <w:t>.  We know this because</w:t>
      </w:r>
      <w:r>
        <w:rPr>
          <w:rFonts w:asciiTheme="minorHAnsi" w:hAnsiTheme="minorHAnsi"/>
          <w:sz w:val="24"/>
          <w:szCs w:val="24"/>
        </w:rPr>
        <w:t xml:space="preserve"> Paul address this issue often in his letters to Timothy</w:t>
      </w:r>
      <w:r w:rsidR="00142870">
        <w:rPr>
          <w:rFonts w:asciiTheme="minorHAnsi" w:hAnsiTheme="minorHAnsi"/>
          <w:sz w:val="24"/>
          <w:szCs w:val="24"/>
        </w:rPr>
        <w:t>. You may want to stop and read the following passages</w:t>
      </w:r>
      <w:r>
        <w:rPr>
          <w:rFonts w:asciiTheme="minorHAnsi" w:hAnsiTheme="minorHAnsi"/>
          <w:sz w:val="24"/>
          <w:szCs w:val="24"/>
        </w:rPr>
        <w:t xml:space="preserve"> (1 Timothy 1:3-11, 3:14-16, 4:1-16; 2 Timothy 3:1-13).  </w:t>
      </w:r>
    </w:p>
    <w:p w14:paraId="7C370FC4" w14:textId="77777777" w:rsidR="00217814" w:rsidRPr="003F2F80" w:rsidRDefault="00142870" w:rsidP="00217814">
      <w:pPr>
        <w:pStyle w:val="ListParagraph"/>
        <w:numPr>
          <w:ilvl w:val="0"/>
          <w:numId w:val="55"/>
        </w:numPr>
        <w:rPr>
          <w:rFonts w:asciiTheme="minorHAnsi" w:hAnsiTheme="minorHAnsi"/>
          <w:sz w:val="24"/>
          <w:szCs w:val="24"/>
        </w:rPr>
      </w:pPr>
      <w:r>
        <w:rPr>
          <w:rFonts w:asciiTheme="minorHAnsi" w:hAnsiTheme="minorHAnsi"/>
          <w:sz w:val="24"/>
          <w:szCs w:val="24"/>
        </w:rPr>
        <w:t>R</w:t>
      </w:r>
      <w:r w:rsidR="00217814">
        <w:rPr>
          <w:rFonts w:asciiTheme="minorHAnsi" w:hAnsiTheme="minorHAnsi"/>
          <w:sz w:val="24"/>
          <w:szCs w:val="24"/>
        </w:rPr>
        <w:t>ead Acts chapter 19:11-20 and Acts 12:24. What happened to the Word of God because of the miracles in Ephesus? _______________________________________________________________________________________________________________________________________________________________________________________________________________</w:t>
      </w:r>
    </w:p>
    <w:p w14:paraId="6764D720" w14:textId="77777777" w:rsidR="00217814" w:rsidRPr="00144069" w:rsidRDefault="00217814" w:rsidP="00217814">
      <w:pPr>
        <w:pStyle w:val="ListParagraph"/>
        <w:numPr>
          <w:ilvl w:val="0"/>
          <w:numId w:val="55"/>
        </w:numPr>
        <w:rPr>
          <w:rFonts w:asciiTheme="minorHAnsi" w:hAnsiTheme="minorHAnsi"/>
          <w:sz w:val="24"/>
          <w:szCs w:val="24"/>
        </w:rPr>
      </w:pPr>
      <w:r w:rsidRPr="00144069">
        <w:rPr>
          <w:rFonts w:asciiTheme="minorHAnsi" w:hAnsiTheme="minorHAnsi"/>
          <w:sz w:val="24"/>
          <w:szCs w:val="24"/>
        </w:rPr>
        <w:t>With this context in mind, why do you think it was</w:t>
      </w:r>
      <w:r>
        <w:rPr>
          <w:rFonts w:asciiTheme="minorHAnsi" w:hAnsiTheme="minorHAnsi"/>
          <w:sz w:val="24"/>
          <w:szCs w:val="24"/>
        </w:rPr>
        <w:t xml:space="preserve"> so</w:t>
      </w:r>
      <w:r w:rsidRPr="00144069">
        <w:rPr>
          <w:rFonts w:asciiTheme="minorHAnsi" w:hAnsiTheme="minorHAnsi"/>
          <w:sz w:val="24"/>
          <w:szCs w:val="24"/>
        </w:rPr>
        <w:t xml:space="preserve"> important to these believers</w:t>
      </w:r>
      <w:r>
        <w:rPr>
          <w:rFonts w:asciiTheme="minorHAnsi" w:hAnsiTheme="minorHAnsi"/>
          <w:sz w:val="24"/>
          <w:szCs w:val="24"/>
        </w:rPr>
        <w:t xml:space="preserve"> to know</w:t>
      </w:r>
      <w:r w:rsidRPr="00144069">
        <w:rPr>
          <w:rFonts w:asciiTheme="minorHAnsi" w:hAnsiTheme="minorHAnsi"/>
          <w:sz w:val="24"/>
          <w:szCs w:val="24"/>
        </w:rPr>
        <w:t xml:space="preserve"> that the “Holy Spirit” was the inspiration for the Bible? </w:t>
      </w:r>
      <w:r>
        <w:rPr>
          <w:rFonts w:asciiTheme="minorHAnsi" w:hAnsiTheme="minorHAnsi"/>
          <w:sz w:val="24"/>
          <w:szCs w:val="24"/>
        </w:rPr>
        <w:t xml:space="preserve"> </w:t>
      </w:r>
      <w:r w:rsidRPr="00144069">
        <w:rPr>
          <w:rFonts w:asciiTheme="minorHAnsi" w:hAnsiTheme="minorHAnsi"/>
          <w:sz w:val="24"/>
          <w:szCs w:val="24"/>
        </w:rPr>
        <w:t>______________________________________________________________________________________________________________________________________________________________________________________________________</w:t>
      </w:r>
      <w:r>
        <w:rPr>
          <w:rFonts w:asciiTheme="minorHAnsi" w:hAnsiTheme="minorHAnsi"/>
          <w:sz w:val="24"/>
          <w:szCs w:val="24"/>
        </w:rPr>
        <w:t>_________</w:t>
      </w:r>
    </w:p>
    <w:p w14:paraId="229DC975" w14:textId="77777777" w:rsidR="00217814" w:rsidRDefault="00217814" w:rsidP="00217814">
      <w:pPr>
        <w:ind w:firstLine="720"/>
        <w:jc w:val="both"/>
        <w:rPr>
          <w:iCs/>
          <w:sz w:val="24"/>
          <w:szCs w:val="24"/>
        </w:rPr>
      </w:pPr>
      <w:r w:rsidRPr="00623B19">
        <w:rPr>
          <w:bCs/>
          <w:sz w:val="24"/>
          <w:szCs w:val="24"/>
        </w:rPr>
        <w:t xml:space="preserve">In </w:t>
      </w:r>
      <w:r>
        <w:rPr>
          <w:bCs/>
          <w:sz w:val="24"/>
          <w:szCs w:val="24"/>
        </w:rPr>
        <w:t>2 Peter 1:19-21 and 2 Timothy 3:16,</w:t>
      </w:r>
      <w:r w:rsidRPr="00623B19">
        <w:rPr>
          <w:bCs/>
          <w:sz w:val="24"/>
          <w:szCs w:val="24"/>
        </w:rPr>
        <w:t xml:space="preserve"> notice the words “inspired by God” (also translated God breathed) and men were “</w:t>
      </w:r>
      <w:r>
        <w:rPr>
          <w:bCs/>
          <w:sz w:val="24"/>
          <w:szCs w:val="24"/>
        </w:rPr>
        <w:t>carried along</w:t>
      </w:r>
      <w:r w:rsidRPr="00623B19">
        <w:rPr>
          <w:bCs/>
          <w:sz w:val="24"/>
          <w:szCs w:val="24"/>
        </w:rPr>
        <w:t xml:space="preserve"> by the Holy Spirit”. </w:t>
      </w:r>
      <w:r>
        <w:rPr>
          <w:bCs/>
          <w:sz w:val="24"/>
          <w:szCs w:val="24"/>
        </w:rPr>
        <w:t xml:space="preserve">The two concepts are closely </w:t>
      </w:r>
      <w:r w:rsidRPr="00623B19">
        <w:rPr>
          <w:bCs/>
          <w:sz w:val="24"/>
          <w:szCs w:val="24"/>
        </w:rPr>
        <w:t xml:space="preserve">connected. In </w:t>
      </w:r>
      <w:r w:rsidRPr="00623B19">
        <w:rPr>
          <w:sz w:val="24"/>
          <w:szCs w:val="24"/>
        </w:rPr>
        <w:t>Greek, the word translated as inspired by or God breathed</w:t>
      </w:r>
      <w:r w:rsidR="00142870">
        <w:rPr>
          <w:sz w:val="24"/>
          <w:szCs w:val="24"/>
        </w:rPr>
        <w:t>,</w:t>
      </w:r>
      <w:r w:rsidRPr="00623B19">
        <w:rPr>
          <w:sz w:val="24"/>
          <w:szCs w:val="24"/>
        </w:rPr>
        <w:t xml:space="preserve"> is </w:t>
      </w:r>
      <w:r>
        <w:rPr>
          <w:sz w:val="24"/>
          <w:szCs w:val="24"/>
        </w:rPr>
        <w:t>T</w:t>
      </w:r>
      <w:r w:rsidRPr="00623B19">
        <w:rPr>
          <w:sz w:val="24"/>
          <w:szCs w:val="24"/>
        </w:rPr>
        <w:t>heopneustos.</w:t>
      </w:r>
      <w:r w:rsidRPr="00623B19">
        <w:rPr>
          <w:iCs/>
          <w:sz w:val="24"/>
          <w:szCs w:val="24"/>
        </w:rPr>
        <w:t xml:space="preserve"> </w:t>
      </w:r>
      <w:r>
        <w:rPr>
          <w:iCs/>
          <w:sz w:val="24"/>
          <w:szCs w:val="24"/>
        </w:rPr>
        <w:t>The word itself is made up of two words. They are: God (Theo) and Spirit (P</w:t>
      </w:r>
      <w:r w:rsidRPr="00623B19">
        <w:rPr>
          <w:sz w:val="24"/>
          <w:szCs w:val="24"/>
        </w:rPr>
        <w:t>neuma</w:t>
      </w:r>
      <w:r>
        <w:rPr>
          <w:sz w:val="24"/>
          <w:szCs w:val="24"/>
        </w:rPr>
        <w:t xml:space="preserve">). The latter is </w:t>
      </w:r>
      <w:r w:rsidRPr="00623B19">
        <w:rPr>
          <w:sz w:val="24"/>
          <w:szCs w:val="24"/>
        </w:rPr>
        <w:t>defined as: breath</w:t>
      </w:r>
      <w:r w:rsidRPr="00623B19">
        <w:rPr>
          <w:iCs/>
          <w:sz w:val="24"/>
          <w:szCs w:val="24"/>
        </w:rPr>
        <w:t xml:space="preserve">, to blow, Holy Spirit, Christ’s Spirit, life, Spirit and mind. </w:t>
      </w:r>
      <w:r w:rsidR="00142870">
        <w:rPr>
          <w:iCs/>
          <w:sz w:val="24"/>
          <w:szCs w:val="24"/>
        </w:rPr>
        <w:t>To get a visual, read what happened on the day of Pentecost (Acts 2:1-7).</w:t>
      </w:r>
    </w:p>
    <w:p w14:paraId="1A465763" w14:textId="77777777" w:rsidR="00217814" w:rsidRDefault="00217814" w:rsidP="00217814">
      <w:pPr>
        <w:pStyle w:val="ListParagraph"/>
        <w:ind w:left="0" w:firstLine="720"/>
        <w:jc w:val="both"/>
        <w:rPr>
          <w:sz w:val="24"/>
          <w:szCs w:val="24"/>
        </w:rPr>
      </w:pPr>
    </w:p>
    <w:p w14:paraId="17932831" w14:textId="77777777" w:rsidR="00217814" w:rsidRDefault="00217814" w:rsidP="00217814">
      <w:pPr>
        <w:pStyle w:val="ListParagraph"/>
        <w:numPr>
          <w:ilvl w:val="0"/>
          <w:numId w:val="61"/>
        </w:numPr>
        <w:rPr>
          <w:sz w:val="24"/>
          <w:szCs w:val="24"/>
        </w:rPr>
      </w:pPr>
      <w:r>
        <w:rPr>
          <w:sz w:val="24"/>
          <w:szCs w:val="24"/>
        </w:rPr>
        <w:t>We have just read Peter’s and Paul’s declarations about God’s Word. Now read what Jesus said about His Word. And summarize what he declared about the Bible. John 8:58, 10:35, 14:26; Matthew 22:31; Luke 24:44 _______________________________________________________________________________________________________________________________________________________________________________________________________________</w:t>
      </w:r>
    </w:p>
    <w:p w14:paraId="03798E43" w14:textId="77777777" w:rsidR="00142870" w:rsidRDefault="00142870" w:rsidP="00142870">
      <w:pPr>
        <w:pStyle w:val="ListParagraph"/>
        <w:ind w:left="1080"/>
        <w:rPr>
          <w:sz w:val="24"/>
          <w:szCs w:val="24"/>
        </w:rPr>
      </w:pPr>
    </w:p>
    <w:p w14:paraId="69534521" w14:textId="77777777" w:rsidR="00142870" w:rsidRDefault="00142870" w:rsidP="00142870">
      <w:pPr>
        <w:spacing w:after="0"/>
        <w:jc w:val="center"/>
        <w:rPr>
          <w:rFonts w:asciiTheme="minorHAnsi" w:hAnsiTheme="minorHAnsi" w:cstheme="minorHAnsi"/>
          <w:b/>
          <w:bCs/>
          <w:iCs/>
          <w:sz w:val="24"/>
          <w:szCs w:val="24"/>
        </w:rPr>
      </w:pPr>
      <w:r>
        <w:rPr>
          <w:rFonts w:asciiTheme="minorHAnsi" w:hAnsiTheme="minorHAnsi" w:cstheme="minorHAnsi"/>
          <w:b/>
          <w:bCs/>
          <w:iCs/>
          <w:sz w:val="24"/>
          <w:szCs w:val="24"/>
        </w:rPr>
        <w:t xml:space="preserve">1 Thessalonians 2:13 </w:t>
      </w:r>
    </w:p>
    <w:p w14:paraId="3A8FE3F2" w14:textId="77777777" w:rsidR="00142870" w:rsidRDefault="00142870" w:rsidP="00142870">
      <w:pPr>
        <w:spacing w:after="0"/>
        <w:jc w:val="center"/>
        <w:rPr>
          <w:rFonts w:asciiTheme="minorHAnsi" w:hAnsiTheme="minorHAnsi" w:cstheme="minorHAnsi"/>
          <w:b/>
          <w:i/>
          <w:color w:val="000000"/>
          <w:sz w:val="24"/>
          <w:szCs w:val="24"/>
        </w:rPr>
      </w:pPr>
      <w:r w:rsidRPr="00A53C71">
        <w:rPr>
          <w:rFonts w:asciiTheme="minorHAnsi" w:hAnsiTheme="minorHAnsi" w:cstheme="minorHAnsi"/>
          <w:b/>
          <w:i/>
          <w:color w:val="000000"/>
          <w:sz w:val="24"/>
          <w:szCs w:val="24"/>
        </w:rPr>
        <w:t>And so,</w:t>
      </w:r>
      <w:r w:rsidRPr="00A53C71">
        <w:rPr>
          <w:rStyle w:val="apple-converted-space"/>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we too constantly thank God that when you received God’s message that you heard from us,</w:t>
      </w:r>
      <w:r w:rsidRPr="00A53C71">
        <w:rPr>
          <w:rStyle w:val="apple-converted-space"/>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you accepted it not as a human message,</w:t>
      </w:r>
      <w:r w:rsidRPr="00A53C71">
        <w:rPr>
          <w:rFonts w:asciiTheme="minorHAnsi" w:hAnsiTheme="minorHAnsi" w:cstheme="minorHAnsi"/>
          <w:b/>
          <w:i/>
          <w:color w:val="000000"/>
          <w:sz w:val="24"/>
          <w:szCs w:val="24"/>
          <w:vertAlign w:val="superscript"/>
        </w:rPr>
        <w:t> </w:t>
      </w:r>
      <w:r w:rsidRPr="00A53C71">
        <w:rPr>
          <w:rFonts w:asciiTheme="minorHAnsi" w:hAnsiTheme="minorHAnsi" w:cstheme="minorHAnsi"/>
          <w:b/>
          <w:i/>
          <w:color w:val="000000"/>
          <w:sz w:val="24"/>
          <w:szCs w:val="24"/>
        </w:rPr>
        <w:t>but God’s message, which is at work among you who believe.</w:t>
      </w:r>
    </w:p>
    <w:p w14:paraId="3D289667" w14:textId="77777777" w:rsidR="00856813" w:rsidRDefault="00856813" w:rsidP="00142870">
      <w:pPr>
        <w:spacing w:after="0"/>
        <w:jc w:val="center"/>
        <w:rPr>
          <w:rFonts w:asciiTheme="minorHAnsi" w:hAnsiTheme="minorHAnsi" w:cstheme="minorHAnsi"/>
          <w:b/>
          <w:i/>
          <w:color w:val="000000"/>
          <w:sz w:val="24"/>
          <w:szCs w:val="24"/>
        </w:rPr>
      </w:pPr>
    </w:p>
    <w:p w14:paraId="591EBEF0" w14:textId="77777777" w:rsidR="00F14F7E" w:rsidRDefault="00F14F7E" w:rsidP="00C9700C">
      <w:pPr>
        <w:spacing w:after="0" w:line="240" w:lineRule="auto"/>
        <w:jc w:val="center"/>
        <w:rPr>
          <w:rFonts w:asciiTheme="minorHAnsi" w:hAnsiTheme="minorHAnsi" w:cstheme="minorHAnsi"/>
          <w:b/>
          <w:color w:val="000000"/>
          <w:sz w:val="28"/>
          <w:szCs w:val="28"/>
        </w:rPr>
      </w:pPr>
      <w:r>
        <w:rPr>
          <w:rFonts w:asciiTheme="minorHAnsi" w:hAnsiTheme="minorHAnsi" w:cstheme="minorHAnsi"/>
          <w:b/>
          <w:color w:val="000000"/>
          <w:sz w:val="28"/>
          <w:szCs w:val="28"/>
        </w:rPr>
        <w:t>Regeneration</w:t>
      </w:r>
      <w:r w:rsidR="00D4704A">
        <w:rPr>
          <w:rFonts w:asciiTheme="minorHAnsi" w:hAnsiTheme="minorHAnsi" w:cstheme="minorHAnsi"/>
          <w:b/>
          <w:color w:val="000000"/>
          <w:sz w:val="28"/>
          <w:szCs w:val="28"/>
        </w:rPr>
        <w:t xml:space="preserve"> Salvation</w:t>
      </w:r>
      <w:r w:rsidR="00711132">
        <w:rPr>
          <w:rFonts w:asciiTheme="minorHAnsi" w:hAnsiTheme="minorHAnsi" w:cstheme="minorHAnsi"/>
          <w:b/>
          <w:color w:val="000000"/>
          <w:sz w:val="28"/>
          <w:szCs w:val="28"/>
        </w:rPr>
        <w:t xml:space="preserve"> and Restoration</w:t>
      </w:r>
    </w:p>
    <w:p w14:paraId="0B8FEF02" w14:textId="77777777" w:rsidR="00F423D7" w:rsidRDefault="00F423D7" w:rsidP="00C9700C">
      <w:pPr>
        <w:spacing w:after="0" w:line="240" w:lineRule="auto"/>
        <w:jc w:val="center"/>
        <w:rPr>
          <w:rFonts w:asciiTheme="minorHAnsi" w:hAnsiTheme="minorHAnsi" w:cstheme="minorHAnsi"/>
          <w:b/>
          <w:color w:val="000000"/>
          <w:sz w:val="28"/>
          <w:szCs w:val="28"/>
        </w:rPr>
      </w:pPr>
    </w:p>
    <w:p w14:paraId="2BD0CFD5" w14:textId="77777777" w:rsidR="00F423D7" w:rsidRDefault="00F423D7" w:rsidP="00F423D7">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1 </w:t>
      </w:r>
      <w:r w:rsidRPr="00F14F7E">
        <w:rPr>
          <w:rFonts w:asciiTheme="minorHAnsi" w:hAnsiTheme="minorHAnsi" w:cstheme="minorHAnsi"/>
          <w:b/>
          <w:sz w:val="24"/>
          <w:szCs w:val="24"/>
        </w:rPr>
        <w:t xml:space="preserve">Peter 1:23-25 </w:t>
      </w:r>
    </w:p>
    <w:p w14:paraId="04C1E963" w14:textId="77777777" w:rsidR="00F423D7" w:rsidRDefault="00F423D7" w:rsidP="00F423D7">
      <w:pPr>
        <w:spacing w:after="0"/>
        <w:jc w:val="center"/>
        <w:rPr>
          <w:rFonts w:asciiTheme="minorHAnsi" w:hAnsiTheme="minorHAnsi" w:cstheme="minorHAnsi"/>
          <w:b/>
          <w:i/>
          <w:color w:val="000000"/>
          <w:sz w:val="24"/>
          <w:szCs w:val="24"/>
        </w:rPr>
      </w:pPr>
      <w:r w:rsidRPr="0087606E">
        <w:rPr>
          <w:rFonts w:asciiTheme="minorHAnsi" w:hAnsiTheme="minorHAnsi" w:cstheme="minorHAnsi"/>
          <w:b/>
          <w:i/>
          <w:color w:val="000000"/>
          <w:sz w:val="24"/>
          <w:szCs w:val="24"/>
        </w:rPr>
        <w:t>You have been born anew, not from perishable but from imperishable seed, through the living and enduring word of God.</w:t>
      </w:r>
      <w:r w:rsidRPr="0087606E">
        <w:rPr>
          <w:rStyle w:val="apple-converted-space"/>
          <w:rFonts w:asciiTheme="minorHAnsi" w:hAnsiTheme="minorHAnsi" w:cstheme="minorHAnsi"/>
          <w:b/>
          <w:i/>
          <w:color w:val="000000"/>
          <w:sz w:val="24"/>
          <w:szCs w:val="24"/>
        </w:rPr>
        <w:t> </w:t>
      </w:r>
      <w:bookmarkStart w:id="1218" w:name="24"/>
      <w:r w:rsidRPr="0087606E">
        <w:rPr>
          <w:rFonts w:asciiTheme="minorHAnsi" w:hAnsiTheme="minorHAnsi" w:cstheme="minorHAnsi"/>
          <w:b/>
          <w:i/>
          <w:color w:val="000000"/>
          <w:sz w:val="24"/>
          <w:szCs w:val="24"/>
        </w:rPr>
        <w:fldChar w:fldCharType="begin"/>
      </w:r>
      <w:r w:rsidRPr="0087606E">
        <w:rPr>
          <w:rFonts w:asciiTheme="minorHAnsi" w:hAnsiTheme="minorHAnsi" w:cstheme="minorHAnsi"/>
          <w:b/>
          <w:i/>
          <w:color w:val="000000"/>
          <w:sz w:val="24"/>
          <w:szCs w:val="24"/>
        </w:rPr>
        <w:instrText xml:space="preserve"> HYPERLINK "http://classic.net.bible.org/verse.php?book=1Pe&amp;chapter=1&amp;verse=24" </w:instrText>
      </w:r>
      <w:r w:rsidRPr="0087606E">
        <w:rPr>
          <w:rFonts w:asciiTheme="minorHAnsi" w:hAnsiTheme="minorHAnsi" w:cstheme="minorHAnsi"/>
          <w:b/>
          <w:i/>
          <w:color w:val="000000"/>
          <w:sz w:val="24"/>
          <w:szCs w:val="24"/>
        </w:rPr>
        <w:fldChar w:fldCharType="end"/>
      </w:r>
      <w:bookmarkEnd w:id="1218"/>
      <w:r w:rsidRPr="0087606E">
        <w:rPr>
          <w:rFonts w:asciiTheme="minorHAnsi" w:hAnsiTheme="minorHAnsi" w:cstheme="minorHAnsi"/>
          <w:b/>
          <w:i/>
          <w:color w:val="000000"/>
          <w:sz w:val="24"/>
          <w:szCs w:val="24"/>
        </w:rPr>
        <w:t xml:space="preserve"> For </w:t>
      </w:r>
      <w:r w:rsidRPr="0087606E">
        <w:rPr>
          <w:rFonts w:asciiTheme="minorHAnsi" w:hAnsiTheme="minorHAnsi" w:cstheme="minorHAnsi"/>
          <w:b/>
          <w:bCs/>
          <w:i/>
          <w:iCs/>
          <w:color w:val="000000"/>
          <w:sz w:val="24"/>
          <w:szCs w:val="24"/>
        </w:rPr>
        <w:t>all flesh</w:t>
      </w:r>
      <w:r w:rsidRPr="0087606E">
        <w:rPr>
          <w:rStyle w:val="apple-converted-space"/>
          <w:rFonts w:asciiTheme="minorHAnsi" w:hAnsiTheme="minorHAnsi" w:cstheme="minorHAnsi"/>
          <w:b/>
          <w:i/>
          <w:color w:val="000000"/>
          <w:sz w:val="24"/>
          <w:szCs w:val="24"/>
          <w:vertAlign w:val="superscript"/>
        </w:rPr>
        <w:t xml:space="preserve"> </w:t>
      </w:r>
      <w:r w:rsidRPr="0087606E">
        <w:rPr>
          <w:rFonts w:asciiTheme="minorHAnsi" w:hAnsiTheme="minorHAnsi" w:cstheme="minorHAnsi"/>
          <w:b/>
          <w:bCs/>
          <w:i/>
          <w:iCs/>
          <w:color w:val="000000"/>
          <w:sz w:val="24"/>
          <w:szCs w:val="24"/>
        </w:rPr>
        <w:t>is like grass and all its glory like the flower of the grass;</w:t>
      </w:r>
      <w:r w:rsidRPr="0087606E">
        <w:rPr>
          <w:rStyle w:val="apple-converted-space"/>
          <w:rFonts w:asciiTheme="minorHAnsi" w:hAnsiTheme="minorHAnsi" w:cstheme="minorHAnsi"/>
          <w:b/>
          <w:i/>
          <w:color w:val="000000"/>
          <w:sz w:val="24"/>
          <w:szCs w:val="24"/>
          <w:vertAlign w:val="superscript"/>
        </w:rPr>
        <w:t> </w:t>
      </w:r>
      <w:r w:rsidRPr="0087606E">
        <w:rPr>
          <w:rFonts w:asciiTheme="minorHAnsi" w:hAnsiTheme="minorHAnsi" w:cstheme="minorHAnsi"/>
          <w:b/>
          <w:bCs/>
          <w:i/>
          <w:iCs/>
          <w:color w:val="000000"/>
          <w:sz w:val="24"/>
          <w:szCs w:val="24"/>
        </w:rPr>
        <w:t>the grass withers and the flower falls off,</w:t>
      </w:r>
      <w:r w:rsidRPr="0087606E">
        <w:rPr>
          <w:rStyle w:val="apple-converted-space"/>
          <w:rFonts w:asciiTheme="minorHAnsi" w:hAnsiTheme="minorHAnsi" w:cstheme="minorHAnsi"/>
          <w:b/>
          <w:i/>
          <w:color w:val="000000"/>
          <w:sz w:val="24"/>
          <w:szCs w:val="24"/>
        </w:rPr>
        <w:t> </w:t>
      </w:r>
      <w:r w:rsidRPr="0087606E">
        <w:rPr>
          <w:rFonts w:asciiTheme="minorHAnsi" w:hAnsiTheme="minorHAnsi" w:cstheme="minorHAnsi"/>
          <w:b/>
          <w:bCs/>
          <w:i/>
          <w:iCs/>
          <w:color w:val="000000"/>
          <w:sz w:val="24"/>
          <w:szCs w:val="24"/>
        </w:rPr>
        <w:t>but the word of the Lord</w:t>
      </w:r>
      <w:r w:rsidRPr="0087606E">
        <w:rPr>
          <w:rStyle w:val="apple-converted-space"/>
          <w:rFonts w:asciiTheme="minorHAnsi" w:hAnsiTheme="minorHAnsi" w:cstheme="minorHAnsi"/>
          <w:b/>
          <w:i/>
          <w:color w:val="000000"/>
          <w:sz w:val="24"/>
          <w:szCs w:val="24"/>
          <w:vertAlign w:val="superscript"/>
        </w:rPr>
        <w:t> </w:t>
      </w:r>
      <w:r w:rsidRPr="0087606E">
        <w:rPr>
          <w:rFonts w:asciiTheme="minorHAnsi" w:hAnsiTheme="minorHAnsi" w:cstheme="minorHAnsi"/>
          <w:b/>
          <w:bCs/>
          <w:i/>
          <w:iCs/>
          <w:color w:val="000000"/>
          <w:sz w:val="24"/>
          <w:szCs w:val="24"/>
        </w:rPr>
        <w:t>endures forever</w:t>
      </w:r>
      <w:r w:rsidRPr="0087606E">
        <w:rPr>
          <w:rFonts w:asciiTheme="minorHAnsi" w:hAnsiTheme="minorHAnsi" w:cstheme="minorHAnsi"/>
          <w:b/>
          <w:i/>
          <w:iCs/>
          <w:color w:val="000000"/>
          <w:sz w:val="24"/>
          <w:szCs w:val="24"/>
        </w:rPr>
        <w:t xml:space="preserve">. </w:t>
      </w:r>
      <w:r w:rsidRPr="0087606E">
        <w:rPr>
          <w:rFonts w:asciiTheme="minorHAnsi" w:hAnsiTheme="minorHAnsi" w:cstheme="minorHAnsi"/>
          <w:b/>
          <w:i/>
          <w:color w:val="000000"/>
          <w:sz w:val="24"/>
          <w:szCs w:val="24"/>
        </w:rPr>
        <w:t>And this is the word that was proclaimed to you.</w:t>
      </w:r>
    </w:p>
    <w:p w14:paraId="1E2327A0" w14:textId="77777777" w:rsidR="00F423D7" w:rsidRDefault="00F423D7" w:rsidP="00C9700C">
      <w:pPr>
        <w:spacing w:after="0" w:line="240" w:lineRule="auto"/>
        <w:jc w:val="center"/>
        <w:rPr>
          <w:rFonts w:asciiTheme="minorHAnsi" w:hAnsiTheme="minorHAnsi" w:cstheme="minorHAnsi"/>
          <w:b/>
          <w:color w:val="000000"/>
          <w:sz w:val="28"/>
          <w:szCs w:val="28"/>
        </w:rPr>
      </w:pPr>
    </w:p>
    <w:p w14:paraId="45B3E27E" w14:textId="77777777" w:rsidR="006A0127" w:rsidRDefault="006A0127" w:rsidP="00C9700C">
      <w:pPr>
        <w:spacing w:after="0" w:line="240" w:lineRule="auto"/>
        <w:jc w:val="center"/>
        <w:rPr>
          <w:rFonts w:asciiTheme="minorHAnsi" w:hAnsiTheme="minorHAnsi" w:cstheme="minorHAnsi"/>
          <w:b/>
          <w:color w:val="000000"/>
          <w:sz w:val="28"/>
          <w:szCs w:val="28"/>
        </w:rPr>
      </w:pPr>
    </w:p>
    <w:p w14:paraId="2104CC8C" w14:textId="77777777" w:rsidR="00D4704A" w:rsidRDefault="000E644F" w:rsidP="005000C1">
      <w:pPr>
        <w:ind w:firstLine="720"/>
        <w:jc w:val="both"/>
        <w:rPr>
          <w:rFonts w:asciiTheme="minorHAnsi" w:hAnsiTheme="minorHAnsi" w:cstheme="minorHAnsi"/>
          <w:color w:val="000000"/>
          <w:sz w:val="24"/>
          <w:szCs w:val="24"/>
        </w:rPr>
      </w:pPr>
      <w:r>
        <w:rPr>
          <w:sz w:val="24"/>
          <w:szCs w:val="24"/>
        </w:rPr>
        <w:t>W</w:t>
      </w:r>
      <w:r w:rsidR="001A3FCF" w:rsidRPr="00AA6450">
        <w:rPr>
          <w:sz w:val="24"/>
          <w:szCs w:val="24"/>
        </w:rPr>
        <w:t>hen the living Seed</w:t>
      </w:r>
      <w:r w:rsidR="00F1542A">
        <w:rPr>
          <w:sz w:val="24"/>
          <w:szCs w:val="24"/>
        </w:rPr>
        <w:t xml:space="preserve"> of</w:t>
      </w:r>
      <w:r w:rsidR="001A3FCF" w:rsidRPr="00AA6450">
        <w:rPr>
          <w:sz w:val="24"/>
          <w:szCs w:val="24"/>
        </w:rPr>
        <w:t xml:space="preserve"> </w:t>
      </w:r>
      <w:r w:rsidR="001A3FCF" w:rsidRPr="001A3FCF">
        <w:rPr>
          <w:sz w:val="24"/>
          <w:szCs w:val="24"/>
        </w:rPr>
        <w:t>God</w:t>
      </w:r>
      <w:r w:rsidR="00F423D7">
        <w:rPr>
          <w:sz w:val="24"/>
          <w:szCs w:val="24"/>
        </w:rPr>
        <w:t>’s Word</w:t>
      </w:r>
      <w:r w:rsidR="001A3FCF" w:rsidRPr="00AA6450">
        <w:rPr>
          <w:sz w:val="24"/>
          <w:szCs w:val="24"/>
        </w:rPr>
        <w:t xml:space="preserve"> reached the fertile soil of my broken heart</w:t>
      </w:r>
      <w:r>
        <w:rPr>
          <w:sz w:val="24"/>
          <w:szCs w:val="24"/>
        </w:rPr>
        <w:t>,</w:t>
      </w:r>
      <w:r w:rsidRPr="000E644F">
        <w:rPr>
          <w:sz w:val="24"/>
          <w:szCs w:val="24"/>
        </w:rPr>
        <w:t xml:space="preserve"> </w:t>
      </w:r>
      <w:r w:rsidRPr="00AA6450">
        <w:rPr>
          <w:sz w:val="24"/>
          <w:szCs w:val="24"/>
        </w:rPr>
        <w:t>I was a twenty</w:t>
      </w:r>
      <w:r>
        <w:rPr>
          <w:sz w:val="24"/>
          <w:szCs w:val="24"/>
        </w:rPr>
        <w:t>-</w:t>
      </w:r>
      <w:r w:rsidRPr="00AA6450">
        <w:rPr>
          <w:sz w:val="24"/>
          <w:szCs w:val="24"/>
        </w:rPr>
        <w:t>six</w:t>
      </w:r>
      <w:r>
        <w:rPr>
          <w:sz w:val="24"/>
          <w:szCs w:val="24"/>
        </w:rPr>
        <w:t>-</w:t>
      </w:r>
      <w:r w:rsidRPr="00AA6450">
        <w:rPr>
          <w:sz w:val="24"/>
          <w:szCs w:val="24"/>
        </w:rPr>
        <w:t xml:space="preserve">year </w:t>
      </w:r>
      <w:r>
        <w:rPr>
          <w:sz w:val="24"/>
          <w:szCs w:val="24"/>
        </w:rPr>
        <w:t xml:space="preserve">old </w:t>
      </w:r>
      <w:r w:rsidRPr="00AA6450">
        <w:rPr>
          <w:sz w:val="24"/>
          <w:szCs w:val="24"/>
        </w:rPr>
        <w:t>mother with a baby girl at my breast, and a wife whose marriage was failing apart</w:t>
      </w:r>
      <w:r>
        <w:rPr>
          <w:sz w:val="24"/>
          <w:szCs w:val="24"/>
        </w:rPr>
        <w:t xml:space="preserve">. I’m certain that </w:t>
      </w:r>
      <w:r w:rsidR="003425E9">
        <w:rPr>
          <w:sz w:val="24"/>
          <w:szCs w:val="24"/>
        </w:rPr>
        <w:t>these</w:t>
      </w:r>
      <w:r>
        <w:rPr>
          <w:sz w:val="24"/>
          <w:szCs w:val="24"/>
        </w:rPr>
        <w:t xml:space="preserve"> circumstances </w:t>
      </w:r>
      <w:r w:rsidR="00F423D7">
        <w:rPr>
          <w:sz w:val="24"/>
          <w:szCs w:val="24"/>
        </w:rPr>
        <w:t>tilled</w:t>
      </w:r>
      <w:r>
        <w:rPr>
          <w:sz w:val="24"/>
          <w:szCs w:val="24"/>
        </w:rPr>
        <w:t xml:space="preserve"> my heart </w:t>
      </w:r>
      <w:r w:rsidR="00F423D7">
        <w:rPr>
          <w:sz w:val="24"/>
          <w:szCs w:val="24"/>
        </w:rPr>
        <w:t xml:space="preserve">in preparation </w:t>
      </w:r>
      <w:r>
        <w:rPr>
          <w:sz w:val="24"/>
          <w:szCs w:val="24"/>
        </w:rPr>
        <w:t xml:space="preserve">to really hear </w:t>
      </w:r>
      <w:r w:rsidR="00F423D7">
        <w:rPr>
          <w:sz w:val="24"/>
          <w:szCs w:val="24"/>
        </w:rPr>
        <w:t>God’s</w:t>
      </w:r>
      <w:r>
        <w:rPr>
          <w:sz w:val="24"/>
          <w:szCs w:val="24"/>
        </w:rPr>
        <w:t xml:space="preserve"> Word</w:t>
      </w:r>
      <w:r w:rsidR="00F423D7">
        <w:rPr>
          <w:sz w:val="24"/>
          <w:szCs w:val="24"/>
        </w:rPr>
        <w:t>, through</w:t>
      </w:r>
      <w:r w:rsidR="001A3FCF" w:rsidRPr="00AA6450">
        <w:rPr>
          <w:sz w:val="24"/>
          <w:szCs w:val="24"/>
        </w:rPr>
        <w:t xml:space="preserve"> the faithful preaching of Pastor Adrian Rogers</w:t>
      </w:r>
      <w:r w:rsidR="00F423D7">
        <w:rPr>
          <w:sz w:val="24"/>
          <w:szCs w:val="24"/>
        </w:rPr>
        <w:t xml:space="preserve">. Before that time, I was spiritual dead in my sins. The Scriptures, </w:t>
      </w:r>
      <w:r>
        <w:rPr>
          <w:rFonts w:asciiTheme="minorHAnsi" w:hAnsiTheme="minorHAnsi" w:cstheme="minorHAnsi"/>
          <w:color w:val="000000"/>
          <w:sz w:val="24"/>
          <w:szCs w:val="24"/>
        </w:rPr>
        <w:t xml:space="preserve">as Peter emphatically declared, </w:t>
      </w:r>
      <w:r w:rsidR="00F423D7">
        <w:rPr>
          <w:rFonts w:asciiTheme="minorHAnsi" w:hAnsiTheme="minorHAnsi" w:cstheme="minorHAnsi"/>
          <w:color w:val="000000"/>
          <w:sz w:val="24"/>
          <w:szCs w:val="24"/>
        </w:rPr>
        <w:t>have life giving power</w:t>
      </w:r>
      <w:r w:rsidR="000A1A4D">
        <w:rPr>
          <w:rFonts w:asciiTheme="minorHAnsi" w:hAnsiTheme="minorHAnsi" w:cstheme="minorHAnsi"/>
          <w:color w:val="000000"/>
          <w:sz w:val="24"/>
          <w:szCs w:val="24"/>
        </w:rPr>
        <w:t xml:space="preserve">. No other book can make that claim. </w:t>
      </w:r>
    </w:p>
    <w:p w14:paraId="5027E95B" w14:textId="2C63DD19" w:rsidR="00F70A81" w:rsidRPr="002D444B" w:rsidRDefault="00C4733D" w:rsidP="00C25A6C">
      <w:pPr>
        <w:spacing w:after="0"/>
        <w:ind w:firstLine="428"/>
        <w:jc w:val="both"/>
        <w:rPr>
          <w:rFonts w:asciiTheme="minorHAnsi" w:hAnsiTheme="minorHAnsi" w:cstheme="minorHAnsi"/>
          <w:color w:val="000000"/>
          <w:sz w:val="24"/>
          <w:szCs w:val="24"/>
        </w:rPr>
      </w:pPr>
      <w:r w:rsidRPr="002D444B">
        <w:rPr>
          <w:rFonts w:asciiTheme="minorHAnsi" w:hAnsiTheme="minorHAnsi" w:cstheme="minorHAnsi"/>
          <w:color w:val="000000"/>
          <w:sz w:val="24"/>
          <w:szCs w:val="24"/>
        </w:rPr>
        <w:t xml:space="preserve"> </w:t>
      </w:r>
      <w:r w:rsidR="00711132" w:rsidRPr="002D444B">
        <w:rPr>
          <w:rFonts w:asciiTheme="minorHAnsi" w:hAnsiTheme="minorHAnsi" w:cstheme="minorHAnsi"/>
          <w:color w:val="000000"/>
          <w:sz w:val="24"/>
          <w:szCs w:val="24"/>
        </w:rPr>
        <w:t xml:space="preserve">  </w:t>
      </w:r>
      <w:r w:rsidR="000A1A4D" w:rsidRPr="002D444B">
        <w:rPr>
          <w:rFonts w:asciiTheme="minorHAnsi" w:hAnsiTheme="minorHAnsi" w:cstheme="minorHAnsi"/>
          <w:color w:val="000000"/>
          <w:sz w:val="24"/>
          <w:szCs w:val="24"/>
        </w:rPr>
        <w:t>Th</w:t>
      </w:r>
      <w:r w:rsidRPr="002D444B">
        <w:rPr>
          <w:rFonts w:asciiTheme="minorHAnsi" w:hAnsiTheme="minorHAnsi" w:cstheme="minorHAnsi"/>
          <w:color w:val="000000"/>
          <w:sz w:val="24"/>
          <w:szCs w:val="24"/>
        </w:rPr>
        <w:t>ere are</w:t>
      </w:r>
      <w:r w:rsidR="00726CC7" w:rsidRPr="002D444B">
        <w:rPr>
          <w:rFonts w:asciiTheme="minorHAnsi" w:hAnsiTheme="minorHAnsi" w:cstheme="minorHAnsi"/>
          <w:color w:val="000000"/>
          <w:sz w:val="24"/>
          <w:szCs w:val="24"/>
        </w:rPr>
        <w:t xml:space="preserve"> many illustrations </w:t>
      </w:r>
      <w:r w:rsidR="000A1A4D" w:rsidRPr="002D444B">
        <w:rPr>
          <w:rFonts w:asciiTheme="minorHAnsi" w:hAnsiTheme="minorHAnsi" w:cstheme="minorHAnsi"/>
          <w:color w:val="000000"/>
          <w:sz w:val="24"/>
          <w:szCs w:val="24"/>
        </w:rPr>
        <w:t xml:space="preserve">in the </w:t>
      </w:r>
      <w:r w:rsidR="00726CC7" w:rsidRPr="002D444B">
        <w:rPr>
          <w:rFonts w:asciiTheme="minorHAnsi" w:hAnsiTheme="minorHAnsi" w:cstheme="minorHAnsi"/>
          <w:color w:val="000000"/>
          <w:sz w:val="24"/>
          <w:szCs w:val="24"/>
        </w:rPr>
        <w:t xml:space="preserve">Bible </w:t>
      </w:r>
      <w:r w:rsidR="000A1A4D" w:rsidRPr="002D444B">
        <w:rPr>
          <w:rFonts w:asciiTheme="minorHAnsi" w:hAnsiTheme="minorHAnsi" w:cstheme="minorHAnsi"/>
          <w:color w:val="000000"/>
          <w:sz w:val="24"/>
          <w:szCs w:val="24"/>
        </w:rPr>
        <w:t xml:space="preserve">that point to God’s Word as the </w:t>
      </w:r>
      <w:r w:rsidR="00726CC7" w:rsidRPr="002D444B">
        <w:rPr>
          <w:rFonts w:asciiTheme="minorHAnsi" w:hAnsiTheme="minorHAnsi" w:cstheme="minorHAnsi"/>
          <w:color w:val="000000"/>
          <w:sz w:val="24"/>
          <w:szCs w:val="24"/>
        </w:rPr>
        <w:t xml:space="preserve">source of </w:t>
      </w:r>
      <w:r w:rsidRPr="002D444B">
        <w:rPr>
          <w:rFonts w:asciiTheme="minorHAnsi" w:hAnsiTheme="minorHAnsi" w:cstheme="minorHAnsi"/>
          <w:color w:val="000000"/>
          <w:sz w:val="24"/>
          <w:szCs w:val="24"/>
        </w:rPr>
        <w:t>regeneration</w:t>
      </w:r>
      <w:ins w:id="1219" w:author="owner" w:date="2018-06-04T13:29:00Z">
        <w:r w:rsidR="00337480">
          <w:rPr>
            <w:rFonts w:asciiTheme="minorHAnsi" w:hAnsiTheme="minorHAnsi" w:cstheme="minorHAnsi"/>
            <w:color w:val="000000"/>
            <w:sz w:val="24"/>
            <w:szCs w:val="24"/>
          </w:rPr>
          <w:t xml:space="preserve"> -even in the Old</w:t>
        </w:r>
      </w:ins>
      <w:del w:id="1220" w:author="owner" w:date="2018-06-04T13:29:00Z">
        <w:r w:rsidR="00726CC7" w:rsidRPr="002D444B" w:rsidDel="00337480">
          <w:rPr>
            <w:rFonts w:asciiTheme="minorHAnsi" w:hAnsiTheme="minorHAnsi" w:cstheme="minorHAnsi"/>
            <w:color w:val="000000"/>
            <w:sz w:val="24"/>
            <w:szCs w:val="24"/>
          </w:rPr>
          <w:delText>.</w:delText>
        </w:r>
      </w:del>
      <w:del w:id="1221" w:author="owner" w:date="2018-06-04T13:28:00Z">
        <w:r w:rsidR="00726CC7" w:rsidRPr="002D444B" w:rsidDel="00337480">
          <w:rPr>
            <w:rFonts w:asciiTheme="minorHAnsi" w:hAnsiTheme="minorHAnsi" w:cstheme="minorHAnsi"/>
            <w:color w:val="000000"/>
            <w:sz w:val="24"/>
            <w:szCs w:val="24"/>
          </w:rPr>
          <w:delText xml:space="preserve"> </w:delText>
        </w:r>
      </w:del>
      <w:del w:id="1222" w:author="owner" w:date="2018-06-04T13:27:00Z">
        <w:r w:rsidR="00726CC7" w:rsidRPr="002D444B" w:rsidDel="002D444B">
          <w:rPr>
            <w:rFonts w:asciiTheme="minorHAnsi" w:hAnsiTheme="minorHAnsi" w:cstheme="minorHAnsi"/>
            <w:color w:val="000000"/>
            <w:sz w:val="24"/>
            <w:szCs w:val="24"/>
          </w:rPr>
          <w:delText xml:space="preserve">For one, as we saw in our last lesson, </w:delText>
        </w:r>
        <w:r w:rsidRPr="002D444B" w:rsidDel="002D444B">
          <w:rPr>
            <w:rFonts w:asciiTheme="minorHAnsi" w:hAnsiTheme="minorHAnsi" w:cstheme="minorHAnsi"/>
            <w:color w:val="000000"/>
            <w:sz w:val="24"/>
            <w:szCs w:val="24"/>
          </w:rPr>
          <w:delText xml:space="preserve">God reveals Himself through </w:delText>
        </w:r>
        <w:r w:rsidR="00726CC7" w:rsidRPr="002D444B" w:rsidDel="002D444B">
          <w:rPr>
            <w:rFonts w:asciiTheme="minorHAnsi" w:hAnsiTheme="minorHAnsi" w:cstheme="minorHAnsi"/>
            <w:color w:val="000000"/>
            <w:sz w:val="24"/>
            <w:szCs w:val="24"/>
          </w:rPr>
          <w:delText xml:space="preserve">His Word. </w:delText>
        </w:r>
      </w:del>
      <w:del w:id="1223" w:author="owner" w:date="2018-06-04T13:28:00Z">
        <w:r w:rsidR="00711132" w:rsidRPr="002D444B" w:rsidDel="00337480">
          <w:rPr>
            <w:rFonts w:asciiTheme="minorHAnsi" w:eastAsiaTheme="minorEastAsia" w:hAnsiTheme="minorHAnsi" w:cstheme="minorHAnsi"/>
            <w:sz w:val="24"/>
            <w:szCs w:val="24"/>
            <w:rPrChange w:id="1224" w:author="owner" w:date="2018-06-04T13:27:00Z">
              <w:rPr>
                <w:rFonts w:asciiTheme="minorHAnsi" w:eastAsiaTheme="minorEastAsia" w:hAnsiTheme="minorHAnsi" w:cstheme="minorHAnsi"/>
              </w:rPr>
            </w:rPrChange>
          </w:rPr>
          <w:delText xml:space="preserve">The same basic </w:delText>
        </w:r>
        <w:r w:rsidR="00711132" w:rsidRPr="002D444B" w:rsidDel="00337480">
          <w:rPr>
            <w:rFonts w:asciiTheme="minorHAnsi" w:hAnsiTheme="minorHAnsi" w:cstheme="minorHAnsi"/>
            <w:sz w:val="24"/>
            <w:szCs w:val="24"/>
            <w:rPrChange w:id="1225" w:author="owner" w:date="2018-06-04T13:27:00Z">
              <w:rPr>
                <w:rFonts w:asciiTheme="minorHAnsi" w:hAnsiTheme="minorHAnsi" w:cstheme="minorHAnsi"/>
              </w:rPr>
            </w:rPrChange>
          </w:rPr>
          <w:delText xml:space="preserve">principle </w:delText>
        </w:r>
        <w:r w:rsidR="00711132" w:rsidRPr="002D444B" w:rsidDel="00337480">
          <w:rPr>
            <w:rFonts w:asciiTheme="minorHAnsi" w:eastAsiaTheme="minorEastAsia" w:hAnsiTheme="minorHAnsi" w:cstheme="minorHAnsi"/>
            <w:sz w:val="24"/>
            <w:szCs w:val="24"/>
            <w:rPrChange w:id="1226" w:author="owner" w:date="2018-06-04T13:27:00Z">
              <w:rPr>
                <w:rFonts w:asciiTheme="minorHAnsi" w:eastAsiaTheme="minorEastAsia" w:hAnsiTheme="minorHAnsi" w:cstheme="minorHAnsi"/>
              </w:rPr>
            </w:rPrChange>
          </w:rPr>
          <w:delText xml:space="preserve">of God’s Word accomplishing resurrection from spiritual death is found </w:delText>
        </w:r>
      </w:del>
      <w:del w:id="1227" w:author="owner" w:date="2018-06-04T13:29:00Z">
        <w:r w:rsidR="00711132" w:rsidRPr="002D444B" w:rsidDel="00337480">
          <w:rPr>
            <w:rFonts w:asciiTheme="minorHAnsi" w:eastAsiaTheme="minorEastAsia" w:hAnsiTheme="minorHAnsi" w:cstheme="minorHAnsi"/>
            <w:sz w:val="24"/>
            <w:szCs w:val="24"/>
            <w:rPrChange w:id="1228" w:author="owner" w:date="2018-06-04T13:27:00Z">
              <w:rPr>
                <w:rFonts w:asciiTheme="minorHAnsi" w:eastAsiaTheme="minorEastAsia" w:hAnsiTheme="minorHAnsi" w:cstheme="minorHAnsi"/>
              </w:rPr>
            </w:rPrChange>
          </w:rPr>
          <w:delText xml:space="preserve">in the </w:delText>
        </w:r>
        <w:r w:rsidR="00711132" w:rsidRPr="002D444B" w:rsidDel="00337480">
          <w:rPr>
            <w:rFonts w:asciiTheme="minorHAnsi" w:hAnsiTheme="minorHAnsi" w:cstheme="minorHAnsi"/>
            <w:sz w:val="24"/>
            <w:szCs w:val="24"/>
            <w:rPrChange w:id="1229" w:author="owner" w:date="2018-06-04T13:27:00Z">
              <w:rPr>
                <w:rFonts w:asciiTheme="minorHAnsi" w:hAnsiTheme="minorHAnsi" w:cstheme="minorHAnsi"/>
              </w:rPr>
            </w:rPrChange>
          </w:rPr>
          <w:delText>Old</w:delText>
        </w:r>
      </w:del>
      <w:r w:rsidR="00711132" w:rsidRPr="002D444B">
        <w:rPr>
          <w:rFonts w:asciiTheme="minorHAnsi" w:hAnsiTheme="minorHAnsi" w:cstheme="minorHAnsi"/>
          <w:sz w:val="24"/>
          <w:szCs w:val="24"/>
          <w:rPrChange w:id="1230" w:author="owner" w:date="2018-06-04T13:27:00Z">
            <w:rPr>
              <w:rFonts w:asciiTheme="minorHAnsi" w:hAnsiTheme="minorHAnsi" w:cstheme="minorHAnsi"/>
            </w:rPr>
          </w:rPrChange>
        </w:rPr>
        <w:t xml:space="preserve"> Testament</w:t>
      </w:r>
      <w:ins w:id="1231" w:author="owner" w:date="2018-06-04T13:29:00Z">
        <w:r w:rsidR="00337480">
          <w:rPr>
            <w:rFonts w:asciiTheme="minorHAnsi" w:hAnsiTheme="minorHAnsi" w:cstheme="minorHAnsi"/>
            <w:sz w:val="24"/>
            <w:szCs w:val="24"/>
          </w:rPr>
          <w:t>.</w:t>
        </w:r>
      </w:ins>
      <w:del w:id="1232" w:author="owner" w:date="2018-06-04T13:29:00Z">
        <w:r w:rsidR="00711132" w:rsidRPr="002D444B" w:rsidDel="00337480">
          <w:rPr>
            <w:rFonts w:asciiTheme="minorHAnsi" w:hAnsiTheme="minorHAnsi" w:cstheme="minorHAnsi"/>
            <w:sz w:val="24"/>
            <w:szCs w:val="24"/>
            <w:rPrChange w:id="1233" w:author="owner" w:date="2018-06-04T13:27:00Z">
              <w:rPr>
                <w:rFonts w:asciiTheme="minorHAnsi" w:hAnsiTheme="minorHAnsi" w:cstheme="minorHAnsi"/>
              </w:rPr>
            </w:rPrChange>
          </w:rPr>
          <w:delText xml:space="preserve"> </w:delText>
        </w:r>
      </w:del>
      <w:del w:id="1234" w:author="owner" w:date="2018-06-04T13:28:00Z">
        <w:r w:rsidR="00711132" w:rsidRPr="002D444B" w:rsidDel="00337480">
          <w:rPr>
            <w:rFonts w:asciiTheme="minorHAnsi" w:hAnsiTheme="minorHAnsi" w:cstheme="minorHAnsi"/>
            <w:sz w:val="24"/>
            <w:szCs w:val="24"/>
            <w:rPrChange w:id="1235" w:author="owner" w:date="2018-06-04T13:27:00Z">
              <w:rPr>
                <w:rFonts w:asciiTheme="minorHAnsi" w:hAnsiTheme="minorHAnsi" w:cstheme="minorHAnsi"/>
              </w:rPr>
            </w:rPrChange>
          </w:rPr>
          <w:delText>as well. For instance, t</w:delText>
        </w:r>
        <w:r w:rsidR="00711132" w:rsidRPr="002D444B" w:rsidDel="00337480">
          <w:rPr>
            <w:rFonts w:asciiTheme="minorHAnsi" w:hAnsiTheme="minorHAnsi" w:cstheme="minorHAnsi"/>
            <w:sz w:val="24"/>
            <w:szCs w:val="24"/>
          </w:rPr>
          <w:delText>ake a moment a</w:delText>
        </w:r>
      </w:del>
      <w:del w:id="1236" w:author="owner" w:date="2018-06-04T13:29:00Z">
        <w:r w:rsidR="00711132" w:rsidRPr="002D444B" w:rsidDel="00337480">
          <w:rPr>
            <w:rFonts w:asciiTheme="minorHAnsi" w:hAnsiTheme="minorHAnsi" w:cstheme="minorHAnsi"/>
            <w:sz w:val="24"/>
            <w:szCs w:val="24"/>
          </w:rPr>
          <w:delText>nd read</w:delText>
        </w:r>
      </w:del>
      <w:ins w:id="1237" w:author="owner" w:date="2018-06-04T13:29:00Z">
        <w:r w:rsidR="00337480">
          <w:rPr>
            <w:rFonts w:asciiTheme="minorHAnsi" w:hAnsiTheme="minorHAnsi" w:cstheme="minorHAnsi"/>
            <w:sz w:val="24"/>
            <w:szCs w:val="24"/>
          </w:rPr>
          <w:t xml:space="preserve"> Stop and read:</w:t>
        </w:r>
      </w:ins>
      <w:r w:rsidR="00711132" w:rsidRPr="002D444B">
        <w:rPr>
          <w:rFonts w:asciiTheme="minorHAnsi" w:hAnsiTheme="minorHAnsi" w:cstheme="minorHAnsi"/>
          <w:sz w:val="24"/>
          <w:szCs w:val="24"/>
        </w:rPr>
        <w:t xml:space="preserve"> Ezekiel 37:4-14 and Psalm 119:159-160. Paying attention to the words translated as </w:t>
      </w:r>
      <w:r w:rsidR="00711132" w:rsidRPr="002D444B">
        <w:rPr>
          <w:rFonts w:asciiTheme="minorHAnsi" w:hAnsiTheme="minorHAnsi" w:cstheme="minorHAnsi"/>
          <w:i/>
          <w:sz w:val="24"/>
          <w:szCs w:val="24"/>
        </w:rPr>
        <w:t>restore</w:t>
      </w:r>
      <w:r w:rsidR="00711132" w:rsidRPr="002D444B">
        <w:rPr>
          <w:rFonts w:asciiTheme="minorHAnsi" w:hAnsiTheme="minorHAnsi" w:cstheme="minorHAnsi"/>
          <w:sz w:val="24"/>
          <w:szCs w:val="24"/>
        </w:rPr>
        <w:t xml:space="preserve"> or </w:t>
      </w:r>
      <w:r w:rsidR="00711132" w:rsidRPr="002D444B">
        <w:rPr>
          <w:rFonts w:asciiTheme="minorHAnsi" w:hAnsiTheme="minorHAnsi" w:cstheme="minorHAnsi"/>
          <w:i/>
          <w:sz w:val="24"/>
          <w:szCs w:val="24"/>
        </w:rPr>
        <w:t>revive</w:t>
      </w:r>
      <w:r w:rsidR="00711132" w:rsidRPr="002D444B">
        <w:rPr>
          <w:rFonts w:asciiTheme="minorHAnsi" w:hAnsiTheme="minorHAnsi" w:cstheme="minorHAnsi"/>
          <w:sz w:val="24"/>
          <w:szCs w:val="24"/>
          <w:rPrChange w:id="1238" w:author="owner" w:date="2018-06-04T13:27:00Z">
            <w:rPr>
              <w:rFonts w:asciiTheme="minorHAnsi" w:hAnsiTheme="minorHAnsi" w:cstheme="minorHAnsi"/>
            </w:rPr>
          </w:rPrChange>
        </w:rPr>
        <w:t>, note</w:t>
      </w:r>
      <w:r w:rsidR="00711132" w:rsidRPr="002D444B">
        <w:rPr>
          <w:rFonts w:asciiTheme="minorHAnsi" w:hAnsiTheme="minorHAnsi" w:cstheme="minorHAnsi"/>
          <w:sz w:val="24"/>
          <w:szCs w:val="24"/>
        </w:rPr>
        <w:t xml:space="preserve"> the parallels</w:t>
      </w:r>
      <w:r w:rsidR="00711132" w:rsidRPr="002D444B">
        <w:rPr>
          <w:rFonts w:asciiTheme="minorHAnsi" w:hAnsiTheme="minorHAnsi" w:cstheme="minorHAnsi"/>
          <w:sz w:val="24"/>
          <w:szCs w:val="24"/>
          <w:rPrChange w:id="1239" w:author="owner" w:date="2018-06-04T13:27:00Z">
            <w:rPr>
              <w:rFonts w:asciiTheme="minorHAnsi" w:hAnsiTheme="minorHAnsi" w:cstheme="minorHAnsi"/>
            </w:rPr>
          </w:rPrChange>
        </w:rPr>
        <w:t>.</w:t>
      </w:r>
    </w:p>
    <w:p w14:paraId="26302160" w14:textId="77777777" w:rsidR="000A1A4D" w:rsidRPr="002D444B" w:rsidRDefault="000A1A4D" w:rsidP="00C25A6C">
      <w:pPr>
        <w:spacing w:after="0"/>
        <w:ind w:firstLine="428"/>
        <w:jc w:val="both"/>
        <w:rPr>
          <w:rFonts w:asciiTheme="minorHAnsi" w:eastAsiaTheme="minorEastAsia" w:hAnsiTheme="minorHAnsi" w:cstheme="minorHAnsi"/>
          <w:sz w:val="24"/>
          <w:szCs w:val="24"/>
        </w:rPr>
      </w:pPr>
    </w:p>
    <w:p w14:paraId="1F7D2722" w14:textId="36225B07" w:rsidR="00F423D7" w:rsidRPr="006D609B" w:rsidDel="005144DC" w:rsidRDefault="00F423D7">
      <w:pPr>
        <w:spacing w:after="0" w:line="240" w:lineRule="auto"/>
        <w:jc w:val="center"/>
        <w:rPr>
          <w:del w:id="1240" w:author="owner" w:date="2018-06-04T15:42:00Z"/>
          <w:rFonts w:asciiTheme="minorHAnsi" w:eastAsiaTheme="minorEastAsia" w:hAnsiTheme="minorHAnsi" w:cstheme="minorHAnsi"/>
          <w:b/>
          <w:sz w:val="24"/>
          <w:szCs w:val="24"/>
        </w:rPr>
        <w:pPrChange w:id="1241" w:author="owner" w:date="2018-06-04T17:11:00Z">
          <w:pPr>
            <w:spacing w:after="0"/>
            <w:jc w:val="center"/>
          </w:pPr>
        </w:pPrChange>
      </w:pPr>
      <w:del w:id="1242" w:author="owner" w:date="2018-06-04T15:42:00Z">
        <w:r w:rsidRPr="006D609B" w:rsidDel="005144DC">
          <w:rPr>
            <w:rFonts w:asciiTheme="minorHAnsi" w:eastAsiaTheme="minorEastAsia" w:hAnsiTheme="minorHAnsi" w:cstheme="minorHAnsi"/>
            <w:b/>
            <w:sz w:val="24"/>
            <w:szCs w:val="24"/>
          </w:rPr>
          <w:delText xml:space="preserve">Ephesians 2:1-3 </w:delText>
        </w:r>
      </w:del>
    </w:p>
    <w:p w14:paraId="1F53133A" w14:textId="1A2EC0A4" w:rsidR="00F423D7" w:rsidRPr="006D609B" w:rsidDel="005144DC" w:rsidRDefault="00F423D7">
      <w:pPr>
        <w:spacing w:after="0" w:line="240" w:lineRule="auto"/>
        <w:jc w:val="center"/>
        <w:rPr>
          <w:del w:id="1243" w:author="owner" w:date="2018-06-04T15:42:00Z"/>
          <w:rFonts w:asciiTheme="minorHAnsi" w:hAnsiTheme="minorHAnsi" w:cstheme="minorHAnsi"/>
          <w:b/>
          <w:i/>
          <w:sz w:val="24"/>
          <w:szCs w:val="24"/>
          <w:lang w:val="en"/>
          <w:rPrChange w:id="1244" w:author="owner" w:date="2018-06-04T17:11:00Z">
            <w:rPr>
              <w:del w:id="1245" w:author="owner" w:date="2018-06-04T15:42:00Z"/>
              <w:b/>
              <w:i/>
              <w:sz w:val="24"/>
              <w:szCs w:val="24"/>
              <w:lang w:val="en"/>
            </w:rPr>
          </w:rPrChange>
        </w:rPr>
        <w:pPrChange w:id="1246" w:author="owner" w:date="2018-06-04T17:11:00Z">
          <w:pPr>
            <w:spacing w:after="0"/>
            <w:jc w:val="center"/>
          </w:pPr>
        </w:pPrChange>
      </w:pPr>
      <w:del w:id="1247" w:author="owner" w:date="2018-06-04T15:42:00Z">
        <w:r w:rsidRPr="006D609B" w:rsidDel="005144DC">
          <w:rPr>
            <w:rStyle w:val="s"/>
            <w:rFonts w:asciiTheme="minorHAnsi" w:hAnsiTheme="minorHAnsi" w:cstheme="minorHAnsi"/>
            <w:b/>
            <w:i/>
            <w:sz w:val="24"/>
            <w:szCs w:val="24"/>
            <w:lang w:val="en"/>
            <w:rPrChange w:id="1248"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249"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50" w:author="owner" w:date="2018-06-04T17:11:00Z">
              <w:rPr>
                <w:rStyle w:val="s"/>
                <w:b/>
                <w:i/>
                <w:sz w:val="24"/>
                <w:szCs w:val="24"/>
                <w:lang w:val="en"/>
              </w:rPr>
            </w:rPrChange>
          </w:rPr>
          <w:delText>although you</w:delText>
        </w:r>
        <w:r w:rsidRPr="006D609B" w:rsidDel="005144DC">
          <w:rPr>
            <w:rStyle w:val="netverse"/>
            <w:rFonts w:asciiTheme="minorHAnsi" w:hAnsiTheme="minorHAnsi" w:cstheme="minorHAnsi"/>
            <w:b/>
            <w:i/>
            <w:sz w:val="24"/>
            <w:szCs w:val="24"/>
            <w:lang w:val="en"/>
            <w:rPrChange w:id="1251"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52" w:author="owner" w:date="2018-06-04T17:11:00Z">
              <w:rPr>
                <w:rStyle w:val="s"/>
                <w:b/>
                <w:i/>
                <w:sz w:val="24"/>
                <w:szCs w:val="24"/>
                <w:lang w:val="en"/>
              </w:rPr>
            </w:rPrChange>
          </w:rPr>
          <w:delText>were</w:delText>
        </w:r>
        <w:r w:rsidRPr="006D609B" w:rsidDel="005144DC">
          <w:rPr>
            <w:rStyle w:val="netverse"/>
            <w:rFonts w:asciiTheme="minorHAnsi" w:hAnsiTheme="minorHAnsi" w:cstheme="minorHAnsi"/>
            <w:b/>
            <w:i/>
            <w:sz w:val="24"/>
            <w:szCs w:val="24"/>
            <w:vertAlign w:val="superscript"/>
            <w:lang w:val="en"/>
            <w:rPrChange w:id="1253"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54" w:author="owner" w:date="2018-06-04T17:11:00Z">
              <w:rPr>
                <w:rStyle w:val="netverse"/>
                <w:b/>
                <w:i/>
                <w:sz w:val="24"/>
                <w:szCs w:val="24"/>
                <w:lang w:val="en"/>
              </w:rPr>
            </w:rPrChange>
          </w:rPr>
          <w:delText>dead</w:delText>
        </w:r>
        <w:r w:rsidRPr="006D609B" w:rsidDel="005144DC">
          <w:rPr>
            <w:rStyle w:val="netverse"/>
            <w:rFonts w:asciiTheme="minorHAnsi" w:hAnsiTheme="minorHAnsi" w:cstheme="minorHAnsi"/>
            <w:b/>
            <w:i/>
            <w:sz w:val="24"/>
            <w:szCs w:val="24"/>
            <w:vertAlign w:val="superscript"/>
            <w:lang w:val="en"/>
            <w:rPrChange w:id="1255"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56" w:author="owner" w:date="2018-06-04T17:11:00Z">
              <w:rPr>
                <w:rStyle w:val="netverse"/>
                <w:b/>
                <w:i/>
                <w:sz w:val="24"/>
                <w:szCs w:val="24"/>
                <w:lang w:val="en"/>
              </w:rPr>
            </w:rPrChange>
          </w:rPr>
          <w:delText>in</w:delText>
        </w:r>
        <w:r w:rsidRPr="006D609B" w:rsidDel="005144DC">
          <w:rPr>
            <w:rStyle w:val="s"/>
            <w:rFonts w:asciiTheme="minorHAnsi" w:hAnsiTheme="minorHAnsi" w:cstheme="minorHAnsi"/>
            <w:b/>
            <w:i/>
            <w:sz w:val="24"/>
            <w:szCs w:val="24"/>
            <w:lang w:val="en"/>
            <w:rPrChange w:id="1257" w:author="owner" w:date="2018-06-04T17:11:00Z">
              <w:rPr>
                <w:rStyle w:val="s"/>
                <w:b/>
                <w:i/>
                <w:sz w:val="24"/>
                <w:szCs w:val="24"/>
                <w:lang w:val="en"/>
              </w:rPr>
            </w:rPrChange>
          </w:rPr>
          <w:delText xml:space="preserve"> your</w:delText>
        </w:r>
        <w:r w:rsidRPr="006D609B" w:rsidDel="005144DC">
          <w:rPr>
            <w:rStyle w:val="netverse"/>
            <w:rFonts w:asciiTheme="minorHAnsi" w:hAnsiTheme="minorHAnsi" w:cstheme="minorHAnsi"/>
            <w:b/>
            <w:i/>
            <w:sz w:val="24"/>
            <w:szCs w:val="24"/>
            <w:lang w:val="en"/>
            <w:rPrChange w:id="125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59" w:author="owner" w:date="2018-06-04T17:11:00Z">
              <w:rPr>
                <w:rStyle w:val="s"/>
                <w:b/>
                <w:i/>
                <w:sz w:val="24"/>
                <w:szCs w:val="24"/>
                <w:lang w:val="en"/>
              </w:rPr>
            </w:rPrChange>
          </w:rPr>
          <w:delText>transgressions</w:delText>
        </w:r>
        <w:r w:rsidRPr="006D609B" w:rsidDel="005144DC">
          <w:rPr>
            <w:rStyle w:val="netverse"/>
            <w:rFonts w:asciiTheme="minorHAnsi" w:hAnsiTheme="minorHAnsi" w:cstheme="minorHAnsi"/>
            <w:b/>
            <w:i/>
            <w:sz w:val="24"/>
            <w:szCs w:val="24"/>
            <w:lang w:val="en"/>
            <w:rPrChange w:id="1260"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61"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262"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63" w:author="owner" w:date="2018-06-04T17:11:00Z">
              <w:rPr>
                <w:rStyle w:val="s"/>
                <w:b/>
                <w:i/>
                <w:sz w:val="24"/>
                <w:szCs w:val="24"/>
                <w:lang w:val="en"/>
              </w:rPr>
            </w:rPrChange>
          </w:rPr>
          <w:delText>sins</w:delText>
        </w:r>
        <w:r w:rsidRPr="006D609B" w:rsidDel="005144DC">
          <w:rPr>
            <w:rStyle w:val="netverse"/>
            <w:rFonts w:asciiTheme="minorHAnsi" w:hAnsiTheme="minorHAnsi" w:cstheme="minorHAnsi"/>
            <w:b/>
            <w:i/>
            <w:sz w:val="24"/>
            <w:szCs w:val="24"/>
            <w:lang w:val="en"/>
            <w:rPrChange w:id="1264" w:author="owner" w:date="2018-06-04T17:11:00Z">
              <w:rPr>
                <w:rStyle w:val="netverse"/>
                <w:b/>
                <w:i/>
                <w:sz w:val="24"/>
                <w:szCs w:val="24"/>
                <w:lang w:val="en"/>
              </w:rPr>
            </w:rPrChange>
          </w:rPr>
          <w:delText>,</w:delText>
        </w:r>
        <w:r w:rsidRPr="006D609B" w:rsidDel="005144DC">
          <w:rPr>
            <w:rFonts w:asciiTheme="minorHAnsi" w:hAnsiTheme="minorHAnsi" w:cstheme="minorHAnsi"/>
            <w:b/>
            <w:i/>
            <w:sz w:val="24"/>
            <w:szCs w:val="24"/>
            <w:lang w:val="en"/>
            <w:rPrChange w:id="1265" w:author="owner" w:date="2018-06-04T17:11:00Z">
              <w:rPr>
                <w:b/>
                <w:i/>
                <w:sz w:val="24"/>
                <w:szCs w:val="24"/>
                <w:lang w:val="en"/>
              </w:rPr>
            </w:rPrChange>
          </w:rPr>
          <w:delText xml:space="preserve"> in</w:delText>
        </w:r>
        <w:r w:rsidRPr="006D609B" w:rsidDel="005144DC">
          <w:rPr>
            <w:rStyle w:val="netverse"/>
            <w:rFonts w:asciiTheme="minorHAnsi" w:hAnsiTheme="minorHAnsi" w:cstheme="minorHAnsi"/>
            <w:b/>
            <w:i/>
            <w:sz w:val="24"/>
            <w:szCs w:val="24"/>
            <w:lang w:val="en"/>
            <w:rPrChange w:id="126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67" w:author="owner" w:date="2018-06-04T17:11:00Z">
              <w:rPr>
                <w:rStyle w:val="s"/>
                <w:b/>
                <w:i/>
                <w:sz w:val="24"/>
                <w:szCs w:val="24"/>
                <w:lang w:val="en"/>
              </w:rPr>
            </w:rPrChange>
          </w:rPr>
          <w:delText>which</w:delText>
        </w:r>
        <w:r w:rsidRPr="006D609B" w:rsidDel="005144DC">
          <w:rPr>
            <w:rStyle w:val="netverse"/>
            <w:rFonts w:asciiTheme="minorHAnsi" w:hAnsiTheme="minorHAnsi" w:cstheme="minorHAnsi"/>
            <w:b/>
            <w:i/>
            <w:sz w:val="24"/>
            <w:szCs w:val="24"/>
            <w:vertAlign w:val="superscript"/>
            <w:lang w:val="en"/>
            <w:rPrChange w:id="1268"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69" w:author="owner" w:date="2018-06-04T17:11:00Z">
              <w:rPr>
                <w:rStyle w:val="netverse"/>
                <w:b/>
                <w:i/>
                <w:sz w:val="24"/>
                <w:szCs w:val="24"/>
                <w:lang w:val="en"/>
              </w:rPr>
            </w:rPrChange>
          </w:rPr>
          <w:delText xml:space="preserve">you </w:delText>
        </w:r>
        <w:r w:rsidRPr="006D609B" w:rsidDel="005144DC">
          <w:rPr>
            <w:rStyle w:val="s"/>
            <w:rFonts w:asciiTheme="minorHAnsi" w:hAnsiTheme="minorHAnsi" w:cstheme="minorHAnsi"/>
            <w:b/>
            <w:i/>
            <w:sz w:val="24"/>
            <w:szCs w:val="24"/>
            <w:lang w:val="en"/>
            <w:rPrChange w:id="1270" w:author="owner" w:date="2018-06-04T17:11:00Z">
              <w:rPr>
                <w:rStyle w:val="s"/>
                <w:b/>
                <w:i/>
                <w:sz w:val="24"/>
                <w:szCs w:val="24"/>
                <w:lang w:val="en"/>
              </w:rPr>
            </w:rPrChange>
          </w:rPr>
          <w:delText>formerly</w:delText>
        </w:r>
        <w:r w:rsidRPr="006D609B" w:rsidDel="005144DC">
          <w:rPr>
            <w:rStyle w:val="netverse"/>
            <w:rFonts w:asciiTheme="minorHAnsi" w:hAnsiTheme="minorHAnsi" w:cstheme="minorHAnsi"/>
            <w:b/>
            <w:i/>
            <w:sz w:val="24"/>
            <w:szCs w:val="24"/>
            <w:lang w:val="en"/>
            <w:rPrChange w:id="1271"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72" w:author="owner" w:date="2018-06-04T17:11:00Z">
              <w:rPr>
                <w:rStyle w:val="s"/>
                <w:b/>
                <w:i/>
                <w:sz w:val="24"/>
                <w:szCs w:val="24"/>
                <w:lang w:val="en"/>
              </w:rPr>
            </w:rPrChange>
          </w:rPr>
          <w:delText>lived</w:delText>
        </w:r>
        <w:r w:rsidRPr="006D609B" w:rsidDel="005144DC">
          <w:rPr>
            <w:rStyle w:val="netverse"/>
            <w:rFonts w:asciiTheme="minorHAnsi" w:hAnsiTheme="minorHAnsi" w:cstheme="minorHAnsi"/>
            <w:b/>
            <w:i/>
            <w:sz w:val="24"/>
            <w:szCs w:val="24"/>
            <w:vertAlign w:val="superscript"/>
            <w:lang w:val="en"/>
            <w:rPrChange w:id="1273"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74" w:author="owner" w:date="2018-06-04T17:11:00Z">
              <w:rPr>
                <w:rStyle w:val="netverse"/>
                <w:b/>
                <w:i/>
                <w:sz w:val="24"/>
                <w:szCs w:val="24"/>
                <w:lang w:val="en"/>
              </w:rPr>
            </w:rPrChange>
          </w:rPr>
          <w:delText>according</w:delText>
        </w:r>
        <w:r w:rsidRPr="006D609B" w:rsidDel="005144DC">
          <w:rPr>
            <w:rStyle w:val="s"/>
            <w:rFonts w:asciiTheme="minorHAnsi" w:hAnsiTheme="minorHAnsi" w:cstheme="minorHAnsi"/>
            <w:b/>
            <w:i/>
            <w:sz w:val="24"/>
            <w:szCs w:val="24"/>
            <w:lang w:val="en"/>
            <w:rPrChange w:id="1275" w:author="owner" w:date="2018-06-04T17:11:00Z">
              <w:rPr>
                <w:rStyle w:val="s"/>
                <w:b/>
                <w:i/>
                <w:sz w:val="24"/>
                <w:szCs w:val="24"/>
                <w:lang w:val="en"/>
              </w:rPr>
            </w:rPrChange>
          </w:rPr>
          <w:delText xml:space="preserve"> to</w:delText>
        </w:r>
        <w:r w:rsidRPr="006D609B" w:rsidDel="005144DC">
          <w:rPr>
            <w:rStyle w:val="netverse"/>
            <w:rFonts w:asciiTheme="minorHAnsi" w:hAnsiTheme="minorHAnsi" w:cstheme="minorHAnsi"/>
            <w:b/>
            <w:i/>
            <w:sz w:val="24"/>
            <w:szCs w:val="24"/>
            <w:lang w:val="en"/>
            <w:rPrChange w:id="127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77" w:author="owner" w:date="2018-06-04T17:11:00Z">
              <w:rPr>
                <w:rStyle w:val="s"/>
                <w:b/>
                <w:i/>
                <w:sz w:val="24"/>
                <w:szCs w:val="24"/>
                <w:lang w:val="en"/>
              </w:rPr>
            </w:rPrChange>
          </w:rPr>
          <w:delText>this</w:delText>
        </w:r>
        <w:r w:rsidRPr="006D609B" w:rsidDel="005144DC">
          <w:rPr>
            <w:rStyle w:val="netverse"/>
            <w:rFonts w:asciiTheme="minorHAnsi" w:hAnsiTheme="minorHAnsi" w:cstheme="minorHAnsi"/>
            <w:b/>
            <w:i/>
            <w:sz w:val="24"/>
            <w:szCs w:val="24"/>
            <w:lang w:val="en"/>
            <w:rPrChange w:id="127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79" w:author="owner" w:date="2018-06-04T17:11:00Z">
              <w:rPr>
                <w:rStyle w:val="s"/>
                <w:b/>
                <w:i/>
                <w:sz w:val="24"/>
                <w:szCs w:val="24"/>
                <w:lang w:val="en"/>
              </w:rPr>
            </w:rPrChange>
          </w:rPr>
          <w:delText>world’s</w:delText>
        </w:r>
        <w:r w:rsidRPr="006D609B" w:rsidDel="005144DC">
          <w:rPr>
            <w:rStyle w:val="netverse"/>
            <w:rFonts w:asciiTheme="minorHAnsi" w:hAnsiTheme="minorHAnsi" w:cstheme="minorHAnsi"/>
            <w:b/>
            <w:i/>
            <w:sz w:val="24"/>
            <w:szCs w:val="24"/>
            <w:lang w:val="en"/>
            <w:rPrChange w:id="1280"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81" w:author="owner" w:date="2018-06-04T17:11:00Z">
              <w:rPr>
                <w:rStyle w:val="s"/>
                <w:b/>
                <w:i/>
                <w:sz w:val="24"/>
                <w:szCs w:val="24"/>
                <w:lang w:val="en"/>
              </w:rPr>
            </w:rPrChange>
          </w:rPr>
          <w:delText>present</w:delText>
        </w:r>
        <w:r w:rsidRPr="006D609B" w:rsidDel="005144DC">
          <w:rPr>
            <w:rStyle w:val="netverse"/>
            <w:rFonts w:asciiTheme="minorHAnsi" w:hAnsiTheme="minorHAnsi" w:cstheme="minorHAnsi"/>
            <w:b/>
            <w:i/>
            <w:sz w:val="24"/>
            <w:szCs w:val="24"/>
            <w:lang w:val="en"/>
            <w:rPrChange w:id="1282"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83" w:author="owner" w:date="2018-06-04T17:11:00Z">
              <w:rPr>
                <w:rStyle w:val="s"/>
                <w:b/>
                <w:i/>
                <w:sz w:val="24"/>
                <w:szCs w:val="24"/>
                <w:lang w:val="en"/>
              </w:rPr>
            </w:rPrChange>
          </w:rPr>
          <w:delText>path, according to</w:delText>
        </w:r>
        <w:r w:rsidRPr="006D609B" w:rsidDel="005144DC">
          <w:rPr>
            <w:rStyle w:val="netverse"/>
            <w:rFonts w:asciiTheme="minorHAnsi" w:hAnsiTheme="minorHAnsi" w:cstheme="minorHAnsi"/>
            <w:b/>
            <w:i/>
            <w:sz w:val="24"/>
            <w:szCs w:val="24"/>
            <w:lang w:val="en"/>
            <w:rPrChange w:id="128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85" w:author="owner" w:date="2018-06-04T17:11:00Z">
              <w:rPr>
                <w:rStyle w:val="s"/>
                <w:b/>
                <w:i/>
                <w:sz w:val="24"/>
                <w:szCs w:val="24"/>
                <w:lang w:val="en"/>
              </w:rPr>
            </w:rPrChange>
          </w:rPr>
          <w:delText>the ruler</w:delText>
        </w:r>
        <w:r w:rsidRPr="006D609B" w:rsidDel="005144DC">
          <w:rPr>
            <w:rStyle w:val="netverse"/>
            <w:rFonts w:asciiTheme="minorHAnsi" w:hAnsiTheme="minorHAnsi" w:cstheme="minorHAnsi"/>
            <w:b/>
            <w:i/>
            <w:sz w:val="24"/>
            <w:szCs w:val="24"/>
            <w:lang w:val="en"/>
            <w:rPrChange w:id="128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87" w:author="owner" w:date="2018-06-04T17:11:00Z">
              <w:rPr>
                <w:rStyle w:val="s"/>
                <w:b/>
                <w:i/>
                <w:sz w:val="24"/>
                <w:szCs w:val="24"/>
                <w:lang w:val="en"/>
              </w:rPr>
            </w:rPrChange>
          </w:rPr>
          <w:delText>of the kingdom</w:delText>
        </w:r>
        <w:r w:rsidRPr="006D609B" w:rsidDel="005144DC">
          <w:rPr>
            <w:rStyle w:val="netverse"/>
            <w:rFonts w:asciiTheme="minorHAnsi" w:hAnsiTheme="minorHAnsi" w:cstheme="minorHAnsi"/>
            <w:b/>
            <w:i/>
            <w:sz w:val="24"/>
            <w:szCs w:val="24"/>
            <w:vertAlign w:val="superscript"/>
            <w:lang w:val="en"/>
            <w:rPrChange w:id="1288"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89" w:author="owner" w:date="2018-06-04T17:11:00Z">
              <w:rPr>
                <w:rStyle w:val="netverse"/>
                <w:b/>
                <w:i/>
                <w:sz w:val="24"/>
                <w:szCs w:val="24"/>
                <w:lang w:val="en"/>
              </w:rPr>
            </w:rPrChange>
          </w:rPr>
          <w:delText>of</w:delText>
        </w:r>
        <w:r w:rsidRPr="006D609B" w:rsidDel="005144DC">
          <w:rPr>
            <w:rStyle w:val="s"/>
            <w:rFonts w:asciiTheme="minorHAnsi" w:hAnsiTheme="minorHAnsi" w:cstheme="minorHAnsi"/>
            <w:b/>
            <w:i/>
            <w:sz w:val="24"/>
            <w:szCs w:val="24"/>
            <w:lang w:val="en"/>
            <w:rPrChange w:id="1290" w:author="owner" w:date="2018-06-04T17:11:00Z">
              <w:rPr>
                <w:rStyle w:val="s"/>
                <w:b/>
                <w:i/>
                <w:sz w:val="24"/>
                <w:szCs w:val="24"/>
                <w:lang w:val="en"/>
              </w:rPr>
            </w:rPrChange>
          </w:rPr>
          <w:delText xml:space="preserve"> the air</w:delText>
        </w:r>
        <w:r w:rsidRPr="006D609B" w:rsidDel="005144DC">
          <w:rPr>
            <w:rStyle w:val="netverse"/>
            <w:rFonts w:asciiTheme="minorHAnsi" w:hAnsiTheme="minorHAnsi" w:cstheme="minorHAnsi"/>
            <w:b/>
            <w:i/>
            <w:sz w:val="24"/>
            <w:szCs w:val="24"/>
            <w:lang w:val="en"/>
            <w:rPrChange w:id="1291"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92" w:author="owner" w:date="2018-06-04T17:11:00Z">
              <w:rPr>
                <w:rStyle w:val="s"/>
                <w:b/>
                <w:i/>
                <w:sz w:val="24"/>
                <w:szCs w:val="24"/>
                <w:lang w:val="en"/>
              </w:rPr>
            </w:rPrChange>
          </w:rPr>
          <w:delText>the ruler of</w:delText>
        </w:r>
        <w:r w:rsidRPr="006D609B" w:rsidDel="005144DC">
          <w:rPr>
            <w:rStyle w:val="s"/>
            <w:rFonts w:asciiTheme="minorHAnsi" w:hAnsiTheme="minorHAnsi" w:cstheme="minorHAnsi"/>
            <w:b/>
            <w:i/>
            <w:sz w:val="24"/>
            <w:szCs w:val="24"/>
            <w:vertAlign w:val="superscript"/>
            <w:lang w:val="en"/>
            <w:rPrChange w:id="1293" w:author="owner" w:date="2018-06-04T17:11:00Z">
              <w:rPr>
                <w:rStyle w:val="s"/>
                <w:b/>
                <w:i/>
                <w:sz w:val="24"/>
                <w:szCs w:val="24"/>
                <w:vertAlign w:val="superscript"/>
                <w:lang w:val="en"/>
              </w:rPr>
            </w:rPrChange>
          </w:rPr>
          <w:delText> </w:delText>
        </w:r>
        <w:r w:rsidRPr="006D609B" w:rsidDel="005144DC">
          <w:rPr>
            <w:rStyle w:val="s"/>
            <w:rFonts w:asciiTheme="minorHAnsi" w:hAnsiTheme="minorHAnsi" w:cstheme="minorHAnsi"/>
            <w:b/>
            <w:i/>
            <w:sz w:val="24"/>
            <w:szCs w:val="24"/>
            <w:lang w:val="en"/>
            <w:rPrChange w:id="1294" w:author="owner" w:date="2018-06-04T17:11:00Z">
              <w:rPr>
                <w:rStyle w:val="s"/>
                <w:b/>
                <w:i/>
                <w:sz w:val="24"/>
                <w:szCs w:val="24"/>
                <w:lang w:val="en"/>
              </w:rPr>
            </w:rPrChange>
          </w:rPr>
          <w:delText>the spirit</w:delText>
        </w:r>
        <w:r w:rsidRPr="006D609B" w:rsidDel="005144DC">
          <w:rPr>
            <w:rStyle w:val="netverse"/>
            <w:rFonts w:asciiTheme="minorHAnsi" w:hAnsiTheme="minorHAnsi" w:cstheme="minorHAnsi"/>
            <w:b/>
            <w:i/>
            <w:sz w:val="24"/>
            <w:szCs w:val="24"/>
            <w:vertAlign w:val="superscript"/>
            <w:lang w:val="en"/>
            <w:rPrChange w:id="1295"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296" w:author="owner" w:date="2018-06-04T17:11:00Z">
              <w:rPr>
                <w:rStyle w:val="netverse"/>
                <w:b/>
                <w:i/>
                <w:sz w:val="24"/>
                <w:szCs w:val="24"/>
                <w:lang w:val="en"/>
              </w:rPr>
            </w:rPrChange>
          </w:rPr>
          <w:delText>that</w:delText>
        </w:r>
        <w:r w:rsidRPr="006D609B" w:rsidDel="005144DC">
          <w:rPr>
            <w:rStyle w:val="s"/>
            <w:rFonts w:asciiTheme="minorHAnsi" w:hAnsiTheme="minorHAnsi" w:cstheme="minorHAnsi"/>
            <w:b/>
            <w:i/>
            <w:sz w:val="24"/>
            <w:szCs w:val="24"/>
            <w:lang w:val="en"/>
            <w:rPrChange w:id="1297" w:author="owner" w:date="2018-06-04T17:11:00Z">
              <w:rPr>
                <w:rStyle w:val="s"/>
                <w:b/>
                <w:i/>
                <w:sz w:val="24"/>
                <w:szCs w:val="24"/>
                <w:lang w:val="en"/>
              </w:rPr>
            </w:rPrChange>
          </w:rPr>
          <w:delText xml:space="preserve"> is now</w:delText>
        </w:r>
        <w:r w:rsidRPr="006D609B" w:rsidDel="005144DC">
          <w:rPr>
            <w:rStyle w:val="netverse"/>
            <w:rFonts w:asciiTheme="minorHAnsi" w:hAnsiTheme="minorHAnsi" w:cstheme="minorHAnsi"/>
            <w:b/>
            <w:i/>
            <w:sz w:val="24"/>
            <w:szCs w:val="24"/>
            <w:lang w:val="en"/>
            <w:rPrChange w:id="129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299" w:author="owner" w:date="2018-06-04T17:11:00Z">
              <w:rPr>
                <w:rStyle w:val="s"/>
                <w:b/>
                <w:i/>
                <w:sz w:val="24"/>
                <w:szCs w:val="24"/>
                <w:lang w:val="en"/>
              </w:rPr>
            </w:rPrChange>
          </w:rPr>
          <w:delText>energizing</w:delText>
        </w:r>
        <w:r w:rsidRPr="006D609B" w:rsidDel="005144DC">
          <w:rPr>
            <w:rStyle w:val="netverse"/>
            <w:rFonts w:asciiTheme="minorHAnsi" w:hAnsiTheme="minorHAnsi" w:cstheme="minorHAnsi"/>
            <w:b/>
            <w:i/>
            <w:sz w:val="24"/>
            <w:szCs w:val="24"/>
            <w:vertAlign w:val="superscript"/>
            <w:lang w:val="en"/>
            <w:rPrChange w:id="1300"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301" w:author="owner" w:date="2018-06-04T17:11:00Z">
              <w:rPr>
                <w:rStyle w:val="netverse"/>
                <w:b/>
                <w:i/>
                <w:sz w:val="24"/>
                <w:szCs w:val="24"/>
                <w:lang w:val="en"/>
              </w:rPr>
            </w:rPrChange>
          </w:rPr>
          <w:delText xml:space="preserve">the </w:delText>
        </w:r>
        <w:r w:rsidRPr="006D609B" w:rsidDel="005144DC">
          <w:rPr>
            <w:rStyle w:val="s"/>
            <w:rFonts w:asciiTheme="minorHAnsi" w:hAnsiTheme="minorHAnsi" w:cstheme="minorHAnsi"/>
            <w:b/>
            <w:i/>
            <w:sz w:val="24"/>
            <w:szCs w:val="24"/>
            <w:lang w:val="en"/>
            <w:rPrChange w:id="1302" w:author="owner" w:date="2018-06-04T17:11:00Z">
              <w:rPr>
                <w:rStyle w:val="s"/>
                <w:b/>
                <w:i/>
                <w:sz w:val="24"/>
                <w:szCs w:val="24"/>
                <w:lang w:val="en"/>
              </w:rPr>
            </w:rPrChange>
          </w:rPr>
          <w:delText>sons</w:delText>
        </w:r>
        <w:r w:rsidRPr="006D609B" w:rsidDel="005144DC">
          <w:rPr>
            <w:rStyle w:val="netverse"/>
            <w:rFonts w:asciiTheme="minorHAnsi" w:hAnsiTheme="minorHAnsi" w:cstheme="minorHAnsi"/>
            <w:b/>
            <w:i/>
            <w:sz w:val="24"/>
            <w:szCs w:val="24"/>
            <w:lang w:val="en"/>
            <w:rPrChange w:id="1303"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04" w:author="owner" w:date="2018-06-04T17:11:00Z">
              <w:rPr>
                <w:rStyle w:val="s"/>
                <w:b/>
                <w:i/>
                <w:sz w:val="24"/>
                <w:szCs w:val="24"/>
                <w:lang w:val="en"/>
              </w:rPr>
            </w:rPrChange>
          </w:rPr>
          <w:delText>of disobedience</w:delText>
        </w:r>
        <w:r w:rsidRPr="006D609B" w:rsidDel="005144DC">
          <w:rPr>
            <w:rStyle w:val="netverse"/>
            <w:rFonts w:asciiTheme="minorHAnsi" w:hAnsiTheme="minorHAnsi" w:cstheme="minorHAnsi"/>
            <w:b/>
            <w:i/>
            <w:sz w:val="24"/>
            <w:szCs w:val="24"/>
            <w:lang w:val="en"/>
            <w:rPrChange w:id="1305" w:author="owner" w:date="2018-06-04T17:11:00Z">
              <w:rPr>
                <w:rStyle w:val="netverse"/>
                <w:b/>
                <w:i/>
                <w:sz w:val="24"/>
                <w:szCs w:val="24"/>
                <w:lang w:val="en"/>
              </w:rPr>
            </w:rPrChange>
          </w:rPr>
          <w:delText xml:space="preserve">, among </w:delText>
        </w:r>
        <w:r w:rsidRPr="006D609B" w:rsidDel="005144DC">
          <w:rPr>
            <w:rStyle w:val="s"/>
            <w:rFonts w:asciiTheme="minorHAnsi" w:hAnsiTheme="minorHAnsi" w:cstheme="minorHAnsi"/>
            <w:b/>
            <w:i/>
            <w:sz w:val="24"/>
            <w:szCs w:val="24"/>
            <w:lang w:val="en"/>
            <w:rPrChange w:id="1306" w:author="owner" w:date="2018-06-04T17:11:00Z">
              <w:rPr>
                <w:rStyle w:val="s"/>
                <w:b/>
                <w:i/>
                <w:sz w:val="24"/>
                <w:szCs w:val="24"/>
                <w:lang w:val="en"/>
              </w:rPr>
            </w:rPrChange>
          </w:rPr>
          <w:delText>whom</w:delText>
        </w:r>
        <w:r w:rsidRPr="006D609B" w:rsidDel="005144DC">
          <w:rPr>
            <w:rStyle w:val="netverse"/>
            <w:rFonts w:asciiTheme="minorHAnsi" w:hAnsiTheme="minorHAnsi" w:cstheme="minorHAnsi"/>
            <w:b/>
            <w:i/>
            <w:sz w:val="24"/>
            <w:szCs w:val="24"/>
            <w:vertAlign w:val="superscript"/>
            <w:lang w:val="en"/>
            <w:rPrChange w:id="1307"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308" w:author="owner" w:date="2018-06-04T17:11:00Z">
              <w:rPr>
                <w:rStyle w:val="netverse"/>
                <w:b/>
                <w:i/>
                <w:sz w:val="24"/>
                <w:szCs w:val="24"/>
                <w:lang w:val="en"/>
              </w:rPr>
            </w:rPrChange>
          </w:rPr>
          <w:delText xml:space="preserve">all </w:delText>
        </w:r>
        <w:r w:rsidRPr="006D609B" w:rsidDel="005144DC">
          <w:rPr>
            <w:rStyle w:val="s"/>
            <w:rFonts w:asciiTheme="minorHAnsi" w:hAnsiTheme="minorHAnsi" w:cstheme="minorHAnsi"/>
            <w:b/>
            <w:i/>
            <w:sz w:val="24"/>
            <w:szCs w:val="24"/>
            <w:lang w:val="en"/>
            <w:rPrChange w:id="1309" w:author="owner" w:date="2018-06-04T17:11:00Z">
              <w:rPr>
                <w:rStyle w:val="s"/>
                <w:b/>
                <w:i/>
                <w:sz w:val="24"/>
                <w:szCs w:val="24"/>
                <w:lang w:val="en"/>
              </w:rPr>
            </w:rPrChange>
          </w:rPr>
          <w:delText>of us</w:delText>
        </w:r>
        <w:r w:rsidRPr="006D609B" w:rsidDel="005144DC">
          <w:rPr>
            <w:rStyle w:val="netverse"/>
            <w:rFonts w:asciiTheme="minorHAnsi" w:hAnsiTheme="minorHAnsi" w:cstheme="minorHAnsi"/>
            <w:b/>
            <w:i/>
            <w:sz w:val="24"/>
            <w:szCs w:val="24"/>
            <w:vertAlign w:val="superscript"/>
            <w:lang w:val="en"/>
            <w:rPrChange w:id="1310"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311" w:author="owner" w:date="2018-06-04T17:11:00Z">
              <w:rPr>
                <w:rStyle w:val="netverse"/>
                <w:b/>
                <w:i/>
                <w:sz w:val="24"/>
                <w:szCs w:val="24"/>
                <w:lang w:val="en"/>
              </w:rPr>
            </w:rPrChange>
          </w:rPr>
          <w:delText>also</w:delText>
        </w:r>
        <w:r w:rsidRPr="006D609B" w:rsidDel="005144DC">
          <w:rPr>
            <w:rStyle w:val="s"/>
            <w:rFonts w:asciiTheme="minorHAnsi" w:hAnsiTheme="minorHAnsi" w:cstheme="minorHAnsi"/>
            <w:b/>
            <w:i/>
            <w:sz w:val="24"/>
            <w:szCs w:val="24"/>
            <w:vertAlign w:val="superscript"/>
            <w:lang w:val="en"/>
            <w:rPrChange w:id="1312" w:author="owner" w:date="2018-06-04T17:11:00Z">
              <w:rPr>
                <w:rStyle w:val="s"/>
                <w:b/>
                <w:i/>
                <w:sz w:val="24"/>
                <w:szCs w:val="24"/>
                <w:vertAlign w:val="superscript"/>
                <w:lang w:val="en"/>
              </w:rPr>
            </w:rPrChange>
          </w:rPr>
          <w:delText> </w:delText>
        </w:r>
        <w:r w:rsidRPr="006D609B" w:rsidDel="005144DC">
          <w:rPr>
            <w:rStyle w:val="s"/>
            <w:rFonts w:asciiTheme="minorHAnsi" w:hAnsiTheme="minorHAnsi" w:cstheme="minorHAnsi"/>
            <w:b/>
            <w:i/>
            <w:sz w:val="24"/>
            <w:szCs w:val="24"/>
            <w:lang w:val="en"/>
            <w:rPrChange w:id="1313" w:author="owner" w:date="2018-06-04T17:11:00Z">
              <w:rPr>
                <w:rStyle w:val="s"/>
                <w:b/>
                <w:i/>
                <w:sz w:val="24"/>
                <w:szCs w:val="24"/>
                <w:lang w:val="en"/>
              </w:rPr>
            </w:rPrChange>
          </w:rPr>
          <w:delText>formerly</w:delText>
        </w:r>
        <w:r w:rsidRPr="006D609B" w:rsidDel="005144DC">
          <w:rPr>
            <w:rStyle w:val="netverse"/>
            <w:rFonts w:asciiTheme="minorHAnsi" w:hAnsiTheme="minorHAnsi" w:cstheme="minorHAnsi"/>
            <w:b/>
            <w:i/>
            <w:sz w:val="24"/>
            <w:szCs w:val="24"/>
            <w:lang w:val="en"/>
            <w:rPrChange w:id="131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15" w:author="owner" w:date="2018-06-04T17:11:00Z">
              <w:rPr>
                <w:rStyle w:val="s"/>
                <w:b/>
                <w:i/>
                <w:sz w:val="24"/>
                <w:szCs w:val="24"/>
                <w:lang w:val="en"/>
              </w:rPr>
            </w:rPrChange>
          </w:rPr>
          <w:delText>lived out</w:delText>
        </w:r>
        <w:r w:rsidRPr="006D609B" w:rsidDel="005144DC">
          <w:rPr>
            <w:rStyle w:val="netverse"/>
            <w:rFonts w:asciiTheme="minorHAnsi" w:hAnsiTheme="minorHAnsi" w:cstheme="minorHAnsi"/>
            <w:b/>
            <w:i/>
            <w:sz w:val="24"/>
            <w:szCs w:val="24"/>
            <w:lang w:val="en"/>
            <w:rPrChange w:id="131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17" w:author="owner" w:date="2018-06-04T17:11:00Z">
              <w:rPr>
                <w:rStyle w:val="s"/>
                <w:b/>
                <w:i/>
                <w:sz w:val="24"/>
                <w:szCs w:val="24"/>
                <w:lang w:val="en"/>
              </w:rPr>
            </w:rPrChange>
          </w:rPr>
          <w:delText>our lives in</w:delText>
        </w:r>
        <w:r w:rsidRPr="006D609B" w:rsidDel="005144DC">
          <w:rPr>
            <w:rStyle w:val="netverse"/>
            <w:rFonts w:asciiTheme="minorHAnsi" w:hAnsiTheme="minorHAnsi" w:cstheme="minorHAnsi"/>
            <w:b/>
            <w:i/>
            <w:sz w:val="24"/>
            <w:szCs w:val="24"/>
            <w:lang w:val="en"/>
            <w:rPrChange w:id="131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19" w:author="owner" w:date="2018-06-04T17:11:00Z">
              <w:rPr>
                <w:rStyle w:val="s"/>
                <w:b/>
                <w:i/>
                <w:sz w:val="24"/>
                <w:szCs w:val="24"/>
                <w:lang w:val="en"/>
              </w:rPr>
            </w:rPrChange>
          </w:rPr>
          <w:delText>the cravings</w:delText>
        </w:r>
        <w:r w:rsidRPr="006D609B" w:rsidDel="005144DC">
          <w:rPr>
            <w:rStyle w:val="netverse"/>
            <w:rFonts w:asciiTheme="minorHAnsi" w:hAnsiTheme="minorHAnsi" w:cstheme="minorHAnsi"/>
            <w:b/>
            <w:i/>
            <w:sz w:val="24"/>
            <w:szCs w:val="24"/>
            <w:lang w:val="en"/>
            <w:rPrChange w:id="1320"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21" w:author="owner" w:date="2018-06-04T17:11:00Z">
              <w:rPr>
                <w:rStyle w:val="s"/>
                <w:b/>
                <w:i/>
                <w:sz w:val="24"/>
                <w:szCs w:val="24"/>
                <w:lang w:val="en"/>
              </w:rPr>
            </w:rPrChange>
          </w:rPr>
          <w:delText>of our</w:delText>
        </w:r>
        <w:r w:rsidRPr="006D609B" w:rsidDel="005144DC">
          <w:rPr>
            <w:rStyle w:val="netverse"/>
            <w:rFonts w:asciiTheme="minorHAnsi" w:hAnsiTheme="minorHAnsi" w:cstheme="minorHAnsi"/>
            <w:b/>
            <w:i/>
            <w:sz w:val="24"/>
            <w:szCs w:val="24"/>
            <w:lang w:val="en"/>
            <w:rPrChange w:id="1322"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23" w:author="owner" w:date="2018-06-04T17:11:00Z">
              <w:rPr>
                <w:rStyle w:val="s"/>
                <w:b/>
                <w:i/>
                <w:sz w:val="24"/>
                <w:szCs w:val="24"/>
                <w:lang w:val="en"/>
              </w:rPr>
            </w:rPrChange>
          </w:rPr>
          <w:delText>flesh</w:delText>
        </w:r>
        <w:r w:rsidRPr="006D609B" w:rsidDel="005144DC">
          <w:rPr>
            <w:rStyle w:val="netverse"/>
            <w:rFonts w:asciiTheme="minorHAnsi" w:hAnsiTheme="minorHAnsi" w:cstheme="minorHAnsi"/>
            <w:b/>
            <w:i/>
            <w:sz w:val="24"/>
            <w:szCs w:val="24"/>
            <w:lang w:val="en"/>
            <w:rPrChange w:id="132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25" w:author="owner" w:date="2018-06-04T17:11:00Z">
              <w:rPr>
                <w:rStyle w:val="s"/>
                <w:b/>
                <w:i/>
                <w:sz w:val="24"/>
                <w:szCs w:val="24"/>
                <w:lang w:val="en"/>
              </w:rPr>
            </w:rPrChange>
          </w:rPr>
          <w:delText>indulging</w:delText>
        </w:r>
        <w:r w:rsidRPr="006D609B" w:rsidDel="005144DC">
          <w:rPr>
            <w:rStyle w:val="netverse"/>
            <w:rFonts w:asciiTheme="minorHAnsi" w:hAnsiTheme="minorHAnsi" w:cstheme="minorHAnsi"/>
            <w:b/>
            <w:i/>
            <w:sz w:val="24"/>
            <w:szCs w:val="24"/>
            <w:lang w:val="en"/>
            <w:rPrChange w:id="132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27" w:author="owner" w:date="2018-06-04T17:11:00Z">
              <w:rPr>
                <w:rStyle w:val="s"/>
                <w:b/>
                <w:i/>
                <w:sz w:val="24"/>
                <w:szCs w:val="24"/>
                <w:lang w:val="en"/>
              </w:rPr>
            </w:rPrChange>
          </w:rPr>
          <w:delText>the desires</w:delText>
        </w:r>
        <w:r w:rsidRPr="006D609B" w:rsidDel="005144DC">
          <w:rPr>
            <w:rStyle w:val="netverse"/>
            <w:rFonts w:asciiTheme="minorHAnsi" w:hAnsiTheme="minorHAnsi" w:cstheme="minorHAnsi"/>
            <w:b/>
            <w:i/>
            <w:sz w:val="24"/>
            <w:szCs w:val="24"/>
            <w:lang w:val="en"/>
            <w:rPrChange w:id="132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29" w:author="owner" w:date="2018-06-04T17:11:00Z">
              <w:rPr>
                <w:rStyle w:val="s"/>
                <w:b/>
                <w:i/>
                <w:sz w:val="24"/>
                <w:szCs w:val="24"/>
                <w:lang w:val="en"/>
              </w:rPr>
            </w:rPrChange>
          </w:rPr>
          <w:delText>of the flesh</w:delText>
        </w:r>
        <w:r w:rsidRPr="006D609B" w:rsidDel="005144DC">
          <w:rPr>
            <w:rStyle w:val="netverse"/>
            <w:rFonts w:asciiTheme="minorHAnsi" w:hAnsiTheme="minorHAnsi" w:cstheme="minorHAnsi"/>
            <w:b/>
            <w:i/>
            <w:sz w:val="24"/>
            <w:szCs w:val="24"/>
            <w:lang w:val="en"/>
            <w:rPrChange w:id="1330"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31"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332"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33" w:author="owner" w:date="2018-06-04T17:11:00Z">
              <w:rPr>
                <w:rStyle w:val="s"/>
                <w:b/>
                <w:i/>
                <w:sz w:val="24"/>
                <w:szCs w:val="24"/>
                <w:lang w:val="en"/>
              </w:rPr>
            </w:rPrChange>
          </w:rPr>
          <w:delText>the mind</w:delText>
        </w:r>
        <w:r w:rsidRPr="006D609B" w:rsidDel="005144DC">
          <w:rPr>
            <w:rStyle w:val="netverse"/>
            <w:rFonts w:asciiTheme="minorHAnsi" w:hAnsiTheme="minorHAnsi" w:cstheme="minorHAnsi"/>
            <w:b/>
            <w:i/>
            <w:sz w:val="24"/>
            <w:szCs w:val="24"/>
            <w:lang w:val="en"/>
            <w:rPrChange w:id="1334"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35" w:author="owner" w:date="2018-06-04T17:11:00Z">
              <w:rPr>
                <w:rStyle w:val="s"/>
                <w:b/>
                <w:i/>
                <w:sz w:val="24"/>
                <w:szCs w:val="24"/>
                <w:lang w:val="en"/>
              </w:rPr>
            </w:rPrChange>
          </w:rPr>
          <w:delText>and</w:delText>
        </w:r>
        <w:r w:rsidRPr="006D609B" w:rsidDel="005144DC">
          <w:rPr>
            <w:rStyle w:val="netverse"/>
            <w:rFonts w:asciiTheme="minorHAnsi" w:hAnsiTheme="minorHAnsi" w:cstheme="minorHAnsi"/>
            <w:b/>
            <w:i/>
            <w:sz w:val="24"/>
            <w:szCs w:val="24"/>
            <w:lang w:val="en"/>
            <w:rPrChange w:id="1336"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37" w:author="owner" w:date="2018-06-04T17:11:00Z">
              <w:rPr>
                <w:rStyle w:val="s"/>
                <w:b/>
                <w:i/>
                <w:sz w:val="24"/>
                <w:szCs w:val="24"/>
                <w:lang w:val="en"/>
              </w:rPr>
            </w:rPrChange>
          </w:rPr>
          <w:delText>were</w:delText>
        </w:r>
        <w:r w:rsidRPr="006D609B" w:rsidDel="005144DC">
          <w:rPr>
            <w:rStyle w:val="netverse"/>
            <w:rFonts w:asciiTheme="minorHAnsi" w:hAnsiTheme="minorHAnsi" w:cstheme="minorHAnsi"/>
            <w:b/>
            <w:i/>
            <w:sz w:val="24"/>
            <w:szCs w:val="24"/>
            <w:lang w:val="en"/>
            <w:rPrChange w:id="1338"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39" w:author="owner" w:date="2018-06-04T17:11:00Z">
              <w:rPr>
                <w:rStyle w:val="s"/>
                <w:b/>
                <w:i/>
                <w:sz w:val="24"/>
                <w:szCs w:val="24"/>
                <w:lang w:val="en"/>
              </w:rPr>
            </w:rPrChange>
          </w:rPr>
          <w:delText>by nature</w:delText>
        </w:r>
        <w:r w:rsidRPr="006D609B" w:rsidDel="005144DC">
          <w:rPr>
            <w:rStyle w:val="netverse"/>
            <w:rFonts w:asciiTheme="minorHAnsi" w:hAnsiTheme="minorHAnsi" w:cstheme="minorHAnsi"/>
            <w:b/>
            <w:i/>
            <w:sz w:val="24"/>
            <w:szCs w:val="24"/>
            <w:lang w:val="en"/>
            <w:rPrChange w:id="1340"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41" w:author="owner" w:date="2018-06-04T17:11:00Z">
              <w:rPr>
                <w:rStyle w:val="s"/>
                <w:b/>
                <w:i/>
                <w:sz w:val="24"/>
                <w:szCs w:val="24"/>
                <w:lang w:val="en"/>
              </w:rPr>
            </w:rPrChange>
          </w:rPr>
          <w:delText>children</w:delText>
        </w:r>
        <w:r w:rsidRPr="006D609B" w:rsidDel="005144DC">
          <w:rPr>
            <w:rStyle w:val="netverse"/>
            <w:rFonts w:asciiTheme="minorHAnsi" w:hAnsiTheme="minorHAnsi" w:cstheme="minorHAnsi"/>
            <w:b/>
            <w:i/>
            <w:sz w:val="24"/>
            <w:szCs w:val="24"/>
            <w:lang w:val="en"/>
            <w:rPrChange w:id="1342"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43" w:author="owner" w:date="2018-06-04T17:11:00Z">
              <w:rPr>
                <w:rStyle w:val="s"/>
                <w:b/>
                <w:i/>
                <w:sz w:val="24"/>
                <w:szCs w:val="24"/>
                <w:lang w:val="en"/>
              </w:rPr>
            </w:rPrChange>
          </w:rPr>
          <w:delText>of wrath</w:delText>
        </w:r>
        <w:r w:rsidRPr="006D609B" w:rsidDel="005144DC">
          <w:rPr>
            <w:rStyle w:val="netverse"/>
            <w:rFonts w:asciiTheme="minorHAnsi" w:hAnsiTheme="minorHAnsi" w:cstheme="minorHAnsi"/>
            <w:b/>
            <w:i/>
            <w:sz w:val="24"/>
            <w:szCs w:val="24"/>
            <w:vertAlign w:val="superscript"/>
            <w:lang w:val="en"/>
            <w:rPrChange w:id="1344" w:author="owner" w:date="2018-06-04T17:11:00Z">
              <w:rPr>
                <w:rStyle w:val="netverse"/>
                <w:b/>
                <w:i/>
                <w:sz w:val="24"/>
                <w:szCs w:val="24"/>
                <w:vertAlign w:val="superscript"/>
                <w:lang w:val="en"/>
              </w:rPr>
            </w:rPrChange>
          </w:rPr>
          <w:delText> </w:delText>
        </w:r>
        <w:r w:rsidRPr="006D609B" w:rsidDel="005144DC">
          <w:rPr>
            <w:rStyle w:val="netverse"/>
            <w:rFonts w:asciiTheme="minorHAnsi" w:hAnsiTheme="minorHAnsi" w:cstheme="minorHAnsi"/>
            <w:b/>
            <w:i/>
            <w:sz w:val="24"/>
            <w:szCs w:val="24"/>
            <w:lang w:val="en"/>
            <w:rPrChange w:id="1345" w:author="owner" w:date="2018-06-04T17:11:00Z">
              <w:rPr>
                <w:rStyle w:val="netverse"/>
                <w:b/>
                <w:i/>
                <w:sz w:val="24"/>
                <w:szCs w:val="24"/>
                <w:lang w:val="en"/>
              </w:rPr>
            </w:rPrChange>
          </w:rPr>
          <w:delText xml:space="preserve">even </w:delText>
        </w:r>
        <w:r w:rsidRPr="006D609B" w:rsidDel="005144DC">
          <w:rPr>
            <w:rStyle w:val="s"/>
            <w:rFonts w:asciiTheme="minorHAnsi" w:hAnsiTheme="minorHAnsi" w:cstheme="minorHAnsi"/>
            <w:b/>
            <w:i/>
            <w:sz w:val="24"/>
            <w:szCs w:val="24"/>
            <w:lang w:val="en"/>
            <w:rPrChange w:id="1346" w:author="owner" w:date="2018-06-04T17:11:00Z">
              <w:rPr>
                <w:rStyle w:val="s"/>
                <w:b/>
                <w:i/>
                <w:sz w:val="24"/>
                <w:szCs w:val="24"/>
                <w:lang w:val="en"/>
              </w:rPr>
            </w:rPrChange>
          </w:rPr>
          <w:delText>as</w:delText>
        </w:r>
        <w:r w:rsidRPr="006D609B" w:rsidDel="005144DC">
          <w:rPr>
            <w:rStyle w:val="netverse"/>
            <w:rFonts w:asciiTheme="minorHAnsi" w:hAnsiTheme="minorHAnsi" w:cstheme="minorHAnsi"/>
            <w:b/>
            <w:i/>
            <w:sz w:val="24"/>
            <w:szCs w:val="24"/>
            <w:lang w:val="en"/>
            <w:rPrChange w:id="1347" w:author="owner" w:date="2018-06-04T17:11:00Z">
              <w:rPr>
                <w:rStyle w:val="netverse"/>
                <w:b/>
                <w:i/>
                <w:sz w:val="24"/>
                <w:szCs w:val="24"/>
                <w:lang w:val="en"/>
              </w:rPr>
            </w:rPrChange>
          </w:rPr>
          <w:delText xml:space="preserve"> </w:delText>
        </w:r>
        <w:r w:rsidRPr="006D609B" w:rsidDel="005144DC">
          <w:rPr>
            <w:rStyle w:val="s"/>
            <w:rFonts w:asciiTheme="minorHAnsi" w:hAnsiTheme="minorHAnsi" w:cstheme="minorHAnsi"/>
            <w:b/>
            <w:i/>
            <w:sz w:val="24"/>
            <w:szCs w:val="24"/>
            <w:lang w:val="en"/>
            <w:rPrChange w:id="1348" w:author="owner" w:date="2018-06-04T17:11:00Z">
              <w:rPr>
                <w:rStyle w:val="s"/>
                <w:b/>
                <w:i/>
                <w:sz w:val="24"/>
                <w:szCs w:val="24"/>
                <w:lang w:val="en"/>
              </w:rPr>
            </w:rPrChange>
          </w:rPr>
          <w:delText>the rest</w:delText>
        </w:r>
        <w:r w:rsidRPr="006D609B" w:rsidDel="005144DC">
          <w:rPr>
            <w:rStyle w:val="netverse"/>
            <w:rFonts w:asciiTheme="minorHAnsi" w:hAnsiTheme="minorHAnsi" w:cstheme="minorHAnsi"/>
            <w:b/>
            <w:i/>
            <w:sz w:val="24"/>
            <w:szCs w:val="24"/>
            <w:lang w:val="en"/>
            <w:rPrChange w:id="1349" w:author="owner" w:date="2018-06-04T17:11:00Z">
              <w:rPr>
                <w:rStyle w:val="netverse"/>
                <w:b/>
                <w:i/>
                <w:sz w:val="24"/>
                <w:szCs w:val="24"/>
                <w:lang w:val="en"/>
              </w:rPr>
            </w:rPrChange>
          </w:rPr>
          <w:delText>….</w:delText>
        </w:r>
      </w:del>
    </w:p>
    <w:p w14:paraId="511563AC" w14:textId="0EA10A5B" w:rsidR="00E9551F" w:rsidRPr="006D609B" w:rsidDel="005144DC" w:rsidRDefault="00E9551F">
      <w:pPr>
        <w:spacing w:after="0" w:line="240" w:lineRule="auto"/>
        <w:jc w:val="center"/>
        <w:rPr>
          <w:del w:id="1350" w:author="owner" w:date="2018-06-04T15:42:00Z"/>
          <w:rFonts w:asciiTheme="minorHAnsi" w:eastAsiaTheme="minorEastAsia" w:hAnsiTheme="minorHAnsi" w:cstheme="minorHAnsi"/>
          <w:b/>
          <w:sz w:val="24"/>
          <w:szCs w:val="24"/>
          <w:lang w:val="en"/>
        </w:rPr>
        <w:pPrChange w:id="1351" w:author="owner" w:date="2018-06-04T17:11:00Z">
          <w:pPr>
            <w:spacing w:after="0"/>
            <w:jc w:val="center"/>
          </w:pPr>
        </w:pPrChange>
      </w:pPr>
    </w:p>
    <w:p w14:paraId="3C9DA1E4" w14:textId="77777777" w:rsidR="00045C10" w:rsidRPr="006D609B" w:rsidRDefault="000A1A4D">
      <w:pPr>
        <w:pStyle w:val="bodyblock"/>
        <w:spacing w:before="0" w:beforeAutospacing="0" w:after="0" w:afterAutospacing="0"/>
        <w:ind w:firstLine="720"/>
        <w:jc w:val="both"/>
        <w:rPr>
          <w:rFonts w:asciiTheme="minorHAnsi" w:hAnsiTheme="minorHAnsi" w:cstheme="minorHAnsi"/>
        </w:rPr>
        <w:pPrChange w:id="1352" w:author="owner" w:date="2018-06-04T17:11:00Z">
          <w:pPr>
            <w:pStyle w:val="bodyblock"/>
            <w:spacing w:before="0" w:beforeAutospacing="0" w:after="0" w:afterAutospacing="0" w:line="276" w:lineRule="auto"/>
            <w:ind w:firstLine="720"/>
            <w:jc w:val="both"/>
          </w:pPr>
        </w:pPrChange>
      </w:pPr>
      <w:r w:rsidRPr="006D609B">
        <w:rPr>
          <w:rFonts w:asciiTheme="minorHAnsi" w:hAnsiTheme="minorHAnsi" w:cstheme="minorHAnsi"/>
        </w:rPr>
        <w:t>T</w:t>
      </w:r>
      <w:r w:rsidR="008F1541" w:rsidRPr="006D609B">
        <w:rPr>
          <w:rFonts w:asciiTheme="minorHAnsi" w:hAnsiTheme="minorHAnsi" w:cstheme="minorHAnsi"/>
          <w:color w:val="000000"/>
        </w:rPr>
        <w:t xml:space="preserve">he </w:t>
      </w:r>
      <w:r w:rsidR="008F1541" w:rsidRPr="006D609B">
        <w:rPr>
          <w:rFonts w:asciiTheme="minorHAnsi" w:hAnsiTheme="minorHAnsi" w:cstheme="minorHAnsi"/>
        </w:rPr>
        <w:t xml:space="preserve">Hebrew word most often used </w:t>
      </w:r>
      <w:r w:rsidRPr="006D609B">
        <w:rPr>
          <w:rFonts w:asciiTheme="minorHAnsi" w:hAnsiTheme="minorHAnsi" w:cstheme="minorHAnsi"/>
        </w:rPr>
        <w:t xml:space="preserve">throughout the Old Testament </w:t>
      </w:r>
      <w:r w:rsidR="008F1541" w:rsidRPr="006D609B">
        <w:rPr>
          <w:rFonts w:asciiTheme="minorHAnsi" w:hAnsiTheme="minorHAnsi" w:cstheme="minorHAnsi"/>
        </w:rPr>
        <w:t>for God’s Word is</w:t>
      </w:r>
      <w:r w:rsidR="008F1541" w:rsidRPr="006D609B">
        <w:rPr>
          <w:rFonts w:asciiTheme="minorHAnsi" w:hAnsiTheme="minorHAnsi" w:cstheme="minorHAnsi"/>
          <w:bCs/>
        </w:rPr>
        <w:t xml:space="preserve"> </w:t>
      </w:r>
      <w:proofErr w:type="spellStart"/>
      <w:r w:rsidR="008D7251" w:rsidRPr="006D609B">
        <w:rPr>
          <w:rFonts w:asciiTheme="minorHAnsi" w:hAnsiTheme="minorHAnsi" w:cstheme="minorHAnsi"/>
          <w:bCs/>
          <w:i/>
        </w:rPr>
        <w:t>d</w:t>
      </w:r>
      <w:r w:rsidR="008F1541" w:rsidRPr="006D609B">
        <w:rPr>
          <w:rFonts w:asciiTheme="minorHAnsi" w:hAnsiTheme="minorHAnsi" w:cstheme="minorHAnsi"/>
          <w:bCs/>
          <w:i/>
        </w:rPr>
        <w:t>abar</w:t>
      </w:r>
      <w:proofErr w:type="spellEnd"/>
      <w:r w:rsidRPr="006D609B">
        <w:rPr>
          <w:rFonts w:asciiTheme="minorHAnsi" w:hAnsiTheme="minorHAnsi" w:cstheme="minorHAnsi"/>
          <w:bCs/>
        </w:rPr>
        <w:t xml:space="preserve">. Here is an interesting list of descriptive </w:t>
      </w:r>
      <w:r w:rsidR="00711132" w:rsidRPr="006D609B">
        <w:rPr>
          <w:rFonts w:asciiTheme="minorHAnsi" w:hAnsiTheme="minorHAnsi" w:cstheme="minorHAnsi"/>
          <w:bCs/>
        </w:rPr>
        <w:t>words</w:t>
      </w:r>
      <w:r w:rsidR="008F1541" w:rsidRPr="006D609B">
        <w:rPr>
          <w:rFonts w:asciiTheme="minorHAnsi" w:hAnsiTheme="minorHAnsi" w:cstheme="minorHAnsi"/>
          <w:bCs/>
        </w:rPr>
        <w:t>:</w:t>
      </w:r>
      <w:r w:rsidR="008F1541" w:rsidRPr="006D609B">
        <w:rPr>
          <w:rFonts w:asciiTheme="minorHAnsi" w:hAnsiTheme="minorHAnsi" w:cstheme="minorHAnsi"/>
        </w:rPr>
        <w:t xml:space="preserve"> - </w:t>
      </w:r>
      <w:r w:rsidR="008F1541" w:rsidRPr="006D609B">
        <w:rPr>
          <w:rFonts w:asciiTheme="minorHAnsi" w:hAnsiTheme="minorHAnsi" w:cstheme="minorHAnsi"/>
          <w:i/>
          <w:iCs/>
        </w:rPr>
        <w:t xml:space="preserve">a word, a matter spoken of, act, advise, answer, book, commandment, communication, counsel, effect, language, message, oracle, power, promise, provision, purpose, say, talk, thought, word, work. </w:t>
      </w:r>
      <w:r w:rsidR="008F1541" w:rsidRPr="006D609B">
        <w:rPr>
          <w:rFonts w:asciiTheme="minorHAnsi" w:hAnsiTheme="minorHAnsi" w:cstheme="minorHAnsi"/>
          <w:bCs/>
        </w:rPr>
        <w:t xml:space="preserve">Note: </w:t>
      </w:r>
      <w:r w:rsidR="008F1541" w:rsidRPr="006D609B">
        <w:rPr>
          <w:rFonts w:asciiTheme="minorHAnsi" w:hAnsiTheme="minorHAnsi" w:cstheme="minorHAnsi"/>
        </w:rPr>
        <w:t xml:space="preserve">The other words found in the Old Testament that refer to God’s Word are as follows: </w:t>
      </w:r>
      <w:r w:rsidR="008F1541" w:rsidRPr="006D609B">
        <w:rPr>
          <w:rFonts w:asciiTheme="minorHAnsi" w:hAnsiTheme="minorHAnsi" w:cstheme="minorHAnsi"/>
          <w:bCs/>
          <w:i/>
          <w:iCs/>
        </w:rPr>
        <w:t>Statues, Laws</w:t>
      </w:r>
      <w:r w:rsidR="005000C1" w:rsidRPr="006D609B">
        <w:rPr>
          <w:rFonts w:asciiTheme="minorHAnsi" w:hAnsiTheme="minorHAnsi" w:cstheme="minorHAnsi"/>
          <w:bCs/>
          <w:i/>
          <w:iCs/>
        </w:rPr>
        <w:t xml:space="preserve">, </w:t>
      </w:r>
      <w:r w:rsidR="008F1541" w:rsidRPr="006D609B">
        <w:rPr>
          <w:rFonts w:asciiTheme="minorHAnsi" w:hAnsiTheme="minorHAnsi" w:cstheme="minorHAnsi"/>
          <w:bCs/>
          <w:i/>
          <w:iCs/>
        </w:rPr>
        <w:t>Precepts, Commandments, Testimonies and ordinances.</w:t>
      </w:r>
      <w:r w:rsidR="00711132" w:rsidRPr="006D609B">
        <w:rPr>
          <w:rFonts w:asciiTheme="minorHAnsi" w:hAnsiTheme="minorHAnsi" w:cstheme="minorHAnsi"/>
          <w:bCs/>
          <w:i/>
          <w:iCs/>
        </w:rPr>
        <w:t xml:space="preserve"> </w:t>
      </w:r>
      <w:r w:rsidR="008F7060" w:rsidRPr="006D609B">
        <w:rPr>
          <w:rFonts w:asciiTheme="minorHAnsi" w:hAnsiTheme="minorHAnsi" w:cstheme="minorHAnsi"/>
        </w:rPr>
        <w:t>Additionally,</w:t>
      </w:r>
      <w:r w:rsidR="00F14F7E" w:rsidRPr="006D609B">
        <w:rPr>
          <w:rFonts w:asciiTheme="minorHAnsi" w:hAnsiTheme="minorHAnsi" w:cstheme="minorHAnsi"/>
        </w:rPr>
        <w:t xml:space="preserve"> the </w:t>
      </w:r>
      <w:r w:rsidR="00FC51CB" w:rsidRPr="006D609B">
        <w:rPr>
          <w:rFonts w:asciiTheme="minorHAnsi" w:hAnsiTheme="minorHAnsi" w:cstheme="minorHAnsi"/>
        </w:rPr>
        <w:t xml:space="preserve">Hebrew </w:t>
      </w:r>
      <w:r w:rsidR="00F14F7E" w:rsidRPr="006D609B">
        <w:rPr>
          <w:rFonts w:asciiTheme="minorHAnsi" w:hAnsiTheme="minorHAnsi" w:cstheme="minorHAnsi"/>
        </w:rPr>
        <w:t xml:space="preserve">word </w:t>
      </w:r>
      <w:r w:rsidR="00F14F7E" w:rsidRPr="006D609B">
        <w:rPr>
          <w:rFonts w:asciiTheme="minorHAnsi" w:hAnsiTheme="minorHAnsi" w:cstheme="minorHAnsi"/>
          <w:i/>
        </w:rPr>
        <w:t>restoring</w:t>
      </w:r>
      <w:r w:rsidR="00F14F7E" w:rsidRPr="006D609B">
        <w:rPr>
          <w:rFonts w:asciiTheme="minorHAnsi" w:hAnsiTheme="minorHAnsi" w:cstheme="minorHAnsi"/>
        </w:rPr>
        <w:t xml:space="preserve"> </w:t>
      </w:r>
      <w:r w:rsidR="008F7060" w:rsidRPr="006D609B">
        <w:rPr>
          <w:rFonts w:asciiTheme="minorHAnsi" w:hAnsiTheme="minorHAnsi" w:cstheme="minorHAnsi"/>
        </w:rPr>
        <w:t xml:space="preserve">(as in God’s Word restoring the soul) is defined as follows: </w:t>
      </w:r>
      <w:r w:rsidR="00F14F7E" w:rsidRPr="006D609B">
        <w:rPr>
          <w:rFonts w:asciiTheme="minorHAnsi" w:hAnsiTheme="minorHAnsi" w:cstheme="minorHAnsi"/>
          <w:i/>
          <w:iCs/>
        </w:rPr>
        <w:t xml:space="preserve">restoring converting, repent, turn, convert, recover, restores, rescues, and </w:t>
      </w:r>
      <w:r w:rsidR="00F14F7E" w:rsidRPr="006D609B">
        <w:rPr>
          <w:rFonts w:asciiTheme="minorHAnsi" w:hAnsiTheme="minorHAnsi" w:cstheme="minorHAnsi"/>
          <w:i/>
          <w:iCs/>
          <w:u w:val="single"/>
        </w:rPr>
        <w:t>fetch home again</w:t>
      </w:r>
      <w:r w:rsidR="00F14F7E" w:rsidRPr="006D609B">
        <w:rPr>
          <w:rFonts w:asciiTheme="minorHAnsi" w:hAnsiTheme="minorHAnsi" w:cstheme="minorHAnsi"/>
          <w:i/>
          <w:iCs/>
        </w:rPr>
        <w:t xml:space="preserve">, </w:t>
      </w:r>
      <w:r w:rsidR="00F14F7E" w:rsidRPr="006D609B">
        <w:rPr>
          <w:rFonts w:asciiTheme="minorHAnsi" w:hAnsiTheme="minorHAnsi" w:cstheme="minorHAnsi"/>
          <w:i/>
          <w:iCs/>
          <w:u w:val="single"/>
        </w:rPr>
        <w:t>feed, lie down</w:t>
      </w:r>
      <w:r w:rsidR="00F14F7E" w:rsidRPr="006D609B">
        <w:rPr>
          <w:rFonts w:asciiTheme="minorHAnsi" w:hAnsiTheme="minorHAnsi" w:cstheme="minorHAnsi"/>
          <w:i/>
          <w:iCs/>
        </w:rPr>
        <w:t xml:space="preserve">, and make rejoice, return </w:t>
      </w:r>
      <w:r w:rsidR="00F14F7E" w:rsidRPr="006D609B">
        <w:rPr>
          <w:rFonts w:asciiTheme="minorHAnsi" w:hAnsiTheme="minorHAnsi" w:cstheme="minorHAnsi"/>
        </w:rPr>
        <w:t>(Psalms 19:7, 23:3, 51:12, 119:159-160).</w:t>
      </w:r>
    </w:p>
    <w:p w14:paraId="06586A98" w14:textId="77777777" w:rsidR="00D4704A" w:rsidRDefault="00D4704A" w:rsidP="003F7DDD">
      <w:pPr>
        <w:spacing w:after="0"/>
        <w:ind w:firstLine="428"/>
        <w:jc w:val="both"/>
        <w:rPr>
          <w:rFonts w:asciiTheme="minorHAnsi" w:hAnsiTheme="minorHAnsi" w:cstheme="minorHAnsi"/>
          <w:sz w:val="24"/>
          <w:szCs w:val="24"/>
        </w:rPr>
      </w:pPr>
    </w:p>
    <w:p w14:paraId="08FDF6A1" w14:textId="77777777" w:rsidR="00D4704A" w:rsidRPr="00D4704A" w:rsidRDefault="00D4704A" w:rsidP="000D53FF">
      <w:pPr>
        <w:pStyle w:val="ListParagraph"/>
        <w:numPr>
          <w:ilvl w:val="0"/>
          <w:numId w:val="56"/>
        </w:numPr>
        <w:spacing w:after="0"/>
        <w:jc w:val="both"/>
        <w:rPr>
          <w:rFonts w:asciiTheme="minorHAnsi" w:hAnsiTheme="minorHAnsi" w:cstheme="minorHAnsi"/>
          <w:sz w:val="24"/>
          <w:szCs w:val="24"/>
        </w:rPr>
      </w:pPr>
      <w:r>
        <w:rPr>
          <w:rFonts w:asciiTheme="minorHAnsi" w:hAnsiTheme="minorHAnsi" w:cstheme="minorHAnsi"/>
          <w:sz w:val="24"/>
          <w:szCs w:val="24"/>
        </w:rPr>
        <w:t xml:space="preserve">Take the previous list of words that define the Hebrew word restore and use them to draw some </w:t>
      </w:r>
      <w:r w:rsidR="00143F94">
        <w:rPr>
          <w:rFonts w:asciiTheme="minorHAnsi" w:hAnsiTheme="minorHAnsi" w:cstheme="minorHAnsi"/>
          <w:sz w:val="24"/>
          <w:szCs w:val="24"/>
        </w:rPr>
        <w:t>parallels</w:t>
      </w:r>
      <w:r>
        <w:rPr>
          <w:rFonts w:asciiTheme="minorHAnsi" w:hAnsiTheme="minorHAnsi" w:cstheme="minorHAnsi"/>
          <w:sz w:val="24"/>
          <w:szCs w:val="24"/>
        </w:rPr>
        <w:t xml:space="preserve"> to these passages: Isaiah 53</w:t>
      </w:r>
      <w:r w:rsidR="00143F94">
        <w:rPr>
          <w:rFonts w:asciiTheme="minorHAnsi" w:hAnsiTheme="minorHAnsi" w:cstheme="minorHAnsi"/>
          <w:sz w:val="24"/>
          <w:szCs w:val="24"/>
        </w:rPr>
        <w:t>:5-7; Psalm 23; John 10:3; 1 Peter 1:24-25.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EB34D0" w14:textId="77777777" w:rsidR="00FF3B42" w:rsidRDefault="00FF3B42" w:rsidP="00045C10">
      <w:pPr>
        <w:pStyle w:val="bodyblock"/>
        <w:spacing w:before="0" w:beforeAutospacing="0" w:after="0" w:afterAutospacing="0"/>
        <w:jc w:val="center"/>
        <w:rPr>
          <w:rFonts w:asciiTheme="minorHAnsi" w:eastAsiaTheme="minorEastAsia" w:hAnsiTheme="minorHAnsi" w:cstheme="minorHAnsi"/>
          <w:b/>
          <w:bCs/>
          <w:iCs/>
        </w:rPr>
      </w:pPr>
    </w:p>
    <w:p w14:paraId="0755DD7E" w14:textId="77777777" w:rsidR="00A7242F" w:rsidRDefault="00711132" w:rsidP="00045C10">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r>
        <w:rPr>
          <w:rFonts w:asciiTheme="minorHAnsi" w:eastAsiaTheme="minorEastAsia" w:hAnsiTheme="minorHAnsi" w:cstheme="minorBidi"/>
          <w:b/>
          <w:sz w:val="28"/>
          <w:szCs w:val="28"/>
        </w:rPr>
        <w:t xml:space="preserve">The Lamp of </w:t>
      </w:r>
      <w:r w:rsidR="00045C10">
        <w:rPr>
          <w:rFonts w:asciiTheme="minorHAnsi" w:eastAsiaTheme="minorEastAsia" w:hAnsiTheme="minorHAnsi" w:cstheme="minorBidi"/>
          <w:b/>
          <w:sz w:val="28"/>
          <w:szCs w:val="28"/>
        </w:rPr>
        <w:t>Illumination</w:t>
      </w:r>
    </w:p>
    <w:p w14:paraId="041EDAA8" w14:textId="77777777" w:rsidR="00736731" w:rsidRDefault="00736731" w:rsidP="00045C10">
      <w:pPr>
        <w:pStyle w:val="bodyblock"/>
        <w:tabs>
          <w:tab w:val="left" w:pos="4355"/>
        </w:tabs>
        <w:spacing w:before="0" w:beforeAutospacing="0" w:after="0" w:afterAutospacing="0"/>
        <w:jc w:val="center"/>
        <w:rPr>
          <w:rFonts w:asciiTheme="minorHAnsi" w:eastAsiaTheme="minorEastAsia" w:hAnsiTheme="minorHAnsi" w:cstheme="minorBidi"/>
          <w:b/>
          <w:sz w:val="28"/>
          <w:szCs w:val="28"/>
        </w:rPr>
      </w:pPr>
    </w:p>
    <w:p w14:paraId="2EB71522" w14:textId="3A7B3ED5" w:rsidR="0043036E" w:rsidDel="00581FE7" w:rsidRDefault="0043036E" w:rsidP="0043036E">
      <w:pPr>
        <w:pStyle w:val="ListParagraph"/>
        <w:spacing w:after="0" w:line="240" w:lineRule="auto"/>
        <w:ind w:left="0"/>
        <w:contextualSpacing w:val="0"/>
        <w:jc w:val="center"/>
        <w:rPr>
          <w:moveFrom w:id="1353" w:author="owner" w:date="2018-06-04T15:11:00Z"/>
          <w:rFonts w:asciiTheme="minorHAnsi" w:hAnsiTheme="minorHAnsi" w:cstheme="minorHAnsi"/>
          <w:b/>
          <w:color w:val="000000"/>
          <w:sz w:val="24"/>
          <w:szCs w:val="24"/>
        </w:rPr>
      </w:pPr>
      <w:moveFromRangeStart w:id="1354" w:author="owner" w:date="2018-06-04T15:11:00Z" w:name="move515888419"/>
      <w:moveFrom w:id="1355" w:author="owner" w:date="2018-06-04T15:11:00Z">
        <w:r w:rsidDel="00581FE7">
          <w:rPr>
            <w:rFonts w:asciiTheme="minorHAnsi" w:hAnsiTheme="minorHAnsi" w:cstheme="minorHAnsi"/>
            <w:b/>
            <w:color w:val="000000"/>
            <w:sz w:val="24"/>
            <w:szCs w:val="24"/>
          </w:rPr>
          <w:t xml:space="preserve">Ephesians </w:t>
        </w:r>
        <w:r w:rsidRPr="007C6EF9" w:rsidDel="00581FE7">
          <w:rPr>
            <w:rFonts w:asciiTheme="minorHAnsi" w:hAnsiTheme="minorHAnsi" w:cstheme="minorHAnsi"/>
            <w:b/>
            <w:color w:val="000000"/>
            <w:sz w:val="24"/>
            <w:szCs w:val="24"/>
          </w:rPr>
          <w:t xml:space="preserve">1:16-18 </w:t>
        </w:r>
      </w:moveFrom>
    </w:p>
    <w:p w14:paraId="40B2725F" w14:textId="3C3F0A43" w:rsidR="0043036E" w:rsidRPr="00CC70A3" w:rsidDel="00581FE7" w:rsidRDefault="0043036E" w:rsidP="0043036E">
      <w:pPr>
        <w:pStyle w:val="ListParagraph"/>
        <w:spacing w:after="0" w:line="240" w:lineRule="auto"/>
        <w:ind w:left="0"/>
        <w:contextualSpacing w:val="0"/>
        <w:jc w:val="center"/>
        <w:rPr>
          <w:moveFrom w:id="1356" w:author="owner" w:date="2018-06-04T15:11:00Z"/>
          <w:rFonts w:asciiTheme="minorHAnsi" w:hAnsiTheme="minorHAnsi" w:cstheme="minorHAnsi"/>
          <w:b/>
          <w:i/>
          <w:color w:val="000000"/>
          <w:sz w:val="24"/>
          <w:szCs w:val="24"/>
        </w:rPr>
      </w:pPr>
      <w:moveFrom w:id="1357" w:author="owner" w:date="2018-06-04T15:11:00Z">
        <w:r w:rsidRPr="00CC70A3" w:rsidDel="00581FE7">
          <w:rPr>
            <w:rFonts w:asciiTheme="minorHAnsi" w:hAnsiTheme="minorHAnsi" w:cstheme="minorHAnsi"/>
            <w:b/>
            <w:color w:val="000000"/>
            <w:sz w:val="24"/>
            <w:szCs w:val="24"/>
          </w:rPr>
          <w:t xml:space="preserve"> </w:t>
        </w:r>
        <w:r w:rsidRPr="00CC70A3" w:rsidDel="00581FE7">
          <w:rPr>
            <w:rFonts w:asciiTheme="minorHAnsi" w:hAnsiTheme="minorHAnsi" w:cstheme="minorHAnsi"/>
            <w:b/>
            <w:i/>
            <w:color w:val="000000"/>
            <w:sz w:val="24"/>
            <w:szCs w:val="24"/>
          </w:rPr>
          <w:t>I do not cease to give thanks for you when I remember you</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in my prayers.</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I pray that</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the God of our Lord Jesus Christ, the Father of glory,</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may give you spiritual wisdom and revelation</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in your growing knowledge of him,</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 since the eyes of your</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heart have been enlightened</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 so that you may know what is the hope of his calling,</w:t>
        </w:r>
        <w:r w:rsidRPr="00CC70A3" w:rsidDel="00581FE7">
          <w:rPr>
            <w:rStyle w:val="apple-converted-space"/>
            <w:rFonts w:asciiTheme="minorHAnsi" w:hAnsiTheme="minorHAnsi" w:cstheme="minorHAnsi"/>
            <w:b/>
            <w:i/>
            <w:color w:val="000000"/>
            <w:sz w:val="24"/>
            <w:szCs w:val="24"/>
            <w:vertAlign w:val="superscript"/>
          </w:rPr>
          <w:t> </w:t>
        </w:r>
        <w:r w:rsidRPr="00CC70A3" w:rsidDel="00581FE7">
          <w:rPr>
            <w:rFonts w:asciiTheme="minorHAnsi" w:hAnsiTheme="minorHAnsi" w:cstheme="minorHAnsi"/>
            <w:b/>
            <w:i/>
            <w:color w:val="000000"/>
            <w:sz w:val="24"/>
            <w:szCs w:val="24"/>
          </w:rPr>
          <w:t>what is the wealth of his glorious</w:t>
        </w:r>
        <w:r w:rsidRPr="00CC70A3" w:rsidDel="00581FE7">
          <w:rPr>
            <w:rStyle w:val="apple-converted-space"/>
            <w:rFonts w:asciiTheme="minorHAnsi" w:hAnsiTheme="minorHAnsi" w:cstheme="minorHAnsi"/>
            <w:b/>
            <w:i/>
            <w:color w:val="000000"/>
            <w:sz w:val="24"/>
            <w:szCs w:val="24"/>
          </w:rPr>
          <w:t> </w:t>
        </w:r>
        <w:r w:rsidRPr="00CC70A3" w:rsidDel="00581FE7">
          <w:rPr>
            <w:rFonts w:asciiTheme="minorHAnsi" w:hAnsiTheme="minorHAnsi" w:cstheme="minorHAnsi"/>
            <w:b/>
            <w:i/>
            <w:color w:val="000000"/>
            <w:sz w:val="24"/>
            <w:szCs w:val="24"/>
          </w:rPr>
          <w:t xml:space="preserve">inheritance in the saints. </w:t>
        </w:r>
      </w:moveFrom>
    </w:p>
    <w:p w14:paraId="18DA891F" w14:textId="59798E7F" w:rsidR="0043036E" w:rsidDel="00581FE7" w:rsidRDefault="0043036E" w:rsidP="00045C10">
      <w:pPr>
        <w:pStyle w:val="bodyblock"/>
        <w:tabs>
          <w:tab w:val="left" w:pos="4355"/>
        </w:tabs>
        <w:spacing w:before="0" w:beforeAutospacing="0" w:after="0" w:afterAutospacing="0"/>
        <w:jc w:val="center"/>
        <w:rPr>
          <w:moveFrom w:id="1358" w:author="owner" w:date="2018-06-04T15:11:00Z"/>
          <w:rFonts w:asciiTheme="minorHAnsi" w:eastAsiaTheme="minorEastAsia" w:hAnsiTheme="minorHAnsi" w:cstheme="minorBidi"/>
          <w:b/>
          <w:sz w:val="28"/>
          <w:szCs w:val="28"/>
        </w:rPr>
      </w:pPr>
    </w:p>
    <w:moveFromRangeEnd w:id="1354"/>
    <w:p w14:paraId="12CB1F3D" w14:textId="77777777" w:rsidR="00914FBD" w:rsidRDefault="00463F6C" w:rsidP="00FC3A12">
      <w:pPr>
        <w:pStyle w:val="ListParagraph"/>
        <w:spacing w:after="0"/>
        <w:ind w:left="0" w:firstLine="720"/>
        <w:contextualSpacing w:val="0"/>
        <w:jc w:val="both"/>
        <w:rPr>
          <w:rFonts w:asciiTheme="minorHAnsi" w:hAnsiTheme="minorHAnsi" w:cstheme="minorHAnsi"/>
          <w:color w:val="000000"/>
          <w:sz w:val="24"/>
          <w:szCs w:val="24"/>
        </w:rPr>
      </w:pPr>
      <w:r>
        <w:rPr>
          <w:rFonts w:asciiTheme="minorHAnsi" w:eastAsiaTheme="minorEastAsia" w:hAnsiTheme="minorHAnsi" w:cstheme="minorBidi"/>
          <w:sz w:val="24"/>
          <w:szCs w:val="24"/>
        </w:rPr>
        <w:t>S</w:t>
      </w:r>
      <w:r w:rsidR="0086349C">
        <w:rPr>
          <w:rFonts w:asciiTheme="minorHAnsi" w:eastAsiaTheme="minorEastAsia" w:hAnsiTheme="minorHAnsi" w:cstheme="minorBidi"/>
          <w:sz w:val="24"/>
          <w:szCs w:val="24"/>
        </w:rPr>
        <w:t xml:space="preserve">eldom </w:t>
      </w:r>
      <w:r>
        <w:rPr>
          <w:rFonts w:asciiTheme="minorHAnsi" w:eastAsiaTheme="minorEastAsia" w:hAnsiTheme="minorHAnsi" w:cstheme="minorBidi"/>
          <w:sz w:val="24"/>
          <w:szCs w:val="24"/>
        </w:rPr>
        <w:t xml:space="preserve">do we </w:t>
      </w:r>
      <w:r w:rsidR="00736731">
        <w:rPr>
          <w:rFonts w:asciiTheme="minorHAnsi" w:eastAsiaTheme="minorEastAsia" w:hAnsiTheme="minorHAnsi" w:cstheme="minorBidi"/>
          <w:sz w:val="24"/>
          <w:szCs w:val="24"/>
        </w:rPr>
        <w:t>a</w:t>
      </w:r>
      <w:r w:rsidR="0086349C">
        <w:rPr>
          <w:rFonts w:asciiTheme="minorHAnsi" w:eastAsiaTheme="minorEastAsia" w:hAnsiTheme="minorHAnsi" w:cstheme="minorBidi"/>
          <w:sz w:val="24"/>
          <w:szCs w:val="24"/>
        </w:rPr>
        <w:t xml:space="preserve">ppreciate anything until it’s gone. </w:t>
      </w:r>
      <w:r w:rsidR="003B7721">
        <w:rPr>
          <w:rFonts w:asciiTheme="minorHAnsi" w:eastAsiaTheme="minorEastAsia" w:hAnsiTheme="minorHAnsi" w:cstheme="minorBidi"/>
          <w:sz w:val="24"/>
          <w:szCs w:val="24"/>
        </w:rPr>
        <w:t xml:space="preserve">Take sight for example. </w:t>
      </w:r>
      <w:r w:rsidR="00711132">
        <w:rPr>
          <w:rFonts w:asciiTheme="minorHAnsi" w:hAnsiTheme="minorHAnsi" w:cstheme="minorHAnsi"/>
          <w:color w:val="000000"/>
          <w:sz w:val="24"/>
          <w:szCs w:val="24"/>
        </w:rPr>
        <w:t>I’m extremely near sighted.</w:t>
      </w:r>
      <w:r w:rsidR="00711132">
        <w:rPr>
          <w:rFonts w:asciiTheme="minorHAnsi" w:eastAsiaTheme="minorEastAsia" w:hAnsiTheme="minorHAnsi" w:cstheme="minorBidi"/>
          <w:sz w:val="24"/>
          <w:szCs w:val="24"/>
        </w:rPr>
        <w:t xml:space="preserve"> </w:t>
      </w:r>
      <w:r w:rsidR="003B7721">
        <w:rPr>
          <w:rFonts w:asciiTheme="minorHAnsi" w:eastAsiaTheme="minorEastAsia" w:hAnsiTheme="minorHAnsi" w:cstheme="minorBidi"/>
          <w:sz w:val="24"/>
          <w:szCs w:val="24"/>
        </w:rPr>
        <w:t>I never really</w:t>
      </w:r>
      <w:r>
        <w:rPr>
          <w:rFonts w:asciiTheme="minorHAnsi" w:eastAsiaTheme="minorEastAsia" w:hAnsiTheme="minorHAnsi" w:cstheme="minorBidi"/>
          <w:sz w:val="24"/>
          <w:szCs w:val="24"/>
        </w:rPr>
        <w:t xml:space="preserve"> valued</w:t>
      </w:r>
      <w:r w:rsidR="003B7721">
        <w:rPr>
          <w:rFonts w:asciiTheme="minorHAnsi" w:eastAsiaTheme="minorEastAsia" w:hAnsiTheme="minorHAnsi" w:cstheme="minorBidi"/>
          <w:sz w:val="24"/>
          <w:szCs w:val="24"/>
        </w:rPr>
        <w:t xml:space="preserve"> my sight until it began to detartrate.</w:t>
      </w:r>
      <w:r w:rsidR="00143F94">
        <w:rPr>
          <w:rFonts w:asciiTheme="minorHAnsi" w:hAnsiTheme="minorHAnsi" w:cstheme="minorHAnsi"/>
          <w:color w:val="000000"/>
          <w:sz w:val="24"/>
          <w:szCs w:val="24"/>
        </w:rPr>
        <w:t xml:space="preserve"> </w:t>
      </w:r>
      <w:r w:rsidR="000C7BDB" w:rsidRPr="00322A30">
        <w:rPr>
          <w:rFonts w:asciiTheme="minorHAnsi" w:hAnsiTheme="minorHAnsi" w:cstheme="minorHAnsi"/>
          <w:color w:val="000000"/>
          <w:sz w:val="24"/>
          <w:szCs w:val="24"/>
        </w:rPr>
        <w:t xml:space="preserve">On a training </w:t>
      </w:r>
      <w:r w:rsidR="000C7BDB">
        <w:rPr>
          <w:rFonts w:asciiTheme="minorHAnsi" w:hAnsiTheme="minorHAnsi" w:cstheme="minorHAnsi"/>
          <w:color w:val="000000"/>
          <w:sz w:val="24"/>
          <w:szCs w:val="24"/>
        </w:rPr>
        <w:t xml:space="preserve">mission </w:t>
      </w:r>
      <w:r w:rsidR="000C7BDB" w:rsidRPr="00322A30">
        <w:rPr>
          <w:rFonts w:asciiTheme="minorHAnsi" w:hAnsiTheme="minorHAnsi" w:cstheme="minorHAnsi"/>
          <w:color w:val="000000"/>
          <w:sz w:val="24"/>
          <w:szCs w:val="24"/>
        </w:rPr>
        <w:t xml:space="preserve">trip to </w:t>
      </w:r>
      <w:r w:rsidR="000C7BDB">
        <w:rPr>
          <w:rFonts w:asciiTheme="minorHAnsi" w:hAnsiTheme="minorHAnsi" w:cstheme="minorHAnsi"/>
          <w:color w:val="000000"/>
          <w:sz w:val="24"/>
          <w:szCs w:val="24"/>
        </w:rPr>
        <w:t>Guayaramerin</w:t>
      </w:r>
      <w:r w:rsidR="0019592C">
        <w:rPr>
          <w:rFonts w:asciiTheme="minorHAnsi" w:hAnsiTheme="minorHAnsi" w:cstheme="minorHAnsi"/>
          <w:color w:val="000000"/>
          <w:sz w:val="24"/>
          <w:szCs w:val="24"/>
        </w:rPr>
        <w:t>,</w:t>
      </w:r>
      <w:r w:rsidR="000C7BDB">
        <w:rPr>
          <w:rFonts w:asciiTheme="minorHAnsi" w:hAnsiTheme="minorHAnsi" w:cstheme="minorHAnsi"/>
          <w:color w:val="000000"/>
          <w:sz w:val="24"/>
          <w:szCs w:val="24"/>
        </w:rPr>
        <w:t xml:space="preserve"> Bolivia, </w:t>
      </w:r>
      <w:r w:rsidR="003B7721">
        <w:rPr>
          <w:rFonts w:asciiTheme="minorHAnsi" w:hAnsiTheme="minorHAnsi" w:cstheme="minorHAnsi"/>
          <w:color w:val="000000"/>
          <w:sz w:val="24"/>
          <w:szCs w:val="24"/>
        </w:rPr>
        <w:t xml:space="preserve">while the rest of our team trained the pastors and leaders, Dr. Dylan Boundurant worked for hours to fit </w:t>
      </w:r>
      <w:r w:rsidR="000C7BDB">
        <w:rPr>
          <w:rFonts w:asciiTheme="minorHAnsi" w:hAnsiTheme="minorHAnsi" w:cstheme="minorHAnsi"/>
          <w:color w:val="000000"/>
          <w:sz w:val="24"/>
          <w:szCs w:val="24"/>
        </w:rPr>
        <w:t xml:space="preserve">over 400 people </w:t>
      </w:r>
      <w:r w:rsidR="003B7721">
        <w:rPr>
          <w:rFonts w:asciiTheme="minorHAnsi" w:hAnsiTheme="minorHAnsi" w:cstheme="minorHAnsi"/>
          <w:color w:val="000000"/>
          <w:sz w:val="24"/>
          <w:szCs w:val="24"/>
        </w:rPr>
        <w:t>with</w:t>
      </w:r>
      <w:r w:rsidR="000C7BDB">
        <w:rPr>
          <w:rFonts w:asciiTheme="minorHAnsi" w:hAnsiTheme="minorHAnsi" w:cstheme="minorHAnsi"/>
          <w:color w:val="000000"/>
          <w:sz w:val="24"/>
          <w:szCs w:val="24"/>
        </w:rPr>
        <w:t xml:space="preserve"> eye glasses. </w:t>
      </w:r>
      <w:r w:rsidR="00711132">
        <w:rPr>
          <w:rFonts w:asciiTheme="minorHAnsi" w:hAnsiTheme="minorHAnsi" w:cstheme="minorHAnsi"/>
          <w:color w:val="000000"/>
          <w:sz w:val="24"/>
          <w:szCs w:val="24"/>
        </w:rPr>
        <w:t xml:space="preserve">Some of the </w:t>
      </w:r>
      <w:r w:rsidR="00914FBD">
        <w:rPr>
          <w:rFonts w:asciiTheme="minorHAnsi" w:hAnsiTheme="minorHAnsi" w:cstheme="minorHAnsi"/>
          <w:color w:val="000000"/>
          <w:sz w:val="24"/>
          <w:szCs w:val="24"/>
        </w:rPr>
        <w:t>patients’</w:t>
      </w:r>
      <w:r w:rsidR="00711132">
        <w:rPr>
          <w:rFonts w:asciiTheme="minorHAnsi" w:hAnsiTheme="minorHAnsi" w:cstheme="minorHAnsi"/>
          <w:color w:val="000000"/>
          <w:sz w:val="24"/>
          <w:szCs w:val="24"/>
        </w:rPr>
        <w:t xml:space="preserve"> </w:t>
      </w:r>
      <w:r w:rsidR="003B7721">
        <w:rPr>
          <w:rFonts w:asciiTheme="minorHAnsi" w:hAnsiTheme="minorHAnsi" w:cstheme="minorHAnsi"/>
          <w:color w:val="000000"/>
          <w:sz w:val="24"/>
          <w:szCs w:val="24"/>
        </w:rPr>
        <w:t>sight was so</w:t>
      </w:r>
      <w:r w:rsidR="000C7BDB">
        <w:rPr>
          <w:rFonts w:asciiTheme="minorHAnsi" w:hAnsiTheme="minorHAnsi" w:cstheme="minorHAnsi"/>
          <w:color w:val="000000"/>
          <w:sz w:val="24"/>
          <w:szCs w:val="24"/>
        </w:rPr>
        <w:t xml:space="preserve"> </w:t>
      </w:r>
      <w:r w:rsidR="00AB5A63">
        <w:rPr>
          <w:rFonts w:asciiTheme="minorHAnsi" w:hAnsiTheme="minorHAnsi" w:cstheme="minorHAnsi"/>
          <w:color w:val="000000"/>
          <w:sz w:val="24"/>
          <w:szCs w:val="24"/>
        </w:rPr>
        <w:t>seriously impairment</w:t>
      </w:r>
      <w:r w:rsidR="000C7BDB">
        <w:rPr>
          <w:rFonts w:asciiTheme="minorHAnsi" w:hAnsiTheme="minorHAnsi" w:cstheme="minorHAnsi"/>
          <w:color w:val="000000"/>
          <w:sz w:val="24"/>
          <w:szCs w:val="24"/>
        </w:rPr>
        <w:t>, th</w:t>
      </w:r>
      <w:r w:rsidR="003B7721">
        <w:rPr>
          <w:rFonts w:asciiTheme="minorHAnsi" w:hAnsiTheme="minorHAnsi" w:cstheme="minorHAnsi"/>
          <w:color w:val="000000"/>
          <w:sz w:val="24"/>
          <w:szCs w:val="24"/>
        </w:rPr>
        <w:t xml:space="preserve">at </w:t>
      </w:r>
      <w:r w:rsidR="00AB5A63">
        <w:rPr>
          <w:rFonts w:asciiTheme="minorHAnsi" w:hAnsiTheme="minorHAnsi" w:cstheme="minorHAnsi"/>
          <w:color w:val="000000"/>
          <w:sz w:val="24"/>
          <w:szCs w:val="24"/>
        </w:rPr>
        <w:t>they wept with joy when they put on a pair of glasses and could see clearly</w:t>
      </w:r>
      <w:r w:rsidR="00711132">
        <w:rPr>
          <w:rFonts w:asciiTheme="minorHAnsi" w:hAnsiTheme="minorHAnsi" w:cstheme="minorHAnsi"/>
          <w:color w:val="000000"/>
          <w:sz w:val="24"/>
          <w:szCs w:val="24"/>
        </w:rPr>
        <w:t>, perhaps</w:t>
      </w:r>
      <w:r>
        <w:rPr>
          <w:rFonts w:asciiTheme="minorHAnsi" w:hAnsiTheme="minorHAnsi" w:cstheme="minorHAnsi"/>
          <w:color w:val="000000"/>
          <w:sz w:val="24"/>
          <w:szCs w:val="24"/>
        </w:rPr>
        <w:t>,</w:t>
      </w:r>
      <w:r w:rsidR="00711132">
        <w:rPr>
          <w:rFonts w:asciiTheme="minorHAnsi" w:hAnsiTheme="minorHAnsi" w:cstheme="minorHAnsi"/>
          <w:color w:val="000000"/>
          <w:sz w:val="24"/>
          <w:szCs w:val="24"/>
        </w:rPr>
        <w:t xml:space="preserve"> for the first time in their lives.</w:t>
      </w:r>
      <w:r w:rsidR="000C7BDB">
        <w:rPr>
          <w:rFonts w:asciiTheme="minorHAnsi" w:hAnsiTheme="minorHAnsi" w:cstheme="minorHAnsi"/>
          <w:color w:val="000000"/>
          <w:sz w:val="24"/>
          <w:szCs w:val="24"/>
        </w:rPr>
        <w:t xml:space="preserve"> </w:t>
      </w:r>
    </w:p>
    <w:p w14:paraId="157A2AC0" w14:textId="77777777" w:rsidR="00EC4054" w:rsidRDefault="00EC4054" w:rsidP="00FC3A12">
      <w:pPr>
        <w:pStyle w:val="ListParagraph"/>
        <w:spacing w:after="0"/>
        <w:ind w:left="0" w:firstLine="720"/>
        <w:contextualSpacing w:val="0"/>
        <w:jc w:val="both"/>
        <w:rPr>
          <w:rFonts w:asciiTheme="minorHAnsi" w:hAnsiTheme="minorHAnsi" w:cstheme="minorHAnsi"/>
          <w:color w:val="000000"/>
          <w:sz w:val="24"/>
          <w:szCs w:val="24"/>
        </w:rPr>
      </w:pPr>
    </w:p>
    <w:p w14:paraId="0AC6B516" w14:textId="77777777" w:rsidR="00EC4054" w:rsidRPr="00076586" w:rsidRDefault="00EC4054" w:rsidP="00EC4054">
      <w:pPr>
        <w:pStyle w:val="ListParagraph"/>
        <w:spacing w:after="0"/>
        <w:ind w:left="0"/>
        <w:contextualSpacing w:val="0"/>
        <w:jc w:val="center"/>
        <w:rPr>
          <w:rFonts w:asciiTheme="minorHAnsi" w:eastAsiaTheme="minorEastAsia" w:hAnsiTheme="minorHAnsi" w:cstheme="minorBidi"/>
          <w:b/>
          <w:iCs/>
          <w:sz w:val="24"/>
          <w:szCs w:val="24"/>
        </w:rPr>
      </w:pPr>
      <w:r w:rsidRPr="00076586">
        <w:rPr>
          <w:rFonts w:asciiTheme="minorHAnsi" w:eastAsiaTheme="minorEastAsia" w:hAnsiTheme="minorHAnsi" w:cstheme="minorBidi"/>
          <w:b/>
          <w:iCs/>
          <w:sz w:val="24"/>
          <w:szCs w:val="24"/>
        </w:rPr>
        <w:t xml:space="preserve">Acts 9:15-18 </w:t>
      </w:r>
    </w:p>
    <w:p w14:paraId="041DBC5A" w14:textId="77777777" w:rsidR="00EC4054" w:rsidRDefault="00EC4054" w:rsidP="00EC4054">
      <w:pPr>
        <w:pStyle w:val="ListParagraph"/>
        <w:spacing w:after="480"/>
        <w:ind w:left="0"/>
        <w:contextualSpacing w:val="0"/>
        <w:jc w:val="center"/>
        <w:rPr>
          <w:rFonts w:asciiTheme="minorHAnsi" w:hAnsiTheme="minorHAnsi" w:cstheme="minorHAnsi"/>
          <w:b/>
          <w:i/>
          <w:color w:val="000000"/>
          <w:sz w:val="24"/>
          <w:szCs w:val="24"/>
        </w:rPr>
      </w:pPr>
      <w:r w:rsidRPr="00076586">
        <w:rPr>
          <w:rFonts w:asciiTheme="minorHAnsi" w:hAnsiTheme="minorHAnsi" w:cstheme="minorHAnsi"/>
          <w:b/>
          <w:i/>
          <w:color w:val="000000"/>
          <w:sz w:val="24"/>
          <w:szCs w:val="24"/>
        </w:rPr>
        <w:t>But the Lord said to him, “Go, because this man is my chosen instrument</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to</w:t>
      </w:r>
      <w:r w:rsidRPr="00076586">
        <w:rPr>
          <w:rFonts w:asciiTheme="minorHAnsi" w:hAnsiTheme="minorHAnsi" w:cstheme="minorHAnsi"/>
          <w:b/>
          <w:i/>
          <w:color w:val="000000"/>
          <w:sz w:val="24"/>
          <w:szCs w:val="24"/>
        </w:rPr>
        <w:t xml:space="preserve"> carry my name before Gentiles and kings and the people of Israel.</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For I will show him how much he must suffer for the sake of my name.”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So, Ananias departed and entered the house, placed</w:t>
      </w:r>
      <w:r w:rsidRPr="00076586">
        <w:rPr>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his</w:t>
      </w:r>
      <w:r w:rsidRPr="00076586">
        <w:rPr>
          <w:rFonts w:asciiTheme="minorHAnsi" w:hAnsiTheme="minorHAnsi" w:cstheme="minorHAnsi"/>
          <w:b/>
          <w:i/>
          <w:color w:val="000000"/>
          <w:sz w:val="24"/>
          <w:szCs w:val="24"/>
        </w:rPr>
        <w:t xml:space="preserve"> hands-on Saul</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and</w:t>
      </w:r>
      <w:r w:rsidRPr="00076586">
        <w:rPr>
          <w:rFonts w:asciiTheme="minorHAnsi" w:hAnsiTheme="minorHAnsi" w:cstheme="minorHAnsi"/>
          <w:b/>
          <w:i/>
          <w:color w:val="000000"/>
          <w:sz w:val="24"/>
          <w:szCs w:val="24"/>
        </w:rPr>
        <w:t xml:space="preserve"> said, “Brother Saul, the Lord Jesus, who appeared to you on the road as you came here,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has</w:t>
      </w:r>
      <w:r w:rsidRPr="00076586">
        <w:rPr>
          <w:rFonts w:asciiTheme="minorHAnsi" w:hAnsiTheme="minorHAnsi" w:cstheme="minorHAnsi"/>
          <w:b/>
          <w:i/>
          <w:color w:val="000000"/>
          <w:sz w:val="24"/>
          <w:szCs w:val="24"/>
        </w:rPr>
        <w:t xml:space="preserve"> sent me so that you may see again and be filled with the Holy </w:t>
      </w:r>
      <w:r>
        <w:rPr>
          <w:rFonts w:asciiTheme="minorHAnsi" w:hAnsiTheme="minorHAnsi" w:cstheme="minorHAnsi"/>
          <w:b/>
          <w:i/>
          <w:color w:val="000000"/>
          <w:sz w:val="24"/>
          <w:szCs w:val="24"/>
        </w:rPr>
        <w:t xml:space="preserve"> </w:t>
      </w:r>
      <w:r w:rsidRPr="00076586">
        <w:rPr>
          <w:rFonts w:asciiTheme="minorHAnsi" w:hAnsiTheme="minorHAnsi" w:cstheme="minorHAnsi"/>
          <w:b/>
          <w:i/>
          <w:color w:val="000000"/>
          <w:sz w:val="24"/>
          <w:szCs w:val="24"/>
        </w:rPr>
        <w:t>Spirit.”</w:t>
      </w:r>
      <w:r w:rsidRPr="00076586">
        <w:rPr>
          <w:rStyle w:val="apple-converted-space"/>
          <w:rFonts w:asciiTheme="minorHAnsi" w:hAnsiTheme="minorHAnsi" w:cstheme="minorHAnsi"/>
          <w:b/>
          <w:i/>
          <w:color w:val="000000"/>
          <w:sz w:val="24"/>
          <w:szCs w:val="24"/>
        </w:rPr>
        <w:t> </w:t>
      </w:r>
      <w:r w:rsidRPr="00076586">
        <w:rPr>
          <w:rFonts w:asciiTheme="minorHAnsi" w:hAnsiTheme="minorHAnsi" w:cstheme="minorHAnsi"/>
          <w:b/>
          <w:i/>
          <w:color w:val="000000"/>
          <w:sz w:val="24"/>
          <w:szCs w:val="24"/>
        </w:rPr>
        <w:t>Immediately</w:t>
      </w:r>
      <w:r w:rsidRPr="00076586">
        <w:rPr>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something</w:t>
      </w:r>
      <w:r w:rsidRPr="00076586">
        <w:rPr>
          <w:rFonts w:asciiTheme="minorHAnsi" w:hAnsiTheme="minorHAnsi" w:cstheme="minorHAnsi"/>
          <w:b/>
          <w:i/>
          <w:color w:val="000000"/>
          <w:sz w:val="24"/>
          <w:szCs w:val="24"/>
        </w:rPr>
        <w:t xml:space="preserve"> like scales</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fell</w:t>
      </w:r>
      <w:r w:rsidRPr="00076586">
        <w:rPr>
          <w:rFonts w:asciiTheme="minorHAnsi" w:hAnsiTheme="minorHAnsi" w:cstheme="minorHAnsi"/>
          <w:b/>
          <w:i/>
          <w:color w:val="000000"/>
          <w:sz w:val="24"/>
          <w:szCs w:val="24"/>
        </w:rPr>
        <w:t xml:space="preserve"> from his eyes, and he could see again. He</w:t>
      </w:r>
      <w:r w:rsidRPr="00076586">
        <w:rPr>
          <w:rStyle w:val="apple-converted-space"/>
          <w:rFonts w:asciiTheme="minorHAnsi" w:hAnsiTheme="minorHAnsi" w:cstheme="minorHAnsi"/>
          <w:b/>
          <w:i/>
          <w:color w:val="000000"/>
          <w:sz w:val="24"/>
          <w:szCs w:val="24"/>
          <w:vertAlign w:val="superscript"/>
        </w:rPr>
        <w:t> </w:t>
      </w:r>
      <w:r w:rsidRPr="00076586">
        <w:rPr>
          <w:rStyle w:val="apple-converted-space"/>
          <w:rFonts w:asciiTheme="minorHAnsi" w:hAnsiTheme="minorHAnsi" w:cstheme="minorHAnsi"/>
          <w:b/>
          <w:i/>
          <w:color w:val="000000"/>
          <w:sz w:val="24"/>
          <w:szCs w:val="24"/>
        </w:rPr>
        <w:t>got</w:t>
      </w:r>
      <w:r w:rsidRPr="00076586">
        <w:rPr>
          <w:rFonts w:asciiTheme="minorHAnsi" w:hAnsiTheme="minorHAnsi" w:cstheme="minorHAnsi"/>
          <w:b/>
          <w:i/>
          <w:color w:val="000000"/>
          <w:sz w:val="24"/>
          <w:szCs w:val="24"/>
        </w:rPr>
        <w:t xml:space="preserve"> up and was baptized.</w:t>
      </w:r>
      <w:r>
        <w:rPr>
          <w:rFonts w:asciiTheme="minorHAnsi" w:hAnsiTheme="minorHAnsi" w:cstheme="minorHAnsi"/>
          <w:b/>
          <w:i/>
          <w:color w:val="000000"/>
          <w:sz w:val="24"/>
          <w:szCs w:val="24"/>
        </w:rPr>
        <w:t xml:space="preserve">  </w:t>
      </w:r>
    </w:p>
    <w:p w14:paraId="03CF7462" w14:textId="77777777" w:rsidR="004C3584" w:rsidRDefault="00711132" w:rsidP="00914FBD">
      <w:pPr>
        <w:pStyle w:val="ListParagraph"/>
        <w:spacing w:after="0"/>
        <w:ind w:left="0" w:firstLine="720"/>
        <w:contextualSpacing w:val="0"/>
        <w:jc w:val="both"/>
        <w:rPr>
          <w:rFonts w:asciiTheme="minorHAnsi" w:eastAsiaTheme="minorEastAsia" w:hAnsiTheme="minorHAnsi" w:cstheme="minorBidi"/>
          <w:sz w:val="24"/>
          <w:szCs w:val="24"/>
        </w:rPr>
      </w:pPr>
      <w:r>
        <w:rPr>
          <w:rFonts w:asciiTheme="minorHAnsi" w:hAnsiTheme="minorHAnsi" w:cstheme="minorHAnsi"/>
          <w:color w:val="000000"/>
          <w:sz w:val="24"/>
          <w:szCs w:val="24"/>
        </w:rPr>
        <w:t xml:space="preserve">The </w:t>
      </w:r>
      <w:r w:rsidR="00914FBD">
        <w:rPr>
          <w:rFonts w:asciiTheme="minorHAnsi" w:hAnsiTheme="minorHAnsi" w:cstheme="minorHAnsi"/>
          <w:color w:val="000000"/>
          <w:sz w:val="24"/>
          <w:szCs w:val="24"/>
        </w:rPr>
        <w:t>apostle</w:t>
      </w:r>
      <w:r>
        <w:rPr>
          <w:rFonts w:asciiTheme="minorHAnsi" w:hAnsiTheme="minorHAnsi" w:cstheme="minorHAnsi"/>
          <w:color w:val="000000"/>
          <w:sz w:val="24"/>
          <w:szCs w:val="24"/>
        </w:rPr>
        <w:t xml:space="preserve"> Paul had a </w:t>
      </w:r>
      <w:r w:rsidR="00914FBD">
        <w:rPr>
          <w:rFonts w:asciiTheme="minorHAnsi" w:hAnsiTheme="minorHAnsi" w:cstheme="minorHAnsi"/>
          <w:color w:val="000000"/>
          <w:sz w:val="24"/>
          <w:szCs w:val="24"/>
        </w:rPr>
        <w:t>similar</w:t>
      </w:r>
      <w:r>
        <w:rPr>
          <w:rFonts w:asciiTheme="minorHAnsi" w:hAnsiTheme="minorHAnsi" w:cstheme="minorHAnsi"/>
          <w:color w:val="000000"/>
          <w:sz w:val="24"/>
          <w:szCs w:val="24"/>
        </w:rPr>
        <w:t xml:space="preserve"> </w:t>
      </w:r>
      <w:r w:rsidR="00914FBD">
        <w:rPr>
          <w:rFonts w:asciiTheme="minorHAnsi" w:hAnsiTheme="minorHAnsi" w:cstheme="minorHAnsi"/>
          <w:color w:val="000000"/>
          <w:sz w:val="24"/>
          <w:szCs w:val="24"/>
        </w:rPr>
        <w:t>experience,</w:t>
      </w:r>
      <w:r>
        <w:rPr>
          <w:rFonts w:asciiTheme="minorHAnsi" w:hAnsiTheme="minorHAnsi" w:cstheme="minorHAnsi"/>
          <w:color w:val="000000"/>
          <w:sz w:val="24"/>
          <w:szCs w:val="24"/>
        </w:rPr>
        <w:t xml:space="preserve"> </w:t>
      </w:r>
      <w:r w:rsidR="00914FBD">
        <w:rPr>
          <w:rFonts w:asciiTheme="minorHAnsi" w:hAnsiTheme="minorHAnsi" w:cstheme="minorHAnsi"/>
          <w:color w:val="000000"/>
          <w:sz w:val="24"/>
          <w:szCs w:val="24"/>
        </w:rPr>
        <w:t xml:space="preserve">both physically and spiritually. </w:t>
      </w:r>
      <w:r w:rsidR="004C3584">
        <w:rPr>
          <w:rFonts w:asciiTheme="minorHAnsi" w:eastAsiaTheme="minorEastAsia" w:hAnsiTheme="minorHAnsi" w:cstheme="minorBidi"/>
          <w:sz w:val="24"/>
          <w:szCs w:val="24"/>
        </w:rPr>
        <w:t>S</w:t>
      </w:r>
      <w:r w:rsidR="004C3584" w:rsidRPr="5897EC05">
        <w:rPr>
          <w:rFonts w:asciiTheme="minorHAnsi" w:eastAsiaTheme="minorEastAsia" w:hAnsiTheme="minorHAnsi" w:cstheme="minorBidi"/>
          <w:sz w:val="24"/>
          <w:szCs w:val="24"/>
        </w:rPr>
        <w:t>ometime between his conversion and</w:t>
      </w:r>
      <w:r w:rsidR="004C3584">
        <w:rPr>
          <w:rFonts w:asciiTheme="minorHAnsi" w:eastAsiaTheme="minorEastAsia" w:hAnsiTheme="minorHAnsi" w:cstheme="minorBidi"/>
          <w:sz w:val="24"/>
          <w:szCs w:val="24"/>
        </w:rPr>
        <w:t xml:space="preserve"> </w:t>
      </w:r>
      <w:r w:rsidR="004C3584" w:rsidRPr="5897EC05">
        <w:rPr>
          <w:rFonts w:asciiTheme="minorHAnsi" w:eastAsiaTheme="minorEastAsia" w:hAnsiTheme="minorHAnsi" w:cstheme="minorBidi"/>
          <w:sz w:val="24"/>
          <w:szCs w:val="24"/>
        </w:rPr>
        <w:t>first missionary trip</w:t>
      </w:r>
      <w:r w:rsidR="004C3584">
        <w:rPr>
          <w:rFonts w:asciiTheme="minorHAnsi" w:eastAsiaTheme="minorEastAsia" w:hAnsiTheme="minorHAnsi" w:cstheme="minorBidi"/>
          <w:sz w:val="24"/>
          <w:szCs w:val="24"/>
        </w:rPr>
        <w:t xml:space="preserve">, Paul </w:t>
      </w:r>
      <w:r w:rsidR="004C3584" w:rsidRPr="5897EC05">
        <w:rPr>
          <w:rFonts w:asciiTheme="minorHAnsi" w:eastAsiaTheme="minorEastAsia" w:hAnsiTheme="minorHAnsi" w:cstheme="minorBidi"/>
          <w:sz w:val="24"/>
          <w:szCs w:val="24"/>
        </w:rPr>
        <w:t xml:space="preserve">tells of </w:t>
      </w:r>
      <w:r w:rsidR="004C3584">
        <w:rPr>
          <w:rFonts w:asciiTheme="minorHAnsi" w:eastAsiaTheme="minorEastAsia" w:hAnsiTheme="minorHAnsi" w:cstheme="minorBidi"/>
          <w:sz w:val="24"/>
          <w:szCs w:val="24"/>
        </w:rPr>
        <w:t>a</w:t>
      </w:r>
      <w:r w:rsidR="004C3584" w:rsidRPr="5897EC05">
        <w:rPr>
          <w:rFonts w:asciiTheme="minorHAnsi" w:eastAsiaTheme="minorEastAsia" w:hAnsiTheme="minorHAnsi" w:cstheme="minorBidi"/>
          <w:sz w:val="24"/>
          <w:szCs w:val="24"/>
        </w:rPr>
        <w:t xml:space="preserve"> </w:t>
      </w:r>
      <w:r w:rsidR="004C3584">
        <w:rPr>
          <w:rFonts w:asciiTheme="minorHAnsi" w:eastAsiaTheme="minorEastAsia" w:hAnsiTheme="minorHAnsi" w:cstheme="minorBidi"/>
          <w:sz w:val="24"/>
          <w:szCs w:val="24"/>
        </w:rPr>
        <w:t xml:space="preserve">supernatural </w:t>
      </w:r>
      <w:r w:rsidR="004C3584" w:rsidRPr="5897EC05">
        <w:rPr>
          <w:rFonts w:asciiTheme="minorHAnsi" w:eastAsiaTheme="minorEastAsia" w:hAnsiTheme="minorHAnsi" w:cstheme="minorBidi"/>
          <w:sz w:val="24"/>
          <w:szCs w:val="24"/>
        </w:rPr>
        <w:t xml:space="preserve">encounter </w:t>
      </w:r>
      <w:r w:rsidR="004C3584">
        <w:rPr>
          <w:rFonts w:asciiTheme="minorHAnsi" w:eastAsiaTheme="minorEastAsia" w:hAnsiTheme="minorHAnsi" w:cstheme="minorBidi"/>
          <w:sz w:val="24"/>
          <w:szCs w:val="24"/>
        </w:rPr>
        <w:t>with the Lord where he received visions and revelations that left him w</w:t>
      </w:r>
      <w:r w:rsidR="004C3584" w:rsidRPr="5897EC05">
        <w:rPr>
          <w:rFonts w:asciiTheme="minorHAnsi" w:eastAsiaTheme="minorEastAsia" w:hAnsiTheme="minorHAnsi" w:cstheme="minorBidi"/>
          <w:sz w:val="24"/>
          <w:szCs w:val="24"/>
        </w:rPr>
        <w:t>ith a thorn in his flesh</w:t>
      </w:r>
      <w:r w:rsidR="004C3584">
        <w:rPr>
          <w:rFonts w:asciiTheme="minorHAnsi" w:eastAsiaTheme="minorEastAsia" w:hAnsiTheme="minorHAnsi" w:cstheme="minorBidi"/>
          <w:sz w:val="24"/>
          <w:szCs w:val="24"/>
        </w:rPr>
        <w:t xml:space="preserve"> </w:t>
      </w:r>
      <w:r w:rsidR="004C3584" w:rsidRPr="5897EC05">
        <w:rPr>
          <w:rFonts w:asciiTheme="minorHAnsi" w:eastAsiaTheme="minorEastAsia" w:hAnsiTheme="minorHAnsi" w:cstheme="minorBidi"/>
          <w:sz w:val="24"/>
          <w:szCs w:val="24"/>
        </w:rPr>
        <w:t>(Acts 9:30-13:1-3)</w:t>
      </w:r>
      <w:r w:rsidR="004C3584">
        <w:rPr>
          <w:rFonts w:asciiTheme="minorHAnsi" w:eastAsiaTheme="minorEastAsia" w:hAnsiTheme="minorHAnsi" w:cstheme="minorBidi"/>
          <w:sz w:val="24"/>
          <w:szCs w:val="24"/>
        </w:rPr>
        <w:t>.</w:t>
      </w:r>
      <w:r w:rsidR="004C3584" w:rsidRPr="5897EC05">
        <w:rPr>
          <w:rFonts w:asciiTheme="minorHAnsi" w:eastAsiaTheme="minorEastAsia" w:hAnsiTheme="minorHAnsi" w:cstheme="minorBidi"/>
          <w:sz w:val="24"/>
          <w:szCs w:val="24"/>
        </w:rPr>
        <w:t xml:space="preserve"> </w:t>
      </w:r>
      <w:r w:rsidR="00914FBD">
        <w:rPr>
          <w:rFonts w:asciiTheme="minorHAnsi" w:eastAsiaTheme="minorEastAsia" w:hAnsiTheme="minorHAnsi" w:cstheme="minorBidi"/>
          <w:sz w:val="24"/>
          <w:szCs w:val="24"/>
        </w:rPr>
        <w:t>It’s been</w:t>
      </w:r>
      <w:r w:rsidR="004C3584" w:rsidRPr="5897EC05">
        <w:rPr>
          <w:rFonts w:asciiTheme="minorHAnsi" w:eastAsiaTheme="minorEastAsia" w:hAnsiTheme="minorHAnsi" w:cstheme="minorBidi"/>
          <w:sz w:val="24"/>
          <w:szCs w:val="24"/>
        </w:rPr>
        <w:t xml:space="preserve"> suggested</w:t>
      </w:r>
      <w:r w:rsidR="00914FBD">
        <w:rPr>
          <w:rFonts w:asciiTheme="minorHAnsi" w:eastAsiaTheme="minorEastAsia" w:hAnsiTheme="minorHAnsi" w:cstheme="minorBidi"/>
          <w:sz w:val="24"/>
          <w:szCs w:val="24"/>
        </w:rPr>
        <w:t xml:space="preserve"> that the affliction</w:t>
      </w:r>
      <w:r w:rsidR="004C3584" w:rsidRPr="5897EC05">
        <w:rPr>
          <w:rFonts w:asciiTheme="minorHAnsi" w:eastAsiaTheme="minorEastAsia" w:hAnsiTheme="minorHAnsi" w:cstheme="minorBidi"/>
          <w:sz w:val="24"/>
          <w:szCs w:val="24"/>
        </w:rPr>
        <w:t xml:space="preserve"> was an eye problem</w:t>
      </w:r>
      <w:r w:rsidR="00914FBD">
        <w:rPr>
          <w:rFonts w:asciiTheme="minorHAnsi" w:eastAsiaTheme="minorEastAsia" w:hAnsiTheme="minorHAnsi" w:cstheme="minorBidi"/>
          <w:sz w:val="24"/>
          <w:szCs w:val="24"/>
        </w:rPr>
        <w:t>, and that was the divine appointment where he</w:t>
      </w:r>
      <w:r w:rsidR="004C3584">
        <w:rPr>
          <w:rFonts w:asciiTheme="minorHAnsi" w:eastAsiaTheme="minorEastAsia" w:hAnsiTheme="minorHAnsi" w:cstheme="minorBidi"/>
          <w:sz w:val="24"/>
          <w:szCs w:val="24"/>
        </w:rPr>
        <w:t xml:space="preserve"> sought</w:t>
      </w:r>
      <w:r w:rsidR="004C3584" w:rsidRPr="5897EC05">
        <w:rPr>
          <w:rFonts w:asciiTheme="minorHAnsi" w:eastAsiaTheme="minorEastAsia" w:hAnsiTheme="minorHAnsi" w:cstheme="minorBidi"/>
          <w:sz w:val="24"/>
          <w:szCs w:val="24"/>
        </w:rPr>
        <w:t xml:space="preserve"> the medical service of a Greek doctor named Luke. While Luke treated Paul’s physical eyes, Paul opened Luke’s spiritual eyes to the revelation of Jesus Christ. It was the </w:t>
      </w:r>
      <w:r w:rsidR="004C3584">
        <w:rPr>
          <w:rFonts w:asciiTheme="minorHAnsi" w:eastAsiaTheme="minorEastAsia" w:hAnsiTheme="minorHAnsi" w:cstheme="minorBidi"/>
          <w:sz w:val="24"/>
          <w:szCs w:val="24"/>
        </w:rPr>
        <w:t>“</w:t>
      </w:r>
      <w:r w:rsidR="004C3584" w:rsidRPr="5897EC05">
        <w:rPr>
          <w:rFonts w:asciiTheme="minorHAnsi" w:eastAsiaTheme="minorEastAsia" w:hAnsiTheme="minorHAnsi" w:cstheme="minorBidi"/>
          <w:sz w:val="24"/>
          <w:szCs w:val="24"/>
        </w:rPr>
        <w:t xml:space="preserve">beloved </w:t>
      </w:r>
      <w:r w:rsidR="004C3584">
        <w:rPr>
          <w:rFonts w:asciiTheme="minorHAnsi" w:eastAsiaTheme="minorEastAsia" w:hAnsiTheme="minorHAnsi" w:cstheme="minorBidi"/>
          <w:sz w:val="24"/>
          <w:szCs w:val="24"/>
        </w:rPr>
        <w:t>d</w:t>
      </w:r>
      <w:r w:rsidR="004C3584" w:rsidRPr="5897EC05">
        <w:rPr>
          <w:rFonts w:asciiTheme="minorHAnsi" w:eastAsiaTheme="minorEastAsia" w:hAnsiTheme="minorHAnsi" w:cstheme="minorBidi"/>
          <w:sz w:val="24"/>
          <w:szCs w:val="24"/>
        </w:rPr>
        <w:t>octor</w:t>
      </w:r>
      <w:r w:rsidR="004C3584">
        <w:rPr>
          <w:rFonts w:asciiTheme="minorHAnsi" w:eastAsiaTheme="minorEastAsia" w:hAnsiTheme="minorHAnsi" w:cstheme="minorBidi"/>
          <w:sz w:val="24"/>
          <w:szCs w:val="24"/>
        </w:rPr>
        <w:t>, as Paul called him,</w:t>
      </w:r>
      <w:r w:rsidR="004C3584" w:rsidRPr="5897EC05">
        <w:rPr>
          <w:rFonts w:asciiTheme="minorHAnsi" w:eastAsiaTheme="minorEastAsia" w:hAnsiTheme="minorHAnsi" w:cstheme="minorBidi"/>
          <w:sz w:val="24"/>
          <w:szCs w:val="24"/>
        </w:rPr>
        <w:t xml:space="preserve"> who wrote the gospel of Luke</w:t>
      </w:r>
      <w:r w:rsidR="00914FBD">
        <w:rPr>
          <w:rFonts w:asciiTheme="minorHAnsi" w:eastAsiaTheme="minorEastAsia" w:hAnsiTheme="minorHAnsi" w:cstheme="minorBidi"/>
          <w:sz w:val="24"/>
          <w:szCs w:val="24"/>
        </w:rPr>
        <w:t>,</w:t>
      </w:r>
      <w:r w:rsidR="004C3584" w:rsidRPr="5897EC05">
        <w:rPr>
          <w:rFonts w:asciiTheme="minorHAnsi" w:eastAsiaTheme="minorEastAsia" w:hAnsiTheme="minorHAnsi" w:cstheme="minorBidi"/>
          <w:sz w:val="24"/>
          <w:szCs w:val="24"/>
        </w:rPr>
        <w:t xml:space="preserve"> the events of Paul’s miraculous conversion</w:t>
      </w:r>
      <w:r w:rsidR="00914FBD">
        <w:rPr>
          <w:rFonts w:asciiTheme="minorHAnsi" w:eastAsiaTheme="minorEastAsia" w:hAnsiTheme="minorHAnsi" w:cstheme="minorBidi"/>
          <w:sz w:val="24"/>
          <w:szCs w:val="24"/>
        </w:rPr>
        <w:t xml:space="preserve">, and therefore, He providentially joined Paul in Ephesus. </w:t>
      </w:r>
      <w:r w:rsidR="004C3584">
        <w:rPr>
          <w:rFonts w:asciiTheme="minorHAnsi" w:eastAsiaTheme="minorEastAsia" w:hAnsiTheme="minorHAnsi" w:cstheme="minorBidi"/>
          <w:sz w:val="24"/>
          <w:szCs w:val="24"/>
        </w:rPr>
        <w:t>P</w:t>
      </w:r>
      <w:r w:rsidR="004C3584" w:rsidRPr="003B57CB">
        <w:rPr>
          <w:rFonts w:asciiTheme="minorHAnsi" w:eastAsiaTheme="minorEastAsia" w:hAnsiTheme="minorHAnsi" w:cstheme="minorBidi"/>
          <w:sz w:val="24"/>
          <w:szCs w:val="24"/>
        </w:rPr>
        <w:t xml:space="preserve">erhaps the visions </w:t>
      </w:r>
      <w:r w:rsidR="00914FBD">
        <w:rPr>
          <w:rFonts w:asciiTheme="minorHAnsi" w:eastAsiaTheme="minorEastAsia" w:hAnsiTheme="minorHAnsi" w:cstheme="minorBidi"/>
          <w:sz w:val="24"/>
          <w:szCs w:val="24"/>
        </w:rPr>
        <w:t xml:space="preserve">and revelations that Paul spoke of were the same ones he wrote of the saints in Ephesus </w:t>
      </w:r>
      <w:r w:rsidR="004C3584" w:rsidRPr="003B57CB">
        <w:rPr>
          <w:rFonts w:asciiTheme="minorHAnsi" w:eastAsiaTheme="minorEastAsia" w:hAnsiTheme="minorHAnsi" w:cstheme="minorBidi"/>
          <w:sz w:val="24"/>
          <w:szCs w:val="24"/>
        </w:rPr>
        <w:t xml:space="preserve">(1 Corinthians 2:1-16; 2 Corinthians 1:22, 4:2-6). </w:t>
      </w:r>
    </w:p>
    <w:p w14:paraId="48B0831B" w14:textId="77777777" w:rsidR="004C3584" w:rsidRDefault="004C3584" w:rsidP="004C3584">
      <w:pPr>
        <w:pStyle w:val="ListParagraph"/>
        <w:ind w:left="0" w:firstLine="720"/>
        <w:jc w:val="both"/>
        <w:rPr>
          <w:rFonts w:asciiTheme="minorHAnsi" w:eastAsiaTheme="minorEastAsia" w:hAnsiTheme="minorHAnsi" w:cstheme="minorBidi"/>
          <w:sz w:val="24"/>
          <w:szCs w:val="24"/>
        </w:rPr>
      </w:pPr>
    </w:p>
    <w:p w14:paraId="36A282CB" w14:textId="77777777" w:rsidR="004C3584" w:rsidRPr="00287EFD" w:rsidRDefault="004C3584" w:rsidP="004C3584">
      <w:pPr>
        <w:pStyle w:val="ListParagraph"/>
        <w:numPr>
          <w:ilvl w:val="0"/>
          <w:numId w:val="49"/>
        </w:numPr>
        <w:rPr>
          <w:sz w:val="24"/>
          <w:szCs w:val="24"/>
        </w:rPr>
      </w:pPr>
      <w:r>
        <w:rPr>
          <w:rFonts w:asciiTheme="minorHAnsi" w:eastAsiaTheme="minorEastAsia" w:hAnsiTheme="minorHAnsi" w:cstheme="minorBidi"/>
          <w:sz w:val="24"/>
          <w:szCs w:val="24"/>
        </w:rPr>
        <w:t>Read Luke 8:11-21 and state the reason</w:t>
      </w:r>
      <w:r w:rsidRPr="00C9700C">
        <w:rPr>
          <w:rFonts w:asciiTheme="minorHAnsi" w:eastAsiaTheme="minorEastAsia" w:hAnsiTheme="minorHAnsi" w:cstheme="minorBidi"/>
          <w:sz w:val="24"/>
          <w:szCs w:val="24"/>
        </w:rPr>
        <w:t xml:space="preserve"> God give</w:t>
      </w:r>
      <w:r>
        <w:rPr>
          <w:rFonts w:asciiTheme="minorHAnsi" w:eastAsiaTheme="minorEastAsia" w:hAnsiTheme="minorHAnsi" w:cstheme="minorBidi"/>
          <w:sz w:val="24"/>
          <w:szCs w:val="24"/>
        </w:rPr>
        <w:t>s us</w:t>
      </w:r>
      <w:r w:rsidRPr="00C9700C">
        <w:rPr>
          <w:rFonts w:asciiTheme="minorHAnsi" w:eastAsiaTheme="minorEastAsia" w:hAnsiTheme="minorHAnsi" w:cstheme="minorBidi"/>
          <w:sz w:val="24"/>
          <w:szCs w:val="24"/>
        </w:rPr>
        <w:t xml:space="preserve"> spiritual sight and hearing</w:t>
      </w:r>
      <w:r>
        <w:rPr>
          <w:rFonts w:asciiTheme="minorHAnsi" w:eastAsiaTheme="minorEastAsia" w:hAnsiTheme="minorHAnsi" w:cstheme="minorBidi"/>
          <w:sz w:val="24"/>
          <w:szCs w:val="24"/>
        </w:rPr>
        <w:t>.</w:t>
      </w:r>
      <w:r w:rsidRPr="00C9700C">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______________________________________________________________________________________________________________________________________________________</w:t>
      </w:r>
      <w:r>
        <w:rPr>
          <w:rFonts w:asciiTheme="minorHAnsi" w:eastAsiaTheme="minorEastAsia" w:hAnsiTheme="minorHAnsi" w:cstheme="minorBidi"/>
          <w:sz w:val="24"/>
          <w:szCs w:val="24"/>
        </w:rPr>
        <w:t>__________________________________________________________________</w:t>
      </w:r>
    </w:p>
    <w:p w14:paraId="13807360" w14:textId="77777777" w:rsidR="002644D6" w:rsidRPr="00EC4054" w:rsidRDefault="002644D6" w:rsidP="002644D6">
      <w:pPr>
        <w:spacing w:after="0" w:line="240" w:lineRule="auto"/>
        <w:jc w:val="center"/>
        <w:rPr>
          <w:b/>
          <w:bCs/>
          <w:iCs/>
          <w:sz w:val="24"/>
          <w:szCs w:val="24"/>
        </w:rPr>
      </w:pPr>
      <w:r w:rsidRPr="00EC4054">
        <w:rPr>
          <w:b/>
          <w:bCs/>
          <w:iCs/>
          <w:sz w:val="24"/>
          <w:szCs w:val="24"/>
        </w:rPr>
        <w:t>Psalm 119:130 (KJV)</w:t>
      </w:r>
    </w:p>
    <w:p w14:paraId="41D6E43F" w14:textId="77777777" w:rsidR="002644D6" w:rsidRDefault="002644D6" w:rsidP="002644D6">
      <w:pPr>
        <w:spacing w:after="0" w:line="240" w:lineRule="auto"/>
        <w:jc w:val="center"/>
        <w:rPr>
          <w:rFonts w:asciiTheme="minorHAnsi" w:hAnsiTheme="minorHAnsi" w:cstheme="minorHAnsi"/>
          <w:b/>
          <w:i/>
          <w:color w:val="000000"/>
          <w:sz w:val="24"/>
          <w:szCs w:val="24"/>
        </w:rPr>
      </w:pPr>
      <w:r w:rsidRPr="00EC4054">
        <w:rPr>
          <w:rFonts w:asciiTheme="minorHAnsi" w:hAnsiTheme="minorHAnsi" w:cstheme="minorHAnsi"/>
          <w:b/>
          <w:i/>
          <w:color w:val="000000"/>
          <w:sz w:val="24"/>
          <w:szCs w:val="24"/>
        </w:rPr>
        <w:t>The entrance</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of thy words</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giveth light; it giveth understanding</w:t>
      </w:r>
      <w:r w:rsidRPr="00EC4054">
        <w:rPr>
          <w:rStyle w:val="apple-converted-space"/>
          <w:rFonts w:asciiTheme="minorHAnsi" w:hAnsiTheme="minorHAnsi" w:cstheme="minorHAnsi"/>
          <w:b/>
          <w:i/>
          <w:color w:val="000000"/>
          <w:sz w:val="24"/>
          <w:szCs w:val="24"/>
        </w:rPr>
        <w:t> </w:t>
      </w:r>
      <w:r w:rsidRPr="00EC4054">
        <w:rPr>
          <w:rFonts w:asciiTheme="minorHAnsi" w:hAnsiTheme="minorHAnsi" w:cstheme="minorHAnsi"/>
          <w:b/>
          <w:i/>
          <w:color w:val="000000"/>
          <w:sz w:val="24"/>
          <w:szCs w:val="24"/>
        </w:rPr>
        <w:t>unto the simple.</w:t>
      </w:r>
    </w:p>
    <w:p w14:paraId="6BFF0B78" w14:textId="77777777" w:rsidR="008057C5" w:rsidRPr="00EC4054" w:rsidRDefault="008057C5" w:rsidP="002644D6">
      <w:pPr>
        <w:spacing w:after="0" w:line="240" w:lineRule="auto"/>
        <w:jc w:val="center"/>
        <w:rPr>
          <w:rFonts w:asciiTheme="minorHAnsi" w:hAnsiTheme="minorHAnsi" w:cstheme="minorHAnsi"/>
          <w:b/>
          <w:i/>
          <w:color w:val="000000"/>
          <w:sz w:val="24"/>
          <w:szCs w:val="24"/>
        </w:rPr>
      </w:pPr>
    </w:p>
    <w:p w14:paraId="3267D87B" w14:textId="77777777" w:rsidR="00782B19" w:rsidRPr="00EC4054" w:rsidRDefault="007B50DA" w:rsidP="00156F91">
      <w:pPr>
        <w:pStyle w:val="ListParagraph"/>
        <w:spacing w:after="480"/>
        <w:ind w:left="0" w:firstLine="720"/>
        <w:contextualSpacing w:val="0"/>
        <w:jc w:val="both"/>
        <w:rPr>
          <w:rFonts w:asciiTheme="minorHAnsi" w:eastAsiaTheme="minorEastAsia" w:hAnsiTheme="minorHAnsi" w:cstheme="minorBidi"/>
          <w:sz w:val="24"/>
          <w:szCs w:val="24"/>
        </w:rPr>
      </w:pPr>
      <w:r w:rsidRPr="00EC4054">
        <w:rPr>
          <w:rFonts w:asciiTheme="minorHAnsi" w:eastAsiaTheme="minorEastAsia" w:hAnsiTheme="minorHAnsi" w:cstheme="minorBidi"/>
          <w:sz w:val="24"/>
          <w:szCs w:val="24"/>
        </w:rPr>
        <w:t>J</w:t>
      </w:r>
      <w:r w:rsidR="000C7BDB" w:rsidRPr="00EC4054">
        <w:rPr>
          <w:rFonts w:asciiTheme="minorHAnsi" w:eastAsiaTheme="minorEastAsia" w:hAnsiTheme="minorHAnsi" w:cstheme="minorBidi"/>
          <w:sz w:val="24"/>
          <w:szCs w:val="24"/>
        </w:rPr>
        <w:t xml:space="preserve">ust as we have eyes in our head to see physically, we </w:t>
      </w:r>
      <w:r w:rsidR="00AB5A63" w:rsidRPr="00EC4054">
        <w:rPr>
          <w:rFonts w:asciiTheme="minorHAnsi" w:eastAsiaTheme="minorEastAsia" w:hAnsiTheme="minorHAnsi" w:cstheme="minorBidi"/>
          <w:sz w:val="24"/>
          <w:szCs w:val="24"/>
        </w:rPr>
        <w:t xml:space="preserve">also </w:t>
      </w:r>
      <w:r w:rsidR="000C7BDB" w:rsidRPr="00EC4054">
        <w:rPr>
          <w:rFonts w:asciiTheme="minorHAnsi" w:eastAsiaTheme="minorEastAsia" w:hAnsiTheme="minorHAnsi" w:cstheme="minorBidi"/>
          <w:sz w:val="24"/>
          <w:szCs w:val="24"/>
        </w:rPr>
        <w:t>have eyes in our hearts to see spiritually</w:t>
      </w:r>
      <w:r w:rsidR="00AB5A63" w:rsidRPr="00EC4054">
        <w:rPr>
          <w:rFonts w:asciiTheme="minorHAnsi" w:eastAsiaTheme="minorEastAsia" w:hAnsiTheme="minorHAnsi" w:cstheme="minorBidi"/>
          <w:sz w:val="24"/>
          <w:szCs w:val="24"/>
        </w:rPr>
        <w:t>.</w:t>
      </w:r>
      <w:r w:rsidRPr="00EC4054">
        <w:rPr>
          <w:rFonts w:asciiTheme="minorHAnsi" w:eastAsiaTheme="minorEastAsia" w:hAnsiTheme="minorHAnsi" w:cstheme="minorBidi"/>
          <w:sz w:val="24"/>
          <w:szCs w:val="24"/>
        </w:rPr>
        <w:t xml:space="preserve"> But </w:t>
      </w:r>
      <w:r w:rsidR="000C7BDB" w:rsidRPr="00EC4054">
        <w:rPr>
          <w:rFonts w:asciiTheme="minorHAnsi" w:eastAsiaTheme="minorEastAsia" w:hAnsiTheme="minorHAnsi" w:cstheme="minorBidi"/>
          <w:sz w:val="24"/>
          <w:szCs w:val="24"/>
        </w:rPr>
        <w:t>the eyes of our heart</w:t>
      </w:r>
      <w:r w:rsidR="00AB5A63" w:rsidRPr="00EC4054">
        <w:rPr>
          <w:rFonts w:asciiTheme="minorHAnsi" w:eastAsiaTheme="minorEastAsia" w:hAnsiTheme="minorHAnsi" w:cstheme="minorBidi"/>
          <w:sz w:val="24"/>
          <w:szCs w:val="24"/>
        </w:rPr>
        <w:t>s</w:t>
      </w:r>
      <w:r w:rsidR="000C7BDB" w:rsidRPr="00EC4054">
        <w:rPr>
          <w:rFonts w:asciiTheme="minorHAnsi" w:eastAsiaTheme="minorEastAsia" w:hAnsiTheme="minorHAnsi" w:cstheme="minorBidi"/>
          <w:sz w:val="24"/>
          <w:szCs w:val="24"/>
        </w:rPr>
        <w:t xml:space="preserve"> are blinded</w:t>
      </w:r>
      <w:r w:rsidRPr="00EC4054">
        <w:rPr>
          <w:rFonts w:asciiTheme="minorHAnsi" w:eastAsiaTheme="minorEastAsia" w:hAnsiTheme="minorHAnsi" w:cstheme="minorBidi"/>
          <w:sz w:val="24"/>
          <w:szCs w:val="24"/>
        </w:rPr>
        <w:t xml:space="preserve"> until we are born again</w:t>
      </w:r>
      <w:r w:rsidR="000C7BDB" w:rsidRPr="00EC4054">
        <w:rPr>
          <w:rFonts w:asciiTheme="minorHAnsi" w:eastAsiaTheme="minorEastAsia" w:hAnsiTheme="minorHAnsi" w:cstheme="minorBidi"/>
          <w:sz w:val="24"/>
          <w:szCs w:val="24"/>
        </w:rPr>
        <w:t xml:space="preserve">. </w:t>
      </w:r>
      <w:r w:rsidR="00FC3A12" w:rsidRPr="00EC4054">
        <w:rPr>
          <w:rFonts w:asciiTheme="minorHAnsi" w:hAnsiTheme="minorHAnsi" w:cstheme="minorHAnsi"/>
          <w:color w:val="000000"/>
          <w:sz w:val="24"/>
          <w:szCs w:val="24"/>
        </w:rPr>
        <w:t>As we learned in last week’s lesson, the Bible gives us revelation</w:t>
      </w:r>
      <w:r w:rsidRPr="00EC4054">
        <w:rPr>
          <w:rFonts w:asciiTheme="minorHAnsi" w:hAnsiTheme="minorHAnsi" w:cstheme="minorHAnsi"/>
          <w:color w:val="000000"/>
          <w:sz w:val="24"/>
          <w:szCs w:val="24"/>
        </w:rPr>
        <w:t xml:space="preserve"> - the </w:t>
      </w:r>
      <w:r w:rsidR="00FC3A12" w:rsidRPr="00EC4054">
        <w:rPr>
          <w:rFonts w:asciiTheme="minorHAnsi" w:hAnsiTheme="minorHAnsi" w:cstheme="minorHAnsi"/>
          <w:color w:val="000000"/>
          <w:sz w:val="24"/>
          <w:szCs w:val="24"/>
        </w:rPr>
        <w:t>disclosure of what was previously unknown</w:t>
      </w:r>
      <w:r w:rsidRPr="00EC4054">
        <w:rPr>
          <w:rFonts w:asciiTheme="minorHAnsi" w:hAnsiTheme="minorHAnsi" w:cstheme="minorHAnsi"/>
          <w:color w:val="000000"/>
          <w:sz w:val="24"/>
          <w:szCs w:val="24"/>
        </w:rPr>
        <w:t xml:space="preserve">. Likewise, it’s </w:t>
      </w:r>
      <w:r w:rsidR="00156F91" w:rsidRPr="00EC4054">
        <w:rPr>
          <w:rFonts w:asciiTheme="minorHAnsi" w:hAnsiTheme="minorHAnsi" w:cstheme="minorHAnsi"/>
          <w:color w:val="000000"/>
          <w:sz w:val="24"/>
          <w:szCs w:val="24"/>
        </w:rPr>
        <w:t>the Bible</w:t>
      </w:r>
      <w:r w:rsidRPr="00EC4054">
        <w:rPr>
          <w:rFonts w:asciiTheme="minorHAnsi" w:hAnsiTheme="minorHAnsi" w:cstheme="minorHAnsi"/>
          <w:color w:val="000000"/>
          <w:sz w:val="24"/>
          <w:szCs w:val="24"/>
        </w:rPr>
        <w:t xml:space="preserve">, </w:t>
      </w:r>
      <w:r w:rsidR="00156F91" w:rsidRPr="00EC4054">
        <w:rPr>
          <w:rFonts w:asciiTheme="minorHAnsi" w:hAnsiTheme="minorHAnsi" w:cstheme="minorHAnsi"/>
          <w:color w:val="000000"/>
          <w:sz w:val="24"/>
          <w:szCs w:val="24"/>
        </w:rPr>
        <w:t>added by</w:t>
      </w:r>
      <w:r w:rsidRPr="00EC4054">
        <w:rPr>
          <w:rFonts w:asciiTheme="minorHAnsi" w:hAnsiTheme="minorHAnsi" w:cstheme="minorHAnsi"/>
          <w:color w:val="000000"/>
          <w:sz w:val="24"/>
          <w:szCs w:val="24"/>
        </w:rPr>
        <w:t xml:space="preserve"> </w:t>
      </w:r>
      <w:r w:rsidR="00FC3A12" w:rsidRPr="00EC4054">
        <w:rPr>
          <w:rFonts w:asciiTheme="minorHAnsi" w:hAnsiTheme="minorHAnsi" w:cstheme="minorHAnsi"/>
          <w:color w:val="000000"/>
          <w:sz w:val="24"/>
          <w:szCs w:val="24"/>
        </w:rPr>
        <w:t>the Holy Spirit</w:t>
      </w:r>
      <w:r w:rsidRPr="00EC4054">
        <w:rPr>
          <w:rFonts w:asciiTheme="minorHAnsi" w:hAnsiTheme="minorHAnsi" w:cstheme="minorHAnsi"/>
          <w:color w:val="000000"/>
          <w:sz w:val="24"/>
          <w:szCs w:val="24"/>
        </w:rPr>
        <w:t xml:space="preserve">, </w:t>
      </w:r>
      <w:r w:rsidR="00584908" w:rsidRPr="00EC4054">
        <w:rPr>
          <w:rFonts w:asciiTheme="minorHAnsi" w:hAnsiTheme="minorHAnsi" w:cstheme="minorHAnsi"/>
          <w:color w:val="000000"/>
          <w:sz w:val="24"/>
          <w:szCs w:val="24"/>
        </w:rPr>
        <w:t>that</w:t>
      </w:r>
      <w:r w:rsidR="002644D6" w:rsidRPr="00EC4054">
        <w:rPr>
          <w:rFonts w:asciiTheme="minorHAnsi" w:hAnsiTheme="minorHAnsi" w:cstheme="minorHAnsi"/>
          <w:color w:val="000000"/>
          <w:sz w:val="24"/>
          <w:szCs w:val="24"/>
        </w:rPr>
        <w:t xml:space="preserve"> </w:t>
      </w:r>
      <w:r w:rsidR="00FC3A12" w:rsidRPr="00EC4054">
        <w:rPr>
          <w:rFonts w:asciiTheme="minorHAnsi" w:eastAsiaTheme="minorEastAsia" w:hAnsiTheme="minorHAnsi" w:cstheme="minorBidi"/>
          <w:sz w:val="24"/>
          <w:szCs w:val="24"/>
        </w:rPr>
        <w:t>put</w:t>
      </w:r>
      <w:r w:rsidR="002644D6" w:rsidRPr="00EC4054">
        <w:rPr>
          <w:rFonts w:asciiTheme="minorHAnsi" w:eastAsiaTheme="minorEastAsia" w:hAnsiTheme="minorHAnsi" w:cstheme="minorBidi"/>
          <w:sz w:val="24"/>
          <w:szCs w:val="24"/>
        </w:rPr>
        <w:t>s the</w:t>
      </w:r>
      <w:r w:rsidR="00FC3A12" w:rsidRPr="00EC4054">
        <w:rPr>
          <w:rFonts w:asciiTheme="minorHAnsi" w:eastAsiaTheme="minorEastAsia" w:hAnsiTheme="minorHAnsi" w:cstheme="minorBidi"/>
          <w:sz w:val="24"/>
          <w:szCs w:val="24"/>
        </w:rPr>
        <w:t xml:space="preserve"> glasses </w:t>
      </w:r>
      <w:r w:rsidR="002644D6" w:rsidRPr="00EC4054">
        <w:rPr>
          <w:rFonts w:asciiTheme="minorHAnsi" w:eastAsiaTheme="minorEastAsia" w:hAnsiTheme="minorHAnsi" w:cstheme="minorBidi"/>
          <w:sz w:val="24"/>
          <w:szCs w:val="24"/>
        </w:rPr>
        <w:t>on the</w:t>
      </w:r>
      <w:r w:rsidR="00FC3A12" w:rsidRPr="00EC4054">
        <w:rPr>
          <w:rFonts w:asciiTheme="minorHAnsi" w:eastAsiaTheme="minorEastAsia" w:hAnsiTheme="minorHAnsi" w:cstheme="minorBidi"/>
          <w:sz w:val="24"/>
          <w:szCs w:val="24"/>
        </w:rPr>
        <w:t xml:space="preserve"> eyes of our hearts</w:t>
      </w:r>
      <w:r w:rsidR="004C3584" w:rsidRPr="00EC4054">
        <w:rPr>
          <w:rFonts w:asciiTheme="minorHAnsi" w:eastAsiaTheme="minorEastAsia" w:hAnsiTheme="minorHAnsi" w:cstheme="minorBidi"/>
          <w:sz w:val="24"/>
          <w:szCs w:val="24"/>
        </w:rPr>
        <w:t>. Thus, curing us of our spiritual nearsightedness.</w:t>
      </w:r>
      <w:r w:rsidR="00731688" w:rsidRPr="00EC4054">
        <w:rPr>
          <w:rFonts w:asciiTheme="minorHAnsi" w:eastAsiaTheme="minorEastAsia" w:hAnsiTheme="minorHAnsi" w:cstheme="minorBidi"/>
          <w:sz w:val="24"/>
          <w:szCs w:val="24"/>
        </w:rPr>
        <w:t xml:space="preserve"> </w:t>
      </w:r>
      <w:r w:rsidR="00782B19" w:rsidRPr="00EC4054">
        <w:rPr>
          <w:rFonts w:asciiTheme="minorHAnsi" w:hAnsiTheme="minorHAnsi" w:cstheme="minorHAnsi"/>
          <w:color w:val="000000"/>
          <w:sz w:val="24"/>
          <w:szCs w:val="24"/>
        </w:rPr>
        <w:t>Be it physical or spiritual sight, both require</w:t>
      </w:r>
      <w:r w:rsidR="00782B19" w:rsidRPr="00EC4054">
        <w:rPr>
          <w:rFonts w:asciiTheme="minorHAnsi" w:eastAsiaTheme="minorEastAsia" w:hAnsiTheme="minorHAnsi" w:cstheme="minorBidi"/>
          <w:sz w:val="24"/>
          <w:szCs w:val="24"/>
        </w:rPr>
        <w:t xml:space="preserve"> light. God’s Word is the source of spiritual light, we receive vision the moment God speaks “Let there be light.” </w:t>
      </w:r>
      <w:r w:rsidR="00584908" w:rsidRPr="00EC4054">
        <w:rPr>
          <w:rFonts w:asciiTheme="minorHAnsi" w:eastAsiaTheme="minorEastAsia" w:hAnsiTheme="minorHAnsi" w:cstheme="minorBidi"/>
          <w:sz w:val="24"/>
          <w:szCs w:val="24"/>
        </w:rPr>
        <w:t xml:space="preserve">That is illumination. </w:t>
      </w:r>
    </w:p>
    <w:p w14:paraId="54E8B116" w14:textId="77777777" w:rsidR="005C74DF" w:rsidRDefault="005C74DF" w:rsidP="005C74DF">
      <w:pPr>
        <w:pStyle w:val="ListParagraph"/>
        <w:spacing w:after="0" w:line="240" w:lineRule="auto"/>
        <w:ind w:left="0"/>
        <w:contextualSpacing w:val="0"/>
        <w:jc w:val="center"/>
        <w:rPr>
          <w:rFonts w:asciiTheme="minorHAnsi" w:eastAsiaTheme="minorEastAsia" w:hAnsiTheme="minorHAnsi" w:cstheme="minorHAnsi"/>
          <w:b/>
          <w:bCs/>
          <w:iCs/>
          <w:sz w:val="24"/>
          <w:szCs w:val="24"/>
        </w:rPr>
      </w:pPr>
      <w:r w:rsidRPr="007C6EF9">
        <w:rPr>
          <w:rFonts w:asciiTheme="minorHAnsi" w:eastAsiaTheme="minorEastAsia" w:hAnsiTheme="minorHAnsi" w:cstheme="minorHAnsi"/>
          <w:b/>
          <w:bCs/>
          <w:iCs/>
          <w:sz w:val="24"/>
          <w:szCs w:val="24"/>
        </w:rPr>
        <w:t xml:space="preserve">John 16:12-15 </w:t>
      </w:r>
    </w:p>
    <w:p w14:paraId="7DDE80FD" w14:textId="77777777" w:rsidR="005C74DF" w:rsidRDefault="005C74DF" w:rsidP="005C74DF">
      <w:pPr>
        <w:pStyle w:val="ListParagraph"/>
        <w:spacing w:after="480" w:line="240" w:lineRule="auto"/>
        <w:ind w:left="0"/>
        <w:contextualSpacing w:val="0"/>
        <w:jc w:val="center"/>
        <w:rPr>
          <w:rFonts w:asciiTheme="minorHAnsi" w:hAnsiTheme="minorHAnsi" w:cstheme="minorHAnsi"/>
          <w:b/>
          <w:i/>
          <w:color w:val="000000"/>
          <w:sz w:val="24"/>
          <w:szCs w:val="24"/>
        </w:rPr>
      </w:pPr>
      <w:r w:rsidRPr="009B5B5F">
        <w:rPr>
          <w:rFonts w:asciiTheme="minorHAnsi" w:hAnsiTheme="minorHAnsi" w:cstheme="minorHAnsi"/>
          <w:b/>
          <w:i/>
          <w:color w:val="000000"/>
          <w:sz w:val="24"/>
          <w:szCs w:val="24"/>
        </w:rPr>
        <w:t>I have many more things to say to you,</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but you cannot bear</w:t>
      </w:r>
      <w:r w:rsidRPr="009B5B5F">
        <w:rPr>
          <w:rStyle w:val="apple-converted-space"/>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them now.</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But when he,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the Spirit of truth, comes, he will guide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you into all truth.</w:t>
      </w:r>
      <w:r w:rsidRPr="009B5B5F">
        <w:rPr>
          <w:rFonts w:asciiTheme="minorHAnsi" w:hAnsiTheme="minorHAnsi" w:cstheme="minorHAnsi"/>
          <w:b/>
          <w:i/>
          <w:color w:val="000000"/>
          <w:sz w:val="24"/>
          <w:szCs w:val="24"/>
          <w:vertAlign w:val="superscript"/>
        </w:rPr>
        <w:t> </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For he will not speak on his own authority,</w:t>
      </w:r>
      <w:r w:rsidRPr="009B5B5F">
        <w:rPr>
          <w:rStyle w:val="apple-converted-space"/>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but will speak whatever he hears, and will tell you</w:t>
      </w:r>
      <w:r w:rsidRPr="009B5B5F">
        <w:rPr>
          <w:rFonts w:asciiTheme="minorHAnsi" w:hAnsiTheme="minorHAnsi" w:cstheme="minorHAnsi"/>
          <w:b/>
          <w:i/>
          <w:color w:val="000000"/>
          <w:sz w:val="24"/>
          <w:szCs w:val="24"/>
          <w:vertAlign w:val="superscript"/>
        </w:rPr>
        <w:t> </w:t>
      </w:r>
      <w:r w:rsidRPr="009B5B5F">
        <w:rPr>
          <w:rFonts w:asciiTheme="minorHAnsi" w:hAnsiTheme="minorHAnsi" w:cstheme="minorHAnsi"/>
          <w:b/>
          <w:i/>
          <w:color w:val="000000"/>
          <w:sz w:val="24"/>
          <w:szCs w:val="24"/>
        </w:rPr>
        <w:t>what is to come.</w:t>
      </w:r>
      <w:r w:rsidRPr="009B5B5F">
        <w:rPr>
          <w:rStyle w:val="apple-converted-space"/>
          <w:rFonts w:asciiTheme="minorHAnsi" w:hAnsiTheme="minorHAnsi" w:cstheme="minorHAnsi"/>
          <w:b/>
          <w:i/>
          <w:color w:val="000000"/>
          <w:sz w:val="24"/>
          <w:szCs w:val="24"/>
          <w:vertAlign w:val="superscript"/>
        </w:rPr>
        <w:t> </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He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will glorify me,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because he will receive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from me what is mine</w:t>
      </w:r>
      <w:r w:rsidRPr="009B5B5F">
        <w:rPr>
          <w:rStyle w:val="apple-converted-space"/>
          <w:rFonts w:asciiTheme="minorHAnsi" w:hAnsiTheme="minorHAnsi" w:cstheme="minorHAnsi"/>
          <w:b/>
          <w:i/>
          <w:color w:val="000000"/>
          <w:sz w:val="24"/>
          <w:szCs w:val="24"/>
        </w:rPr>
        <w:t> </w:t>
      </w:r>
      <w:r w:rsidRPr="009B5B5F">
        <w:rPr>
          <w:rFonts w:asciiTheme="minorHAnsi" w:hAnsiTheme="minorHAnsi" w:cstheme="minorHAnsi"/>
          <w:b/>
          <w:i/>
          <w:color w:val="000000"/>
          <w:sz w:val="24"/>
          <w:szCs w:val="24"/>
        </w:rPr>
        <w:t>and will tell it to you.</w:t>
      </w:r>
    </w:p>
    <w:p w14:paraId="5C076E9B" w14:textId="77777777" w:rsidR="00890F86" w:rsidRPr="0069033C" w:rsidRDefault="00EC4054" w:rsidP="00287EFD">
      <w:pPr>
        <w:pStyle w:val="ListParagraph"/>
        <w:spacing w:after="480"/>
        <w:ind w:left="0" w:firstLine="720"/>
        <w:contextualSpacing w:val="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Herb Hodges is a </w:t>
      </w:r>
      <w:r w:rsidR="00DC0E9C" w:rsidRPr="5897EC05">
        <w:rPr>
          <w:rFonts w:asciiTheme="minorHAnsi" w:eastAsiaTheme="minorEastAsia" w:hAnsiTheme="minorHAnsi" w:cstheme="minorBidi"/>
          <w:sz w:val="24"/>
          <w:szCs w:val="24"/>
        </w:rPr>
        <w:t xml:space="preserve">man </w:t>
      </w:r>
      <w:r w:rsidR="00080F5B">
        <w:rPr>
          <w:rFonts w:asciiTheme="minorHAnsi" w:eastAsiaTheme="minorEastAsia" w:hAnsiTheme="minorHAnsi" w:cstheme="minorBidi"/>
          <w:sz w:val="24"/>
          <w:szCs w:val="24"/>
        </w:rPr>
        <w:t xml:space="preserve">with </w:t>
      </w:r>
      <w:r w:rsidR="00DC0E9C" w:rsidRPr="5897EC05">
        <w:rPr>
          <w:rFonts w:asciiTheme="minorHAnsi" w:eastAsiaTheme="minorEastAsia" w:hAnsiTheme="minorHAnsi" w:cstheme="minorBidi"/>
          <w:sz w:val="24"/>
          <w:szCs w:val="24"/>
        </w:rPr>
        <w:t>spiritual vision</w:t>
      </w:r>
      <w:r>
        <w:rPr>
          <w:rFonts w:asciiTheme="minorHAnsi" w:eastAsiaTheme="minorEastAsia" w:hAnsiTheme="minorHAnsi" w:cstheme="minorBidi"/>
          <w:sz w:val="24"/>
          <w:szCs w:val="24"/>
        </w:rPr>
        <w:t xml:space="preserve">. </w:t>
      </w:r>
      <w:r w:rsidR="00080F5B">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w:t>
      </w:r>
      <w:r w:rsidR="00080F5B">
        <w:rPr>
          <w:rFonts w:asciiTheme="minorHAnsi" w:eastAsiaTheme="minorEastAsia" w:hAnsiTheme="minorHAnsi" w:cstheme="minorBidi"/>
          <w:sz w:val="24"/>
          <w:szCs w:val="24"/>
        </w:rPr>
        <w:t xml:space="preserve">e is </w:t>
      </w:r>
      <w:r>
        <w:rPr>
          <w:rFonts w:asciiTheme="minorHAnsi" w:eastAsiaTheme="minorEastAsia" w:hAnsiTheme="minorHAnsi" w:cstheme="minorBidi"/>
          <w:sz w:val="24"/>
          <w:szCs w:val="24"/>
        </w:rPr>
        <w:t>the one who opened</w:t>
      </w:r>
      <w:r w:rsidR="00DC0E9C" w:rsidRPr="5897EC05">
        <w:rPr>
          <w:rFonts w:asciiTheme="minorHAnsi" w:eastAsiaTheme="minorEastAsia" w:hAnsiTheme="minorHAnsi" w:cstheme="minorBidi"/>
          <w:sz w:val="24"/>
          <w:szCs w:val="24"/>
        </w:rPr>
        <w:t xml:space="preserve"> the eyes of </w:t>
      </w:r>
      <w:r>
        <w:rPr>
          <w:rFonts w:asciiTheme="minorHAnsi" w:eastAsiaTheme="minorEastAsia" w:hAnsiTheme="minorHAnsi" w:cstheme="minorBidi"/>
          <w:sz w:val="24"/>
          <w:szCs w:val="24"/>
        </w:rPr>
        <w:t>our</w:t>
      </w:r>
      <w:r w:rsidR="00DC0E9C" w:rsidRPr="5897EC05">
        <w:rPr>
          <w:rFonts w:asciiTheme="minorHAnsi" w:eastAsiaTheme="minorEastAsia" w:hAnsiTheme="minorHAnsi" w:cstheme="minorBidi"/>
          <w:sz w:val="24"/>
          <w:szCs w:val="24"/>
        </w:rPr>
        <w:t xml:space="preserve"> </w:t>
      </w:r>
      <w:r w:rsidR="00782B19">
        <w:rPr>
          <w:rFonts w:asciiTheme="minorHAnsi" w:eastAsiaTheme="minorEastAsia" w:hAnsiTheme="minorHAnsi" w:cstheme="minorBidi"/>
          <w:sz w:val="24"/>
          <w:szCs w:val="24"/>
        </w:rPr>
        <w:t>c</w:t>
      </w:r>
      <w:r w:rsidR="00DC0E9C" w:rsidRPr="5897EC05">
        <w:rPr>
          <w:rFonts w:asciiTheme="minorHAnsi" w:eastAsiaTheme="minorEastAsia" w:hAnsiTheme="minorHAnsi" w:cstheme="minorBidi"/>
          <w:sz w:val="24"/>
          <w:szCs w:val="24"/>
        </w:rPr>
        <w:t xml:space="preserve">hurch to </w:t>
      </w:r>
      <w:r>
        <w:rPr>
          <w:rFonts w:asciiTheme="minorHAnsi" w:eastAsiaTheme="minorEastAsia" w:hAnsiTheme="minorHAnsi" w:cstheme="minorBidi"/>
          <w:sz w:val="24"/>
          <w:szCs w:val="24"/>
        </w:rPr>
        <w:t xml:space="preserve">the Great Commission </w:t>
      </w:r>
      <w:r w:rsidR="00DC0E9C" w:rsidRPr="5897EC05">
        <w:rPr>
          <w:rFonts w:asciiTheme="minorHAnsi" w:eastAsiaTheme="minorEastAsia" w:hAnsiTheme="minorHAnsi" w:cstheme="minorBidi"/>
          <w:sz w:val="24"/>
          <w:szCs w:val="24"/>
        </w:rPr>
        <w:t>(Matthew 28:19-20)</w:t>
      </w:r>
      <w:r w:rsidR="00287EFD">
        <w:rPr>
          <w:rFonts w:asciiTheme="minorHAnsi" w:eastAsiaTheme="minorEastAsia" w:hAnsiTheme="minorHAnsi" w:cstheme="minorBidi"/>
          <w:sz w:val="24"/>
          <w:szCs w:val="24"/>
        </w:rPr>
        <w:t>.</w:t>
      </w:r>
      <w:r w:rsidR="00DC0E9C"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This illumination of God’s Word has led me to follow Jesus and make disciples of many nations. Through Catalyst Missions, men and women are</w:t>
      </w:r>
      <w:r w:rsidR="00DC0E9C" w:rsidRPr="5897EC05">
        <w:rPr>
          <w:rFonts w:asciiTheme="minorHAnsi" w:eastAsiaTheme="minorEastAsia" w:hAnsiTheme="minorHAnsi" w:cstheme="minorBidi"/>
          <w:sz w:val="24"/>
          <w:szCs w:val="24"/>
        </w:rPr>
        <w:t xml:space="preserve"> being equipped with the tools to obey </w:t>
      </w:r>
      <w:r w:rsidR="009A19CB">
        <w:rPr>
          <w:rFonts w:asciiTheme="minorHAnsi" w:eastAsiaTheme="minorEastAsia" w:hAnsiTheme="minorHAnsi" w:cstheme="minorBidi"/>
          <w:sz w:val="24"/>
          <w:szCs w:val="24"/>
        </w:rPr>
        <w:t xml:space="preserve">the </w:t>
      </w:r>
      <w:r w:rsidR="00DC0E9C" w:rsidRPr="5897EC05">
        <w:rPr>
          <w:rFonts w:asciiTheme="minorHAnsi" w:eastAsiaTheme="minorEastAsia" w:hAnsiTheme="minorHAnsi" w:cstheme="minorBidi"/>
          <w:sz w:val="24"/>
          <w:szCs w:val="24"/>
        </w:rPr>
        <w:t>Lord</w:t>
      </w:r>
      <w:r w:rsidR="009A19CB">
        <w:rPr>
          <w:rFonts w:asciiTheme="minorHAnsi" w:eastAsiaTheme="minorEastAsia" w:hAnsiTheme="minorHAnsi" w:cstheme="minorBidi"/>
          <w:sz w:val="24"/>
          <w:szCs w:val="24"/>
        </w:rPr>
        <w:t>’s last command to make disciples</w:t>
      </w:r>
      <w:r w:rsidR="00DC0E9C" w:rsidRPr="5897EC05">
        <w:rPr>
          <w:rFonts w:asciiTheme="minorHAnsi" w:eastAsiaTheme="minorEastAsia" w:hAnsiTheme="minorHAnsi" w:cstheme="minorBidi"/>
          <w:sz w:val="24"/>
          <w:szCs w:val="24"/>
        </w:rPr>
        <w:t>.</w:t>
      </w:r>
      <w:r w:rsidR="00DC0E9C">
        <w:rPr>
          <w:rFonts w:asciiTheme="minorHAnsi" w:eastAsiaTheme="minorEastAsia" w:hAnsiTheme="minorHAnsi" w:cstheme="minorBidi"/>
          <w:sz w:val="24"/>
          <w:szCs w:val="24"/>
        </w:rPr>
        <w:t xml:space="preserve"> </w:t>
      </w:r>
      <w:r w:rsidR="00FC51CB">
        <w:rPr>
          <w:rFonts w:asciiTheme="minorHAnsi" w:eastAsiaTheme="minorEastAsia" w:hAnsiTheme="minorHAnsi" w:cstheme="minorBidi"/>
          <w:sz w:val="24"/>
          <w:szCs w:val="24"/>
        </w:rPr>
        <w:t>I</w:t>
      </w:r>
      <w:r w:rsidR="009A19CB">
        <w:rPr>
          <w:rFonts w:asciiTheme="minorHAnsi" w:eastAsiaTheme="minorEastAsia" w:hAnsiTheme="minorHAnsi" w:cstheme="minorBidi"/>
          <w:sz w:val="24"/>
          <w:szCs w:val="24"/>
        </w:rPr>
        <w:t>n his lesson,</w:t>
      </w:r>
      <w:r w:rsidR="00DC0E9C" w:rsidRPr="5897EC05">
        <w:rPr>
          <w:rFonts w:asciiTheme="minorHAnsi" w:eastAsiaTheme="minorEastAsia" w:hAnsiTheme="minorHAnsi" w:cstheme="minorBidi"/>
          <w:sz w:val="24"/>
          <w:szCs w:val="24"/>
        </w:rPr>
        <w:t xml:space="preserve"> How Vital is </w:t>
      </w:r>
      <w:r w:rsidR="009F7CAF" w:rsidRPr="5897EC05">
        <w:rPr>
          <w:rFonts w:asciiTheme="minorHAnsi" w:eastAsiaTheme="minorEastAsia" w:hAnsiTheme="minorHAnsi" w:cstheme="minorBidi"/>
          <w:sz w:val="24"/>
          <w:szCs w:val="24"/>
        </w:rPr>
        <w:t>Vision,</w:t>
      </w:r>
      <w:r w:rsidR="009A19CB">
        <w:rPr>
          <w:rFonts w:asciiTheme="minorHAnsi" w:eastAsiaTheme="minorEastAsia" w:hAnsiTheme="minorHAnsi" w:cstheme="minorBidi"/>
          <w:sz w:val="24"/>
          <w:szCs w:val="24"/>
        </w:rPr>
        <w:t xml:space="preserve"> from </w:t>
      </w:r>
      <w:r w:rsidR="0069033C" w:rsidRPr="0069033C">
        <w:rPr>
          <w:rFonts w:asciiTheme="minorHAnsi" w:eastAsiaTheme="minorEastAsia" w:hAnsiTheme="minorHAnsi" w:cstheme="minorBidi"/>
          <w:bCs/>
          <w:sz w:val="24"/>
          <w:szCs w:val="24"/>
        </w:rPr>
        <w:t>Proverbs 29:18</w:t>
      </w:r>
      <w:r w:rsidR="009A19CB">
        <w:rPr>
          <w:rFonts w:asciiTheme="minorHAnsi" w:eastAsiaTheme="minorEastAsia" w:hAnsiTheme="minorHAnsi" w:cstheme="minorBidi"/>
          <w:bCs/>
          <w:sz w:val="24"/>
          <w:szCs w:val="24"/>
        </w:rPr>
        <w:t xml:space="preserve">, </w:t>
      </w:r>
      <w:r w:rsidR="00FC51CB" w:rsidRPr="5897EC05">
        <w:rPr>
          <w:rFonts w:asciiTheme="minorHAnsi" w:eastAsiaTheme="minorEastAsia" w:hAnsiTheme="minorHAnsi" w:cstheme="minorBidi"/>
          <w:sz w:val="24"/>
          <w:szCs w:val="24"/>
        </w:rPr>
        <w:t xml:space="preserve">Herb Hodges </w:t>
      </w:r>
      <w:r w:rsidR="009A19CB">
        <w:rPr>
          <w:rFonts w:asciiTheme="minorHAnsi" w:eastAsiaTheme="minorEastAsia" w:hAnsiTheme="minorHAnsi" w:cstheme="minorBidi"/>
          <w:bCs/>
          <w:sz w:val="24"/>
          <w:szCs w:val="24"/>
        </w:rPr>
        <w:t>said</w:t>
      </w:r>
      <w:r w:rsidR="00DC0E9C" w:rsidRPr="0069033C">
        <w:rPr>
          <w:rFonts w:asciiTheme="minorHAnsi" w:eastAsiaTheme="minorEastAsia" w:hAnsiTheme="minorHAnsi" w:cstheme="minorBidi"/>
          <w:sz w:val="24"/>
          <w:szCs w:val="24"/>
        </w:rPr>
        <w:t xml:space="preserve">:  </w:t>
      </w:r>
    </w:p>
    <w:p w14:paraId="242B2486" w14:textId="77777777" w:rsidR="00890F86" w:rsidRDefault="00DC0E9C" w:rsidP="00287EFD">
      <w:pPr>
        <w:pStyle w:val="ListParagraph"/>
        <w:spacing w:after="480"/>
        <w:ind w:right="720" w:firstLine="720"/>
        <w:contextualSpacing w:val="0"/>
        <w:jc w:val="both"/>
        <w:rPr>
          <w:rFonts w:asciiTheme="minorHAnsi" w:eastAsiaTheme="minorEastAsia" w:hAnsiTheme="minorHAnsi" w:cstheme="minorBidi"/>
          <w:sz w:val="24"/>
          <w:szCs w:val="24"/>
          <w:vertAlign w:val="superscript"/>
        </w:rPr>
      </w:pPr>
      <w:r w:rsidRPr="5897EC05">
        <w:rPr>
          <w:rFonts w:asciiTheme="minorHAnsi" w:eastAsiaTheme="minorEastAsia" w:hAnsiTheme="minorHAnsi" w:cstheme="minorBidi"/>
          <w:sz w:val="24"/>
          <w:szCs w:val="24"/>
        </w:rPr>
        <w:t>“</w:t>
      </w:r>
      <w:r w:rsidRPr="5897EC05">
        <w:rPr>
          <w:rFonts w:asciiTheme="minorHAnsi" w:eastAsiaTheme="minorEastAsia" w:hAnsiTheme="minorHAnsi" w:cstheme="minorBidi"/>
          <w:i/>
          <w:iCs/>
          <w:sz w:val="24"/>
          <w:szCs w:val="24"/>
        </w:rPr>
        <w:t xml:space="preserve">Human intelligence will always </w:t>
      </w:r>
      <w:r w:rsidRPr="5897EC05">
        <w:rPr>
          <w:rFonts w:asciiTheme="minorHAnsi" w:eastAsiaTheme="minorEastAsia" w:hAnsiTheme="minorHAnsi" w:cstheme="minorBidi"/>
          <w:b/>
          <w:bCs/>
          <w:i/>
          <w:iCs/>
          <w:sz w:val="24"/>
          <w:szCs w:val="24"/>
        </w:rPr>
        <w:t>give you your point of view. Only a miracle of illumination will give you God’s point of</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b/>
          <w:bCs/>
          <w:i/>
          <w:iCs/>
          <w:sz w:val="24"/>
          <w:szCs w:val="24"/>
        </w:rPr>
        <w:t>view. Therein lies the difference between ‘no Vision,’ without which ‘the people perish,’</w:t>
      </w:r>
      <w:r w:rsidRPr="5897EC05">
        <w:rPr>
          <w:rFonts w:asciiTheme="minorHAnsi" w:eastAsiaTheme="minorEastAsia" w:hAnsiTheme="minorHAnsi" w:cstheme="minorBidi"/>
          <w:i/>
          <w:iCs/>
          <w:sz w:val="24"/>
          <w:szCs w:val="24"/>
        </w:rPr>
        <w:t xml:space="preserve"> and ‘vision,’ by means of which the people flourish.” </w:t>
      </w:r>
      <w:r w:rsidRPr="5897EC05">
        <w:rPr>
          <w:rFonts w:asciiTheme="minorHAnsi" w:eastAsiaTheme="minorEastAsia" w:hAnsiTheme="minorHAnsi" w:cstheme="minorBidi"/>
          <w:sz w:val="24"/>
          <w:szCs w:val="24"/>
        </w:rPr>
        <w:t>He gives this formula concerning vision:</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i/>
          <w:iCs/>
          <w:sz w:val="24"/>
          <w:szCs w:val="24"/>
        </w:rPr>
        <w:t xml:space="preserve">“No vision = total failure; Limited vision = little success; A vision - a plan – action = only a dream; A vision + a plan – action = a haunting dream (guilt); but A vision + a plan + action = a spiritually productive ministry.  Note that the </w:t>
      </w:r>
      <w:r w:rsidRPr="5897EC05">
        <w:rPr>
          <w:rFonts w:asciiTheme="minorHAnsi" w:eastAsiaTheme="minorEastAsia" w:hAnsiTheme="minorHAnsi" w:cstheme="minorBidi"/>
          <w:i/>
          <w:iCs/>
          <w:sz w:val="24"/>
          <w:szCs w:val="24"/>
          <w:u w:val="single"/>
        </w:rPr>
        <w:t>test of a person’s vision is in the action that is stimulated by</w:t>
      </w:r>
      <w:r w:rsidRPr="5897EC05">
        <w:rPr>
          <w:rFonts w:asciiTheme="minorHAnsi" w:eastAsiaTheme="minorEastAsia" w:hAnsiTheme="minorHAnsi" w:cstheme="minorBidi"/>
          <w:i/>
          <w:iCs/>
          <w:sz w:val="24"/>
          <w:szCs w:val="24"/>
        </w:rPr>
        <w:t xml:space="preserve"> </w:t>
      </w:r>
      <w:r w:rsidRPr="5897EC05">
        <w:rPr>
          <w:rFonts w:asciiTheme="minorHAnsi" w:eastAsiaTheme="minorEastAsia" w:hAnsiTheme="minorHAnsi" w:cstheme="minorBidi"/>
          <w:i/>
          <w:iCs/>
          <w:sz w:val="24"/>
          <w:szCs w:val="24"/>
          <w:u w:val="single"/>
        </w:rPr>
        <w:t>the vision</w:t>
      </w:r>
      <w:r w:rsidRPr="5897EC05">
        <w:rPr>
          <w:rFonts w:asciiTheme="minorHAnsi" w:eastAsiaTheme="minorEastAsia" w:hAnsiTheme="minorHAnsi" w:cstheme="minorBidi"/>
          <w:i/>
          <w:iCs/>
          <w:sz w:val="24"/>
          <w:szCs w:val="24"/>
        </w:rPr>
        <w:t xml:space="preserve">. Without action, both you and your gifts will remain in the category of “potential.” </w:t>
      </w:r>
      <w:r w:rsidRPr="5897EC05">
        <w:rPr>
          <w:rFonts w:asciiTheme="minorHAnsi" w:eastAsiaTheme="minorEastAsia" w:hAnsiTheme="minorHAnsi" w:cstheme="minorBidi"/>
          <w:i/>
          <w:iCs/>
          <w:sz w:val="24"/>
          <w:szCs w:val="24"/>
          <w:u w:val="single"/>
        </w:rPr>
        <w:t>Potential is dormant ability that is never mobilized through vision.</w:t>
      </w:r>
      <w:r w:rsidRPr="5897EC05">
        <w:rPr>
          <w:rFonts w:asciiTheme="minorHAnsi" w:eastAsiaTheme="minorEastAsia" w:hAnsiTheme="minorHAnsi" w:cstheme="minorBidi"/>
          <w:sz w:val="24"/>
          <w:szCs w:val="24"/>
          <w:vertAlign w:val="superscript"/>
        </w:rPr>
        <w:t>”</w:t>
      </w:r>
      <w:r>
        <w:rPr>
          <w:rFonts w:asciiTheme="minorHAnsi" w:eastAsiaTheme="minorEastAsia" w:hAnsiTheme="minorHAnsi" w:cstheme="minorBidi"/>
          <w:sz w:val="24"/>
          <w:szCs w:val="24"/>
          <w:vertAlign w:val="superscript"/>
        </w:rPr>
        <w:t xml:space="preserve"> </w:t>
      </w:r>
    </w:p>
    <w:p w14:paraId="2624F7F5" w14:textId="77777777" w:rsidR="00165F80" w:rsidRDefault="00EC4054" w:rsidP="00287EFD">
      <w:pPr>
        <w:pStyle w:val="ListParagraph"/>
        <w:spacing w:after="0"/>
        <w:ind w:left="0" w:firstLine="720"/>
        <w:contextualSpacing w:val="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W</w:t>
      </w:r>
      <w:r w:rsidR="00FC51CB">
        <w:rPr>
          <w:rFonts w:asciiTheme="minorHAnsi" w:eastAsiaTheme="minorEastAsia" w:hAnsiTheme="minorHAnsi" w:cstheme="minorBidi"/>
          <w:bCs/>
          <w:sz w:val="24"/>
          <w:szCs w:val="24"/>
        </w:rPr>
        <w:t>hen th</w:t>
      </w:r>
      <w:r w:rsidR="009A19CB">
        <w:rPr>
          <w:rFonts w:asciiTheme="minorHAnsi" w:eastAsiaTheme="minorEastAsia" w:hAnsiTheme="minorHAnsi" w:cstheme="minorBidi"/>
          <w:bCs/>
          <w:sz w:val="24"/>
          <w:szCs w:val="24"/>
        </w:rPr>
        <w:t xml:space="preserve">ere is a </w:t>
      </w:r>
      <w:r w:rsidR="00940548">
        <w:rPr>
          <w:rFonts w:asciiTheme="minorHAnsi" w:eastAsiaTheme="minorEastAsia" w:hAnsiTheme="minorHAnsi" w:cstheme="minorBidi"/>
          <w:bCs/>
          <w:sz w:val="24"/>
          <w:szCs w:val="24"/>
        </w:rPr>
        <w:t>scarcity</w:t>
      </w:r>
      <w:r w:rsidR="009A19CB">
        <w:rPr>
          <w:rFonts w:asciiTheme="minorHAnsi" w:eastAsiaTheme="minorEastAsia" w:hAnsiTheme="minorHAnsi" w:cstheme="minorBidi"/>
          <w:bCs/>
          <w:sz w:val="24"/>
          <w:szCs w:val="24"/>
        </w:rPr>
        <w:t xml:space="preserve"> of the</w:t>
      </w:r>
      <w:r w:rsidR="00DC0E9C" w:rsidRPr="00890F86">
        <w:rPr>
          <w:rFonts w:asciiTheme="minorHAnsi" w:eastAsiaTheme="minorEastAsia" w:hAnsiTheme="minorHAnsi" w:cstheme="minorBidi"/>
          <w:bCs/>
          <w:sz w:val="24"/>
          <w:szCs w:val="24"/>
        </w:rPr>
        <w:t xml:space="preserve"> Word of God</w:t>
      </w:r>
      <w:r w:rsidR="009F7CAF">
        <w:rPr>
          <w:rFonts w:asciiTheme="minorHAnsi" w:eastAsiaTheme="minorEastAsia" w:hAnsiTheme="minorHAnsi" w:cstheme="minorBidi"/>
          <w:bCs/>
          <w:sz w:val="24"/>
          <w:szCs w:val="24"/>
        </w:rPr>
        <w:t>,</w:t>
      </w:r>
      <w:r w:rsidR="009A19CB">
        <w:rPr>
          <w:rFonts w:asciiTheme="minorHAnsi" w:eastAsiaTheme="minorEastAsia" w:hAnsiTheme="minorHAnsi" w:cstheme="minorBidi"/>
          <w:bCs/>
          <w:sz w:val="24"/>
          <w:szCs w:val="24"/>
        </w:rPr>
        <w:t xml:space="preserve"> there is</w:t>
      </w:r>
      <w:r w:rsidR="00DC0E9C" w:rsidRPr="00890F86">
        <w:rPr>
          <w:rFonts w:asciiTheme="minorHAnsi" w:eastAsiaTheme="minorEastAsia" w:hAnsiTheme="minorHAnsi" w:cstheme="minorBidi"/>
          <w:bCs/>
          <w:sz w:val="24"/>
          <w:szCs w:val="24"/>
        </w:rPr>
        <w:t xml:space="preserve"> little light to walk in the darkness of the world</w:t>
      </w:r>
      <w:r w:rsidR="009A19CB">
        <w:rPr>
          <w:rFonts w:asciiTheme="minorHAnsi" w:eastAsiaTheme="minorEastAsia" w:hAnsiTheme="minorHAnsi" w:cstheme="minorBidi"/>
          <w:bCs/>
          <w:sz w:val="24"/>
          <w:szCs w:val="24"/>
        </w:rPr>
        <w:t xml:space="preserve">. </w:t>
      </w:r>
      <w:r w:rsidR="00940548">
        <w:rPr>
          <w:rFonts w:asciiTheme="minorHAnsi" w:eastAsiaTheme="minorEastAsia" w:hAnsiTheme="minorHAnsi" w:cstheme="minorBidi"/>
          <w:bCs/>
          <w:sz w:val="24"/>
          <w:szCs w:val="24"/>
        </w:rPr>
        <w:t>Consequently</w:t>
      </w:r>
      <w:r w:rsidR="009A19CB">
        <w:rPr>
          <w:rFonts w:asciiTheme="minorHAnsi" w:eastAsiaTheme="minorEastAsia" w:hAnsiTheme="minorHAnsi" w:cstheme="minorBidi"/>
          <w:bCs/>
          <w:sz w:val="24"/>
          <w:szCs w:val="24"/>
        </w:rPr>
        <w:t>,</w:t>
      </w:r>
      <w:r w:rsidR="00DC0E9C" w:rsidRPr="00890F86">
        <w:rPr>
          <w:rFonts w:asciiTheme="minorHAnsi" w:eastAsiaTheme="minorEastAsia" w:hAnsiTheme="minorHAnsi" w:cstheme="minorBidi"/>
          <w:bCs/>
          <w:sz w:val="24"/>
          <w:szCs w:val="24"/>
        </w:rPr>
        <w:t xml:space="preserve"> little light</w:t>
      </w:r>
      <w:r w:rsidR="00FF07AE">
        <w:rPr>
          <w:rFonts w:asciiTheme="minorHAnsi" w:eastAsiaTheme="minorEastAsia" w:hAnsiTheme="minorHAnsi" w:cstheme="minorBidi"/>
          <w:bCs/>
          <w:sz w:val="24"/>
          <w:szCs w:val="24"/>
        </w:rPr>
        <w:t xml:space="preserve">, </w:t>
      </w:r>
      <w:r w:rsidR="00940548">
        <w:rPr>
          <w:rFonts w:asciiTheme="minorHAnsi" w:eastAsiaTheme="minorEastAsia" w:hAnsiTheme="minorHAnsi" w:cstheme="minorBidi"/>
          <w:bCs/>
          <w:sz w:val="24"/>
          <w:szCs w:val="24"/>
        </w:rPr>
        <w:t>equals</w:t>
      </w:r>
      <w:r w:rsidR="009A19CB">
        <w:rPr>
          <w:rFonts w:asciiTheme="minorHAnsi" w:eastAsiaTheme="minorEastAsia" w:hAnsiTheme="minorHAnsi" w:cstheme="minorBidi"/>
          <w:bCs/>
          <w:sz w:val="24"/>
          <w:szCs w:val="24"/>
        </w:rPr>
        <w:t xml:space="preserve"> </w:t>
      </w:r>
      <w:r w:rsidR="00DC0E9C" w:rsidRPr="00890F86">
        <w:rPr>
          <w:rFonts w:asciiTheme="minorHAnsi" w:eastAsiaTheme="minorEastAsia" w:hAnsiTheme="minorHAnsi" w:cstheme="minorBidi"/>
          <w:bCs/>
          <w:sz w:val="24"/>
          <w:szCs w:val="24"/>
        </w:rPr>
        <w:t xml:space="preserve">little vision; little vision </w:t>
      </w:r>
      <w:r w:rsidR="00940548">
        <w:rPr>
          <w:rFonts w:asciiTheme="minorHAnsi" w:eastAsiaTheme="minorEastAsia" w:hAnsiTheme="minorHAnsi" w:cstheme="minorBidi"/>
          <w:bCs/>
          <w:sz w:val="24"/>
          <w:szCs w:val="24"/>
        </w:rPr>
        <w:t>equals</w:t>
      </w:r>
      <w:r w:rsidR="009A19CB">
        <w:rPr>
          <w:rFonts w:asciiTheme="minorHAnsi" w:eastAsiaTheme="minorEastAsia" w:hAnsiTheme="minorHAnsi" w:cstheme="minorBidi"/>
          <w:bCs/>
          <w:sz w:val="24"/>
          <w:szCs w:val="24"/>
        </w:rPr>
        <w:t xml:space="preserve"> </w:t>
      </w:r>
      <w:r w:rsidR="00DC0E9C" w:rsidRPr="00890F86">
        <w:rPr>
          <w:rFonts w:asciiTheme="minorHAnsi" w:eastAsiaTheme="minorEastAsia" w:hAnsiTheme="minorHAnsi" w:cstheme="minorBidi"/>
          <w:bCs/>
          <w:sz w:val="24"/>
          <w:szCs w:val="24"/>
        </w:rPr>
        <w:t>little knowledge of God.</w:t>
      </w:r>
      <w:r w:rsidR="00AF26CC">
        <w:rPr>
          <w:rFonts w:asciiTheme="minorHAnsi" w:eastAsiaTheme="minorEastAsia" w:hAnsiTheme="minorHAnsi" w:cstheme="minorBidi"/>
          <w:bCs/>
          <w:sz w:val="24"/>
          <w:szCs w:val="24"/>
        </w:rPr>
        <w:t xml:space="preserve"> Consequently, w</w:t>
      </w:r>
      <w:r w:rsidR="00AF26CC" w:rsidRPr="00890F86">
        <w:rPr>
          <w:rFonts w:asciiTheme="minorHAnsi" w:eastAsiaTheme="minorEastAsia" w:hAnsiTheme="minorHAnsi" w:cstheme="minorBidi"/>
          <w:bCs/>
          <w:sz w:val="24"/>
          <w:szCs w:val="24"/>
        </w:rPr>
        <w:t>ithout the knowledge of God</w:t>
      </w:r>
      <w:r w:rsidR="00AF26CC">
        <w:rPr>
          <w:rFonts w:asciiTheme="minorHAnsi" w:eastAsiaTheme="minorEastAsia" w:hAnsiTheme="minorHAnsi" w:cstheme="minorBidi"/>
          <w:bCs/>
          <w:sz w:val="24"/>
          <w:szCs w:val="24"/>
        </w:rPr>
        <w:t xml:space="preserve"> -</w:t>
      </w:r>
      <w:r w:rsidR="00AF26CC" w:rsidRPr="00890F86">
        <w:rPr>
          <w:rFonts w:asciiTheme="minorHAnsi" w:eastAsiaTheme="minorEastAsia" w:hAnsiTheme="minorHAnsi" w:cstheme="minorBidi"/>
          <w:bCs/>
          <w:sz w:val="24"/>
          <w:szCs w:val="24"/>
        </w:rPr>
        <w:t xml:space="preserve"> people perish</w:t>
      </w:r>
      <w:r w:rsidR="00AF26CC">
        <w:rPr>
          <w:rFonts w:asciiTheme="minorHAnsi" w:eastAsiaTheme="minorEastAsia" w:hAnsiTheme="minorHAnsi" w:cstheme="minorBidi"/>
          <w:bCs/>
          <w:sz w:val="24"/>
          <w:szCs w:val="24"/>
        </w:rPr>
        <w:t>. What we read, what we gaze at is what the eyes of our hearts see…</w:t>
      </w:r>
      <w:r w:rsidR="00DC0E9C" w:rsidRPr="00890F86">
        <w:rPr>
          <w:rFonts w:asciiTheme="minorHAnsi" w:eastAsiaTheme="minorEastAsia" w:hAnsiTheme="minorHAnsi" w:cstheme="minorBidi"/>
          <w:bCs/>
          <w:sz w:val="24"/>
          <w:szCs w:val="24"/>
        </w:rPr>
        <w:t xml:space="preserve"> </w:t>
      </w:r>
      <w:r w:rsidR="00AF26CC">
        <w:rPr>
          <w:rFonts w:asciiTheme="minorHAnsi" w:eastAsiaTheme="minorEastAsia" w:hAnsiTheme="minorHAnsi" w:cstheme="minorBidi"/>
          <w:bCs/>
          <w:sz w:val="24"/>
          <w:szCs w:val="24"/>
        </w:rPr>
        <w:t xml:space="preserve">what we let into to our hearts is what we will think about and what we think about is </w:t>
      </w:r>
      <w:r>
        <w:rPr>
          <w:rFonts w:asciiTheme="minorHAnsi" w:eastAsiaTheme="minorEastAsia" w:hAnsiTheme="minorHAnsi" w:cstheme="minorBidi"/>
          <w:bCs/>
          <w:sz w:val="24"/>
          <w:szCs w:val="24"/>
        </w:rPr>
        <w:t xml:space="preserve">what we become. As </w:t>
      </w:r>
      <w:r w:rsidR="000C50C2">
        <w:rPr>
          <w:rFonts w:asciiTheme="minorHAnsi" w:eastAsiaTheme="minorEastAsia" w:hAnsiTheme="minorHAnsi" w:cstheme="minorBidi"/>
          <w:bCs/>
          <w:sz w:val="24"/>
          <w:szCs w:val="24"/>
        </w:rPr>
        <w:t>René</w:t>
      </w:r>
      <w:r>
        <w:rPr>
          <w:rFonts w:asciiTheme="minorHAnsi" w:eastAsiaTheme="minorEastAsia" w:hAnsiTheme="minorHAnsi" w:cstheme="minorBidi"/>
          <w:bCs/>
          <w:sz w:val="24"/>
          <w:szCs w:val="24"/>
        </w:rPr>
        <w:t xml:space="preserve"> Descartes said, </w:t>
      </w:r>
      <w:r w:rsidR="000C50C2">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I think, therefore I am.”</w:t>
      </w:r>
      <w:r w:rsidR="00AF26CC">
        <w:rPr>
          <w:rFonts w:asciiTheme="minorHAnsi" w:eastAsiaTheme="minorEastAsia" w:hAnsiTheme="minorHAnsi" w:cstheme="minorBidi"/>
          <w:bCs/>
          <w:sz w:val="24"/>
          <w:szCs w:val="24"/>
        </w:rPr>
        <w:t xml:space="preserve"> </w:t>
      </w:r>
    </w:p>
    <w:p w14:paraId="73492C38" w14:textId="77777777" w:rsidR="00D4489A" w:rsidRDefault="00D4489A" w:rsidP="00287EFD">
      <w:pPr>
        <w:pStyle w:val="ListParagraph"/>
        <w:spacing w:after="0"/>
        <w:ind w:left="0" w:firstLine="720"/>
        <w:contextualSpacing w:val="0"/>
        <w:jc w:val="both"/>
        <w:rPr>
          <w:rFonts w:asciiTheme="minorHAnsi" w:eastAsiaTheme="minorEastAsia" w:hAnsiTheme="minorHAnsi" w:cstheme="minorBidi"/>
          <w:bCs/>
          <w:sz w:val="24"/>
          <w:szCs w:val="24"/>
        </w:rPr>
      </w:pPr>
    </w:p>
    <w:p w14:paraId="593265B7" w14:textId="77777777" w:rsidR="0069033C" w:rsidRPr="00076586" w:rsidRDefault="0069033C" w:rsidP="0069033C">
      <w:pPr>
        <w:pStyle w:val="ListParagraph"/>
        <w:spacing w:after="0" w:line="240" w:lineRule="auto"/>
        <w:ind w:left="0"/>
        <w:contextualSpacing w:val="0"/>
        <w:jc w:val="center"/>
        <w:rPr>
          <w:rFonts w:asciiTheme="minorHAnsi" w:eastAsiaTheme="minorEastAsia" w:hAnsiTheme="minorHAnsi" w:cstheme="minorBidi"/>
          <w:b/>
          <w:bCs/>
          <w:iCs/>
          <w:sz w:val="24"/>
          <w:szCs w:val="24"/>
        </w:rPr>
      </w:pPr>
      <w:r w:rsidRPr="00076586">
        <w:rPr>
          <w:rFonts w:asciiTheme="minorHAnsi" w:eastAsiaTheme="minorEastAsia" w:hAnsiTheme="minorHAnsi" w:cstheme="minorBidi"/>
          <w:b/>
          <w:bCs/>
          <w:iCs/>
          <w:sz w:val="24"/>
          <w:szCs w:val="24"/>
        </w:rPr>
        <w:t xml:space="preserve">Psalm 119:18 </w:t>
      </w:r>
    </w:p>
    <w:p w14:paraId="7D75039B" w14:textId="77777777" w:rsidR="0069033C" w:rsidRDefault="0069033C" w:rsidP="0069033C">
      <w:pPr>
        <w:pStyle w:val="ListParagraph"/>
        <w:spacing w:after="0" w:line="240" w:lineRule="auto"/>
        <w:ind w:left="0"/>
        <w:contextualSpacing w:val="0"/>
        <w:jc w:val="center"/>
        <w:rPr>
          <w:rStyle w:val="text"/>
          <w:rFonts w:asciiTheme="minorHAnsi" w:eastAsiaTheme="minorEastAsia" w:hAnsiTheme="minorHAnsi" w:cstheme="minorBidi"/>
          <w:b/>
          <w:bCs/>
          <w:i/>
          <w:iCs/>
          <w:sz w:val="24"/>
          <w:szCs w:val="24"/>
        </w:rPr>
      </w:pPr>
      <w:r w:rsidRPr="00076586">
        <w:rPr>
          <w:rStyle w:val="text"/>
          <w:rFonts w:asciiTheme="minorHAnsi" w:eastAsiaTheme="minorEastAsia" w:hAnsiTheme="minorHAnsi" w:cstheme="minorBidi"/>
          <w:b/>
          <w:bCs/>
          <w:i/>
          <w:iCs/>
          <w:sz w:val="24"/>
          <w:szCs w:val="24"/>
        </w:rPr>
        <w:t>Open my eyes so I can truly see the marvelous things in your law!</w:t>
      </w:r>
    </w:p>
    <w:p w14:paraId="0D184141" w14:textId="77777777" w:rsidR="00683609" w:rsidRDefault="00683609" w:rsidP="0069033C">
      <w:pPr>
        <w:pStyle w:val="ListParagraph"/>
        <w:spacing w:after="0" w:line="240" w:lineRule="auto"/>
        <w:ind w:left="0"/>
        <w:contextualSpacing w:val="0"/>
        <w:jc w:val="center"/>
        <w:rPr>
          <w:rStyle w:val="text"/>
          <w:rFonts w:asciiTheme="minorHAnsi" w:eastAsiaTheme="minorEastAsia" w:hAnsiTheme="minorHAnsi" w:cstheme="minorBidi"/>
          <w:b/>
          <w:bCs/>
          <w:i/>
          <w:iCs/>
          <w:sz w:val="24"/>
          <w:szCs w:val="24"/>
        </w:rPr>
      </w:pPr>
    </w:p>
    <w:p w14:paraId="768C1C79" w14:textId="77777777" w:rsidR="00A76712" w:rsidRDefault="00A76712" w:rsidP="00A76712">
      <w:pPr>
        <w:jc w:val="center"/>
        <w:rPr>
          <w:b/>
          <w:bCs/>
          <w:sz w:val="28"/>
          <w:szCs w:val="28"/>
        </w:rPr>
      </w:pPr>
      <w:r>
        <w:rPr>
          <w:b/>
          <w:bCs/>
          <w:sz w:val="28"/>
          <w:szCs w:val="28"/>
        </w:rPr>
        <w:t>The Bible… Nutrition for the Soul</w:t>
      </w:r>
    </w:p>
    <w:p w14:paraId="782D4132" w14:textId="77777777" w:rsidR="00A76712" w:rsidRDefault="00A76712" w:rsidP="002B33E1">
      <w:pPr>
        <w:spacing w:after="0"/>
        <w:jc w:val="center"/>
        <w:rPr>
          <w:rFonts w:cstheme="minorHAnsi"/>
          <w:b/>
          <w:sz w:val="24"/>
          <w:szCs w:val="24"/>
        </w:rPr>
      </w:pPr>
      <w:r>
        <w:rPr>
          <w:b/>
          <w:bCs/>
          <w:sz w:val="28"/>
          <w:szCs w:val="28"/>
        </w:rPr>
        <w:t xml:space="preserve"> </w:t>
      </w:r>
      <w:r w:rsidRPr="006B5459">
        <w:rPr>
          <w:rFonts w:cstheme="minorHAnsi"/>
          <w:b/>
          <w:sz w:val="24"/>
          <w:szCs w:val="24"/>
        </w:rPr>
        <w:t xml:space="preserve">1Timothy 4:6 </w:t>
      </w:r>
      <w:r>
        <w:rPr>
          <w:rFonts w:cstheme="minorHAnsi"/>
          <w:b/>
          <w:sz w:val="24"/>
          <w:szCs w:val="24"/>
        </w:rPr>
        <w:t xml:space="preserve"> </w:t>
      </w:r>
    </w:p>
    <w:p w14:paraId="7B2B0316" w14:textId="77777777" w:rsidR="00A76712" w:rsidRPr="006B5459" w:rsidRDefault="00A76712" w:rsidP="00A76712">
      <w:pPr>
        <w:jc w:val="center"/>
        <w:rPr>
          <w:rFonts w:cstheme="minorHAnsi"/>
          <w:b/>
          <w:i/>
          <w:sz w:val="24"/>
          <w:szCs w:val="24"/>
        </w:rPr>
      </w:pPr>
      <w:r w:rsidRPr="006B5459">
        <w:rPr>
          <w:rFonts w:cstheme="minorHAnsi"/>
          <w:b/>
          <w:i/>
          <w:sz w:val="24"/>
          <w:szCs w:val="24"/>
        </w:rPr>
        <w:t>By pointing our such things to the brothers and sisters, you will be a good servant of Christ Jesus, having nourished yourself on the Words of the faith and of the good teaching that you have followed.</w:t>
      </w:r>
    </w:p>
    <w:p w14:paraId="3C2260CC" w14:textId="77777777" w:rsidR="00C25A6C" w:rsidRDefault="00EF791B" w:rsidP="00C25A6C">
      <w:pPr>
        <w:ind w:firstLine="720"/>
        <w:jc w:val="both"/>
        <w:rPr>
          <w:sz w:val="24"/>
          <w:szCs w:val="24"/>
        </w:rPr>
      </w:pPr>
      <w:r>
        <w:rPr>
          <w:sz w:val="24"/>
          <w:szCs w:val="24"/>
        </w:rPr>
        <w:t xml:space="preserve">When my first </w:t>
      </w:r>
      <w:r w:rsidR="00C25A6C">
        <w:rPr>
          <w:sz w:val="24"/>
          <w:szCs w:val="24"/>
        </w:rPr>
        <w:t xml:space="preserve">granddaughter Naomi </w:t>
      </w:r>
      <w:r>
        <w:rPr>
          <w:sz w:val="24"/>
          <w:szCs w:val="24"/>
        </w:rPr>
        <w:t>was born, I had the privilege of keeping her whil</w:t>
      </w:r>
      <w:r w:rsidR="00C25A6C">
        <w:rPr>
          <w:sz w:val="24"/>
          <w:szCs w:val="24"/>
        </w:rPr>
        <w:t>e her mother work</w:t>
      </w:r>
      <w:r>
        <w:rPr>
          <w:sz w:val="24"/>
          <w:szCs w:val="24"/>
        </w:rPr>
        <w:t xml:space="preserve">ed </w:t>
      </w:r>
      <w:r w:rsidR="00C25A6C">
        <w:rPr>
          <w:sz w:val="24"/>
          <w:szCs w:val="24"/>
        </w:rPr>
        <w:t>one day a week as a nurse. I learned much about discipling through caring for her.</w:t>
      </w:r>
      <w:r w:rsidRPr="00EF791B">
        <w:rPr>
          <w:sz w:val="24"/>
          <w:szCs w:val="24"/>
        </w:rPr>
        <w:t xml:space="preserve"> </w:t>
      </w:r>
      <w:r>
        <w:rPr>
          <w:sz w:val="24"/>
          <w:szCs w:val="24"/>
        </w:rPr>
        <w:t>Babies and children are dependent on adults for everything (1 Thessalonians 2:7-13).</w:t>
      </w:r>
      <w:r w:rsidR="00C25A6C">
        <w:rPr>
          <w:sz w:val="24"/>
          <w:szCs w:val="24"/>
        </w:rPr>
        <w:t xml:space="preserve"> </w:t>
      </w:r>
      <w:r>
        <w:rPr>
          <w:sz w:val="24"/>
          <w:szCs w:val="24"/>
        </w:rPr>
        <w:t>Likewise, i</w:t>
      </w:r>
      <w:r w:rsidR="00C25A6C">
        <w:rPr>
          <w:sz w:val="24"/>
          <w:szCs w:val="24"/>
        </w:rPr>
        <w:t xml:space="preserve">nfants in Christ cannot grow unless someone feeds </w:t>
      </w:r>
      <w:r>
        <w:rPr>
          <w:sz w:val="24"/>
          <w:szCs w:val="24"/>
        </w:rPr>
        <w:t>them spiritually.</w:t>
      </w:r>
      <w:r w:rsidR="00C25A6C">
        <w:rPr>
          <w:sz w:val="24"/>
          <w:szCs w:val="24"/>
        </w:rPr>
        <w:t xml:space="preserve"> </w:t>
      </w:r>
      <w:r w:rsidR="00C25A6C" w:rsidRPr="00FB70EB">
        <w:rPr>
          <w:sz w:val="24"/>
          <w:szCs w:val="24"/>
        </w:rPr>
        <w:t>Without proper nourishment</w:t>
      </w:r>
      <w:r w:rsidR="009121F7">
        <w:rPr>
          <w:sz w:val="24"/>
          <w:szCs w:val="24"/>
        </w:rPr>
        <w:t>,</w:t>
      </w:r>
      <w:r w:rsidR="00C25A6C" w:rsidRPr="00FB70EB">
        <w:rPr>
          <w:sz w:val="24"/>
          <w:szCs w:val="24"/>
        </w:rPr>
        <w:t xml:space="preserve"> </w:t>
      </w:r>
      <w:r>
        <w:rPr>
          <w:sz w:val="24"/>
          <w:szCs w:val="24"/>
        </w:rPr>
        <w:t xml:space="preserve">they </w:t>
      </w:r>
      <w:r w:rsidR="00C25A6C" w:rsidRPr="00FB70EB">
        <w:rPr>
          <w:sz w:val="24"/>
          <w:szCs w:val="24"/>
        </w:rPr>
        <w:t>will not grow to maturity</w:t>
      </w:r>
      <w:r>
        <w:rPr>
          <w:sz w:val="24"/>
          <w:szCs w:val="24"/>
        </w:rPr>
        <w:t>. That’s the</w:t>
      </w:r>
      <w:r w:rsidR="009121F7" w:rsidRPr="00282146">
        <w:rPr>
          <w:sz w:val="24"/>
          <w:szCs w:val="24"/>
        </w:rPr>
        <w:t xml:space="preserve"> goal of the heavenly Father for </w:t>
      </w:r>
      <w:r w:rsidR="009121F7">
        <w:rPr>
          <w:sz w:val="24"/>
          <w:szCs w:val="24"/>
        </w:rPr>
        <w:t>all</w:t>
      </w:r>
      <w:r w:rsidR="009121F7" w:rsidRPr="00282146">
        <w:rPr>
          <w:sz w:val="24"/>
          <w:szCs w:val="24"/>
        </w:rPr>
        <w:t xml:space="preserve"> His children</w:t>
      </w:r>
      <w:r w:rsidR="009121F7">
        <w:rPr>
          <w:sz w:val="24"/>
          <w:szCs w:val="24"/>
        </w:rPr>
        <w:t>.</w:t>
      </w:r>
      <w:r w:rsidR="00C25A6C" w:rsidRPr="00FB70EB">
        <w:rPr>
          <w:sz w:val="24"/>
          <w:szCs w:val="24"/>
        </w:rPr>
        <w:t xml:space="preserve"> </w:t>
      </w:r>
    </w:p>
    <w:p w14:paraId="0DE84B0D" w14:textId="77777777" w:rsidR="00EF791B" w:rsidRDefault="00EF791B" w:rsidP="00EF791B">
      <w:pPr>
        <w:ind w:firstLine="720"/>
        <w:jc w:val="both"/>
        <w:rPr>
          <w:sz w:val="24"/>
          <w:szCs w:val="24"/>
        </w:rPr>
      </w:pPr>
      <w:r>
        <w:rPr>
          <w:sz w:val="24"/>
          <w:szCs w:val="24"/>
        </w:rPr>
        <w:t>When I was first born again,</w:t>
      </w:r>
      <w:r w:rsidRPr="00FB70EB">
        <w:rPr>
          <w:sz w:val="24"/>
          <w:szCs w:val="24"/>
        </w:rPr>
        <w:t xml:space="preserve"> I craved the pure milk of the Word of God </w:t>
      </w:r>
      <w:r>
        <w:rPr>
          <w:sz w:val="24"/>
          <w:szCs w:val="24"/>
        </w:rPr>
        <w:t xml:space="preserve">(1 Peter 2:2). </w:t>
      </w:r>
      <w:r w:rsidRPr="00FB70EB">
        <w:rPr>
          <w:sz w:val="24"/>
          <w:szCs w:val="24"/>
        </w:rPr>
        <w:t xml:space="preserve"> From that moment on, when I opened the </w:t>
      </w:r>
      <w:r>
        <w:rPr>
          <w:sz w:val="24"/>
          <w:szCs w:val="24"/>
        </w:rPr>
        <w:t>Bible</w:t>
      </w:r>
      <w:r w:rsidRPr="00FB70EB">
        <w:rPr>
          <w:sz w:val="24"/>
          <w:szCs w:val="24"/>
        </w:rPr>
        <w:t xml:space="preserve">, I heard the voice of the Lord </w:t>
      </w:r>
      <w:r>
        <w:rPr>
          <w:sz w:val="24"/>
          <w:szCs w:val="24"/>
        </w:rPr>
        <w:t xml:space="preserve">speaking to </w:t>
      </w:r>
      <w:r w:rsidRPr="00FB70EB">
        <w:rPr>
          <w:sz w:val="24"/>
          <w:szCs w:val="24"/>
        </w:rPr>
        <w:t>me</w:t>
      </w:r>
      <w:r>
        <w:rPr>
          <w:sz w:val="24"/>
          <w:szCs w:val="24"/>
        </w:rPr>
        <w:t xml:space="preserve"> – but in words that</w:t>
      </w:r>
      <w:r w:rsidRPr="00FB70EB">
        <w:rPr>
          <w:sz w:val="24"/>
          <w:szCs w:val="24"/>
        </w:rPr>
        <w:t xml:space="preserve"> an infant in Christ could understand. </w:t>
      </w:r>
      <w:r>
        <w:rPr>
          <w:sz w:val="24"/>
          <w:szCs w:val="24"/>
        </w:rPr>
        <w:t>S</w:t>
      </w:r>
      <w:r w:rsidRPr="00FB70EB">
        <w:rPr>
          <w:sz w:val="24"/>
          <w:szCs w:val="24"/>
        </w:rPr>
        <w:t xml:space="preserve">adly, it was years latter before I was ready for any meat because I remained a child in the faith.  </w:t>
      </w:r>
    </w:p>
    <w:p w14:paraId="2393FC81" w14:textId="77777777" w:rsidR="00237BB9" w:rsidRDefault="00606AC7" w:rsidP="00FC51CB">
      <w:pPr>
        <w:ind w:firstLine="720"/>
        <w:jc w:val="both"/>
        <w:rPr>
          <w:sz w:val="24"/>
          <w:szCs w:val="24"/>
        </w:rPr>
      </w:pPr>
      <w:r>
        <w:rPr>
          <w:sz w:val="24"/>
          <w:szCs w:val="24"/>
        </w:rPr>
        <w:t xml:space="preserve">Unfortunately, </w:t>
      </w:r>
      <w:r w:rsidR="002B33E1" w:rsidRPr="00282146">
        <w:rPr>
          <w:sz w:val="24"/>
          <w:szCs w:val="24"/>
        </w:rPr>
        <w:t xml:space="preserve">many </w:t>
      </w:r>
      <w:r>
        <w:rPr>
          <w:sz w:val="24"/>
          <w:szCs w:val="24"/>
        </w:rPr>
        <w:t xml:space="preserve">people believers are </w:t>
      </w:r>
      <w:r w:rsidR="002B33E1" w:rsidRPr="00282146">
        <w:rPr>
          <w:sz w:val="24"/>
          <w:szCs w:val="24"/>
        </w:rPr>
        <w:t>malnourished</w:t>
      </w:r>
      <w:r>
        <w:rPr>
          <w:sz w:val="24"/>
          <w:szCs w:val="24"/>
        </w:rPr>
        <w:t xml:space="preserve"> because they</w:t>
      </w:r>
      <w:r w:rsidR="002B33E1" w:rsidRPr="00282146">
        <w:rPr>
          <w:sz w:val="24"/>
          <w:szCs w:val="24"/>
        </w:rPr>
        <w:t xml:space="preserve"> are living off a once or twice a week spiritual meal consisting of whatever their pastor is serving up Sunday morning.</w:t>
      </w:r>
      <w:r w:rsidR="004B39C2">
        <w:rPr>
          <w:sz w:val="24"/>
          <w:szCs w:val="24"/>
        </w:rPr>
        <w:t xml:space="preserve"> Honestly, h</w:t>
      </w:r>
      <w:r w:rsidR="004B39C2" w:rsidRPr="00282146">
        <w:rPr>
          <w:sz w:val="24"/>
          <w:szCs w:val="24"/>
        </w:rPr>
        <w:t xml:space="preserve">ow long do you think a person would live if they ate only one or two meals per week? </w:t>
      </w:r>
      <w:r w:rsidR="004B39C2">
        <w:rPr>
          <w:sz w:val="24"/>
          <w:szCs w:val="24"/>
        </w:rPr>
        <w:t>If they never learn how to feed themselves, then they will</w:t>
      </w:r>
      <w:r w:rsidR="002B33E1" w:rsidRPr="00282146">
        <w:rPr>
          <w:sz w:val="24"/>
          <w:szCs w:val="24"/>
        </w:rPr>
        <w:t xml:space="preserve"> never even get a taste of the nutrition found in the deeper mysteries hidden in </w:t>
      </w:r>
      <w:r w:rsidR="00FF07AE">
        <w:rPr>
          <w:sz w:val="24"/>
          <w:szCs w:val="24"/>
        </w:rPr>
        <w:t>the Bible</w:t>
      </w:r>
      <w:r w:rsidR="00237BB9">
        <w:rPr>
          <w:sz w:val="24"/>
          <w:szCs w:val="24"/>
        </w:rPr>
        <w:t xml:space="preserve"> (</w:t>
      </w:r>
      <w:r w:rsidR="00237BB9" w:rsidRPr="00876E00">
        <w:rPr>
          <w:sz w:val="24"/>
          <w:szCs w:val="24"/>
        </w:rPr>
        <w:t>Hebrew</w:t>
      </w:r>
      <w:r w:rsidR="00FF07AE">
        <w:rPr>
          <w:sz w:val="24"/>
          <w:szCs w:val="24"/>
        </w:rPr>
        <w:t>s</w:t>
      </w:r>
      <w:r w:rsidR="00237BB9" w:rsidRPr="00876E00">
        <w:rPr>
          <w:sz w:val="24"/>
          <w:szCs w:val="24"/>
        </w:rPr>
        <w:t xml:space="preserve"> 5:11-14</w:t>
      </w:r>
      <w:r w:rsidR="00237BB9">
        <w:rPr>
          <w:sz w:val="24"/>
          <w:szCs w:val="24"/>
        </w:rPr>
        <w:t>).</w:t>
      </w:r>
    </w:p>
    <w:p w14:paraId="7F4A9EFA" w14:textId="77777777" w:rsidR="002B33E1" w:rsidRDefault="00282146" w:rsidP="00237BB9">
      <w:pPr>
        <w:pStyle w:val="NoSpacing"/>
        <w:ind w:firstLine="720"/>
        <w:jc w:val="both"/>
        <w:rPr>
          <w:sz w:val="24"/>
          <w:szCs w:val="24"/>
        </w:rPr>
      </w:pPr>
      <w:r w:rsidRPr="00282146">
        <w:rPr>
          <w:sz w:val="24"/>
          <w:szCs w:val="24"/>
        </w:rPr>
        <w:t xml:space="preserve">Is </w:t>
      </w:r>
      <w:r w:rsidR="004B39C2">
        <w:rPr>
          <w:sz w:val="24"/>
          <w:szCs w:val="24"/>
        </w:rPr>
        <w:t>the Bible</w:t>
      </w:r>
      <w:r w:rsidR="0093336B" w:rsidRPr="00282146">
        <w:rPr>
          <w:rFonts w:eastAsia="Times New Roman" w:cstheme="minorHAnsi"/>
          <w:bCs/>
          <w:sz w:val="24"/>
          <w:szCs w:val="24"/>
        </w:rPr>
        <w:t xml:space="preserve"> a drudgery or a delight</w:t>
      </w:r>
      <w:r w:rsidR="00B74B93">
        <w:rPr>
          <w:rFonts w:eastAsia="Times New Roman" w:cstheme="minorHAnsi"/>
          <w:bCs/>
          <w:sz w:val="24"/>
          <w:szCs w:val="24"/>
        </w:rPr>
        <w:t xml:space="preserve"> to you</w:t>
      </w:r>
      <w:r w:rsidR="0093336B" w:rsidRPr="00282146">
        <w:rPr>
          <w:rFonts w:eastAsia="Times New Roman" w:cstheme="minorHAnsi"/>
          <w:bCs/>
          <w:sz w:val="24"/>
          <w:szCs w:val="24"/>
        </w:rPr>
        <w:t xml:space="preserve">? When it </w:t>
      </w:r>
      <w:r w:rsidR="0020314C">
        <w:rPr>
          <w:rFonts w:eastAsia="Times New Roman" w:cstheme="minorHAnsi"/>
          <w:bCs/>
          <w:sz w:val="24"/>
          <w:szCs w:val="24"/>
        </w:rPr>
        <w:t xml:space="preserve">is not a high priority, </w:t>
      </w:r>
      <w:r w:rsidR="000E34CD">
        <w:rPr>
          <w:rFonts w:eastAsia="Times New Roman" w:cstheme="minorHAnsi"/>
          <w:bCs/>
          <w:sz w:val="24"/>
          <w:szCs w:val="24"/>
        </w:rPr>
        <w:t>we tend to drift away from Jesus until His</w:t>
      </w:r>
      <w:r w:rsidR="00B74B93">
        <w:rPr>
          <w:rFonts w:eastAsia="Times New Roman" w:cstheme="minorHAnsi"/>
          <w:bCs/>
          <w:sz w:val="24"/>
          <w:szCs w:val="24"/>
        </w:rPr>
        <w:t xml:space="preserve"> voice is hardly auditable, leaving us</w:t>
      </w:r>
      <w:r w:rsidR="0093336B" w:rsidRPr="00282146">
        <w:rPr>
          <w:rFonts w:eastAsia="Times New Roman" w:cstheme="minorHAnsi"/>
          <w:bCs/>
          <w:sz w:val="24"/>
          <w:szCs w:val="24"/>
        </w:rPr>
        <w:t xml:space="preserve"> weak and anemic </w:t>
      </w:r>
      <w:r w:rsidR="00B74B93">
        <w:rPr>
          <w:rFonts w:eastAsia="Times New Roman" w:cstheme="minorHAnsi"/>
          <w:bCs/>
          <w:sz w:val="24"/>
          <w:szCs w:val="24"/>
        </w:rPr>
        <w:t xml:space="preserve">spiritually. </w:t>
      </w:r>
      <w:r w:rsidR="00B74B93">
        <w:rPr>
          <w:sz w:val="24"/>
          <w:szCs w:val="24"/>
        </w:rPr>
        <w:t>I would even go so far as to say that to</w:t>
      </w:r>
      <w:r w:rsidR="002B33E1" w:rsidRPr="00FF3B42">
        <w:rPr>
          <w:sz w:val="24"/>
          <w:szCs w:val="24"/>
        </w:rPr>
        <w:t xml:space="preserve"> live without the</w:t>
      </w:r>
      <w:r w:rsidR="00B74B93">
        <w:rPr>
          <w:sz w:val="24"/>
          <w:szCs w:val="24"/>
        </w:rPr>
        <w:t xml:space="preserve"> Bible is to live without Jesus, and that’s not living at all! </w:t>
      </w:r>
      <w:r w:rsidR="00237BB9">
        <w:rPr>
          <w:sz w:val="24"/>
          <w:szCs w:val="24"/>
        </w:rPr>
        <w:t xml:space="preserve"> Whereas, living daily on the Bread of Life, allows us to </w:t>
      </w:r>
      <w:r w:rsidR="00CA24EC">
        <w:rPr>
          <w:sz w:val="24"/>
          <w:szCs w:val="24"/>
        </w:rPr>
        <w:t>boldly lay hold of His</w:t>
      </w:r>
      <w:r w:rsidR="002B33E1" w:rsidRPr="002B33E1">
        <w:rPr>
          <w:sz w:val="24"/>
          <w:szCs w:val="24"/>
        </w:rPr>
        <w:t xml:space="preserve"> promises, find encouragement and strength</w:t>
      </w:r>
      <w:r w:rsidR="00CA24EC">
        <w:rPr>
          <w:sz w:val="24"/>
          <w:szCs w:val="24"/>
        </w:rPr>
        <w:t xml:space="preserve"> to help us in every facet of life (Matthew 4:4; Romans 15:4). </w:t>
      </w:r>
      <w:r w:rsidR="002B33E1" w:rsidRPr="002B33E1">
        <w:rPr>
          <w:sz w:val="24"/>
          <w:szCs w:val="24"/>
        </w:rPr>
        <w:t xml:space="preserve">Subsequently, a well-fed believer will become the source of spiritual food for a </w:t>
      </w:r>
      <w:r w:rsidR="002B33E1">
        <w:rPr>
          <w:sz w:val="24"/>
          <w:szCs w:val="24"/>
        </w:rPr>
        <w:t>world full of starving souls.</w:t>
      </w:r>
    </w:p>
    <w:p w14:paraId="6CC1CCE9" w14:textId="77777777" w:rsidR="00FF07AE" w:rsidRDefault="00FF07AE" w:rsidP="002B33E1">
      <w:pPr>
        <w:spacing w:after="0"/>
        <w:jc w:val="center"/>
        <w:rPr>
          <w:rFonts w:cstheme="minorHAnsi"/>
          <w:b/>
          <w:sz w:val="24"/>
          <w:szCs w:val="24"/>
        </w:rPr>
      </w:pPr>
    </w:p>
    <w:p w14:paraId="61DEFCA8" w14:textId="0E25C587" w:rsidR="00683609" w:rsidDel="00337480" w:rsidRDefault="00683609" w:rsidP="002B33E1">
      <w:pPr>
        <w:spacing w:after="0"/>
        <w:jc w:val="center"/>
        <w:rPr>
          <w:del w:id="1359" w:author="owner" w:date="2018-06-04T13:30:00Z"/>
          <w:rFonts w:cstheme="minorHAnsi"/>
          <w:b/>
          <w:sz w:val="24"/>
          <w:szCs w:val="24"/>
        </w:rPr>
      </w:pPr>
    </w:p>
    <w:p w14:paraId="428F962B" w14:textId="5A177D6B" w:rsidR="00683609" w:rsidDel="00337480" w:rsidRDefault="00683609" w:rsidP="002B33E1">
      <w:pPr>
        <w:spacing w:after="0"/>
        <w:jc w:val="center"/>
        <w:rPr>
          <w:del w:id="1360" w:author="owner" w:date="2018-06-04T13:30:00Z"/>
          <w:rFonts w:cstheme="minorHAnsi"/>
          <w:b/>
          <w:sz w:val="24"/>
          <w:szCs w:val="24"/>
        </w:rPr>
      </w:pPr>
    </w:p>
    <w:p w14:paraId="1980C0FF" w14:textId="77777777" w:rsidR="002B33E1" w:rsidRDefault="002B33E1" w:rsidP="002B33E1">
      <w:pPr>
        <w:spacing w:after="0"/>
        <w:jc w:val="center"/>
        <w:rPr>
          <w:rFonts w:cstheme="minorHAnsi"/>
          <w:b/>
          <w:sz w:val="24"/>
          <w:szCs w:val="24"/>
        </w:rPr>
      </w:pPr>
      <w:r w:rsidRPr="00876E00">
        <w:rPr>
          <w:rFonts w:cstheme="minorHAnsi"/>
          <w:b/>
          <w:sz w:val="24"/>
          <w:szCs w:val="24"/>
        </w:rPr>
        <w:t xml:space="preserve">Deuteronomy 8:3 </w:t>
      </w:r>
    </w:p>
    <w:p w14:paraId="7B78B426" w14:textId="77777777" w:rsidR="002B33E1" w:rsidRDefault="002B33E1" w:rsidP="002B33E1">
      <w:pPr>
        <w:spacing w:after="0"/>
        <w:jc w:val="center"/>
        <w:rPr>
          <w:rStyle w:val="apple-converted-space"/>
          <w:rFonts w:asciiTheme="minorHAnsi" w:hAnsiTheme="minorHAnsi" w:cstheme="minorHAnsi"/>
          <w:b/>
          <w:i/>
          <w:color w:val="000000"/>
          <w:sz w:val="24"/>
          <w:szCs w:val="24"/>
          <w:vertAlign w:val="superscript"/>
        </w:rPr>
      </w:pPr>
      <w:r w:rsidRPr="00876E00">
        <w:rPr>
          <w:rFonts w:asciiTheme="minorHAnsi" w:hAnsiTheme="minorHAnsi" w:cstheme="minorHAnsi"/>
          <w:b/>
          <w:i/>
          <w:color w:val="000000"/>
          <w:sz w:val="24"/>
          <w:szCs w:val="24"/>
        </w:rPr>
        <w:t>So he humbled you by making you hungry and then feeding you with unfamiliar manna.</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He did this to teach you</w:t>
      </w:r>
      <w:r w:rsidRPr="00876E00">
        <w:rPr>
          <w:rStyle w:val="apple-converted-space"/>
          <w:rFonts w:asciiTheme="minorHAnsi" w:hAnsiTheme="minorHAnsi" w:cstheme="minorHAnsi"/>
          <w:b/>
          <w:i/>
          <w:color w:val="000000"/>
          <w:sz w:val="24"/>
          <w:szCs w:val="24"/>
        </w:rPr>
        <w:t> </w:t>
      </w:r>
      <w:r w:rsidRPr="00876E00">
        <w:rPr>
          <w:rFonts w:asciiTheme="minorHAnsi" w:hAnsiTheme="minorHAnsi" w:cstheme="minorHAnsi"/>
          <w:b/>
          <w:i/>
          <w:color w:val="000000"/>
          <w:sz w:val="24"/>
          <w:szCs w:val="24"/>
        </w:rPr>
        <w:t>that humankind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cannot live by bread</w:t>
      </w:r>
      <w:r w:rsidRPr="00876E00">
        <w:rPr>
          <w:rStyle w:val="apple-converted-space"/>
          <w:rFonts w:asciiTheme="minorHAnsi" w:hAnsiTheme="minorHAnsi" w:cstheme="minorHAnsi"/>
          <w:b/>
          <w:i/>
          <w:color w:val="000000"/>
          <w:sz w:val="24"/>
          <w:szCs w:val="24"/>
          <w:vertAlign w:val="superscript"/>
        </w:rPr>
        <w:t> </w:t>
      </w:r>
      <w:r w:rsidRPr="00876E00">
        <w:rPr>
          <w:rFonts w:asciiTheme="minorHAnsi" w:hAnsiTheme="minorHAnsi" w:cstheme="minorHAnsi"/>
          <w:b/>
          <w:i/>
          <w:color w:val="000000"/>
          <w:sz w:val="24"/>
          <w:szCs w:val="24"/>
        </w:rPr>
        <w:t>alone, but also by everything that comes from the</w:t>
      </w:r>
      <w:r w:rsidRPr="00876E00">
        <w:rPr>
          <w:rStyle w:val="apple-converted-space"/>
          <w:rFonts w:asciiTheme="minorHAnsi" w:hAnsiTheme="minorHAnsi" w:cstheme="minorHAnsi"/>
          <w:b/>
          <w:i/>
          <w:color w:val="000000"/>
          <w:sz w:val="24"/>
          <w:szCs w:val="24"/>
        </w:rPr>
        <w:t> </w:t>
      </w:r>
      <w:r w:rsidRPr="00876E00">
        <w:rPr>
          <w:rStyle w:val="sc"/>
          <w:rFonts w:asciiTheme="minorHAnsi" w:hAnsiTheme="minorHAnsi" w:cstheme="minorHAnsi"/>
          <w:b/>
          <w:i/>
          <w:smallCaps/>
          <w:color w:val="000000"/>
          <w:sz w:val="24"/>
          <w:szCs w:val="24"/>
        </w:rPr>
        <w:t>Lord</w:t>
      </w:r>
      <w:r w:rsidRPr="00876E00">
        <w:rPr>
          <w:rFonts w:asciiTheme="minorHAnsi" w:hAnsiTheme="minorHAnsi" w:cstheme="minorHAnsi"/>
          <w:b/>
          <w:i/>
          <w:color w:val="000000"/>
          <w:sz w:val="24"/>
          <w:szCs w:val="24"/>
        </w:rPr>
        <w:t>’s mouth.</w:t>
      </w:r>
      <w:r w:rsidRPr="00876E00">
        <w:rPr>
          <w:rStyle w:val="apple-converted-space"/>
          <w:rFonts w:asciiTheme="minorHAnsi" w:hAnsiTheme="minorHAnsi" w:cstheme="minorHAnsi"/>
          <w:b/>
          <w:i/>
          <w:color w:val="000000"/>
          <w:sz w:val="24"/>
          <w:szCs w:val="24"/>
          <w:vertAlign w:val="superscript"/>
        </w:rPr>
        <w:t> </w:t>
      </w:r>
    </w:p>
    <w:p w14:paraId="60A41AE0" w14:textId="77777777" w:rsidR="005000C1" w:rsidRDefault="005000C1" w:rsidP="002B33E1">
      <w:pPr>
        <w:spacing w:after="0"/>
        <w:jc w:val="center"/>
        <w:rPr>
          <w:rStyle w:val="apple-converted-space"/>
          <w:rFonts w:asciiTheme="minorHAnsi" w:hAnsiTheme="minorHAnsi" w:cstheme="minorHAnsi"/>
          <w:color w:val="000000"/>
          <w:sz w:val="24"/>
          <w:szCs w:val="24"/>
        </w:rPr>
      </w:pPr>
    </w:p>
    <w:p w14:paraId="12A7F3FF" w14:textId="77777777" w:rsidR="00F20B0D" w:rsidRDefault="00021330">
      <w:pPr>
        <w:spacing w:after="0"/>
        <w:ind w:firstLine="720"/>
        <w:jc w:val="both"/>
        <w:rPr>
          <w:sz w:val="24"/>
          <w:szCs w:val="24"/>
        </w:rPr>
        <w:pPrChange w:id="1361" w:author="owner" w:date="2018-06-04T15:40:00Z">
          <w:pPr>
            <w:ind w:firstLine="720"/>
            <w:jc w:val="both"/>
          </w:pPr>
        </w:pPrChange>
      </w:pPr>
      <w:r w:rsidRPr="00237BB9">
        <w:rPr>
          <w:noProof/>
          <w:sz w:val="24"/>
          <w:szCs w:val="24"/>
        </w:rPr>
        <mc:AlternateContent>
          <mc:Choice Requires="wps">
            <w:drawing>
              <wp:anchor distT="91440" distB="91440" distL="365760" distR="365760" simplePos="0" relativeHeight="251673088" behindDoc="0" locked="0" layoutInCell="1" allowOverlap="1" wp14:anchorId="0D79EADE" wp14:editId="1934104E">
                <wp:simplePos x="0" y="0"/>
                <wp:positionH relativeFrom="margin">
                  <wp:posOffset>66675</wp:posOffset>
                </wp:positionH>
                <wp:positionV relativeFrom="margin">
                  <wp:posOffset>2343150</wp:posOffset>
                </wp:positionV>
                <wp:extent cx="4867275" cy="181864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4867275" cy="1818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5973E8" w14:textId="77777777" w:rsidR="007265CA" w:rsidRDefault="007265CA" w:rsidP="00F20B0D">
                            <w:pPr>
                              <w:pStyle w:val="NoSpacing"/>
                              <w:ind w:left="1440"/>
                              <w:jc w:val="center"/>
                              <w:rPr>
                                <w:color w:val="5B9BD5" w:themeColor="accent1"/>
                              </w:rPr>
                            </w:pPr>
                            <w:r>
                              <w:rPr>
                                <w:noProof/>
                                <w:color w:val="5B9BD5" w:themeColor="accent1"/>
                              </w:rPr>
                              <w:drawing>
                                <wp:inline distT="0" distB="0" distL="0" distR="0" wp14:anchorId="6487891F" wp14:editId="3EA4637F">
                                  <wp:extent cx="721420" cy="5073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336" cy="508713"/>
                                          </a:xfrm>
                                          <a:prstGeom prst="rect">
                                            <a:avLst/>
                                          </a:prstGeom>
                                          <a:noFill/>
                                          <a:ln>
                                            <a:noFill/>
                                          </a:ln>
                                        </pic:spPr>
                                      </pic:pic>
                                    </a:graphicData>
                                  </a:graphic>
                                </wp:inline>
                              </w:drawing>
                            </w:r>
                          </w:p>
                          <w:p w14:paraId="5DC04473" w14:textId="77777777" w:rsidR="007265CA" w:rsidRPr="007C5E74" w:rsidRDefault="007265CA" w:rsidP="00F20B0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ind w:left="1440"/>
                              <w:jc w:val="center"/>
                              <w:rPr>
                                <w:b/>
                                <w:color w:val="1F4E79" w:themeColor="accent1" w:themeShade="80"/>
                                <w:sz w:val="24"/>
                                <w:szCs w:val="24"/>
                              </w:rPr>
                            </w:pPr>
                            <w:r w:rsidRPr="007C5E74">
                              <w:rPr>
                                <w:b/>
                                <w:color w:val="1F4E79" w:themeColor="accent1" w:themeShade="80"/>
                                <w:sz w:val="24"/>
                                <w:szCs w:val="24"/>
                              </w:rPr>
                              <w:t xml:space="preserve">God communicates to the world through Jesus </w:t>
                            </w:r>
                            <w:r>
                              <w:rPr>
                                <w:b/>
                                <w:color w:val="1F4E79" w:themeColor="accent1" w:themeShade="80"/>
                                <w:sz w:val="24"/>
                                <w:szCs w:val="24"/>
                              </w:rPr>
                              <w:t>.</w:t>
                            </w:r>
                            <w:r w:rsidRPr="007C5E74">
                              <w:rPr>
                                <w:b/>
                                <w:color w:val="1F4E79" w:themeColor="accent1" w:themeShade="80"/>
                                <w:sz w:val="24"/>
                                <w:szCs w:val="24"/>
                              </w:rPr>
                              <w:t xml:space="preserve">.. </w:t>
                            </w:r>
                            <w:r w:rsidRPr="008964BB">
                              <w:rPr>
                                <w:b/>
                                <w:i/>
                                <w:color w:val="1F4E79" w:themeColor="accent1" w:themeShade="80"/>
                                <w:sz w:val="24"/>
                                <w:szCs w:val="24"/>
                              </w:rPr>
                              <w:t>the Logos</w:t>
                            </w:r>
                            <w:r w:rsidRPr="007C5E74">
                              <w:rPr>
                                <w:b/>
                                <w:color w:val="1F4E79" w:themeColor="accent1" w:themeShade="80"/>
                                <w:sz w:val="24"/>
                                <w:szCs w:val="24"/>
                              </w:rPr>
                              <w:t xml:space="preserve">. </w:t>
                            </w:r>
                            <w:r>
                              <w:rPr>
                                <w:b/>
                                <w:color w:val="1F4E79" w:themeColor="accent1" w:themeShade="80"/>
                                <w:sz w:val="24"/>
                                <w:szCs w:val="24"/>
                              </w:rPr>
                              <w:t>But He</w:t>
                            </w:r>
                            <w:r w:rsidRPr="007C5E74">
                              <w:rPr>
                                <w:b/>
                                <w:color w:val="1F4E79" w:themeColor="accent1" w:themeShade="80"/>
                                <w:sz w:val="24"/>
                                <w:szCs w:val="24"/>
                              </w:rPr>
                              <w:t xml:space="preserve"> communicates with His saints through </w:t>
                            </w:r>
                            <w:r w:rsidRPr="008964BB">
                              <w:rPr>
                                <w:b/>
                                <w:color w:val="1F4E79" w:themeColor="accent1" w:themeShade="80"/>
                                <w:sz w:val="24"/>
                                <w:szCs w:val="24"/>
                              </w:rPr>
                              <w:t>specific passages</w:t>
                            </w:r>
                            <w:r w:rsidRPr="007C5E74">
                              <w:rPr>
                                <w:b/>
                                <w:color w:val="1F4E79" w:themeColor="accent1" w:themeShade="80"/>
                                <w:sz w:val="24"/>
                                <w:szCs w:val="24"/>
                              </w:rPr>
                              <w:t xml:space="preserve"> </w:t>
                            </w:r>
                            <w:r>
                              <w:rPr>
                                <w:b/>
                                <w:color w:val="1F4E79" w:themeColor="accent1" w:themeShade="80"/>
                                <w:sz w:val="24"/>
                                <w:szCs w:val="24"/>
                              </w:rPr>
                              <w:t>…</w:t>
                            </w:r>
                            <w:r w:rsidRPr="008964BB">
                              <w:rPr>
                                <w:b/>
                                <w:i/>
                                <w:color w:val="1F4E79" w:themeColor="accent1" w:themeShade="80"/>
                                <w:sz w:val="24"/>
                                <w:szCs w:val="24"/>
                              </w:rPr>
                              <w:t>Rhemas</w:t>
                            </w:r>
                          </w:p>
                          <w:p w14:paraId="340EE052" w14:textId="77777777" w:rsidR="007265CA" w:rsidRDefault="007265CA" w:rsidP="00F20B0D">
                            <w:pPr>
                              <w:pStyle w:val="NoSpacing"/>
                              <w:spacing w:before="240"/>
                              <w:ind w:left="1440"/>
                              <w:jc w:val="center"/>
                              <w:rPr>
                                <w:color w:val="5B9BD5" w:themeColor="accent1"/>
                              </w:rPr>
                            </w:pPr>
                            <w:r>
                              <w:rPr>
                                <w:noProof/>
                                <w:color w:val="5B9BD5" w:themeColor="accent1"/>
                              </w:rPr>
                              <w:drawing>
                                <wp:inline distT="0" distB="0" distL="0" distR="0" wp14:anchorId="4389D4EE" wp14:editId="19BA877A">
                                  <wp:extent cx="374904" cy="23774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9EADE" id="Rectangle 146" o:spid="_x0000_s1026" style="position:absolute;left:0;text-align:left;margin-left:5.25pt;margin-top:184.5pt;width:383.25pt;height:143.2pt;z-index:251673088;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" filled="f" stroked="f" strokeweight="1pt">
                <v:textbox inset="10.8pt,0,10.8pt,0">
                  <w:txbxContent>
                    <w:p w14:paraId="175973E8" w14:textId="77777777" w:rsidR="007265CA" w:rsidRDefault="007265CA" w:rsidP="00F20B0D">
                      <w:pPr>
                        <w:pStyle w:val="NoSpacing"/>
                        <w:ind w:left="1440"/>
                        <w:jc w:val="center"/>
                        <w:rPr>
                          <w:color w:val="5B9BD5" w:themeColor="accent1"/>
                        </w:rPr>
                      </w:pPr>
                      <w:r>
                        <w:rPr>
                          <w:noProof/>
                          <w:color w:val="5B9BD5" w:themeColor="accent1"/>
                        </w:rPr>
                        <w:drawing>
                          <wp:inline distT="0" distB="0" distL="0" distR="0" wp14:anchorId="6487891F" wp14:editId="3EA4637F">
                            <wp:extent cx="721420" cy="5073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336" cy="508713"/>
                                    </a:xfrm>
                                    <a:prstGeom prst="rect">
                                      <a:avLst/>
                                    </a:prstGeom>
                                    <a:noFill/>
                                    <a:ln>
                                      <a:noFill/>
                                    </a:ln>
                                  </pic:spPr>
                                </pic:pic>
                              </a:graphicData>
                            </a:graphic>
                          </wp:inline>
                        </w:drawing>
                      </w:r>
                    </w:p>
                    <w:p w14:paraId="5DC04473" w14:textId="77777777" w:rsidR="007265CA" w:rsidRPr="007C5E74" w:rsidRDefault="007265CA" w:rsidP="00F20B0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ind w:left="1440"/>
                        <w:jc w:val="center"/>
                        <w:rPr>
                          <w:b/>
                          <w:color w:val="1F4E79" w:themeColor="accent1" w:themeShade="80"/>
                          <w:sz w:val="24"/>
                          <w:szCs w:val="24"/>
                        </w:rPr>
                      </w:pPr>
                      <w:r w:rsidRPr="007C5E74">
                        <w:rPr>
                          <w:b/>
                          <w:color w:val="1F4E79" w:themeColor="accent1" w:themeShade="80"/>
                          <w:sz w:val="24"/>
                          <w:szCs w:val="24"/>
                        </w:rPr>
                        <w:t xml:space="preserve">God communicates to the world through Jesus </w:t>
                      </w:r>
                      <w:r>
                        <w:rPr>
                          <w:b/>
                          <w:color w:val="1F4E79" w:themeColor="accent1" w:themeShade="80"/>
                          <w:sz w:val="24"/>
                          <w:szCs w:val="24"/>
                        </w:rPr>
                        <w:t>.</w:t>
                      </w:r>
                      <w:r w:rsidRPr="007C5E74">
                        <w:rPr>
                          <w:b/>
                          <w:color w:val="1F4E79" w:themeColor="accent1" w:themeShade="80"/>
                          <w:sz w:val="24"/>
                          <w:szCs w:val="24"/>
                        </w:rPr>
                        <w:t xml:space="preserve">.. </w:t>
                      </w:r>
                      <w:r w:rsidRPr="008964BB">
                        <w:rPr>
                          <w:b/>
                          <w:i/>
                          <w:color w:val="1F4E79" w:themeColor="accent1" w:themeShade="80"/>
                          <w:sz w:val="24"/>
                          <w:szCs w:val="24"/>
                        </w:rPr>
                        <w:t>the Logos</w:t>
                      </w:r>
                      <w:r w:rsidRPr="007C5E74">
                        <w:rPr>
                          <w:b/>
                          <w:color w:val="1F4E79" w:themeColor="accent1" w:themeShade="80"/>
                          <w:sz w:val="24"/>
                          <w:szCs w:val="24"/>
                        </w:rPr>
                        <w:t xml:space="preserve">. </w:t>
                      </w:r>
                      <w:r>
                        <w:rPr>
                          <w:b/>
                          <w:color w:val="1F4E79" w:themeColor="accent1" w:themeShade="80"/>
                          <w:sz w:val="24"/>
                          <w:szCs w:val="24"/>
                        </w:rPr>
                        <w:t>But He</w:t>
                      </w:r>
                      <w:r w:rsidRPr="007C5E74">
                        <w:rPr>
                          <w:b/>
                          <w:color w:val="1F4E79" w:themeColor="accent1" w:themeShade="80"/>
                          <w:sz w:val="24"/>
                          <w:szCs w:val="24"/>
                        </w:rPr>
                        <w:t xml:space="preserve"> communicates with His saints through </w:t>
                      </w:r>
                      <w:r w:rsidRPr="008964BB">
                        <w:rPr>
                          <w:b/>
                          <w:color w:val="1F4E79" w:themeColor="accent1" w:themeShade="80"/>
                          <w:sz w:val="24"/>
                          <w:szCs w:val="24"/>
                        </w:rPr>
                        <w:t>specific passages</w:t>
                      </w:r>
                      <w:r w:rsidRPr="007C5E74">
                        <w:rPr>
                          <w:b/>
                          <w:color w:val="1F4E79" w:themeColor="accent1" w:themeShade="80"/>
                          <w:sz w:val="24"/>
                          <w:szCs w:val="24"/>
                        </w:rPr>
                        <w:t xml:space="preserve"> </w:t>
                      </w:r>
                      <w:r>
                        <w:rPr>
                          <w:b/>
                          <w:color w:val="1F4E79" w:themeColor="accent1" w:themeShade="80"/>
                          <w:sz w:val="24"/>
                          <w:szCs w:val="24"/>
                        </w:rPr>
                        <w:t>…</w:t>
                      </w:r>
                      <w:r w:rsidRPr="008964BB">
                        <w:rPr>
                          <w:b/>
                          <w:i/>
                          <w:color w:val="1F4E79" w:themeColor="accent1" w:themeShade="80"/>
                          <w:sz w:val="24"/>
                          <w:szCs w:val="24"/>
                        </w:rPr>
                        <w:t>Rhemas</w:t>
                      </w:r>
                    </w:p>
                    <w:p w14:paraId="340EE052" w14:textId="77777777" w:rsidR="007265CA" w:rsidRDefault="007265CA" w:rsidP="00F20B0D">
                      <w:pPr>
                        <w:pStyle w:val="NoSpacing"/>
                        <w:spacing w:before="240"/>
                        <w:ind w:left="1440"/>
                        <w:jc w:val="center"/>
                        <w:rPr>
                          <w:color w:val="5B9BD5" w:themeColor="accent1"/>
                        </w:rPr>
                      </w:pPr>
                      <w:r>
                        <w:rPr>
                          <w:noProof/>
                          <w:color w:val="5B9BD5" w:themeColor="accent1"/>
                        </w:rPr>
                        <w:drawing>
                          <wp:inline distT="0" distB="0" distL="0" distR="0" wp14:anchorId="4389D4EE" wp14:editId="19BA877A">
                            <wp:extent cx="374904" cy="23774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237BB9">
        <w:rPr>
          <w:sz w:val="24"/>
          <w:szCs w:val="24"/>
        </w:rPr>
        <w:t>T</w:t>
      </w:r>
      <w:r w:rsidR="002B33E1" w:rsidRPr="00237BB9">
        <w:rPr>
          <w:sz w:val="24"/>
          <w:szCs w:val="24"/>
        </w:rPr>
        <w:t>here are two Greek words</w:t>
      </w:r>
      <w:r w:rsidR="00237BB9">
        <w:rPr>
          <w:sz w:val="24"/>
          <w:szCs w:val="24"/>
        </w:rPr>
        <w:t xml:space="preserve"> used</w:t>
      </w:r>
      <w:r w:rsidR="0022500D" w:rsidRPr="00237BB9">
        <w:rPr>
          <w:sz w:val="24"/>
          <w:szCs w:val="24"/>
        </w:rPr>
        <w:t xml:space="preserve"> in the New Testament that are</w:t>
      </w:r>
      <w:r w:rsidR="002B33E1" w:rsidRPr="00237BB9">
        <w:rPr>
          <w:sz w:val="24"/>
          <w:szCs w:val="24"/>
        </w:rPr>
        <w:t xml:space="preserve"> translated as the </w:t>
      </w:r>
      <w:r w:rsidR="002B33E1" w:rsidRPr="00237BB9">
        <w:rPr>
          <w:i/>
          <w:sz w:val="24"/>
          <w:szCs w:val="24"/>
          <w:u w:val="single"/>
        </w:rPr>
        <w:t>Word of God</w:t>
      </w:r>
      <w:r w:rsidR="002B33E1" w:rsidRPr="00237BB9">
        <w:rPr>
          <w:sz w:val="24"/>
          <w:szCs w:val="24"/>
        </w:rPr>
        <w:t>.</w:t>
      </w:r>
      <w:r w:rsidR="0022500D" w:rsidRPr="00237BB9">
        <w:rPr>
          <w:sz w:val="24"/>
          <w:szCs w:val="24"/>
        </w:rPr>
        <w:t xml:space="preserve"> One is Logos and the other is rhema.</w:t>
      </w:r>
      <w:r w:rsidR="002B33E1" w:rsidRPr="00237BB9">
        <w:rPr>
          <w:sz w:val="24"/>
          <w:szCs w:val="24"/>
        </w:rPr>
        <w:t xml:space="preserve">  </w:t>
      </w:r>
      <w:r w:rsidR="00D81CF6" w:rsidRPr="00237BB9">
        <w:rPr>
          <w:sz w:val="24"/>
          <w:szCs w:val="24"/>
        </w:rPr>
        <w:t xml:space="preserve">When you learn to </w:t>
      </w:r>
      <w:r w:rsidR="00F20B0D">
        <w:rPr>
          <w:sz w:val="24"/>
          <w:szCs w:val="24"/>
        </w:rPr>
        <w:t>differentiate</w:t>
      </w:r>
      <w:r w:rsidR="00D81CF6" w:rsidRPr="00237BB9">
        <w:rPr>
          <w:sz w:val="24"/>
          <w:szCs w:val="24"/>
        </w:rPr>
        <w:t xml:space="preserve"> between these words, </w:t>
      </w:r>
      <w:r w:rsidR="00CA24EC" w:rsidRPr="00237BB9">
        <w:rPr>
          <w:sz w:val="24"/>
          <w:szCs w:val="24"/>
        </w:rPr>
        <w:t xml:space="preserve">it will </w:t>
      </w:r>
      <w:r w:rsidR="00D81CF6" w:rsidRPr="00237BB9">
        <w:rPr>
          <w:sz w:val="24"/>
          <w:szCs w:val="24"/>
        </w:rPr>
        <w:t>greatly enhance your ability to approp</w:t>
      </w:r>
      <w:r w:rsidR="0022500D" w:rsidRPr="00237BB9">
        <w:rPr>
          <w:sz w:val="24"/>
          <w:szCs w:val="24"/>
        </w:rPr>
        <w:t>riate Scripture.</w:t>
      </w:r>
      <w:r w:rsidR="00D81CF6" w:rsidRPr="00237BB9">
        <w:rPr>
          <w:sz w:val="24"/>
          <w:szCs w:val="24"/>
        </w:rPr>
        <w:t xml:space="preserve"> </w:t>
      </w:r>
      <w:r w:rsidR="00F20B0D">
        <w:rPr>
          <w:sz w:val="24"/>
          <w:szCs w:val="24"/>
        </w:rPr>
        <w:t>Here is the</w:t>
      </w:r>
      <w:r w:rsidR="0022500D" w:rsidRPr="00237BB9">
        <w:rPr>
          <w:sz w:val="24"/>
          <w:szCs w:val="24"/>
        </w:rPr>
        <w:t xml:space="preserve"> difference</w:t>
      </w:r>
      <w:r w:rsidR="00F20B0D">
        <w:rPr>
          <w:sz w:val="24"/>
          <w:szCs w:val="24"/>
        </w:rPr>
        <w:t>.</w:t>
      </w:r>
      <w:r w:rsidR="0022500D" w:rsidRPr="00237BB9">
        <w:rPr>
          <w:sz w:val="24"/>
          <w:szCs w:val="24"/>
        </w:rPr>
        <w:t xml:space="preserve">  </w:t>
      </w:r>
      <w:r w:rsidR="00D81CF6" w:rsidRPr="00237BB9">
        <w:rPr>
          <w:sz w:val="24"/>
          <w:szCs w:val="24"/>
        </w:rPr>
        <w:t>In general,</w:t>
      </w:r>
      <w:r w:rsidR="00FC51CB">
        <w:rPr>
          <w:sz w:val="24"/>
          <w:szCs w:val="24"/>
        </w:rPr>
        <w:t xml:space="preserve"> the Greek word</w:t>
      </w:r>
      <w:r w:rsidR="00D81CF6" w:rsidRPr="00237BB9">
        <w:rPr>
          <w:sz w:val="24"/>
          <w:szCs w:val="24"/>
        </w:rPr>
        <w:t xml:space="preserve"> </w:t>
      </w:r>
      <w:r w:rsidR="00EE1E7E" w:rsidRPr="00237BB9">
        <w:rPr>
          <w:sz w:val="24"/>
          <w:szCs w:val="24"/>
        </w:rPr>
        <w:t>l</w:t>
      </w:r>
      <w:r w:rsidR="002B33E1" w:rsidRPr="00237BB9">
        <w:rPr>
          <w:sz w:val="24"/>
          <w:szCs w:val="24"/>
        </w:rPr>
        <w:t xml:space="preserve">ogos </w:t>
      </w:r>
      <w:r w:rsidR="00B65C21" w:rsidRPr="00237BB9">
        <w:rPr>
          <w:sz w:val="24"/>
          <w:szCs w:val="24"/>
        </w:rPr>
        <w:t>refer</w:t>
      </w:r>
      <w:r w:rsidR="00B65C21">
        <w:rPr>
          <w:sz w:val="24"/>
          <w:szCs w:val="24"/>
        </w:rPr>
        <w:t>s</w:t>
      </w:r>
      <w:r w:rsidR="002B33E1" w:rsidRPr="00237BB9">
        <w:rPr>
          <w:sz w:val="24"/>
          <w:szCs w:val="24"/>
        </w:rPr>
        <w:t xml:space="preserve"> to Christ Jesus as the mouth of God</w:t>
      </w:r>
      <w:r w:rsidR="00D81CF6" w:rsidRPr="00237BB9">
        <w:rPr>
          <w:sz w:val="24"/>
          <w:szCs w:val="24"/>
        </w:rPr>
        <w:t xml:space="preserve">, </w:t>
      </w:r>
      <w:r w:rsidR="0022500D" w:rsidRPr="00237BB9">
        <w:rPr>
          <w:sz w:val="24"/>
          <w:szCs w:val="24"/>
        </w:rPr>
        <w:t>or</w:t>
      </w:r>
      <w:r w:rsidR="00D81CF6" w:rsidRPr="00237BB9">
        <w:rPr>
          <w:sz w:val="24"/>
          <w:szCs w:val="24"/>
        </w:rPr>
        <w:t xml:space="preserve"> the means of communication with God.</w:t>
      </w:r>
      <w:r w:rsidR="002B33E1" w:rsidRPr="00237BB9">
        <w:rPr>
          <w:sz w:val="24"/>
          <w:szCs w:val="24"/>
        </w:rPr>
        <w:t xml:space="preserve"> </w:t>
      </w:r>
      <w:r w:rsidR="00FC51CB">
        <w:rPr>
          <w:sz w:val="24"/>
          <w:szCs w:val="24"/>
        </w:rPr>
        <w:t>On the other hand, t</w:t>
      </w:r>
      <w:r w:rsidR="002B33E1" w:rsidRPr="00237BB9">
        <w:rPr>
          <w:sz w:val="24"/>
          <w:szCs w:val="24"/>
        </w:rPr>
        <w:t xml:space="preserve">he word </w:t>
      </w:r>
      <w:r w:rsidR="00EE1E7E" w:rsidRPr="00237BB9">
        <w:rPr>
          <w:sz w:val="24"/>
          <w:szCs w:val="24"/>
        </w:rPr>
        <w:t>r</w:t>
      </w:r>
      <w:r w:rsidR="002B33E1" w:rsidRPr="00237BB9">
        <w:rPr>
          <w:sz w:val="24"/>
          <w:szCs w:val="24"/>
        </w:rPr>
        <w:t>hema</w:t>
      </w:r>
      <w:r w:rsidR="007C5E74" w:rsidRPr="00237BB9">
        <w:rPr>
          <w:sz w:val="24"/>
          <w:szCs w:val="24"/>
        </w:rPr>
        <w:t>,</w:t>
      </w:r>
      <w:r w:rsidR="002B33E1" w:rsidRPr="00237BB9">
        <w:rPr>
          <w:sz w:val="24"/>
          <w:szCs w:val="24"/>
        </w:rPr>
        <w:t xml:space="preserve"> is </w:t>
      </w:r>
      <w:r w:rsidR="002B33E1" w:rsidRPr="00237BB9">
        <w:rPr>
          <w:i/>
          <w:sz w:val="24"/>
          <w:szCs w:val="24"/>
        </w:rPr>
        <w:t>a specific portion of the Bible</w:t>
      </w:r>
      <w:r w:rsidR="002B33E1" w:rsidRPr="00237BB9">
        <w:rPr>
          <w:sz w:val="24"/>
          <w:szCs w:val="24"/>
        </w:rPr>
        <w:t xml:space="preserve">. </w:t>
      </w:r>
    </w:p>
    <w:p w14:paraId="50483156" w14:textId="77777777" w:rsidR="002B33E1" w:rsidRDefault="007655E2">
      <w:pPr>
        <w:pStyle w:val="ListParagraph"/>
        <w:numPr>
          <w:ilvl w:val="0"/>
          <w:numId w:val="56"/>
        </w:numPr>
        <w:spacing w:after="0"/>
        <w:rPr>
          <w:sz w:val="24"/>
          <w:szCs w:val="24"/>
        </w:rPr>
        <w:pPrChange w:id="1362" w:author="owner" w:date="2018-06-04T15:40:00Z">
          <w:pPr>
            <w:pStyle w:val="ListParagraph"/>
            <w:numPr>
              <w:numId w:val="56"/>
            </w:numPr>
            <w:ind w:left="1080" w:hanging="360"/>
          </w:pPr>
        </w:pPrChange>
      </w:pPr>
      <w:r w:rsidRPr="007655E2">
        <w:rPr>
          <w:bCs/>
          <w:sz w:val="24"/>
          <w:szCs w:val="24"/>
        </w:rPr>
        <w:t>This is a list of passage</w:t>
      </w:r>
      <w:r>
        <w:rPr>
          <w:bCs/>
          <w:sz w:val="24"/>
          <w:szCs w:val="24"/>
        </w:rPr>
        <w:t xml:space="preserve"> were</w:t>
      </w:r>
      <w:r w:rsidR="00EE1E7E">
        <w:rPr>
          <w:bCs/>
          <w:sz w:val="24"/>
          <w:szCs w:val="24"/>
        </w:rPr>
        <w:t xml:space="preserve"> l</w:t>
      </w:r>
      <w:r w:rsidR="002B33E1" w:rsidRPr="007655E2">
        <w:rPr>
          <w:sz w:val="24"/>
          <w:szCs w:val="24"/>
        </w:rPr>
        <w:t>ogos</w:t>
      </w:r>
      <w:r>
        <w:rPr>
          <w:sz w:val="24"/>
          <w:szCs w:val="24"/>
        </w:rPr>
        <w:t xml:space="preserve"> is translated for the Word of God. Make a note of how each of them are used</w:t>
      </w:r>
      <w:r w:rsidR="00D81CF6">
        <w:rPr>
          <w:sz w:val="24"/>
          <w:szCs w:val="24"/>
        </w:rPr>
        <w:t>:</w:t>
      </w:r>
      <w:r>
        <w:rPr>
          <w:sz w:val="24"/>
          <w:szCs w:val="24"/>
        </w:rPr>
        <w:t xml:space="preserve"> </w:t>
      </w:r>
      <w:r w:rsidR="002B33E1" w:rsidRPr="007655E2">
        <w:rPr>
          <w:sz w:val="24"/>
          <w:szCs w:val="24"/>
        </w:rPr>
        <w:t>John 1:1-14</w:t>
      </w:r>
      <w:r w:rsidR="003D5F54" w:rsidRPr="007655E2">
        <w:rPr>
          <w:sz w:val="24"/>
          <w:szCs w:val="24"/>
        </w:rPr>
        <w:t>, 8:31, 14:23</w:t>
      </w:r>
      <w:r w:rsidR="002B33E1" w:rsidRPr="007655E2">
        <w:rPr>
          <w:sz w:val="24"/>
          <w:szCs w:val="24"/>
        </w:rPr>
        <w:t>; 1 Peter 1:23; Hebrew</w:t>
      </w:r>
      <w:r w:rsidR="00FF07AE">
        <w:rPr>
          <w:sz w:val="24"/>
          <w:szCs w:val="24"/>
        </w:rPr>
        <w:t>s</w:t>
      </w:r>
      <w:r w:rsidR="002B33E1" w:rsidRPr="007655E2">
        <w:rPr>
          <w:sz w:val="24"/>
          <w:szCs w:val="24"/>
        </w:rPr>
        <w:t xml:space="preserve"> 4:12; </w:t>
      </w:r>
      <w:r w:rsidR="003D5F54" w:rsidRPr="007655E2">
        <w:rPr>
          <w:sz w:val="24"/>
          <w:szCs w:val="24"/>
        </w:rPr>
        <w:t>1</w:t>
      </w:r>
      <w:r w:rsidR="002B33E1" w:rsidRPr="007655E2">
        <w:rPr>
          <w:sz w:val="24"/>
          <w:szCs w:val="24"/>
        </w:rPr>
        <w:t xml:space="preserve"> John 1:1; Rev</w:t>
      </w:r>
      <w:r w:rsidR="003D5F54" w:rsidRPr="007655E2">
        <w:rPr>
          <w:sz w:val="24"/>
          <w:szCs w:val="24"/>
        </w:rPr>
        <w:t>elation</w:t>
      </w:r>
      <w:r w:rsidR="002B33E1" w:rsidRPr="007655E2">
        <w:rPr>
          <w:sz w:val="24"/>
          <w:szCs w:val="24"/>
        </w:rPr>
        <w:t xml:space="preserve"> 19:13</w:t>
      </w:r>
      <w:r w:rsidR="003D5F54" w:rsidRPr="007655E2">
        <w:rPr>
          <w:sz w:val="24"/>
          <w:szCs w:val="24"/>
        </w:rPr>
        <w:t>.</w:t>
      </w:r>
      <w:r w:rsidR="00D81CF6">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C9996D1" w14:textId="77777777" w:rsidR="007C5E74" w:rsidRDefault="007C5E74" w:rsidP="007C5E74">
      <w:pPr>
        <w:pStyle w:val="ListParagraph"/>
        <w:ind w:left="1080"/>
        <w:rPr>
          <w:sz w:val="24"/>
          <w:szCs w:val="24"/>
        </w:rPr>
      </w:pPr>
    </w:p>
    <w:p w14:paraId="2B3BC351" w14:textId="77777777" w:rsidR="002B33E1" w:rsidRPr="007655E2" w:rsidRDefault="00D81CF6" w:rsidP="000D53FF">
      <w:pPr>
        <w:pStyle w:val="ListParagraph"/>
        <w:numPr>
          <w:ilvl w:val="0"/>
          <w:numId w:val="56"/>
        </w:numPr>
        <w:rPr>
          <w:sz w:val="24"/>
          <w:szCs w:val="24"/>
        </w:rPr>
      </w:pPr>
      <w:r>
        <w:rPr>
          <w:sz w:val="24"/>
          <w:szCs w:val="24"/>
        </w:rPr>
        <w:t xml:space="preserve">Here is a sampling of passages where you will find the word </w:t>
      </w:r>
      <w:r w:rsidR="00EE1E7E">
        <w:rPr>
          <w:sz w:val="24"/>
          <w:szCs w:val="24"/>
        </w:rPr>
        <w:t>r</w:t>
      </w:r>
      <w:r w:rsidR="002B33E1" w:rsidRPr="007655E2">
        <w:rPr>
          <w:sz w:val="24"/>
          <w:szCs w:val="24"/>
        </w:rPr>
        <w:t>hema</w:t>
      </w:r>
      <w:r w:rsidR="00EE1E7E">
        <w:rPr>
          <w:sz w:val="24"/>
          <w:szCs w:val="24"/>
        </w:rPr>
        <w:t xml:space="preserve"> translated as</w:t>
      </w:r>
      <w:r>
        <w:rPr>
          <w:sz w:val="24"/>
          <w:szCs w:val="24"/>
        </w:rPr>
        <w:t xml:space="preserve"> the Word of God. Consider the context of each of the following and see if you can distinguish between </w:t>
      </w:r>
      <w:r w:rsidR="00EE1E7E">
        <w:rPr>
          <w:sz w:val="24"/>
          <w:szCs w:val="24"/>
        </w:rPr>
        <w:t>l</w:t>
      </w:r>
      <w:r>
        <w:rPr>
          <w:sz w:val="24"/>
          <w:szCs w:val="24"/>
        </w:rPr>
        <w:t xml:space="preserve">ogos and </w:t>
      </w:r>
      <w:r w:rsidR="00EE1E7E">
        <w:rPr>
          <w:sz w:val="24"/>
          <w:szCs w:val="24"/>
        </w:rPr>
        <w:t>r</w:t>
      </w:r>
      <w:r>
        <w:rPr>
          <w:sz w:val="24"/>
          <w:szCs w:val="24"/>
        </w:rPr>
        <w:t xml:space="preserve">hema: </w:t>
      </w:r>
      <w:r w:rsidR="002B33E1" w:rsidRPr="007655E2">
        <w:rPr>
          <w:sz w:val="24"/>
          <w:szCs w:val="24"/>
        </w:rPr>
        <w:t xml:space="preserve"> Matthew 4:4; Romans 10:8-17; Ephesians 1:13, 5:26, 6:17; Hebrews 1:3; 11:3; John</w:t>
      </w:r>
      <w:r w:rsidR="00FF07AE">
        <w:rPr>
          <w:sz w:val="24"/>
          <w:szCs w:val="24"/>
        </w:rPr>
        <w:t xml:space="preserve"> </w:t>
      </w:r>
      <w:r w:rsidR="002B33E1" w:rsidRPr="007655E2">
        <w:rPr>
          <w:sz w:val="24"/>
          <w:szCs w:val="24"/>
        </w:rPr>
        <w:t>3:34, 6:63 &amp; 68</w:t>
      </w:r>
      <w:r w:rsidR="003D5F54" w:rsidRPr="007655E2">
        <w:rPr>
          <w:sz w:val="24"/>
          <w:szCs w:val="24"/>
        </w:rPr>
        <w:t>,</w:t>
      </w:r>
      <w:r w:rsidR="002B33E1" w:rsidRPr="007655E2">
        <w:rPr>
          <w:sz w:val="24"/>
          <w:szCs w:val="24"/>
        </w:rPr>
        <w:t xml:space="preserve"> 15:7; 1</w:t>
      </w:r>
      <w:r w:rsidR="003D5F54" w:rsidRPr="007655E2">
        <w:rPr>
          <w:sz w:val="24"/>
          <w:szCs w:val="24"/>
        </w:rPr>
        <w:t xml:space="preserve"> </w:t>
      </w:r>
      <w:r w:rsidR="002B33E1" w:rsidRPr="007655E2">
        <w:rPr>
          <w:sz w:val="24"/>
          <w:szCs w:val="24"/>
        </w:rPr>
        <w:t>Peter 1:25</w:t>
      </w:r>
      <w:r w:rsidR="003D5F54" w:rsidRPr="007655E2">
        <w:rPr>
          <w:sz w:val="24"/>
          <w:szCs w:val="24"/>
        </w:rPr>
        <w:t>.</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C0C9C7" w14:textId="559167C7" w:rsidR="00683609" w:rsidDel="00337480" w:rsidRDefault="00683609" w:rsidP="002B33E1">
      <w:pPr>
        <w:jc w:val="center"/>
        <w:rPr>
          <w:del w:id="1363" w:author="owner" w:date="2018-06-04T13:30:00Z"/>
          <w:b/>
          <w:sz w:val="28"/>
          <w:szCs w:val="28"/>
        </w:rPr>
      </w:pPr>
    </w:p>
    <w:p w14:paraId="3509987B" w14:textId="46472E5C" w:rsidR="00683609" w:rsidDel="00337480" w:rsidRDefault="00683609" w:rsidP="002B33E1">
      <w:pPr>
        <w:jc w:val="center"/>
        <w:rPr>
          <w:del w:id="1364" w:author="owner" w:date="2018-06-04T13:30:00Z"/>
          <w:b/>
          <w:sz w:val="28"/>
          <w:szCs w:val="28"/>
        </w:rPr>
      </w:pPr>
    </w:p>
    <w:p w14:paraId="4C2B8192" w14:textId="77777777" w:rsidR="002B33E1" w:rsidRDefault="002B33E1" w:rsidP="002B33E1">
      <w:pPr>
        <w:jc w:val="center"/>
        <w:rPr>
          <w:b/>
          <w:sz w:val="28"/>
          <w:szCs w:val="28"/>
        </w:rPr>
      </w:pPr>
      <w:r w:rsidRPr="00472B3C">
        <w:rPr>
          <w:b/>
          <w:sz w:val="28"/>
          <w:szCs w:val="28"/>
        </w:rPr>
        <w:t xml:space="preserve">Consultation </w:t>
      </w:r>
    </w:p>
    <w:p w14:paraId="3C16A48B" w14:textId="77777777" w:rsidR="007E46FD" w:rsidRPr="006A0127" w:rsidRDefault="007E46FD" w:rsidP="007E46FD">
      <w:pPr>
        <w:spacing w:after="0" w:line="240" w:lineRule="auto"/>
        <w:jc w:val="center"/>
        <w:rPr>
          <w:rFonts w:asciiTheme="minorHAnsi" w:hAnsiTheme="minorHAnsi" w:cstheme="minorHAnsi"/>
          <w:b/>
          <w:color w:val="000000"/>
          <w:sz w:val="24"/>
          <w:szCs w:val="24"/>
        </w:rPr>
      </w:pPr>
      <w:r w:rsidRPr="006A0127">
        <w:rPr>
          <w:rFonts w:asciiTheme="minorHAnsi" w:hAnsiTheme="minorHAnsi" w:cstheme="minorHAnsi"/>
          <w:b/>
          <w:color w:val="000000"/>
          <w:sz w:val="24"/>
          <w:szCs w:val="24"/>
        </w:rPr>
        <w:t xml:space="preserve">2 Timothy 3:14-17 </w:t>
      </w:r>
    </w:p>
    <w:p w14:paraId="4BB32E8E" w14:textId="77777777" w:rsidR="007E46FD" w:rsidRDefault="007E46FD" w:rsidP="007E46FD">
      <w:pPr>
        <w:spacing w:after="0" w:line="240" w:lineRule="auto"/>
        <w:jc w:val="center"/>
        <w:rPr>
          <w:rFonts w:asciiTheme="minorHAnsi" w:hAnsiTheme="minorHAnsi" w:cstheme="minorHAnsi"/>
          <w:i/>
          <w:color w:val="000000"/>
          <w:sz w:val="24"/>
          <w:szCs w:val="24"/>
        </w:rPr>
      </w:pPr>
      <w:r w:rsidRPr="006A0127">
        <w:rPr>
          <w:rFonts w:asciiTheme="minorHAnsi" w:hAnsiTheme="minorHAnsi" w:cstheme="minorHAnsi"/>
          <w:b/>
          <w:i/>
          <w:color w:val="000000"/>
          <w:sz w:val="24"/>
          <w:szCs w:val="24"/>
        </w:rPr>
        <w:t>You, however, must continue</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in the things you have learned and are confident about. You know</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who taught you and how from infancy you have known the holy writings, which are able to give you wisdom for salvation through faith in Christ Jesus. Every scripture is inspired by God</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and useful for teaching, for reproof,</w:t>
      </w:r>
      <w:r w:rsidRPr="006A0127">
        <w:rPr>
          <w:rFonts w:asciiTheme="minorHAnsi" w:hAnsiTheme="minorHAnsi" w:cstheme="minorHAnsi"/>
          <w:b/>
          <w:i/>
          <w:color w:val="000000"/>
          <w:sz w:val="24"/>
          <w:szCs w:val="24"/>
          <w:vertAlign w:val="superscript"/>
        </w:rPr>
        <w:t> </w:t>
      </w:r>
      <w:r w:rsidRPr="006A0127">
        <w:rPr>
          <w:rFonts w:asciiTheme="minorHAnsi" w:hAnsiTheme="minorHAnsi" w:cstheme="minorHAnsi"/>
          <w:b/>
          <w:i/>
          <w:color w:val="000000"/>
          <w:sz w:val="24"/>
          <w:szCs w:val="24"/>
        </w:rPr>
        <w:t>for correction, and for training in righteousness, that the person dedicated to God may be capable and equipped for every good work</w:t>
      </w:r>
      <w:r w:rsidRPr="006A0127">
        <w:rPr>
          <w:rFonts w:asciiTheme="minorHAnsi" w:hAnsiTheme="minorHAnsi" w:cstheme="minorHAnsi"/>
          <w:i/>
          <w:color w:val="000000"/>
          <w:sz w:val="24"/>
          <w:szCs w:val="24"/>
        </w:rPr>
        <w:t>.</w:t>
      </w:r>
    </w:p>
    <w:p w14:paraId="340DD10F" w14:textId="77777777" w:rsidR="00B768D0" w:rsidRDefault="00B768D0" w:rsidP="007E46FD">
      <w:pPr>
        <w:spacing w:after="0" w:line="240" w:lineRule="auto"/>
        <w:jc w:val="center"/>
        <w:rPr>
          <w:rFonts w:asciiTheme="minorHAnsi" w:hAnsiTheme="minorHAnsi" w:cstheme="minorHAnsi"/>
          <w:i/>
          <w:color w:val="000000"/>
          <w:sz w:val="24"/>
          <w:szCs w:val="24"/>
        </w:rPr>
      </w:pPr>
    </w:p>
    <w:p w14:paraId="1119ED44" w14:textId="77777777" w:rsidR="00620F96" w:rsidRDefault="003D6C49" w:rsidP="009230CF">
      <w:pPr>
        <w:spacing w:after="0"/>
        <w:ind w:firstLine="720"/>
        <w:jc w:val="both"/>
        <w:rPr>
          <w:sz w:val="24"/>
          <w:szCs w:val="24"/>
        </w:rPr>
      </w:pPr>
      <w:r>
        <w:rPr>
          <w:sz w:val="24"/>
          <w:szCs w:val="24"/>
        </w:rPr>
        <w:t>I</w:t>
      </w:r>
      <w:r w:rsidR="0012494D">
        <w:rPr>
          <w:sz w:val="24"/>
          <w:szCs w:val="24"/>
        </w:rPr>
        <w:t xml:space="preserve">n a culture of </w:t>
      </w:r>
      <w:r w:rsidR="002B33E1" w:rsidRPr="006A5DD9">
        <w:rPr>
          <w:sz w:val="24"/>
          <w:szCs w:val="24"/>
        </w:rPr>
        <w:t xml:space="preserve">Facebook prophets </w:t>
      </w:r>
      <w:r w:rsidR="0012494D">
        <w:rPr>
          <w:sz w:val="24"/>
          <w:szCs w:val="24"/>
        </w:rPr>
        <w:t>and talking heads</w:t>
      </w:r>
      <w:r w:rsidR="002B33E1" w:rsidRPr="006A5DD9">
        <w:rPr>
          <w:sz w:val="24"/>
          <w:szCs w:val="24"/>
        </w:rPr>
        <w:t xml:space="preserve"> </w:t>
      </w:r>
      <w:r w:rsidR="0012494D">
        <w:rPr>
          <w:sz w:val="24"/>
          <w:szCs w:val="24"/>
        </w:rPr>
        <w:t>on all forms of mass media</w:t>
      </w:r>
      <w:r>
        <w:rPr>
          <w:sz w:val="24"/>
          <w:szCs w:val="24"/>
        </w:rPr>
        <w:t xml:space="preserve">, wise counsel and wisdom are a rare commodity. </w:t>
      </w:r>
      <w:r w:rsidR="00B65C21">
        <w:rPr>
          <w:sz w:val="24"/>
          <w:szCs w:val="24"/>
        </w:rPr>
        <w:t>F</w:t>
      </w:r>
      <w:r w:rsidR="00D0232F">
        <w:rPr>
          <w:sz w:val="24"/>
          <w:szCs w:val="24"/>
        </w:rPr>
        <w:t xml:space="preserve">urthermore, </w:t>
      </w:r>
      <w:r>
        <w:rPr>
          <w:sz w:val="24"/>
          <w:szCs w:val="24"/>
        </w:rPr>
        <w:t>while convenient</w:t>
      </w:r>
      <w:r w:rsidR="00B65C21">
        <w:rPr>
          <w:sz w:val="24"/>
          <w:szCs w:val="24"/>
        </w:rPr>
        <w:t>,</w:t>
      </w:r>
      <w:r>
        <w:rPr>
          <w:sz w:val="24"/>
          <w:szCs w:val="24"/>
        </w:rPr>
        <w:t xml:space="preserve"> social media</w:t>
      </w:r>
      <w:r w:rsidR="009230CF">
        <w:rPr>
          <w:sz w:val="24"/>
          <w:szCs w:val="24"/>
        </w:rPr>
        <w:t xml:space="preserve"> and texting are</w:t>
      </w:r>
      <w:r w:rsidR="00D0232F">
        <w:rPr>
          <w:sz w:val="24"/>
          <w:szCs w:val="24"/>
        </w:rPr>
        <w:t xml:space="preserve"> poor substitutes for</w:t>
      </w:r>
      <w:r w:rsidR="008569DD" w:rsidRPr="006A5DD9">
        <w:rPr>
          <w:sz w:val="24"/>
          <w:szCs w:val="24"/>
        </w:rPr>
        <w:t xml:space="preserve"> true communication</w:t>
      </w:r>
      <w:r w:rsidR="009230CF">
        <w:rPr>
          <w:sz w:val="24"/>
          <w:szCs w:val="24"/>
        </w:rPr>
        <w:t>.</w:t>
      </w:r>
      <w:r w:rsidR="008569DD">
        <w:rPr>
          <w:sz w:val="24"/>
          <w:szCs w:val="24"/>
        </w:rPr>
        <w:t xml:space="preserve"> </w:t>
      </w:r>
      <w:r w:rsidR="009230CF">
        <w:rPr>
          <w:sz w:val="24"/>
          <w:szCs w:val="24"/>
        </w:rPr>
        <w:t xml:space="preserve">For many </w:t>
      </w:r>
      <w:r w:rsidR="009230CF" w:rsidRPr="006A5DD9">
        <w:rPr>
          <w:sz w:val="24"/>
          <w:szCs w:val="24"/>
        </w:rPr>
        <w:t xml:space="preserve">people, </w:t>
      </w:r>
      <w:r w:rsidR="009230CF">
        <w:rPr>
          <w:sz w:val="24"/>
          <w:szCs w:val="24"/>
        </w:rPr>
        <w:t xml:space="preserve">(even God’s people) </w:t>
      </w:r>
      <w:r w:rsidR="009230CF" w:rsidRPr="006A5DD9">
        <w:rPr>
          <w:sz w:val="24"/>
          <w:szCs w:val="24"/>
        </w:rPr>
        <w:t>th</w:t>
      </w:r>
      <w:r w:rsidR="009230CF">
        <w:rPr>
          <w:sz w:val="24"/>
          <w:szCs w:val="24"/>
        </w:rPr>
        <w:t xml:space="preserve">ese mediums have become </w:t>
      </w:r>
      <w:r w:rsidR="009230CF" w:rsidRPr="006A5DD9">
        <w:rPr>
          <w:sz w:val="24"/>
          <w:szCs w:val="24"/>
        </w:rPr>
        <w:t xml:space="preserve">their psychologist, their soapbox, </w:t>
      </w:r>
      <w:r w:rsidR="009230CF">
        <w:rPr>
          <w:sz w:val="24"/>
          <w:szCs w:val="24"/>
        </w:rPr>
        <w:t xml:space="preserve">and </w:t>
      </w:r>
      <w:r w:rsidR="009230CF" w:rsidRPr="006A5DD9">
        <w:rPr>
          <w:sz w:val="24"/>
          <w:szCs w:val="24"/>
        </w:rPr>
        <w:t xml:space="preserve">their </w:t>
      </w:r>
      <w:r w:rsidR="009230CF">
        <w:rPr>
          <w:sz w:val="24"/>
          <w:szCs w:val="24"/>
        </w:rPr>
        <w:t>sole source of information. Essentially, conforming their carnal minds to the pattern of this world, to the detriment of their  souls</w:t>
      </w:r>
      <w:r w:rsidR="009230CF" w:rsidRPr="006A5DD9">
        <w:rPr>
          <w:sz w:val="24"/>
          <w:szCs w:val="24"/>
        </w:rPr>
        <w:t xml:space="preserve">. </w:t>
      </w:r>
      <w:r w:rsidR="009230CF">
        <w:rPr>
          <w:sz w:val="24"/>
          <w:szCs w:val="24"/>
        </w:rPr>
        <w:t xml:space="preserve">How it must break God’s heart to see His blood-bought saints, be kidnapped this way by the devil. </w:t>
      </w:r>
      <w:r w:rsidR="008569DD" w:rsidRPr="006A5DD9">
        <w:rPr>
          <w:sz w:val="24"/>
          <w:szCs w:val="24"/>
        </w:rPr>
        <w:t>Besides th</w:t>
      </w:r>
      <w:r w:rsidR="008569DD">
        <w:rPr>
          <w:sz w:val="24"/>
          <w:szCs w:val="24"/>
        </w:rPr>
        <w:t>at</w:t>
      </w:r>
      <w:r w:rsidR="008569DD" w:rsidRPr="006A5DD9">
        <w:rPr>
          <w:sz w:val="24"/>
          <w:szCs w:val="24"/>
        </w:rPr>
        <w:t>, it</w:t>
      </w:r>
      <w:r w:rsidR="008569DD">
        <w:rPr>
          <w:sz w:val="24"/>
          <w:szCs w:val="24"/>
        </w:rPr>
        <w:t>’s</w:t>
      </w:r>
      <w:r w:rsidR="008569DD" w:rsidRPr="006A5DD9">
        <w:rPr>
          <w:sz w:val="24"/>
          <w:szCs w:val="24"/>
        </w:rPr>
        <w:t xml:space="preserve"> consume</w:t>
      </w:r>
      <w:r w:rsidR="009230CF">
        <w:rPr>
          <w:sz w:val="24"/>
          <w:szCs w:val="24"/>
        </w:rPr>
        <w:t>s our time</w:t>
      </w:r>
      <w:r w:rsidR="008569DD" w:rsidRPr="006A5DD9">
        <w:rPr>
          <w:sz w:val="24"/>
          <w:szCs w:val="24"/>
        </w:rPr>
        <w:t>, and how many of us really have time to waste?</w:t>
      </w:r>
    </w:p>
    <w:p w14:paraId="2AB001C0" w14:textId="77777777" w:rsidR="001259C3" w:rsidRDefault="001259C3" w:rsidP="00620F96">
      <w:pPr>
        <w:spacing w:after="0"/>
        <w:ind w:firstLine="720"/>
        <w:jc w:val="both"/>
        <w:rPr>
          <w:sz w:val="24"/>
          <w:szCs w:val="24"/>
        </w:rPr>
      </w:pPr>
    </w:p>
    <w:p w14:paraId="3D3FF77F" w14:textId="77777777" w:rsidR="001259C3" w:rsidRDefault="001259C3" w:rsidP="001259C3">
      <w:pPr>
        <w:spacing w:after="0"/>
        <w:jc w:val="center"/>
        <w:rPr>
          <w:rFonts w:asciiTheme="minorHAnsi" w:hAnsiTheme="minorHAnsi" w:cstheme="minorHAnsi"/>
          <w:b/>
          <w:sz w:val="24"/>
          <w:szCs w:val="24"/>
        </w:rPr>
      </w:pPr>
      <w:r w:rsidRPr="00840ABC">
        <w:rPr>
          <w:rFonts w:asciiTheme="minorHAnsi" w:hAnsiTheme="minorHAnsi" w:cstheme="minorHAnsi"/>
          <w:b/>
          <w:sz w:val="24"/>
          <w:szCs w:val="24"/>
        </w:rPr>
        <w:t>Psalm 19:7-11 (NASB)</w:t>
      </w:r>
      <w:r>
        <w:rPr>
          <w:rFonts w:asciiTheme="minorHAnsi" w:hAnsiTheme="minorHAnsi" w:cstheme="minorHAnsi"/>
          <w:b/>
          <w:sz w:val="24"/>
          <w:szCs w:val="24"/>
        </w:rPr>
        <w:t xml:space="preserve"> </w:t>
      </w:r>
    </w:p>
    <w:p w14:paraId="5A068752" w14:textId="77777777" w:rsidR="001259C3" w:rsidRDefault="001259C3" w:rsidP="001259C3">
      <w:pPr>
        <w:jc w:val="center"/>
        <w:rPr>
          <w:rFonts w:asciiTheme="minorHAnsi" w:hAnsiTheme="minorHAnsi" w:cstheme="minorHAnsi"/>
          <w:b/>
          <w:i/>
          <w:color w:val="000000"/>
          <w:sz w:val="24"/>
          <w:szCs w:val="24"/>
        </w:rPr>
      </w:pPr>
      <w:r w:rsidRPr="002B33E1">
        <w:rPr>
          <w:rFonts w:asciiTheme="minorHAnsi" w:hAnsiTheme="minorHAnsi" w:cstheme="minorHAnsi"/>
          <w:b/>
          <w:i/>
          <w:color w:val="000000"/>
          <w:sz w:val="24"/>
          <w:szCs w:val="24"/>
        </w:rPr>
        <w:t>The law of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is perfect and preserves one’s life. The rules set down by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are reliable</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and impart wisdom to the inexperienced.</w:t>
      </w:r>
      <w:r w:rsidRPr="002B33E1">
        <w:rPr>
          <w:rStyle w:val="apple-converted-space"/>
          <w:rFonts w:asciiTheme="minorHAnsi" w:hAnsiTheme="minorHAnsi" w:cstheme="minorHAnsi"/>
          <w:b/>
          <w:i/>
          <w:color w:val="000000"/>
          <w:sz w:val="24"/>
          <w:szCs w:val="24"/>
          <w:vertAlign w:val="superscript"/>
        </w:rPr>
        <w:t> </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Fonts w:asciiTheme="minorHAnsi" w:hAnsiTheme="minorHAnsi" w:cstheme="minorHAnsi"/>
          <w:b/>
          <w:i/>
          <w:color w:val="000000"/>
          <w:sz w:val="24"/>
          <w:szCs w:val="24"/>
        </w:rPr>
        <w:t>’s precepts are fair</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and make one joyful.</w:t>
      </w:r>
      <w:r w:rsidRPr="002B33E1">
        <w:rPr>
          <w:rFonts w:asciiTheme="minorHAnsi" w:hAnsiTheme="minorHAnsi" w:cstheme="minorHAnsi"/>
          <w:b/>
          <w:i/>
          <w:color w:val="000000"/>
          <w:sz w:val="24"/>
          <w:szCs w:val="24"/>
          <w:vertAlign w:val="superscript"/>
        </w:rPr>
        <w:t xml:space="preserve">  </w:t>
      </w:r>
      <w:r w:rsidRPr="002B33E1">
        <w:rPr>
          <w:rFonts w:asciiTheme="minorHAnsi" w:hAnsiTheme="minorHAnsi" w:cstheme="minorHAnsi"/>
          <w:b/>
          <w:i/>
          <w:color w:val="000000"/>
          <w:sz w:val="24"/>
          <w:szCs w:val="24"/>
        </w:rPr>
        <w:t>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Fonts w:asciiTheme="minorHAnsi" w:hAnsiTheme="minorHAnsi" w:cstheme="minorHAnsi"/>
          <w:b/>
          <w:i/>
          <w:color w:val="000000"/>
          <w:sz w:val="24"/>
          <w:szCs w:val="24"/>
        </w:rPr>
        <w:t>’s commands</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are pure and give insight for life.</w:t>
      </w:r>
      <w:r w:rsidRPr="002B33E1">
        <w:rPr>
          <w:rStyle w:val="apple-converted-space"/>
          <w:rFonts w:asciiTheme="minorHAnsi" w:hAnsiTheme="minorHAnsi" w:cstheme="minorHAnsi"/>
          <w:b/>
          <w:i/>
          <w:color w:val="000000"/>
          <w:sz w:val="24"/>
          <w:szCs w:val="24"/>
          <w:vertAlign w:val="superscript"/>
        </w:rPr>
        <w:t> </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The commands to fear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are right</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and endure forever.</w:t>
      </w:r>
      <w:r w:rsidRPr="002B33E1">
        <w:rPr>
          <w:rStyle w:val="apple-converted-space"/>
          <w:rFonts w:asciiTheme="minorHAnsi" w:hAnsiTheme="minorHAnsi" w:cstheme="minorHAnsi"/>
          <w:b/>
          <w:i/>
          <w:color w:val="000000"/>
          <w:sz w:val="24"/>
          <w:szCs w:val="24"/>
          <w:vertAlign w:val="superscript"/>
        </w:rPr>
        <w:t xml:space="preserve">  </w:t>
      </w:r>
      <w:r w:rsidRPr="002B33E1">
        <w:rPr>
          <w:rFonts w:asciiTheme="minorHAnsi" w:hAnsiTheme="minorHAnsi" w:cstheme="minorHAnsi"/>
          <w:b/>
          <w:i/>
          <w:color w:val="000000"/>
          <w:sz w:val="24"/>
          <w:szCs w:val="24"/>
        </w:rPr>
        <w:t>The judgments given by the</w:t>
      </w:r>
      <w:r w:rsidRPr="002B33E1">
        <w:rPr>
          <w:rStyle w:val="apple-converted-space"/>
          <w:rFonts w:asciiTheme="minorHAnsi" w:hAnsiTheme="minorHAnsi" w:cstheme="minorHAnsi"/>
          <w:b/>
          <w:i/>
          <w:color w:val="000000"/>
          <w:sz w:val="24"/>
          <w:szCs w:val="24"/>
        </w:rPr>
        <w:t> </w:t>
      </w:r>
      <w:r w:rsidRPr="002B33E1">
        <w:rPr>
          <w:rStyle w:val="sc"/>
          <w:rFonts w:asciiTheme="minorHAnsi" w:hAnsiTheme="minorHAnsi" w:cstheme="minorHAnsi"/>
          <w:b/>
          <w:i/>
          <w:smallCaps/>
          <w:color w:val="000000"/>
          <w:sz w:val="24"/>
          <w:szCs w:val="24"/>
        </w:rPr>
        <w:t>Lord</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are trustworthy and absolutely just They are of greater value</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than gold, than even a great amount of pure gold; they bring greater delight</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than honey, than even the sweetest honey from a honeycomb.</w:t>
      </w:r>
      <w:r w:rsidRPr="002B33E1">
        <w:rPr>
          <w:rStyle w:val="apple-converted-space"/>
          <w:rFonts w:asciiTheme="minorHAnsi" w:hAnsiTheme="minorHAnsi" w:cstheme="minorHAnsi"/>
          <w:b/>
          <w:i/>
          <w:color w:val="000000"/>
          <w:sz w:val="24"/>
          <w:szCs w:val="24"/>
        </w:rPr>
        <w:t> </w:t>
      </w:r>
      <w:r w:rsidRPr="002B33E1">
        <w:rPr>
          <w:rFonts w:asciiTheme="minorHAnsi" w:hAnsiTheme="minorHAnsi" w:cstheme="minorHAnsi"/>
          <w:b/>
          <w:i/>
          <w:color w:val="000000"/>
          <w:sz w:val="24"/>
          <w:szCs w:val="24"/>
        </w:rPr>
        <w:t>Yes, your servant finds moral guidance there;</w:t>
      </w:r>
      <w:r w:rsidRPr="002B33E1">
        <w:rPr>
          <w:rStyle w:val="apple-converted-space"/>
          <w:rFonts w:asciiTheme="minorHAnsi" w:hAnsiTheme="minorHAnsi" w:cstheme="minorHAnsi"/>
          <w:b/>
          <w:i/>
          <w:color w:val="000000"/>
          <w:sz w:val="24"/>
          <w:szCs w:val="24"/>
          <w:vertAlign w:val="superscript"/>
        </w:rPr>
        <w:t> </w:t>
      </w:r>
      <w:r w:rsidRPr="002B33E1">
        <w:rPr>
          <w:rFonts w:asciiTheme="minorHAnsi" w:hAnsiTheme="minorHAnsi" w:cstheme="minorHAnsi"/>
          <w:b/>
          <w:i/>
          <w:color w:val="000000"/>
          <w:sz w:val="24"/>
          <w:szCs w:val="24"/>
        </w:rPr>
        <w:t xml:space="preserve">those who obey them receive a rich reward.  </w:t>
      </w:r>
    </w:p>
    <w:p w14:paraId="478239DE" w14:textId="77777777" w:rsidR="00D0232F" w:rsidRDefault="00D0232F" w:rsidP="001259C3">
      <w:pPr>
        <w:spacing w:after="0"/>
        <w:ind w:firstLine="720"/>
        <w:jc w:val="both"/>
        <w:rPr>
          <w:sz w:val="24"/>
          <w:szCs w:val="24"/>
        </w:rPr>
      </w:pPr>
    </w:p>
    <w:p w14:paraId="69F2D4C2" w14:textId="77777777" w:rsidR="004641CF" w:rsidRDefault="00620F96" w:rsidP="004641CF">
      <w:pPr>
        <w:ind w:firstLine="720"/>
        <w:jc w:val="both"/>
        <w:rPr>
          <w:sz w:val="24"/>
          <w:szCs w:val="24"/>
        </w:rPr>
      </w:pPr>
      <w:r>
        <w:rPr>
          <w:sz w:val="24"/>
          <w:szCs w:val="24"/>
        </w:rPr>
        <w:t xml:space="preserve">All the while, </w:t>
      </w:r>
      <w:r w:rsidR="009230CF">
        <w:rPr>
          <w:sz w:val="24"/>
          <w:szCs w:val="24"/>
        </w:rPr>
        <w:t>our dusty Bibles sits unopened, although it contains true</w:t>
      </w:r>
      <w:r>
        <w:rPr>
          <w:sz w:val="24"/>
          <w:szCs w:val="24"/>
        </w:rPr>
        <w:t xml:space="preserve"> </w:t>
      </w:r>
      <w:r w:rsidRPr="006A5DD9">
        <w:rPr>
          <w:sz w:val="24"/>
          <w:szCs w:val="24"/>
        </w:rPr>
        <w:t xml:space="preserve">wisdom </w:t>
      </w:r>
      <w:r w:rsidR="009230CF">
        <w:rPr>
          <w:sz w:val="24"/>
          <w:szCs w:val="24"/>
        </w:rPr>
        <w:t xml:space="preserve">and faithful instruction </w:t>
      </w:r>
      <w:r w:rsidR="00EE1E7E">
        <w:rPr>
          <w:sz w:val="24"/>
          <w:szCs w:val="24"/>
        </w:rPr>
        <w:t>for every situation we encounter</w:t>
      </w:r>
      <w:r w:rsidR="00AE6302">
        <w:rPr>
          <w:sz w:val="24"/>
          <w:szCs w:val="24"/>
        </w:rPr>
        <w:t xml:space="preserve"> </w:t>
      </w:r>
      <w:r>
        <w:rPr>
          <w:sz w:val="24"/>
          <w:szCs w:val="24"/>
        </w:rPr>
        <w:t xml:space="preserve">(Proverbs 3:4-7). </w:t>
      </w:r>
      <w:r w:rsidR="004641CF">
        <w:rPr>
          <w:bCs/>
          <w:sz w:val="24"/>
          <w:szCs w:val="24"/>
        </w:rPr>
        <w:t>For example, very early this morning, the Lord woke me and lead me to three passages that He had impressed upon my heart. Each one communicated different things. I’ll not elaborate now, except to say this: God’s Word ushered in light, hope, faith and encouragement. All of which lifted my heavy-laden soul in ways I’m unable to articulate. O</w:t>
      </w:r>
      <w:r w:rsidR="004641CF">
        <w:rPr>
          <w:sz w:val="24"/>
          <w:szCs w:val="24"/>
        </w:rPr>
        <w:t xml:space="preserve">h, how I love God’s Word! </w:t>
      </w:r>
    </w:p>
    <w:p w14:paraId="23D911E3" w14:textId="77777777" w:rsidR="001259C3" w:rsidRDefault="00EE1E7E" w:rsidP="001259C3">
      <w:pPr>
        <w:spacing w:after="0"/>
        <w:ind w:firstLine="720"/>
        <w:jc w:val="both"/>
        <w:rPr>
          <w:sz w:val="24"/>
          <w:szCs w:val="24"/>
        </w:rPr>
      </w:pPr>
      <w:r>
        <w:rPr>
          <w:sz w:val="24"/>
          <w:szCs w:val="24"/>
        </w:rPr>
        <w:t xml:space="preserve">From the board room to the bed room, there’s not a single area of life </w:t>
      </w:r>
      <w:r w:rsidR="00B768D0">
        <w:rPr>
          <w:sz w:val="24"/>
          <w:szCs w:val="24"/>
        </w:rPr>
        <w:t>where the Bible is not relevant</w:t>
      </w:r>
      <w:r>
        <w:rPr>
          <w:sz w:val="24"/>
          <w:szCs w:val="24"/>
        </w:rPr>
        <w:t xml:space="preserve">. </w:t>
      </w:r>
      <w:r w:rsidR="009230CF">
        <w:rPr>
          <w:sz w:val="24"/>
          <w:szCs w:val="24"/>
        </w:rPr>
        <w:t>It is</w:t>
      </w:r>
      <w:r>
        <w:rPr>
          <w:sz w:val="24"/>
          <w:szCs w:val="24"/>
        </w:rPr>
        <w:t xml:space="preserve"> packed full of </w:t>
      </w:r>
      <w:r w:rsidR="00B65C21">
        <w:rPr>
          <w:sz w:val="24"/>
          <w:szCs w:val="24"/>
        </w:rPr>
        <w:t>practical</w:t>
      </w:r>
      <w:r>
        <w:rPr>
          <w:sz w:val="24"/>
          <w:szCs w:val="24"/>
        </w:rPr>
        <w:t xml:space="preserve"> wisdom. Not just the book of Proverbs, either. </w:t>
      </w:r>
      <w:r w:rsidRPr="006A5DD9">
        <w:rPr>
          <w:sz w:val="24"/>
          <w:szCs w:val="24"/>
        </w:rPr>
        <w:t xml:space="preserve">God </w:t>
      </w:r>
      <w:r>
        <w:rPr>
          <w:sz w:val="24"/>
          <w:szCs w:val="24"/>
        </w:rPr>
        <w:t>delights to</w:t>
      </w:r>
      <w:r w:rsidRPr="006A5DD9">
        <w:rPr>
          <w:sz w:val="24"/>
          <w:szCs w:val="24"/>
        </w:rPr>
        <w:t xml:space="preserve"> give wisdom and</w:t>
      </w:r>
      <w:r>
        <w:rPr>
          <w:sz w:val="24"/>
          <w:szCs w:val="24"/>
        </w:rPr>
        <w:t xml:space="preserve"> counsel to those who seek Him. </w:t>
      </w:r>
      <w:r w:rsidR="00B65C21">
        <w:rPr>
          <w:sz w:val="24"/>
          <w:szCs w:val="24"/>
        </w:rPr>
        <w:t xml:space="preserve">It is </w:t>
      </w:r>
      <w:r w:rsidRPr="006A5DD9">
        <w:rPr>
          <w:sz w:val="24"/>
          <w:szCs w:val="24"/>
        </w:rPr>
        <w:t>hidden in Christ Jesus…</w:t>
      </w:r>
      <w:r w:rsidR="00B65C21">
        <w:rPr>
          <w:sz w:val="24"/>
          <w:szCs w:val="24"/>
        </w:rPr>
        <w:t xml:space="preserve"> His</w:t>
      </w:r>
      <w:r w:rsidRPr="006A5DD9">
        <w:rPr>
          <w:sz w:val="24"/>
          <w:szCs w:val="24"/>
        </w:rPr>
        <w:t xml:space="preserve"> name is Wonderful Counselor</w:t>
      </w:r>
      <w:r>
        <w:rPr>
          <w:sz w:val="24"/>
          <w:szCs w:val="24"/>
        </w:rPr>
        <w:t xml:space="preserve"> (Isaiah 9:2-6)</w:t>
      </w:r>
      <w:r w:rsidRPr="006A5DD9">
        <w:rPr>
          <w:sz w:val="24"/>
          <w:szCs w:val="24"/>
        </w:rPr>
        <w:t xml:space="preserve">. </w:t>
      </w:r>
      <w:r w:rsidR="00B65C21">
        <w:rPr>
          <w:sz w:val="24"/>
          <w:szCs w:val="24"/>
        </w:rPr>
        <w:t xml:space="preserve">In times of trials and troubles, in the Bible, we find </w:t>
      </w:r>
      <w:r w:rsidR="00C25A6C">
        <w:rPr>
          <w:sz w:val="24"/>
          <w:szCs w:val="24"/>
        </w:rPr>
        <w:t>encou</w:t>
      </w:r>
      <w:r w:rsidR="00C25A6C" w:rsidRPr="00882453">
        <w:rPr>
          <w:sz w:val="24"/>
          <w:szCs w:val="24"/>
        </w:rPr>
        <w:t>ragement and hope</w:t>
      </w:r>
      <w:r w:rsidR="00C25A6C">
        <w:rPr>
          <w:sz w:val="24"/>
          <w:szCs w:val="24"/>
        </w:rPr>
        <w:t xml:space="preserve"> to cling to when everything looks hopeless</w:t>
      </w:r>
      <w:r w:rsidR="00C25A6C" w:rsidRPr="00882453">
        <w:rPr>
          <w:sz w:val="24"/>
          <w:szCs w:val="24"/>
        </w:rPr>
        <w:t xml:space="preserve"> </w:t>
      </w:r>
      <w:r w:rsidR="00C25A6C">
        <w:rPr>
          <w:sz w:val="24"/>
          <w:szCs w:val="24"/>
        </w:rPr>
        <w:t>(</w:t>
      </w:r>
      <w:r w:rsidR="00C25A6C" w:rsidRPr="00882453">
        <w:rPr>
          <w:sz w:val="24"/>
          <w:szCs w:val="24"/>
        </w:rPr>
        <w:t>Romans 15:4</w:t>
      </w:r>
      <w:r w:rsidR="00C25A6C">
        <w:rPr>
          <w:sz w:val="24"/>
          <w:szCs w:val="24"/>
        </w:rPr>
        <w:t xml:space="preserve">). </w:t>
      </w:r>
      <w:r w:rsidR="00B65C21">
        <w:rPr>
          <w:sz w:val="24"/>
          <w:szCs w:val="24"/>
        </w:rPr>
        <w:t xml:space="preserve">Not only does the </w:t>
      </w:r>
      <w:r w:rsidR="001259C3">
        <w:rPr>
          <w:sz w:val="24"/>
          <w:szCs w:val="24"/>
        </w:rPr>
        <w:t>Bible</w:t>
      </w:r>
      <w:r w:rsidR="00620F96" w:rsidRPr="006A5DD9">
        <w:rPr>
          <w:sz w:val="24"/>
          <w:szCs w:val="24"/>
        </w:rPr>
        <w:t xml:space="preserve"> </w:t>
      </w:r>
      <w:r w:rsidR="00620F96">
        <w:rPr>
          <w:sz w:val="24"/>
          <w:szCs w:val="24"/>
        </w:rPr>
        <w:t>inform our worl</w:t>
      </w:r>
      <w:r w:rsidR="001259C3">
        <w:rPr>
          <w:sz w:val="24"/>
          <w:szCs w:val="24"/>
        </w:rPr>
        <w:t>dview, it transforms it</w:t>
      </w:r>
      <w:r w:rsidR="00AE6302">
        <w:rPr>
          <w:sz w:val="24"/>
          <w:szCs w:val="24"/>
        </w:rPr>
        <w:t>.</w:t>
      </w:r>
      <w:r w:rsidR="001259C3">
        <w:rPr>
          <w:sz w:val="24"/>
          <w:szCs w:val="24"/>
        </w:rPr>
        <w:t xml:space="preserve"> </w:t>
      </w:r>
    </w:p>
    <w:p w14:paraId="598FEB29" w14:textId="77777777" w:rsidR="00B65C21" w:rsidRDefault="00B65C21" w:rsidP="001259C3">
      <w:pPr>
        <w:spacing w:after="0"/>
        <w:ind w:firstLine="720"/>
        <w:jc w:val="both"/>
        <w:rPr>
          <w:sz w:val="24"/>
          <w:szCs w:val="24"/>
        </w:rPr>
      </w:pPr>
    </w:p>
    <w:p w14:paraId="013D587E" w14:textId="77777777" w:rsidR="00683609" w:rsidRDefault="00683609" w:rsidP="001259C3">
      <w:pPr>
        <w:spacing w:after="0"/>
        <w:ind w:firstLine="720"/>
        <w:jc w:val="both"/>
        <w:rPr>
          <w:sz w:val="24"/>
          <w:szCs w:val="24"/>
        </w:rPr>
      </w:pPr>
    </w:p>
    <w:p w14:paraId="29789006" w14:textId="77777777" w:rsidR="00F473CF" w:rsidRPr="00515422" w:rsidRDefault="00F473CF" w:rsidP="00515422">
      <w:pPr>
        <w:spacing w:after="0"/>
        <w:jc w:val="center"/>
        <w:rPr>
          <w:b/>
          <w:sz w:val="24"/>
          <w:szCs w:val="24"/>
        </w:rPr>
      </w:pPr>
      <w:r w:rsidRPr="00515422">
        <w:rPr>
          <w:b/>
          <w:sz w:val="24"/>
          <w:szCs w:val="24"/>
        </w:rPr>
        <w:t>Ephesians 4:</w:t>
      </w:r>
      <w:r w:rsidR="00515422" w:rsidRPr="00515422">
        <w:rPr>
          <w:b/>
          <w:sz w:val="24"/>
          <w:szCs w:val="24"/>
        </w:rPr>
        <w:t xml:space="preserve">17-23 </w:t>
      </w:r>
    </w:p>
    <w:p w14:paraId="1139FD24" w14:textId="77777777" w:rsidR="00F473CF" w:rsidRDefault="00F473CF" w:rsidP="00515422">
      <w:pPr>
        <w:spacing w:after="0"/>
        <w:ind w:firstLine="720"/>
        <w:jc w:val="center"/>
        <w:rPr>
          <w:rFonts w:asciiTheme="minorHAnsi" w:hAnsiTheme="minorHAnsi" w:cstheme="minorHAnsi"/>
          <w:b/>
          <w:i/>
          <w:sz w:val="24"/>
          <w:szCs w:val="24"/>
        </w:rPr>
      </w:pPr>
      <w:r w:rsidRPr="00515422">
        <w:rPr>
          <w:rStyle w:val="s"/>
          <w:rFonts w:asciiTheme="minorHAnsi" w:hAnsiTheme="minorHAnsi" w:cstheme="minorHAnsi"/>
          <w:b/>
          <w:i/>
          <w:color w:val="000000"/>
          <w:sz w:val="24"/>
          <w:szCs w:val="24"/>
          <w:shd w:val="clear" w:color="auto" w:fill="FFFFFF"/>
        </w:rPr>
        <w:t>So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 say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insist</w:t>
      </w:r>
      <w:r w:rsidRPr="00515422">
        <w:rPr>
          <w:rStyle w:val="netverse"/>
          <w:rFonts w:asciiTheme="minorHAnsi" w:hAnsiTheme="minorHAnsi" w:cstheme="minorHAnsi"/>
          <w:b/>
          <w:i/>
          <w:color w:val="000000"/>
          <w:sz w:val="24"/>
          <w:szCs w:val="24"/>
          <w:shd w:val="clear" w:color="auto" w:fill="FFFFFF"/>
          <w:vertAlign w:val="superscript"/>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Lord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no longer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live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Gentiles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futility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their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thinking</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They are darkened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their understanding</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being</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alienated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from the life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God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because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 ignorance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due to</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hardness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their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hearts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Because they are callous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they have given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themselves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over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indecency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for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practice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every kind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impurity</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with</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greediness</w:t>
      </w:r>
      <w:r w:rsidRPr="00515422">
        <w:rPr>
          <w:rStyle w:val="netverse"/>
          <w:rFonts w:asciiTheme="minorHAnsi" w:hAnsiTheme="minorHAnsi" w:cstheme="minorHAnsi"/>
          <w:b/>
          <w:i/>
          <w:color w:val="000000"/>
          <w:sz w:val="24"/>
          <w:szCs w:val="24"/>
          <w:shd w:val="clear" w:color="auto" w:fill="FFFFFF"/>
        </w:rPr>
        <w:t>.</w:t>
      </w:r>
      <w:r w:rsidRPr="00515422">
        <w:rPr>
          <w:rStyle w:val="netverse"/>
          <w:rFonts w:asciiTheme="minorHAnsi" w:hAnsiTheme="minorHAnsi" w:cstheme="minorHAnsi"/>
          <w:b/>
          <w:i/>
          <w:color w:val="000000"/>
          <w:sz w:val="24"/>
          <w:szCs w:val="24"/>
          <w:shd w:val="clear" w:color="auto" w:fill="FFFFFF"/>
          <w:vertAlign w:val="superscript"/>
        </w:rPr>
        <w:t> </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But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did not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learn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about Christ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like this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if</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indeed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 heard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about him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were taught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him</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just as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truth</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Jesus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You</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were taught with</w:t>
      </w:r>
      <w:r w:rsidR="00FF3B42">
        <w:rPr>
          <w:rStyle w:val="s"/>
          <w:rFonts w:asciiTheme="minorHAnsi" w:hAnsiTheme="minorHAnsi" w:cstheme="minorHAnsi"/>
          <w:b/>
          <w:i/>
          <w:color w:val="000000"/>
          <w:sz w:val="24"/>
          <w:szCs w:val="24"/>
          <w:shd w:val="clear" w:color="auto" w:fill="FFFFFF"/>
        </w:rPr>
        <w:t xml:space="preserve"> </w:t>
      </w:r>
      <w:r w:rsidRPr="00515422">
        <w:rPr>
          <w:rStyle w:val="s"/>
          <w:rFonts w:asciiTheme="minorHAnsi" w:hAnsiTheme="minorHAnsi" w:cstheme="minorHAnsi"/>
          <w:b/>
          <w:i/>
          <w:color w:val="000000"/>
          <w:sz w:val="24"/>
          <w:szCs w:val="24"/>
          <w:shd w:val="clear" w:color="auto" w:fill="FFFFFF"/>
        </w:rPr>
        <w:t>reference to your former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way of life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lay aside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old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man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who is being corrupted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accordance</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with deceitful</w:t>
      </w:r>
      <w:r w:rsidR="00FF3B42">
        <w:rPr>
          <w:rStyle w:val="s"/>
          <w:rFonts w:asciiTheme="minorHAnsi" w:hAnsiTheme="minorHAnsi" w:cstheme="minorHAnsi"/>
          <w:b/>
          <w:i/>
          <w:color w:val="000000"/>
          <w:sz w:val="24"/>
          <w:szCs w:val="24"/>
          <w:shd w:val="clear" w:color="auto" w:fill="FFFFFF"/>
        </w:rPr>
        <w:t xml:space="preserve"> </w:t>
      </w:r>
      <w:r w:rsidRPr="00515422">
        <w:rPr>
          <w:rStyle w:val="s"/>
          <w:rFonts w:asciiTheme="minorHAnsi" w:hAnsiTheme="minorHAnsi" w:cstheme="minorHAnsi"/>
          <w:b/>
          <w:i/>
          <w:color w:val="000000"/>
          <w:sz w:val="24"/>
          <w:szCs w:val="24"/>
          <w:shd w:val="clear" w:color="auto" w:fill="FFFFFF"/>
        </w:rPr>
        <w:t>desires</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be renewed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 the spirit</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of your</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mind</w:t>
      </w:r>
      <w:r w:rsidRPr="00515422">
        <w:rPr>
          <w:rStyle w:val="netverse"/>
          <w:rFonts w:asciiTheme="minorHAnsi" w:hAnsiTheme="minorHAnsi" w:cstheme="minorHAnsi"/>
          <w:b/>
          <w:i/>
          <w:color w:val="000000"/>
          <w:sz w:val="24"/>
          <w:szCs w:val="24"/>
          <w:shd w:val="clear" w:color="auto" w:fill="FFFFFF"/>
        </w:rPr>
        <w:t>,</w:t>
      </w:r>
      <w:r w:rsidRPr="00515422">
        <w:rPr>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to put on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the new</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man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who has been created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God’s image</w:t>
      </w:r>
      <w:r w:rsidRPr="00515422">
        <w:rPr>
          <w:rStyle w:val="netverse"/>
          <w:rFonts w:asciiTheme="minorHAnsi" w:hAnsiTheme="minorHAnsi" w:cstheme="minorHAnsi"/>
          <w:b/>
          <w:i/>
          <w:color w:val="000000"/>
          <w:sz w:val="24"/>
          <w:szCs w:val="24"/>
          <w:shd w:val="clear" w:color="auto" w:fill="FFFFFF"/>
          <w:vertAlign w:val="superscript"/>
        </w:rPr>
        <w:t>  </w:t>
      </w:r>
      <w:r w:rsidRPr="00515422">
        <w:rPr>
          <w:rStyle w:val="netverse"/>
          <w:rFonts w:asciiTheme="minorHAnsi" w:hAnsiTheme="minorHAnsi" w:cstheme="minorHAnsi"/>
          <w:b/>
          <w:i/>
          <w:color w:val="000000"/>
          <w:sz w:val="24"/>
          <w:szCs w:val="24"/>
          <w:shd w:val="clear" w:color="auto" w:fill="FFFFFF"/>
        </w:rPr>
        <w:t> – </w:t>
      </w:r>
      <w:r w:rsidRPr="00515422">
        <w:rPr>
          <w:rStyle w:val="s"/>
          <w:rFonts w:asciiTheme="minorHAnsi" w:hAnsiTheme="minorHAnsi" w:cstheme="minorHAnsi"/>
          <w:b/>
          <w:i/>
          <w:color w:val="000000"/>
          <w:sz w:val="24"/>
          <w:szCs w:val="24"/>
          <w:shd w:val="clear" w:color="auto" w:fill="FFFFFF"/>
        </w:rPr>
        <w:t>in</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righteousness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and</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holiness</w:t>
      </w:r>
      <w:r w:rsidRPr="00515422">
        <w:rPr>
          <w:rStyle w:val="netverse"/>
          <w:rFonts w:asciiTheme="minorHAnsi" w:hAnsiTheme="minorHAnsi" w:cstheme="minorHAnsi"/>
          <w:b/>
          <w:i/>
          <w:color w:val="000000"/>
          <w:sz w:val="24"/>
          <w:szCs w:val="24"/>
          <w:shd w:val="clear" w:color="auto" w:fill="FFFFFF"/>
        </w:rPr>
        <w:t> </w:t>
      </w:r>
      <w:r w:rsidRPr="00515422">
        <w:rPr>
          <w:rStyle w:val="s"/>
          <w:rFonts w:asciiTheme="minorHAnsi" w:hAnsiTheme="minorHAnsi" w:cstheme="minorHAnsi"/>
          <w:b/>
          <w:i/>
          <w:color w:val="000000"/>
          <w:sz w:val="24"/>
          <w:szCs w:val="24"/>
          <w:shd w:val="clear" w:color="auto" w:fill="FFFFFF"/>
        </w:rPr>
        <w:t>that comes from truth</w:t>
      </w:r>
      <w:r w:rsidRPr="00515422">
        <w:rPr>
          <w:rStyle w:val="netverse"/>
          <w:rFonts w:asciiTheme="minorHAnsi" w:hAnsiTheme="minorHAnsi" w:cstheme="minorHAnsi"/>
          <w:b/>
          <w:i/>
          <w:color w:val="000000"/>
          <w:sz w:val="24"/>
          <w:szCs w:val="24"/>
          <w:shd w:val="clear" w:color="auto" w:fill="FFFFFF"/>
        </w:rPr>
        <w:t>.</w:t>
      </w:r>
      <w:r w:rsidRPr="00515422">
        <w:rPr>
          <w:rStyle w:val="netverse"/>
          <w:rFonts w:asciiTheme="minorHAnsi" w:hAnsiTheme="minorHAnsi" w:cstheme="minorHAnsi"/>
          <w:b/>
          <w:i/>
          <w:color w:val="000000"/>
          <w:sz w:val="24"/>
          <w:szCs w:val="24"/>
          <w:shd w:val="clear" w:color="auto" w:fill="FFFFFF"/>
          <w:vertAlign w:val="superscript"/>
        </w:rPr>
        <w:t> </w:t>
      </w:r>
      <w:r w:rsidR="00FF3B42" w:rsidRPr="00515422">
        <w:rPr>
          <w:rFonts w:asciiTheme="minorHAnsi" w:hAnsiTheme="minorHAnsi" w:cstheme="minorHAnsi"/>
          <w:b/>
          <w:i/>
          <w:sz w:val="24"/>
          <w:szCs w:val="24"/>
        </w:rPr>
        <w:t xml:space="preserve"> </w:t>
      </w:r>
    </w:p>
    <w:p w14:paraId="78B10D94" w14:textId="77777777" w:rsidR="0067686E" w:rsidRPr="00515422" w:rsidRDefault="0067686E" w:rsidP="00515422">
      <w:pPr>
        <w:spacing w:after="0"/>
        <w:ind w:firstLine="720"/>
        <w:jc w:val="center"/>
        <w:rPr>
          <w:rFonts w:asciiTheme="minorHAnsi" w:hAnsiTheme="minorHAnsi" w:cstheme="minorHAnsi"/>
          <w:b/>
          <w:i/>
          <w:sz w:val="24"/>
          <w:szCs w:val="24"/>
        </w:rPr>
      </w:pPr>
    </w:p>
    <w:p w14:paraId="3B62D180" w14:textId="77777777" w:rsidR="00021330" w:rsidRDefault="00021330" w:rsidP="00C25A6C">
      <w:pPr>
        <w:pStyle w:val="ListParagraph"/>
        <w:numPr>
          <w:ilvl w:val="0"/>
          <w:numId w:val="63"/>
        </w:numPr>
        <w:spacing w:after="0"/>
        <w:rPr>
          <w:sz w:val="24"/>
          <w:szCs w:val="24"/>
        </w:rPr>
      </w:pPr>
      <w:r>
        <w:rPr>
          <w:sz w:val="24"/>
          <w:szCs w:val="24"/>
        </w:rPr>
        <w:t>From the</w:t>
      </w:r>
      <w:r w:rsidR="00D90AF5">
        <w:rPr>
          <w:sz w:val="24"/>
          <w:szCs w:val="24"/>
        </w:rPr>
        <w:t xml:space="preserve"> following passages</w:t>
      </w:r>
      <w:r>
        <w:rPr>
          <w:sz w:val="24"/>
          <w:szCs w:val="24"/>
        </w:rPr>
        <w:t>,</w:t>
      </w:r>
      <w:r w:rsidR="00D90AF5">
        <w:rPr>
          <w:sz w:val="24"/>
          <w:szCs w:val="24"/>
        </w:rPr>
        <w:t xml:space="preserve"> make note of how God feels about the world’s wisdom. 1 Corinthians 1:18-31; </w:t>
      </w:r>
      <w:r w:rsidR="00515422">
        <w:rPr>
          <w:sz w:val="24"/>
          <w:szCs w:val="24"/>
        </w:rPr>
        <w:t>Romans 1:15-25</w:t>
      </w:r>
      <w:r w:rsidR="00FF07AE">
        <w:rPr>
          <w:sz w:val="24"/>
          <w:szCs w:val="24"/>
        </w:rPr>
        <w:t>,</w:t>
      </w:r>
      <w:r w:rsidR="00FF07AE" w:rsidRPr="00FF07AE">
        <w:rPr>
          <w:sz w:val="24"/>
          <w:szCs w:val="24"/>
        </w:rPr>
        <w:t xml:space="preserve"> </w:t>
      </w:r>
      <w:r w:rsidR="00FF07AE">
        <w:rPr>
          <w:sz w:val="24"/>
          <w:szCs w:val="24"/>
        </w:rPr>
        <w:t>8:1-8</w:t>
      </w:r>
      <w:r w:rsidR="00D90AF5">
        <w:rPr>
          <w:sz w:val="24"/>
          <w:szCs w:val="24"/>
        </w:rPr>
        <w:t>; Colossians 3:1-</w:t>
      </w:r>
      <w:r>
        <w:rPr>
          <w:sz w:val="24"/>
          <w:szCs w:val="24"/>
        </w:rPr>
        <w:t>3</w:t>
      </w:r>
    </w:p>
    <w:p w14:paraId="590BFEEE" w14:textId="77777777" w:rsidR="00D90AF5" w:rsidRPr="00D90AF5" w:rsidRDefault="00D90AF5" w:rsidP="00021330">
      <w:pPr>
        <w:pStyle w:val="ListParagraph"/>
        <w:spacing w:after="0"/>
        <w:ind w:left="36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w:t>
      </w:r>
      <w:r w:rsidR="00515422">
        <w:rPr>
          <w:sz w:val="24"/>
          <w:szCs w:val="24"/>
        </w:rPr>
        <w:t>_______________________________</w:t>
      </w:r>
      <w:r w:rsidR="00013AE7">
        <w:rPr>
          <w:sz w:val="24"/>
          <w:szCs w:val="24"/>
        </w:rPr>
        <w:t>____________</w:t>
      </w:r>
      <w:r w:rsidR="00021330">
        <w:rPr>
          <w:sz w:val="24"/>
          <w:szCs w:val="24"/>
        </w:rPr>
        <w:t>_________________________</w:t>
      </w:r>
    </w:p>
    <w:p w14:paraId="3C3FCBB9" w14:textId="77777777" w:rsidR="00021330" w:rsidRDefault="00021330" w:rsidP="00021330">
      <w:pPr>
        <w:spacing w:after="0"/>
        <w:jc w:val="center"/>
        <w:rPr>
          <w:sz w:val="24"/>
          <w:szCs w:val="24"/>
        </w:rPr>
      </w:pPr>
    </w:p>
    <w:p w14:paraId="76775B2F" w14:textId="77777777" w:rsidR="006A5DD9" w:rsidRPr="006A5DD9" w:rsidRDefault="002B33E1" w:rsidP="00021330">
      <w:pPr>
        <w:spacing w:after="0"/>
        <w:jc w:val="center"/>
        <w:rPr>
          <w:rStyle w:val="passage-display-version"/>
          <w:rFonts w:asciiTheme="minorHAnsi" w:hAnsiTheme="minorHAnsi"/>
          <w:b/>
          <w:bCs/>
          <w:sz w:val="24"/>
          <w:szCs w:val="24"/>
        </w:rPr>
      </w:pPr>
      <w:r w:rsidRPr="006A5DD9">
        <w:rPr>
          <w:rStyle w:val="passage-display-bcv"/>
          <w:rFonts w:asciiTheme="minorHAnsi" w:hAnsiTheme="minorHAnsi"/>
          <w:b/>
          <w:bCs/>
          <w:sz w:val="24"/>
          <w:szCs w:val="24"/>
        </w:rPr>
        <w:t>Proverbs 3:1-8</w:t>
      </w:r>
    </w:p>
    <w:p w14:paraId="5BF21841" w14:textId="77777777" w:rsidR="006A5DD9" w:rsidRDefault="002B33E1" w:rsidP="006A5DD9">
      <w:pPr>
        <w:jc w:val="center"/>
        <w:rPr>
          <w:rFonts w:asciiTheme="minorHAnsi" w:hAnsiTheme="minorHAnsi" w:cstheme="minorHAnsi"/>
          <w:b/>
          <w:i/>
          <w:color w:val="000000"/>
          <w:sz w:val="24"/>
          <w:szCs w:val="24"/>
        </w:rPr>
      </w:pPr>
      <w:r w:rsidRPr="006A5DD9">
        <w:rPr>
          <w:rFonts w:asciiTheme="minorHAnsi" w:hAnsiTheme="minorHAnsi" w:cstheme="minorHAnsi"/>
          <w:b/>
          <w:i/>
          <w:color w:val="000000"/>
          <w:sz w:val="24"/>
          <w:szCs w:val="24"/>
        </w:rPr>
        <w:t>My child,</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do not forget my teaching, but let your heart keep</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my commandments,</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for they will provide</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 long and full life,</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and they will add well-being to you.</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Do not let truth and mercy</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leave you; bind them around your neck, write them on the tablet of your heart.</w:t>
      </w:r>
      <w:r w:rsidRPr="006A5DD9">
        <w:rPr>
          <w:rStyle w:val="apple-converted-space"/>
          <w:rFonts w:asciiTheme="minorHAnsi" w:hAnsiTheme="minorHAnsi" w:cstheme="minorHAnsi"/>
          <w:b/>
          <w:i/>
          <w:color w:val="000000"/>
          <w:sz w:val="24"/>
          <w:szCs w:val="24"/>
          <w:vertAlign w:val="superscript"/>
        </w:rPr>
        <w:t> </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Then you will find</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vertAlign w:val="superscript"/>
        </w:rPr>
        <w:t> </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favor and good understanding, in the sight of God and people.</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Trust</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in the</w:t>
      </w:r>
      <w:r w:rsidRPr="006A5DD9">
        <w:rPr>
          <w:rStyle w:val="apple-converted-space"/>
          <w:rFonts w:asciiTheme="minorHAnsi" w:hAnsiTheme="minorHAnsi" w:cstheme="minorHAnsi"/>
          <w:b/>
          <w:i/>
          <w:color w:val="000000"/>
          <w:sz w:val="24"/>
          <w:szCs w:val="24"/>
        </w:rPr>
        <w:t> </w:t>
      </w:r>
      <w:r w:rsidRPr="006A5DD9">
        <w:rPr>
          <w:rStyle w:val="sc"/>
          <w:rFonts w:asciiTheme="minorHAnsi" w:hAnsiTheme="minorHAnsi" w:cstheme="minorHAnsi"/>
          <w:b/>
          <w:i/>
          <w:smallCaps/>
          <w:color w:val="000000"/>
          <w:sz w:val="24"/>
          <w:szCs w:val="24"/>
        </w:rPr>
        <w:t>Lord</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with all your heart, and do not rely</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on your own understanding.</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Acknowledge</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him in all your ways,</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and he will make your paths straight.</w:t>
      </w:r>
      <w:r w:rsidRPr="006A5DD9">
        <w:rPr>
          <w:rStyle w:val="apple-converted-space"/>
          <w:rFonts w:asciiTheme="minorHAnsi" w:hAnsiTheme="minorHAnsi" w:cstheme="minorHAnsi"/>
          <w:b/>
          <w:i/>
          <w:color w:val="000000"/>
          <w:sz w:val="24"/>
          <w:szCs w:val="24"/>
          <w:vertAlign w:val="superscript"/>
        </w:rPr>
        <w:t> </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Do not be wise in your own estimation;</w:t>
      </w:r>
      <w:r w:rsidRPr="006A5DD9">
        <w:rPr>
          <w:rStyle w:val="apple-converted-space"/>
          <w:rFonts w:asciiTheme="minorHAnsi" w:hAnsiTheme="minorHAnsi" w:cstheme="minorHAnsi"/>
          <w:b/>
          <w:i/>
          <w:color w:val="000000"/>
          <w:sz w:val="24"/>
          <w:szCs w:val="24"/>
          <w:vertAlign w:val="superscript"/>
        </w:rPr>
        <w:t xml:space="preserve"> </w:t>
      </w:r>
      <w:r w:rsidRPr="006A5DD9">
        <w:rPr>
          <w:rFonts w:asciiTheme="minorHAnsi" w:hAnsiTheme="minorHAnsi" w:cstheme="minorHAnsi"/>
          <w:b/>
          <w:i/>
          <w:color w:val="000000"/>
          <w:sz w:val="24"/>
          <w:szCs w:val="24"/>
        </w:rPr>
        <w:t>fear the</w:t>
      </w:r>
      <w:r w:rsidRPr="006A5DD9">
        <w:rPr>
          <w:rStyle w:val="apple-converted-space"/>
          <w:rFonts w:asciiTheme="minorHAnsi" w:hAnsiTheme="minorHAnsi" w:cstheme="minorHAnsi"/>
          <w:b/>
          <w:i/>
          <w:color w:val="000000"/>
          <w:sz w:val="24"/>
          <w:szCs w:val="24"/>
        </w:rPr>
        <w:t> </w:t>
      </w:r>
      <w:r w:rsidRPr="006A5DD9">
        <w:rPr>
          <w:rStyle w:val="sc"/>
          <w:rFonts w:asciiTheme="minorHAnsi" w:hAnsiTheme="minorHAnsi" w:cstheme="minorHAnsi"/>
          <w:b/>
          <w:i/>
          <w:smallCaps/>
          <w:color w:val="000000"/>
          <w:sz w:val="24"/>
          <w:szCs w:val="24"/>
        </w:rPr>
        <w:t>Lord</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and turn away from evil.</w:t>
      </w:r>
      <w:r w:rsidRPr="006A5DD9">
        <w:rPr>
          <w:rStyle w:val="apple-converted-space"/>
          <w:rFonts w:asciiTheme="minorHAnsi" w:hAnsiTheme="minorHAnsi" w:cstheme="minorHAnsi"/>
          <w:b/>
          <w:i/>
          <w:color w:val="000000"/>
          <w:sz w:val="24"/>
          <w:szCs w:val="24"/>
          <w:vertAlign w:val="superscript"/>
        </w:rPr>
        <w:t xml:space="preserve">  </w:t>
      </w:r>
      <w:r w:rsidRPr="006A5DD9">
        <w:rPr>
          <w:rFonts w:asciiTheme="minorHAnsi" w:hAnsiTheme="minorHAnsi" w:cstheme="minorHAnsi"/>
          <w:b/>
          <w:i/>
          <w:color w:val="000000"/>
          <w:sz w:val="24"/>
          <w:szCs w:val="24"/>
        </w:rPr>
        <w:t>This will bring</w:t>
      </w:r>
      <w:r w:rsidRPr="006A5DD9">
        <w:rPr>
          <w:rStyle w:val="apple-converted-space"/>
          <w:rFonts w:asciiTheme="minorHAnsi" w:hAnsiTheme="minorHAnsi" w:cstheme="minorHAnsi"/>
          <w:b/>
          <w:i/>
          <w:color w:val="000000"/>
          <w:sz w:val="24"/>
          <w:szCs w:val="24"/>
        </w:rPr>
        <w:t> </w:t>
      </w:r>
      <w:r w:rsidRPr="006A5DD9">
        <w:rPr>
          <w:rFonts w:asciiTheme="minorHAnsi" w:hAnsiTheme="minorHAnsi" w:cstheme="minorHAnsi"/>
          <w:b/>
          <w:i/>
          <w:color w:val="000000"/>
          <w:sz w:val="24"/>
          <w:szCs w:val="24"/>
        </w:rPr>
        <w:t>healing to your body,</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and refreshment</w:t>
      </w:r>
      <w:r w:rsidRPr="006A5DD9">
        <w:rPr>
          <w:rStyle w:val="apple-converted-space"/>
          <w:rFonts w:asciiTheme="minorHAnsi" w:hAnsiTheme="minorHAnsi" w:cstheme="minorHAnsi"/>
          <w:b/>
          <w:i/>
          <w:color w:val="000000"/>
          <w:sz w:val="24"/>
          <w:szCs w:val="24"/>
          <w:vertAlign w:val="superscript"/>
        </w:rPr>
        <w:t> </w:t>
      </w:r>
      <w:r w:rsidRPr="006A5DD9">
        <w:rPr>
          <w:rFonts w:asciiTheme="minorHAnsi" w:hAnsiTheme="minorHAnsi" w:cstheme="minorHAnsi"/>
          <w:b/>
          <w:i/>
          <w:color w:val="000000"/>
          <w:sz w:val="24"/>
          <w:szCs w:val="24"/>
        </w:rPr>
        <w:t>to your inner self.</w:t>
      </w:r>
    </w:p>
    <w:p w14:paraId="71994AF4" w14:textId="77777777" w:rsidR="002B33E1" w:rsidRDefault="006A5DD9" w:rsidP="00FF3B42">
      <w:pPr>
        <w:jc w:val="center"/>
        <w:rPr>
          <w:b/>
          <w:sz w:val="28"/>
          <w:szCs w:val="28"/>
        </w:rPr>
      </w:pPr>
      <w:r w:rsidRPr="006A5DD9">
        <w:rPr>
          <w:b/>
          <w:sz w:val="28"/>
          <w:szCs w:val="28"/>
        </w:rPr>
        <w:t>Medication</w:t>
      </w:r>
    </w:p>
    <w:p w14:paraId="20DD6E93" w14:textId="77777777" w:rsidR="006A5DD9" w:rsidRDefault="006A5DD9" w:rsidP="006A5DD9">
      <w:pPr>
        <w:pStyle w:val="Heading3"/>
        <w:spacing w:after="0" w:afterAutospacing="0"/>
        <w:jc w:val="center"/>
        <w:rPr>
          <w:rFonts w:asciiTheme="minorHAnsi" w:hAnsiTheme="minorHAnsi" w:cstheme="minorHAnsi"/>
          <w:sz w:val="24"/>
          <w:szCs w:val="24"/>
        </w:rPr>
      </w:pPr>
      <w:r w:rsidRPr="00BA4F70">
        <w:rPr>
          <w:rFonts w:asciiTheme="minorHAnsi" w:hAnsiTheme="minorHAnsi" w:cstheme="minorHAnsi"/>
          <w:sz w:val="24"/>
          <w:szCs w:val="24"/>
        </w:rPr>
        <w:t xml:space="preserve">Proverbs 4:20-23 </w:t>
      </w:r>
    </w:p>
    <w:p w14:paraId="69E7C1A9" w14:textId="77777777" w:rsidR="006A5DD9" w:rsidRPr="006A5DD9" w:rsidRDefault="006A5DD9" w:rsidP="006A5DD9">
      <w:pPr>
        <w:pStyle w:val="Heading3"/>
        <w:spacing w:before="0" w:beforeAutospacing="0" w:after="0" w:afterAutospacing="0"/>
        <w:jc w:val="center"/>
        <w:rPr>
          <w:rFonts w:asciiTheme="minorHAnsi" w:hAnsiTheme="minorHAnsi" w:cstheme="minorHAnsi"/>
          <w:i/>
          <w:color w:val="000000"/>
          <w:sz w:val="24"/>
          <w:szCs w:val="24"/>
        </w:rPr>
      </w:pPr>
      <w:r w:rsidRPr="006A5DD9">
        <w:rPr>
          <w:rFonts w:asciiTheme="minorHAnsi" w:hAnsiTheme="minorHAnsi" w:cstheme="minorHAnsi"/>
          <w:sz w:val="24"/>
          <w:szCs w:val="24"/>
        </w:rPr>
        <w:t xml:space="preserve"> </w:t>
      </w:r>
      <w:r w:rsidRPr="006A5DD9">
        <w:rPr>
          <w:rFonts w:asciiTheme="minorHAnsi" w:hAnsiTheme="minorHAnsi" w:cstheme="minorHAnsi"/>
          <w:i/>
          <w:color w:val="000000"/>
          <w:sz w:val="24"/>
          <w:szCs w:val="24"/>
        </w:rPr>
        <w:t>My child, pay attention to my words; listen attentively</w:t>
      </w:r>
      <w:r w:rsidRPr="006A5DD9">
        <w:rPr>
          <w:rStyle w:val="apple-converted-space"/>
          <w:rFonts w:asciiTheme="minorHAnsi" w:hAnsiTheme="minorHAnsi" w:cstheme="minorHAnsi"/>
          <w:i/>
          <w:color w:val="000000"/>
          <w:sz w:val="24"/>
          <w:szCs w:val="24"/>
          <w:vertAlign w:val="superscript"/>
        </w:rPr>
        <w:t> </w:t>
      </w:r>
      <w:bookmarkStart w:id="1365" w:name="v44"/>
      <w:r w:rsidRPr="006A5DD9">
        <w:rPr>
          <w:rFonts w:asciiTheme="minorHAnsi" w:hAnsiTheme="minorHAnsi" w:cstheme="minorHAnsi"/>
          <w:i/>
          <w:color w:val="000000"/>
          <w:sz w:val="24"/>
          <w:szCs w:val="24"/>
          <w:vertAlign w:val="superscript"/>
        </w:rPr>
        <w:fldChar w:fldCharType="begin"/>
      </w:r>
      <w:r w:rsidRPr="006A5DD9">
        <w:rPr>
          <w:rFonts w:asciiTheme="minorHAnsi" w:hAnsiTheme="minorHAnsi" w:cstheme="minorHAnsi"/>
          <w:i/>
          <w:color w:val="000000"/>
          <w:sz w:val="24"/>
          <w:szCs w:val="24"/>
          <w:vertAlign w:val="superscript"/>
        </w:rPr>
        <w:instrText xml:space="preserve"> HYPERLINK "http://classic.net.bible.org/bible.php?book=Pro&amp;chapter=4" \l "n44" </w:instrText>
      </w:r>
      <w:r w:rsidRPr="006A5DD9">
        <w:rPr>
          <w:rFonts w:asciiTheme="minorHAnsi" w:hAnsiTheme="minorHAnsi" w:cstheme="minorHAnsi"/>
          <w:i/>
          <w:color w:val="000000"/>
          <w:sz w:val="24"/>
          <w:szCs w:val="24"/>
          <w:vertAlign w:val="superscript"/>
        </w:rPr>
        <w:fldChar w:fldCharType="end"/>
      </w:r>
      <w:bookmarkEnd w:id="1365"/>
      <w:r w:rsidRPr="006A5DD9">
        <w:rPr>
          <w:rFonts w:asciiTheme="minorHAnsi" w:hAnsiTheme="minorHAnsi" w:cstheme="minorHAnsi"/>
          <w:i/>
          <w:color w:val="000000"/>
          <w:sz w:val="24"/>
          <w:szCs w:val="24"/>
          <w:vertAlign w:val="superscript"/>
        </w:rPr>
        <w:t> </w:t>
      </w:r>
      <w:r w:rsidRPr="006A5DD9">
        <w:rPr>
          <w:rStyle w:val="apple-converted-space"/>
          <w:rFonts w:asciiTheme="minorHAnsi" w:hAnsiTheme="minorHAnsi" w:cstheme="minorHAnsi"/>
          <w:i/>
          <w:color w:val="000000"/>
          <w:sz w:val="24"/>
          <w:szCs w:val="24"/>
        </w:rPr>
        <w:t> </w:t>
      </w:r>
      <w:r w:rsidRPr="006A5DD9">
        <w:rPr>
          <w:rFonts w:asciiTheme="minorHAnsi" w:hAnsiTheme="minorHAnsi" w:cstheme="minorHAnsi"/>
          <w:i/>
          <w:color w:val="000000"/>
          <w:sz w:val="24"/>
          <w:szCs w:val="24"/>
        </w:rPr>
        <w:t>to my sayings. Do not let them depart</w:t>
      </w:r>
      <w:r w:rsidRPr="006A5DD9">
        <w:rPr>
          <w:rStyle w:val="apple-converted-space"/>
          <w:rFonts w:asciiTheme="minorHAnsi" w:hAnsiTheme="minorHAnsi" w:cstheme="minorHAnsi"/>
          <w:i/>
          <w:color w:val="000000"/>
          <w:sz w:val="24"/>
          <w:szCs w:val="24"/>
          <w:vertAlign w:val="superscript"/>
        </w:rPr>
        <w:t> </w:t>
      </w:r>
      <w:r w:rsidRPr="006A5DD9">
        <w:rPr>
          <w:rFonts w:asciiTheme="minorHAnsi" w:hAnsiTheme="minorHAnsi" w:cstheme="minorHAnsi"/>
          <w:i/>
          <w:color w:val="000000"/>
          <w:sz w:val="24"/>
          <w:szCs w:val="24"/>
        </w:rPr>
        <w:t>from your sight, guard</w:t>
      </w:r>
      <w:r w:rsidRPr="006A5DD9">
        <w:rPr>
          <w:rStyle w:val="apple-converted-space"/>
          <w:rFonts w:asciiTheme="minorHAnsi" w:hAnsiTheme="minorHAnsi" w:cstheme="minorHAnsi"/>
          <w:i/>
          <w:color w:val="000000"/>
          <w:sz w:val="24"/>
          <w:szCs w:val="24"/>
          <w:vertAlign w:val="superscript"/>
        </w:rPr>
        <w:t> </w:t>
      </w:r>
      <w:r w:rsidRPr="006A5DD9">
        <w:rPr>
          <w:rFonts w:asciiTheme="minorHAnsi" w:hAnsiTheme="minorHAnsi" w:cstheme="minorHAnsi"/>
          <w:i/>
          <w:color w:val="000000"/>
          <w:sz w:val="24"/>
          <w:szCs w:val="24"/>
        </w:rPr>
        <w:t xml:space="preserve">them within your heart; </w:t>
      </w:r>
      <w:bookmarkStart w:id="1366" w:name="22"/>
      <w:r w:rsidRPr="006A5DD9">
        <w:rPr>
          <w:rFonts w:asciiTheme="minorHAnsi" w:hAnsiTheme="minorHAnsi" w:cstheme="minorHAnsi"/>
          <w:i/>
          <w:color w:val="000000"/>
          <w:sz w:val="24"/>
          <w:szCs w:val="24"/>
        </w:rPr>
        <w:fldChar w:fldCharType="begin"/>
      </w:r>
      <w:r w:rsidRPr="006A5DD9">
        <w:rPr>
          <w:rFonts w:asciiTheme="minorHAnsi" w:hAnsiTheme="minorHAnsi" w:cstheme="minorHAnsi"/>
          <w:i/>
          <w:color w:val="000000"/>
          <w:sz w:val="24"/>
          <w:szCs w:val="24"/>
        </w:rPr>
        <w:instrText xml:space="preserve"> HYPERLINK "http://classic.net.bible.org/verse.php?book=Pro&amp;chapter=4&amp;verse=22" </w:instrText>
      </w:r>
      <w:r w:rsidRPr="006A5DD9">
        <w:rPr>
          <w:rFonts w:asciiTheme="minorHAnsi" w:hAnsiTheme="minorHAnsi" w:cstheme="minorHAnsi"/>
          <w:i/>
          <w:color w:val="000000"/>
          <w:sz w:val="24"/>
          <w:szCs w:val="24"/>
        </w:rPr>
        <w:fldChar w:fldCharType="end"/>
      </w:r>
      <w:bookmarkEnd w:id="1366"/>
      <w:r w:rsidRPr="006A5DD9">
        <w:rPr>
          <w:rStyle w:val="apple-converted-space"/>
          <w:rFonts w:asciiTheme="minorHAnsi" w:hAnsiTheme="minorHAnsi" w:cstheme="minorHAnsi"/>
          <w:i/>
          <w:color w:val="000000"/>
          <w:sz w:val="24"/>
          <w:szCs w:val="24"/>
        </w:rPr>
        <w:t> </w:t>
      </w:r>
      <w:r w:rsidRPr="006A5DD9">
        <w:rPr>
          <w:rFonts w:asciiTheme="minorHAnsi" w:hAnsiTheme="minorHAnsi" w:cstheme="minorHAnsi"/>
          <w:i/>
          <w:color w:val="000000"/>
          <w:sz w:val="24"/>
          <w:szCs w:val="24"/>
        </w:rPr>
        <w:t>for they are life to those who find them and healing to one’s entire body. Guard your heart with all vigilance,</w:t>
      </w:r>
      <w:r w:rsidRPr="006A5DD9">
        <w:rPr>
          <w:rStyle w:val="apple-converted-space"/>
          <w:rFonts w:asciiTheme="minorHAnsi" w:hAnsiTheme="minorHAnsi" w:cstheme="minorHAnsi"/>
          <w:i/>
          <w:color w:val="000000"/>
          <w:sz w:val="24"/>
          <w:szCs w:val="24"/>
          <w:vertAlign w:val="superscript"/>
        </w:rPr>
        <w:t xml:space="preserve"> </w:t>
      </w:r>
      <w:r w:rsidRPr="006A5DD9">
        <w:rPr>
          <w:rFonts w:asciiTheme="minorHAnsi" w:hAnsiTheme="minorHAnsi" w:cstheme="minorHAnsi"/>
          <w:i/>
          <w:color w:val="000000"/>
          <w:sz w:val="24"/>
          <w:szCs w:val="24"/>
        </w:rPr>
        <w:t>for from it are the sources</w:t>
      </w:r>
      <w:r w:rsidRPr="006A5DD9">
        <w:rPr>
          <w:rStyle w:val="apple-converted-space"/>
          <w:rFonts w:asciiTheme="minorHAnsi" w:hAnsiTheme="minorHAnsi" w:cstheme="minorHAnsi"/>
          <w:i/>
          <w:color w:val="000000"/>
          <w:sz w:val="24"/>
          <w:szCs w:val="24"/>
          <w:vertAlign w:val="superscript"/>
        </w:rPr>
        <w:t> </w:t>
      </w:r>
      <w:r w:rsidRPr="006A5DD9">
        <w:rPr>
          <w:rFonts w:asciiTheme="minorHAnsi" w:hAnsiTheme="minorHAnsi" w:cstheme="minorHAnsi"/>
          <w:i/>
          <w:color w:val="000000"/>
          <w:sz w:val="24"/>
          <w:szCs w:val="24"/>
        </w:rPr>
        <w:t>of life.</w:t>
      </w:r>
    </w:p>
    <w:p w14:paraId="7AFD5C70" w14:textId="77777777" w:rsidR="0067686E" w:rsidRDefault="007320D5" w:rsidP="007320D5">
      <w:pPr>
        <w:pStyle w:val="Heading3"/>
        <w:spacing w:after="0" w:afterAutospacing="0"/>
        <w:ind w:firstLine="720"/>
        <w:jc w:val="both"/>
        <w:rPr>
          <w:rStyle w:val="text"/>
          <w:rFonts w:asciiTheme="minorHAnsi" w:eastAsiaTheme="minorEastAsia" w:hAnsiTheme="minorHAnsi" w:cstheme="minorBidi"/>
          <w:b w:val="0"/>
          <w:sz w:val="24"/>
          <w:szCs w:val="24"/>
        </w:rPr>
      </w:pPr>
      <w:r>
        <w:rPr>
          <w:rStyle w:val="text"/>
          <w:rFonts w:asciiTheme="minorHAnsi" w:eastAsiaTheme="minorEastAsia" w:hAnsiTheme="minorHAnsi" w:cstheme="minorBidi"/>
          <w:b w:val="0"/>
          <w:sz w:val="24"/>
          <w:szCs w:val="24"/>
        </w:rPr>
        <w:t>Another</w:t>
      </w:r>
      <w:r w:rsidR="00FD6D31">
        <w:rPr>
          <w:rStyle w:val="text"/>
          <w:rFonts w:asciiTheme="minorHAnsi" w:eastAsiaTheme="minorEastAsia" w:hAnsiTheme="minorHAnsi" w:cstheme="minorBidi"/>
          <w:b w:val="0"/>
          <w:sz w:val="24"/>
          <w:szCs w:val="24"/>
        </w:rPr>
        <w:t xml:space="preserve"> area where specific passages can speak to a need in your life</w:t>
      </w:r>
      <w:r>
        <w:rPr>
          <w:rStyle w:val="text"/>
          <w:rFonts w:asciiTheme="minorHAnsi" w:eastAsiaTheme="minorEastAsia" w:hAnsiTheme="minorHAnsi" w:cstheme="minorBidi"/>
          <w:b w:val="0"/>
          <w:sz w:val="24"/>
          <w:szCs w:val="24"/>
        </w:rPr>
        <w:t>, is in emotional and mental health.</w:t>
      </w:r>
      <w:r w:rsidR="00FD6D31">
        <w:rPr>
          <w:rStyle w:val="text"/>
          <w:rFonts w:asciiTheme="minorHAnsi" w:eastAsiaTheme="minorEastAsia" w:hAnsiTheme="minorHAnsi" w:cstheme="minorBidi"/>
          <w:b w:val="0"/>
          <w:sz w:val="24"/>
          <w:szCs w:val="24"/>
        </w:rPr>
        <w:t xml:space="preserve"> </w:t>
      </w:r>
      <w:r w:rsidR="006A5DD9" w:rsidRPr="006A5DD9">
        <w:rPr>
          <w:rStyle w:val="text"/>
          <w:rFonts w:asciiTheme="minorHAnsi" w:eastAsiaTheme="minorEastAsia" w:hAnsiTheme="minorHAnsi" w:cstheme="minorBidi"/>
          <w:b w:val="0"/>
          <w:sz w:val="24"/>
          <w:szCs w:val="24"/>
        </w:rPr>
        <w:t>God’s Word</w:t>
      </w:r>
      <w:r>
        <w:rPr>
          <w:rStyle w:val="text"/>
          <w:rFonts w:asciiTheme="minorHAnsi" w:eastAsiaTheme="minorEastAsia" w:hAnsiTheme="minorHAnsi" w:cstheme="minorBidi"/>
          <w:b w:val="0"/>
          <w:sz w:val="24"/>
          <w:szCs w:val="24"/>
        </w:rPr>
        <w:t xml:space="preserve">, like medicine, </w:t>
      </w:r>
      <w:r w:rsidR="006A5DD9" w:rsidRPr="006A5DD9">
        <w:rPr>
          <w:rStyle w:val="text"/>
          <w:rFonts w:asciiTheme="minorHAnsi" w:eastAsiaTheme="minorEastAsia" w:hAnsiTheme="minorHAnsi" w:cstheme="minorBidi"/>
          <w:b w:val="0"/>
          <w:sz w:val="24"/>
          <w:szCs w:val="24"/>
        </w:rPr>
        <w:t>brings healing. Sometimes</w:t>
      </w:r>
      <w:r>
        <w:rPr>
          <w:rStyle w:val="text"/>
          <w:rFonts w:asciiTheme="minorHAnsi" w:eastAsiaTheme="minorEastAsia" w:hAnsiTheme="minorHAnsi" w:cstheme="minorBidi"/>
          <w:b w:val="0"/>
          <w:sz w:val="24"/>
          <w:szCs w:val="24"/>
        </w:rPr>
        <w:t xml:space="preserve"> though, </w:t>
      </w:r>
      <w:r w:rsidR="006A5DD9" w:rsidRPr="006A5DD9">
        <w:rPr>
          <w:rStyle w:val="text"/>
          <w:rFonts w:asciiTheme="minorHAnsi" w:eastAsiaTheme="minorEastAsia" w:hAnsiTheme="minorHAnsi" w:cstheme="minorBidi"/>
          <w:b w:val="0"/>
          <w:sz w:val="24"/>
          <w:szCs w:val="24"/>
        </w:rPr>
        <w:t>that healing is through correction, and other times it</w:t>
      </w:r>
      <w:r w:rsidR="0067686E">
        <w:rPr>
          <w:rStyle w:val="text"/>
          <w:rFonts w:asciiTheme="minorHAnsi" w:eastAsiaTheme="minorEastAsia" w:hAnsiTheme="minorHAnsi" w:cstheme="minorBidi"/>
          <w:b w:val="0"/>
          <w:sz w:val="24"/>
          <w:szCs w:val="24"/>
        </w:rPr>
        <w:t xml:space="preserve">’s a </w:t>
      </w:r>
      <w:r w:rsidR="006A5DD9" w:rsidRPr="006A5DD9">
        <w:rPr>
          <w:rStyle w:val="text"/>
          <w:rFonts w:asciiTheme="minorHAnsi" w:eastAsiaTheme="minorEastAsia" w:hAnsiTheme="minorHAnsi" w:cstheme="minorBidi"/>
          <w:b w:val="0"/>
          <w:sz w:val="24"/>
          <w:szCs w:val="24"/>
        </w:rPr>
        <w:t xml:space="preserve">balm to </w:t>
      </w:r>
      <w:r w:rsidR="0067686E">
        <w:rPr>
          <w:rStyle w:val="text"/>
          <w:rFonts w:asciiTheme="minorHAnsi" w:eastAsiaTheme="minorEastAsia" w:hAnsiTheme="minorHAnsi" w:cstheme="minorBidi"/>
          <w:b w:val="0"/>
          <w:sz w:val="24"/>
          <w:szCs w:val="24"/>
        </w:rPr>
        <w:t>south an area</w:t>
      </w:r>
      <w:r>
        <w:rPr>
          <w:rStyle w:val="text"/>
          <w:rFonts w:asciiTheme="minorHAnsi" w:eastAsiaTheme="minorEastAsia" w:hAnsiTheme="minorHAnsi" w:cstheme="minorBidi"/>
          <w:b w:val="0"/>
          <w:sz w:val="24"/>
          <w:szCs w:val="24"/>
        </w:rPr>
        <w:t xml:space="preserve"> of </w:t>
      </w:r>
      <w:r w:rsidR="006A5DD9" w:rsidRPr="006A5DD9">
        <w:rPr>
          <w:rStyle w:val="text"/>
          <w:rFonts w:asciiTheme="minorHAnsi" w:eastAsiaTheme="minorEastAsia" w:hAnsiTheme="minorHAnsi" w:cstheme="minorBidi"/>
          <w:b w:val="0"/>
          <w:sz w:val="24"/>
          <w:szCs w:val="24"/>
        </w:rPr>
        <w:t xml:space="preserve">brokenness. </w:t>
      </w:r>
      <w:r w:rsidR="0067686E">
        <w:rPr>
          <w:rStyle w:val="text"/>
          <w:rFonts w:asciiTheme="minorHAnsi" w:eastAsiaTheme="minorEastAsia" w:hAnsiTheme="minorHAnsi" w:cstheme="minorBidi"/>
          <w:b w:val="0"/>
          <w:sz w:val="24"/>
          <w:szCs w:val="24"/>
        </w:rPr>
        <w:t xml:space="preserve">There is a </w:t>
      </w:r>
      <w:r w:rsidR="00FC7378" w:rsidRPr="006A5DD9">
        <w:rPr>
          <w:rFonts w:asciiTheme="minorHAnsi" w:eastAsiaTheme="minorEastAsia" w:hAnsiTheme="minorHAnsi" w:cstheme="minorBidi"/>
          <w:b w:val="0"/>
          <w:sz w:val="24"/>
          <w:szCs w:val="24"/>
        </w:rPr>
        <w:t>word</w:t>
      </w:r>
      <w:r w:rsidR="00727BE7">
        <w:rPr>
          <w:rFonts w:asciiTheme="minorHAnsi" w:eastAsiaTheme="minorEastAsia" w:hAnsiTheme="minorHAnsi" w:cstheme="minorBidi"/>
          <w:b w:val="0"/>
          <w:sz w:val="24"/>
          <w:szCs w:val="24"/>
        </w:rPr>
        <w:t xml:space="preserve"> </w:t>
      </w:r>
      <w:r w:rsidR="006A5DD9" w:rsidRPr="006A5DD9">
        <w:rPr>
          <w:rFonts w:asciiTheme="minorHAnsi" w:eastAsiaTheme="minorEastAsia" w:hAnsiTheme="minorHAnsi" w:cstheme="minorBidi"/>
          <w:b w:val="0"/>
          <w:sz w:val="24"/>
          <w:szCs w:val="24"/>
        </w:rPr>
        <w:t xml:space="preserve">found in Proverbs 4:20 </w:t>
      </w:r>
      <w:r w:rsidR="0067686E">
        <w:rPr>
          <w:rFonts w:asciiTheme="minorHAnsi" w:eastAsiaTheme="minorEastAsia" w:hAnsiTheme="minorHAnsi" w:cstheme="minorBidi"/>
          <w:b w:val="0"/>
          <w:sz w:val="24"/>
          <w:szCs w:val="24"/>
        </w:rPr>
        <w:t xml:space="preserve">that </w:t>
      </w:r>
      <w:r>
        <w:rPr>
          <w:rFonts w:asciiTheme="minorHAnsi" w:eastAsiaTheme="minorEastAsia" w:hAnsiTheme="minorHAnsi" w:cstheme="minorBidi"/>
          <w:b w:val="0"/>
          <w:sz w:val="24"/>
          <w:szCs w:val="24"/>
        </w:rPr>
        <w:t>attest to th</w:t>
      </w:r>
      <w:r w:rsidR="0067686E">
        <w:rPr>
          <w:rFonts w:asciiTheme="minorHAnsi" w:eastAsiaTheme="minorEastAsia" w:hAnsiTheme="minorHAnsi" w:cstheme="minorBidi"/>
          <w:b w:val="0"/>
          <w:sz w:val="24"/>
          <w:szCs w:val="24"/>
        </w:rPr>
        <w:t xml:space="preserve">e medicinal benefits of </w:t>
      </w:r>
      <w:r w:rsidR="006A5DD9" w:rsidRPr="007320D5">
        <w:rPr>
          <w:rFonts w:asciiTheme="minorHAnsi" w:eastAsiaTheme="minorEastAsia" w:hAnsiTheme="minorHAnsi" w:cstheme="minorBidi"/>
          <w:b w:val="0"/>
          <w:bCs w:val="0"/>
          <w:iCs/>
          <w:sz w:val="24"/>
          <w:szCs w:val="24"/>
        </w:rPr>
        <w:t>God’s Word</w:t>
      </w:r>
      <w:r w:rsidR="0067686E">
        <w:rPr>
          <w:rFonts w:asciiTheme="minorHAnsi" w:eastAsiaTheme="minorEastAsia" w:hAnsiTheme="minorHAnsi" w:cstheme="minorBidi"/>
          <w:b w:val="0"/>
          <w:bCs w:val="0"/>
          <w:iCs/>
          <w:sz w:val="24"/>
          <w:szCs w:val="24"/>
        </w:rPr>
        <w:t xml:space="preserve">. </w:t>
      </w:r>
      <w:r w:rsidR="006A5DD9" w:rsidRPr="007320D5">
        <w:rPr>
          <w:rFonts w:asciiTheme="minorHAnsi" w:eastAsiaTheme="minorEastAsia" w:hAnsiTheme="minorHAnsi" w:cstheme="minorBidi"/>
          <w:b w:val="0"/>
          <w:sz w:val="24"/>
          <w:szCs w:val="24"/>
        </w:rPr>
        <w:t xml:space="preserve">It’s the </w:t>
      </w:r>
      <w:r w:rsidR="0067686E">
        <w:rPr>
          <w:rFonts w:asciiTheme="minorHAnsi" w:eastAsiaTheme="minorEastAsia" w:hAnsiTheme="minorHAnsi" w:cstheme="minorBidi"/>
          <w:b w:val="0"/>
          <w:sz w:val="24"/>
          <w:szCs w:val="24"/>
        </w:rPr>
        <w:t xml:space="preserve">Hebrew </w:t>
      </w:r>
      <w:r w:rsidR="006A5DD9" w:rsidRPr="007320D5">
        <w:rPr>
          <w:rFonts w:asciiTheme="minorHAnsi" w:eastAsiaTheme="minorEastAsia" w:hAnsiTheme="minorHAnsi" w:cstheme="minorBidi"/>
          <w:b w:val="0"/>
          <w:sz w:val="24"/>
          <w:szCs w:val="24"/>
        </w:rPr>
        <w:t xml:space="preserve">word </w:t>
      </w:r>
      <w:r w:rsidR="0067686E">
        <w:rPr>
          <w:rFonts w:asciiTheme="minorHAnsi" w:eastAsiaTheme="minorEastAsia" w:hAnsiTheme="minorHAnsi" w:cstheme="minorBidi"/>
          <w:b w:val="0"/>
          <w:sz w:val="24"/>
          <w:szCs w:val="24"/>
        </w:rPr>
        <w:t>for health -</w:t>
      </w:r>
      <w:r w:rsidR="006A5DD9" w:rsidRPr="007320D5">
        <w:rPr>
          <w:rFonts w:asciiTheme="minorHAnsi" w:eastAsiaTheme="minorEastAsia" w:hAnsiTheme="minorHAnsi" w:cstheme="minorBidi"/>
          <w:b w:val="0"/>
          <w:sz w:val="24"/>
          <w:szCs w:val="24"/>
        </w:rPr>
        <w:t xml:space="preserve"> the word is</w:t>
      </w:r>
      <w:r w:rsidR="006A5DD9" w:rsidRPr="007320D5">
        <w:rPr>
          <w:rFonts w:asciiTheme="minorHAnsi" w:eastAsiaTheme="minorEastAsia" w:hAnsiTheme="minorHAnsi" w:cstheme="minorBidi"/>
          <w:b w:val="0"/>
          <w:iCs/>
          <w:sz w:val="24"/>
          <w:szCs w:val="24"/>
        </w:rPr>
        <w:t xml:space="preserve"> </w:t>
      </w:r>
      <w:r w:rsidR="00AE6302" w:rsidRPr="007320D5">
        <w:rPr>
          <w:rFonts w:asciiTheme="minorHAnsi" w:eastAsiaTheme="minorEastAsia" w:hAnsiTheme="minorHAnsi" w:cstheme="minorBidi"/>
          <w:b w:val="0"/>
          <w:iCs/>
          <w:sz w:val="24"/>
          <w:szCs w:val="24"/>
        </w:rPr>
        <w:t>m</w:t>
      </w:r>
      <w:r w:rsidR="006A5DD9" w:rsidRPr="007320D5">
        <w:rPr>
          <w:rFonts w:asciiTheme="minorHAnsi" w:eastAsiaTheme="minorEastAsia" w:hAnsiTheme="minorHAnsi" w:cstheme="minorBidi"/>
          <w:b w:val="0"/>
          <w:iCs/>
          <w:sz w:val="24"/>
          <w:szCs w:val="24"/>
        </w:rPr>
        <w:t>arpay</w:t>
      </w:r>
      <w:r w:rsidR="0067686E">
        <w:rPr>
          <w:rFonts w:asciiTheme="minorHAnsi" w:eastAsiaTheme="minorEastAsia" w:hAnsiTheme="minorHAnsi" w:cstheme="minorBidi"/>
          <w:b w:val="0"/>
          <w:iCs/>
          <w:sz w:val="24"/>
          <w:szCs w:val="24"/>
        </w:rPr>
        <w:t>. Here</w:t>
      </w:r>
      <w:r w:rsidR="006A5DD9" w:rsidRPr="007320D5">
        <w:rPr>
          <w:rFonts w:asciiTheme="minorHAnsi" w:eastAsiaTheme="minorEastAsia" w:hAnsiTheme="minorHAnsi" w:cstheme="minorBidi"/>
          <w:b w:val="0"/>
          <w:sz w:val="24"/>
          <w:szCs w:val="24"/>
        </w:rPr>
        <w:t xml:space="preserve"> is the definition: </w:t>
      </w:r>
      <w:r w:rsidR="006A5DD9" w:rsidRPr="007320D5">
        <w:rPr>
          <w:rFonts w:asciiTheme="minorHAnsi" w:eastAsiaTheme="minorEastAsia" w:hAnsiTheme="minorHAnsi" w:cstheme="minorBidi"/>
          <w:b w:val="0"/>
          <w:i/>
          <w:iCs/>
          <w:sz w:val="24"/>
          <w:szCs w:val="24"/>
        </w:rPr>
        <w:t>a cure, a remedy, a medicine</w:t>
      </w:r>
      <w:r w:rsidR="006A5DD9" w:rsidRPr="007320D5">
        <w:rPr>
          <w:rFonts w:asciiTheme="minorHAnsi" w:eastAsiaTheme="minorEastAsia" w:hAnsiTheme="minorHAnsi" w:cstheme="minorBidi"/>
          <w:b w:val="0"/>
          <w:iCs/>
          <w:sz w:val="24"/>
          <w:szCs w:val="24"/>
        </w:rPr>
        <w:t>.</w:t>
      </w:r>
      <w:r w:rsidRPr="007320D5">
        <w:rPr>
          <w:rStyle w:val="text"/>
          <w:rFonts w:asciiTheme="minorHAnsi" w:eastAsiaTheme="minorEastAsia" w:hAnsiTheme="minorHAnsi" w:cstheme="minorBidi"/>
          <w:b w:val="0"/>
          <w:sz w:val="24"/>
          <w:szCs w:val="24"/>
        </w:rPr>
        <w:t xml:space="preserve"> </w:t>
      </w:r>
    </w:p>
    <w:p w14:paraId="64D0320A" w14:textId="77777777" w:rsidR="006A5DD9" w:rsidRPr="007320D5" w:rsidRDefault="0067686E" w:rsidP="007320D5">
      <w:pPr>
        <w:pStyle w:val="Heading3"/>
        <w:spacing w:after="0" w:afterAutospacing="0"/>
        <w:ind w:firstLine="720"/>
        <w:jc w:val="both"/>
        <w:rPr>
          <w:rFonts w:asciiTheme="minorHAnsi" w:hAnsiTheme="minorHAnsi" w:cstheme="minorHAnsi"/>
          <w:b w:val="0"/>
          <w:sz w:val="24"/>
          <w:szCs w:val="24"/>
        </w:rPr>
      </w:pPr>
      <w:r>
        <w:rPr>
          <w:rStyle w:val="text"/>
          <w:rFonts w:asciiTheme="minorHAnsi" w:eastAsiaTheme="minorEastAsia" w:hAnsiTheme="minorHAnsi" w:cstheme="minorBidi"/>
          <w:b w:val="0"/>
          <w:sz w:val="24"/>
          <w:szCs w:val="24"/>
        </w:rPr>
        <w:t xml:space="preserve">Any </w:t>
      </w:r>
      <w:r w:rsidR="007320D5" w:rsidRPr="007320D5">
        <w:rPr>
          <w:rStyle w:val="text"/>
          <w:rFonts w:asciiTheme="minorHAnsi" w:eastAsiaTheme="minorEastAsia" w:hAnsiTheme="minorHAnsi" w:cstheme="minorBidi"/>
          <w:b w:val="0"/>
          <w:sz w:val="24"/>
          <w:szCs w:val="24"/>
        </w:rPr>
        <w:t xml:space="preserve">medicine </w:t>
      </w:r>
      <w:r w:rsidR="007320D5">
        <w:rPr>
          <w:rStyle w:val="text"/>
          <w:rFonts w:asciiTheme="minorHAnsi" w:eastAsiaTheme="minorEastAsia" w:hAnsiTheme="minorHAnsi" w:cstheme="minorBidi"/>
          <w:b w:val="0"/>
          <w:sz w:val="24"/>
          <w:szCs w:val="24"/>
        </w:rPr>
        <w:t xml:space="preserve">is useless if you don’t </w:t>
      </w:r>
      <w:r w:rsidR="007320D5" w:rsidRPr="007320D5">
        <w:rPr>
          <w:rStyle w:val="text"/>
          <w:rFonts w:asciiTheme="minorHAnsi" w:eastAsiaTheme="minorEastAsia" w:hAnsiTheme="minorHAnsi" w:cstheme="minorBidi"/>
          <w:b w:val="0"/>
          <w:sz w:val="24"/>
          <w:szCs w:val="24"/>
        </w:rPr>
        <w:t>take it</w:t>
      </w:r>
      <w:r>
        <w:rPr>
          <w:rStyle w:val="text"/>
          <w:rFonts w:asciiTheme="minorHAnsi" w:eastAsiaTheme="minorEastAsia" w:hAnsiTheme="minorHAnsi" w:cstheme="minorBidi"/>
          <w:b w:val="0"/>
          <w:sz w:val="24"/>
          <w:szCs w:val="24"/>
        </w:rPr>
        <w:t xml:space="preserve"> as prescribed</w:t>
      </w:r>
      <w:r w:rsidR="007320D5">
        <w:rPr>
          <w:rStyle w:val="text"/>
          <w:rFonts w:asciiTheme="minorHAnsi" w:eastAsiaTheme="minorEastAsia" w:hAnsiTheme="minorHAnsi" w:cstheme="minorBidi"/>
          <w:b w:val="0"/>
          <w:sz w:val="24"/>
          <w:szCs w:val="24"/>
        </w:rPr>
        <w:t xml:space="preserve">. </w:t>
      </w:r>
      <w:r>
        <w:rPr>
          <w:rStyle w:val="text"/>
          <w:rFonts w:asciiTheme="minorHAnsi" w:eastAsiaTheme="minorEastAsia" w:hAnsiTheme="minorHAnsi" w:cstheme="minorBidi"/>
          <w:b w:val="0"/>
          <w:sz w:val="24"/>
          <w:szCs w:val="24"/>
        </w:rPr>
        <w:t>You need the correct medicine for the ailment.</w:t>
      </w:r>
      <w:r w:rsidR="007320D5">
        <w:rPr>
          <w:rStyle w:val="text"/>
          <w:rFonts w:asciiTheme="minorHAnsi" w:eastAsiaTheme="minorEastAsia" w:hAnsiTheme="minorHAnsi" w:cstheme="minorBidi"/>
          <w:b w:val="0"/>
          <w:sz w:val="24"/>
          <w:szCs w:val="24"/>
        </w:rPr>
        <w:t xml:space="preserve"> </w:t>
      </w:r>
      <w:r w:rsidR="00FC7378">
        <w:rPr>
          <w:rStyle w:val="text"/>
          <w:rFonts w:asciiTheme="minorHAnsi" w:eastAsiaTheme="minorEastAsia" w:hAnsiTheme="minorHAnsi" w:cstheme="minorBidi"/>
          <w:b w:val="0"/>
          <w:sz w:val="24"/>
          <w:szCs w:val="24"/>
        </w:rPr>
        <w:t>Doctors don’t prescribe b</w:t>
      </w:r>
      <w:r w:rsidR="007320D5">
        <w:rPr>
          <w:rStyle w:val="text"/>
          <w:rFonts w:asciiTheme="minorHAnsi" w:eastAsiaTheme="minorEastAsia" w:hAnsiTheme="minorHAnsi" w:cstheme="minorBidi"/>
          <w:b w:val="0"/>
          <w:sz w:val="24"/>
          <w:szCs w:val="24"/>
        </w:rPr>
        <w:t xml:space="preserve">lood </w:t>
      </w:r>
      <w:r w:rsidR="00FC7378">
        <w:rPr>
          <w:rStyle w:val="text"/>
          <w:rFonts w:asciiTheme="minorHAnsi" w:eastAsiaTheme="minorEastAsia" w:hAnsiTheme="minorHAnsi" w:cstheme="minorBidi"/>
          <w:b w:val="0"/>
          <w:sz w:val="24"/>
          <w:szCs w:val="24"/>
        </w:rPr>
        <w:t>pressure</w:t>
      </w:r>
      <w:r w:rsidR="007320D5">
        <w:rPr>
          <w:rStyle w:val="text"/>
          <w:rFonts w:asciiTheme="minorHAnsi" w:eastAsiaTheme="minorEastAsia" w:hAnsiTheme="minorHAnsi" w:cstheme="minorBidi"/>
          <w:b w:val="0"/>
          <w:sz w:val="24"/>
          <w:szCs w:val="24"/>
        </w:rPr>
        <w:t xml:space="preserve"> medicine</w:t>
      </w:r>
      <w:r w:rsidR="00FC7378">
        <w:rPr>
          <w:rStyle w:val="text"/>
          <w:rFonts w:asciiTheme="minorHAnsi" w:eastAsiaTheme="minorEastAsia" w:hAnsiTheme="minorHAnsi" w:cstheme="minorBidi"/>
          <w:b w:val="0"/>
          <w:sz w:val="24"/>
          <w:szCs w:val="24"/>
        </w:rPr>
        <w:t xml:space="preserve">, for diabetes. Likewise, specific passages are needed for specific needs. These are rhemas.  </w:t>
      </w:r>
    </w:p>
    <w:p w14:paraId="221CA57E" w14:textId="77777777" w:rsidR="00AE6302" w:rsidRDefault="00AE6302" w:rsidP="0036037D">
      <w:pPr>
        <w:shd w:val="clear" w:color="auto" w:fill="FFFFFF"/>
        <w:spacing w:after="0"/>
        <w:jc w:val="center"/>
        <w:rPr>
          <w:rStyle w:val="passage-display-bcv"/>
          <w:rFonts w:asciiTheme="minorHAnsi" w:hAnsiTheme="minorHAnsi" w:cstheme="minorHAnsi"/>
          <w:b/>
          <w:color w:val="000000"/>
          <w:sz w:val="24"/>
          <w:szCs w:val="24"/>
        </w:rPr>
      </w:pPr>
    </w:p>
    <w:p w14:paraId="40058FEA" w14:textId="77777777" w:rsidR="0036037D" w:rsidRDefault="0036037D" w:rsidP="0036037D">
      <w:pPr>
        <w:shd w:val="clear" w:color="auto" w:fill="FFFFFF"/>
        <w:spacing w:after="0"/>
        <w:jc w:val="center"/>
        <w:rPr>
          <w:rStyle w:val="passage-display-version"/>
          <w:rFonts w:asciiTheme="minorHAnsi" w:hAnsiTheme="minorHAnsi" w:cstheme="minorHAnsi"/>
          <w:b/>
          <w:color w:val="000000"/>
          <w:sz w:val="24"/>
          <w:szCs w:val="24"/>
        </w:rPr>
      </w:pPr>
      <w:r w:rsidRPr="0036037D">
        <w:rPr>
          <w:rStyle w:val="passage-display-bcv"/>
          <w:rFonts w:asciiTheme="minorHAnsi" w:hAnsiTheme="minorHAnsi" w:cstheme="minorHAnsi"/>
          <w:b/>
          <w:color w:val="000000"/>
          <w:sz w:val="24"/>
          <w:szCs w:val="24"/>
        </w:rPr>
        <w:t>Psalm 107:15-22</w:t>
      </w:r>
      <w:r w:rsidRPr="0036037D">
        <w:rPr>
          <w:rStyle w:val="passage-display-version"/>
          <w:rFonts w:asciiTheme="minorHAnsi" w:hAnsiTheme="minorHAnsi" w:cstheme="minorHAnsi"/>
          <w:b/>
          <w:color w:val="000000"/>
          <w:sz w:val="24"/>
          <w:szCs w:val="24"/>
        </w:rPr>
        <w:t xml:space="preserve">  </w:t>
      </w:r>
    </w:p>
    <w:p w14:paraId="306EE63D" w14:textId="77777777" w:rsidR="0036037D" w:rsidRDefault="0036037D" w:rsidP="0036037D">
      <w:pPr>
        <w:shd w:val="clear" w:color="auto" w:fill="FFFFFF"/>
        <w:spacing w:after="0"/>
        <w:jc w:val="center"/>
        <w:rPr>
          <w:rFonts w:asciiTheme="minorHAnsi" w:hAnsiTheme="minorHAnsi" w:cstheme="minorHAnsi"/>
          <w:b/>
          <w:i/>
          <w:color w:val="000000"/>
        </w:rPr>
      </w:pPr>
      <w:r w:rsidRPr="0036037D">
        <w:rPr>
          <w:rFonts w:asciiTheme="minorHAnsi" w:hAnsiTheme="minorHAnsi" w:cstheme="minorHAnsi"/>
          <w:b/>
          <w:i/>
          <w:color w:val="000000"/>
          <w:sz w:val="24"/>
          <w:szCs w:val="24"/>
        </w:rPr>
        <w:t>Let them give thanks to the</w:t>
      </w:r>
      <w:r w:rsidRPr="0036037D">
        <w:rPr>
          <w:rStyle w:val="apple-converted-space"/>
          <w:rFonts w:asciiTheme="minorHAnsi" w:hAnsiTheme="minorHAnsi" w:cstheme="minorHAnsi"/>
          <w:b/>
          <w:i/>
          <w:color w:val="000000"/>
          <w:sz w:val="24"/>
          <w:szCs w:val="24"/>
        </w:rPr>
        <w:t> </w:t>
      </w:r>
      <w:r w:rsidRPr="0036037D">
        <w:rPr>
          <w:rStyle w:val="sc"/>
          <w:rFonts w:asciiTheme="minorHAnsi" w:hAnsiTheme="minorHAnsi" w:cstheme="minorHAnsi"/>
          <w:b/>
          <w:i/>
          <w:smallCaps/>
          <w:color w:val="000000"/>
          <w:sz w:val="24"/>
          <w:szCs w:val="24"/>
        </w:rPr>
        <w:t>Lord</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for his loyal love, and for the amazing things he has done for people!</w:t>
      </w:r>
      <w:r w:rsidRPr="0036037D">
        <w:rPr>
          <w:rStyle w:val="apple-converted-space"/>
          <w:rFonts w:asciiTheme="minorHAnsi" w:hAnsiTheme="minorHAnsi" w:cstheme="minorHAnsi"/>
          <w:b/>
          <w:i/>
          <w:color w:val="000000"/>
          <w:sz w:val="24"/>
          <w:szCs w:val="24"/>
          <w:vertAlign w:val="superscript"/>
        </w:rPr>
        <w:t> </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For he shattered the bronze gates, and hacked through the iron bars.</w:t>
      </w:r>
      <w:r w:rsidRPr="0036037D">
        <w:rPr>
          <w:rStyle w:val="apple-converted-space"/>
          <w:rFonts w:asciiTheme="minorHAnsi" w:hAnsiTheme="minorHAnsi" w:cstheme="minorHAnsi"/>
          <w:b/>
          <w:i/>
          <w:color w:val="000000"/>
          <w:sz w:val="24"/>
          <w:szCs w:val="24"/>
          <w:vertAlign w:val="superscript"/>
        </w:rPr>
        <w:t> </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They acted like fools in their rebellious ways,</w:t>
      </w:r>
      <w:r w:rsidRPr="0036037D">
        <w:rPr>
          <w:rStyle w:val="apple-converted-space"/>
          <w:rFonts w:asciiTheme="minorHAnsi" w:hAnsiTheme="minorHAnsi" w:cstheme="minorHAnsi"/>
          <w:b/>
          <w:i/>
          <w:color w:val="000000"/>
          <w:sz w:val="24"/>
          <w:szCs w:val="24"/>
          <w:vertAlign w:val="superscript"/>
        </w:rPr>
        <w:t xml:space="preserve"> </w:t>
      </w:r>
      <w:r w:rsidRPr="0036037D">
        <w:rPr>
          <w:rFonts w:asciiTheme="minorHAnsi" w:hAnsiTheme="minorHAnsi" w:cstheme="minorHAnsi"/>
          <w:b/>
          <w:i/>
          <w:color w:val="000000"/>
          <w:sz w:val="24"/>
          <w:szCs w:val="24"/>
        </w:rPr>
        <w:t>and suffered because of their sins.</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They lost their appetite for all food,</w:t>
      </w:r>
      <w:r w:rsidRPr="0036037D">
        <w:rPr>
          <w:rStyle w:val="apple-converted-space"/>
          <w:rFonts w:asciiTheme="minorHAnsi" w:hAnsiTheme="minorHAnsi" w:cstheme="minorHAnsi"/>
          <w:b/>
          <w:i/>
          <w:color w:val="000000"/>
          <w:sz w:val="24"/>
          <w:szCs w:val="24"/>
          <w:vertAlign w:val="superscript"/>
        </w:rPr>
        <w:t> </w:t>
      </w:r>
      <w:r w:rsidRPr="0036037D">
        <w:rPr>
          <w:rFonts w:asciiTheme="minorHAnsi" w:hAnsiTheme="minorHAnsi" w:cstheme="minorHAnsi"/>
          <w:b/>
          <w:i/>
          <w:color w:val="000000"/>
          <w:sz w:val="24"/>
          <w:szCs w:val="24"/>
        </w:rPr>
        <w:t>and they drew near the gates of death.</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They cried out to the</w:t>
      </w:r>
      <w:r w:rsidRPr="0036037D">
        <w:rPr>
          <w:rStyle w:val="apple-converted-space"/>
          <w:rFonts w:asciiTheme="minorHAnsi" w:hAnsiTheme="minorHAnsi" w:cstheme="minorHAnsi"/>
          <w:b/>
          <w:i/>
          <w:color w:val="000000"/>
          <w:sz w:val="24"/>
          <w:szCs w:val="24"/>
        </w:rPr>
        <w:t> </w:t>
      </w:r>
      <w:r w:rsidRPr="0036037D">
        <w:rPr>
          <w:rStyle w:val="sc"/>
          <w:rFonts w:asciiTheme="minorHAnsi" w:hAnsiTheme="minorHAnsi" w:cstheme="minorHAnsi"/>
          <w:b/>
          <w:i/>
          <w:smallCaps/>
          <w:color w:val="000000"/>
          <w:sz w:val="24"/>
          <w:szCs w:val="24"/>
        </w:rPr>
        <w:t>Lord</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in their distress; he delivered them from their troubles.</w:t>
      </w:r>
      <w:r w:rsidRPr="0036037D">
        <w:rPr>
          <w:rStyle w:val="apple-converted-space"/>
          <w:rFonts w:asciiTheme="minorHAnsi" w:hAnsiTheme="minorHAnsi" w:cstheme="minorHAnsi"/>
          <w:b/>
          <w:i/>
          <w:color w:val="000000"/>
          <w:sz w:val="24"/>
          <w:szCs w:val="24"/>
        </w:rPr>
        <w:t> </w:t>
      </w:r>
      <w:r w:rsidRPr="0036037D">
        <w:rPr>
          <w:rFonts w:asciiTheme="minorHAnsi" w:hAnsiTheme="minorHAnsi" w:cstheme="minorHAnsi"/>
          <w:b/>
          <w:i/>
          <w:color w:val="000000"/>
          <w:sz w:val="24"/>
          <w:szCs w:val="24"/>
        </w:rPr>
        <w:t>He sent them an assuring word</w:t>
      </w:r>
      <w:r w:rsidRPr="0036037D">
        <w:rPr>
          <w:rStyle w:val="apple-converted-space"/>
          <w:rFonts w:asciiTheme="minorHAnsi" w:hAnsiTheme="minorHAnsi" w:cstheme="minorHAnsi"/>
          <w:b/>
          <w:i/>
          <w:color w:val="000000"/>
          <w:sz w:val="24"/>
          <w:szCs w:val="24"/>
          <w:vertAlign w:val="superscript"/>
        </w:rPr>
        <w:t> </w:t>
      </w:r>
      <w:r w:rsidRPr="0036037D">
        <w:rPr>
          <w:rFonts w:asciiTheme="minorHAnsi" w:hAnsiTheme="minorHAnsi" w:cstheme="minorHAnsi"/>
          <w:b/>
          <w:i/>
          <w:color w:val="000000"/>
          <w:sz w:val="24"/>
          <w:szCs w:val="24"/>
        </w:rPr>
        <w:t>and healed them;</w:t>
      </w:r>
      <w:r>
        <w:rPr>
          <w:rFonts w:asciiTheme="minorHAnsi" w:hAnsiTheme="minorHAnsi" w:cstheme="minorHAnsi"/>
          <w:b/>
          <w:i/>
          <w:color w:val="000000"/>
          <w:sz w:val="24"/>
          <w:szCs w:val="24"/>
        </w:rPr>
        <w:t xml:space="preserve"> </w:t>
      </w:r>
      <w:r w:rsidRPr="00BA4F70">
        <w:rPr>
          <w:rFonts w:asciiTheme="minorHAnsi" w:hAnsiTheme="minorHAnsi" w:cstheme="minorHAnsi"/>
          <w:b/>
          <w:i/>
          <w:color w:val="000000"/>
        </w:rPr>
        <w:t>he rescued them from the pits where they were trapped.</w:t>
      </w:r>
    </w:p>
    <w:p w14:paraId="29839105" w14:textId="77777777" w:rsidR="0036037D" w:rsidRDefault="0036037D" w:rsidP="0036037D">
      <w:pPr>
        <w:shd w:val="clear" w:color="auto" w:fill="FFFFFF"/>
        <w:spacing w:after="0"/>
        <w:jc w:val="center"/>
        <w:rPr>
          <w:rFonts w:asciiTheme="minorHAnsi" w:hAnsiTheme="minorHAnsi" w:cstheme="minorHAnsi"/>
          <w:b/>
          <w:i/>
          <w:color w:val="000000"/>
        </w:rPr>
      </w:pPr>
    </w:p>
    <w:p w14:paraId="375F4502" w14:textId="77777777" w:rsidR="0036037D" w:rsidRDefault="007E46FD" w:rsidP="000D53FF">
      <w:pPr>
        <w:pStyle w:val="ListParagraph"/>
        <w:numPr>
          <w:ilvl w:val="0"/>
          <w:numId w:val="56"/>
        </w:numPr>
        <w:shd w:val="clear" w:color="auto" w:fill="FFFFFF"/>
        <w:spacing w:after="0"/>
        <w:rPr>
          <w:sz w:val="24"/>
          <w:szCs w:val="24"/>
        </w:rPr>
      </w:pPr>
      <w:r>
        <w:rPr>
          <w:sz w:val="24"/>
          <w:szCs w:val="24"/>
        </w:rPr>
        <w:t xml:space="preserve">After reading the following passages, make a note of how the </w:t>
      </w:r>
      <w:r w:rsidR="0036037D" w:rsidRPr="00E554E7">
        <w:rPr>
          <w:sz w:val="24"/>
          <w:szCs w:val="24"/>
        </w:rPr>
        <w:t>Proverbs 4:20-22; Psalms 34:19, 42:11, 107:8-21; Jeremiah 8:8-22 ________________________________________________________________________________________________________________________________________________________________________________________________________________________________________________________</w:t>
      </w:r>
      <w:r w:rsidR="00E554E7">
        <w:rPr>
          <w:sz w:val="24"/>
          <w:szCs w:val="24"/>
        </w:rPr>
        <w:t>____________________________</w:t>
      </w:r>
    </w:p>
    <w:p w14:paraId="5CE72F8C" w14:textId="77777777" w:rsidR="00AE6302" w:rsidRDefault="00AE6302" w:rsidP="0036037D">
      <w:pPr>
        <w:jc w:val="center"/>
        <w:rPr>
          <w:b/>
          <w:bCs/>
          <w:sz w:val="28"/>
          <w:szCs w:val="28"/>
        </w:rPr>
      </w:pPr>
    </w:p>
    <w:p w14:paraId="2C17F530" w14:textId="77777777" w:rsidR="0036037D" w:rsidRDefault="0036037D" w:rsidP="0036037D">
      <w:pPr>
        <w:jc w:val="center"/>
        <w:rPr>
          <w:b/>
          <w:bCs/>
          <w:sz w:val="28"/>
          <w:szCs w:val="28"/>
        </w:rPr>
      </w:pPr>
      <w:r>
        <w:rPr>
          <w:b/>
          <w:bCs/>
          <w:sz w:val="28"/>
          <w:szCs w:val="28"/>
        </w:rPr>
        <w:t xml:space="preserve">Sanctification </w:t>
      </w:r>
    </w:p>
    <w:p w14:paraId="2E25F86C" w14:textId="77777777" w:rsidR="0036037D" w:rsidRDefault="0036037D" w:rsidP="0036037D">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Ephesians 5:25-27 </w:t>
      </w:r>
      <w:r>
        <w:rPr>
          <w:rFonts w:asciiTheme="minorHAnsi" w:hAnsiTheme="minorHAnsi" w:cstheme="minorHAnsi"/>
          <w:b/>
          <w:sz w:val="24"/>
          <w:szCs w:val="24"/>
        </w:rPr>
        <w:t xml:space="preserve"> </w:t>
      </w:r>
    </w:p>
    <w:p w14:paraId="01B813BE" w14:textId="77777777" w:rsidR="0036037D" w:rsidRDefault="0036037D" w:rsidP="0036037D">
      <w:pPr>
        <w:jc w:val="center"/>
        <w:rPr>
          <w:rStyle w:val="apple-converted-space"/>
          <w:rFonts w:asciiTheme="minorHAnsi" w:hAnsiTheme="minorHAnsi" w:cstheme="minorHAnsi"/>
          <w:b/>
          <w:i/>
          <w:color w:val="000000"/>
          <w:sz w:val="24"/>
          <w:szCs w:val="24"/>
          <w:vertAlign w:val="superscript"/>
        </w:rPr>
      </w:pPr>
      <w:r>
        <w:rPr>
          <w:rFonts w:asciiTheme="minorHAnsi" w:hAnsiTheme="minorHAnsi" w:cstheme="minorHAnsi"/>
          <w:b/>
          <w:sz w:val="24"/>
          <w:szCs w:val="24"/>
        </w:rPr>
        <w:t xml:space="preserve"> </w:t>
      </w:r>
      <w:r w:rsidRPr="00C07B4C">
        <w:rPr>
          <w:rFonts w:asciiTheme="minorHAnsi" w:hAnsiTheme="minorHAnsi" w:cstheme="minorHAnsi"/>
          <w:b/>
          <w:i/>
          <w:color w:val="000000"/>
          <w:sz w:val="24"/>
          <w:szCs w:val="24"/>
        </w:rPr>
        <w:t>Husbands, love your</w:t>
      </w:r>
      <w:r w:rsidRPr="00C07B4C">
        <w:rPr>
          <w:rStyle w:val="apple-converted-space"/>
          <w:rFonts w:asciiTheme="minorHAnsi" w:hAnsiTheme="minorHAnsi" w:cstheme="minorHAnsi"/>
          <w:b/>
          <w:i/>
          <w:color w:val="000000"/>
          <w:sz w:val="24"/>
          <w:szCs w:val="24"/>
          <w:vertAlign w:val="superscript"/>
        </w:rPr>
        <w:t> </w:t>
      </w:r>
      <w:r w:rsidRPr="00C07B4C">
        <w:rPr>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wives just as Christ loved the church and gave himself for her</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to sanctify her by cleansing her</w:t>
      </w:r>
      <w:r w:rsidRPr="00C07B4C">
        <w:rPr>
          <w:rStyle w:val="apple-converted-space"/>
          <w:rFonts w:asciiTheme="minorHAnsi" w:hAnsiTheme="minorHAnsi" w:cstheme="minorHAnsi"/>
          <w:b/>
          <w:i/>
          <w:color w:val="000000"/>
          <w:sz w:val="24"/>
          <w:szCs w:val="24"/>
          <w:vertAlign w:val="superscript"/>
        </w:rPr>
        <w:t xml:space="preserve"> </w:t>
      </w:r>
      <w:r w:rsidRPr="00C07B4C">
        <w:rPr>
          <w:rFonts w:asciiTheme="minorHAnsi" w:hAnsiTheme="minorHAnsi" w:cstheme="minorHAnsi"/>
          <w:b/>
          <w:i/>
          <w:color w:val="000000"/>
          <w:sz w:val="24"/>
          <w:szCs w:val="24"/>
        </w:rPr>
        <w:t>with the washing of the water by the word,</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so that he</w:t>
      </w:r>
      <w:r w:rsidRPr="00C07B4C">
        <w:rPr>
          <w:rStyle w:val="apple-converted-space"/>
          <w:rFonts w:asciiTheme="minorHAnsi" w:hAnsiTheme="minorHAnsi" w:cstheme="minorHAnsi"/>
          <w:b/>
          <w:i/>
          <w:color w:val="000000"/>
          <w:sz w:val="24"/>
          <w:szCs w:val="24"/>
          <w:vertAlign w:val="superscript"/>
        </w:rPr>
        <w:t> </w:t>
      </w:r>
      <w:r w:rsidRPr="00C07B4C">
        <w:rPr>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may present the church to himself as glorious – not having a stain or wrinkle, or any such blemish, but holy and blameless.</w:t>
      </w:r>
      <w:r w:rsidRPr="00C07B4C">
        <w:rPr>
          <w:rStyle w:val="apple-converted-space"/>
          <w:rFonts w:asciiTheme="minorHAnsi" w:hAnsiTheme="minorHAnsi" w:cstheme="minorHAnsi"/>
          <w:b/>
          <w:i/>
          <w:color w:val="000000"/>
          <w:sz w:val="24"/>
          <w:szCs w:val="24"/>
          <w:vertAlign w:val="superscript"/>
        </w:rPr>
        <w:t> </w:t>
      </w:r>
    </w:p>
    <w:p w14:paraId="0DD9FE99" w14:textId="77777777" w:rsidR="0036037D" w:rsidRDefault="0036037D" w:rsidP="0036037D">
      <w:pPr>
        <w:ind w:firstLine="720"/>
        <w:jc w:val="both"/>
        <w:rPr>
          <w:sz w:val="24"/>
          <w:szCs w:val="24"/>
        </w:rPr>
      </w:pPr>
      <w:r w:rsidRPr="00C07B4C">
        <w:rPr>
          <w:sz w:val="24"/>
          <w:szCs w:val="24"/>
        </w:rPr>
        <w:t xml:space="preserve">When she was converted at almost fifty years old, </w:t>
      </w:r>
      <w:r w:rsidR="00FC7378">
        <w:rPr>
          <w:sz w:val="24"/>
          <w:szCs w:val="24"/>
        </w:rPr>
        <w:t>my friend, Ruth Anne Bridges</w:t>
      </w:r>
      <w:r w:rsidRPr="00C07B4C">
        <w:rPr>
          <w:sz w:val="24"/>
          <w:szCs w:val="24"/>
        </w:rPr>
        <w:t xml:space="preserve"> began to meditate </w:t>
      </w:r>
      <w:r w:rsidR="00FC7378">
        <w:rPr>
          <w:sz w:val="24"/>
          <w:szCs w:val="24"/>
        </w:rPr>
        <w:t xml:space="preserve">on </w:t>
      </w:r>
      <w:r w:rsidRPr="00C07B4C">
        <w:rPr>
          <w:sz w:val="24"/>
          <w:szCs w:val="24"/>
        </w:rPr>
        <w:t>and memorize the Word of God. A non-believer in her family said, with negative connotations, “That sounds like brain washing.” She responded: “That is exactly what memorizing Scripture does; it is washes my brain of lies and replaces them with the Truth!”</w:t>
      </w:r>
      <w:r w:rsidR="00FC7378" w:rsidRPr="00FC7378">
        <w:rPr>
          <w:sz w:val="24"/>
          <w:szCs w:val="24"/>
        </w:rPr>
        <w:t xml:space="preserve"> </w:t>
      </w:r>
      <w:r w:rsidR="00FC7378">
        <w:rPr>
          <w:sz w:val="24"/>
          <w:szCs w:val="24"/>
        </w:rPr>
        <w:t xml:space="preserve">We could think of the Bible as a bar of soap for the mind. </w:t>
      </w:r>
      <w:r w:rsidR="00FC7378" w:rsidRPr="00C07B4C">
        <w:rPr>
          <w:sz w:val="24"/>
          <w:szCs w:val="24"/>
        </w:rPr>
        <w:t xml:space="preserve"> </w:t>
      </w:r>
      <w:r w:rsidRPr="00C07B4C">
        <w:rPr>
          <w:sz w:val="24"/>
          <w:szCs w:val="24"/>
        </w:rPr>
        <w:t>It changes our old, carnal thinking and exchanges it for the mind of Christ. By memorizing passages</w:t>
      </w:r>
      <w:r>
        <w:rPr>
          <w:sz w:val="24"/>
          <w:szCs w:val="24"/>
        </w:rPr>
        <w:t>,</w:t>
      </w:r>
      <w:r w:rsidRPr="00C07B4C">
        <w:rPr>
          <w:sz w:val="24"/>
          <w:szCs w:val="24"/>
        </w:rPr>
        <w:t xml:space="preserve"> we give the Holy Spirit the opportunity to speak specific words </w:t>
      </w:r>
      <w:r w:rsidRPr="00FC7378">
        <w:rPr>
          <w:sz w:val="24"/>
          <w:szCs w:val="24"/>
        </w:rPr>
        <w:t>(</w:t>
      </w:r>
      <w:r w:rsidR="00FC7378" w:rsidRPr="00FC7378">
        <w:rPr>
          <w:sz w:val="24"/>
          <w:szCs w:val="24"/>
        </w:rPr>
        <w:t>r</w:t>
      </w:r>
      <w:r w:rsidRPr="00FC7378">
        <w:rPr>
          <w:sz w:val="24"/>
          <w:szCs w:val="24"/>
        </w:rPr>
        <w:t>hema</w:t>
      </w:r>
      <w:r w:rsidR="00FC7378" w:rsidRPr="00FC7378">
        <w:rPr>
          <w:sz w:val="24"/>
          <w:szCs w:val="24"/>
        </w:rPr>
        <w:t>s</w:t>
      </w:r>
      <w:r w:rsidRPr="00FC7378">
        <w:rPr>
          <w:sz w:val="24"/>
          <w:szCs w:val="24"/>
        </w:rPr>
        <w:t>)</w:t>
      </w:r>
      <w:r w:rsidRPr="00C07B4C">
        <w:rPr>
          <w:sz w:val="24"/>
          <w:szCs w:val="24"/>
        </w:rPr>
        <w:t xml:space="preserve"> to us. The Bible was written by the Holy Spirit; it is the dialect and language He speaks. Therefore, when we store up God’s Word in our hearts, we are increasing His vocabulary within us. </w:t>
      </w:r>
    </w:p>
    <w:p w14:paraId="7F08EB41" w14:textId="77777777" w:rsidR="0036037D" w:rsidRDefault="0036037D" w:rsidP="0036037D">
      <w:pPr>
        <w:spacing w:after="0"/>
        <w:jc w:val="center"/>
        <w:rPr>
          <w:rFonts w:asciiTheme="minorHAnsi" w:hAnsiTheme="minorHAnsi" w:cstheme="minorHAnsi"/>
          <w:b/>
          <w:sz w:val="24"/>
          <w:szCs w:val="24"/>
        </w:rPr>
      </w:pPr>
      <w:r w:rsidRPr="00837E50">
        <w:rPr>
          <w:rFonts w:asciiTheme="minorHAnsi" w:hAnsiTheme="minorHAnsi" w:cstheme="minorHAnsi"/>
          <w:b/>
          <w:sz w:val="24"/>
          <w:szCs w:val="24"/>
        </w:rPr>
        <w:t>John 17:17 (KJV)</w:t>
      </w:r>
    </w:p>
    <w:p w14:paraId="14360BE3" w14:textId="77777777" w:rsidR="0036037D" w:rsidRDefault="0036037D" w:rsidP="0036037D">
      <w:pPr>
        <w:jc w:val="center"/>
        <w:rPr>
          <w:rStyle w:val="apple-converted-space"/>
          <w:rFonts w:asciiTheme="minorHAnsi" w:hAnsiTheme="minorHAnsi" w:cstheme="minorHAnsi"/>
          <w:b/>
          <w:i/>
          <w:color w:val="000000"/>
          <w:sz w:val="24"/>
          <w:szCs w:val="24"/>
        </w:rPr>
      </w:pPr>
      <w:r w:rsidRPr="00837E50">
        <w:rPr>
          <w:rFonts w:asciiTheme="minorHAnsi" w:hAnsiTheme="minorHAnsi" w:cstheme="minorHAnsi"/>
          <w:b/>
          <w:i/>
          <w:color w:val="000000"/>
          <w:sz w:val="24"/>
          <w:szCs w:val="24"/>
        </w:rPr>
        <w:t>Sanctify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them</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through</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thy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truth: thy</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word</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is</w:t>
      </w:r>
      <w:r w:rsidRPr="00837E50">
        <w:rPr>
          <w:rStyle w:val="apple-converted-space"/>
          <w:rFonts w:asciiTheme="minorHAnsi" w:hAnsiTheme="minorHAnsi" w:cstheme="minorHAnsi"/>
          <w:b/>
          <w:i/>
          <w:color w:val="000000"/>
          <w:sz w:val="24"/>
          <w:szCs w:val="24"/>
        </w:rPr>
        <w:t> </w:t>
      </w:r>
      <w:r w:rsidRPr="00837E50">
        <w:rPr>
          <w:rFonts w:asciiTheme="minorHAnsi" w:hAnsiTheme="minorHAnsi" w:cstheme="minorHAnsi"/>
          <w:b/>
          <w:i/>
          <w:color w:val="000000"/>
          <w:sz w:val="24"/>
          <w:szCs w:val="24"/>
        </w:rPr>
        <w:t>truth.</w:t>
      </w:r>
    </w:p>
    <w:p w14:paraId="7872ACE6" w14:textId="77777777" w:rsidR="0036037D" w:rsidRDefault="000848F9" w:rsidP="00FC7378">
      <w:pPr>
        <w:spacing w:after="0"/>
        <w:ind w:firstLine="720"/>
        <w:jc w:val="both"/>
        <w:rPr>
          <w:sz w:val="24"/>
          <w:szCs w:val="24"/>
        </w:rPr>
      </w:pPr>
      <w:r>
        <w:rPr>
          <w:rStyle w:val="apple-converted-space"/>
          <w:rFonts w:asciiTheme="minorHAnsi" w:hAnsiTheme="minorHAnsi" w:cstheme="minorHAnsi"/>
          <w:color w:val="000000"/>
          <w:sz w:val="24"/>
          <w:szCs w:val="24"/>
        </w:rPr>
        <w:t xml:space="preserve">Bottom line is this – the Bible tells us what is right and what is wrong, it tells us how to get right and stay right. </w:t>
      </w:r>
      <w:r w:rsidR="0036037D">
        <w:rPr>
          <w:rStyle w:val="apple-converted-space"/>
          <w:rFonts w:asciiTheme="minorHAnsi" w:hAnsiTheme="minorHAnsi" w:cstheme="minorHAnsi"/>
          <w:b/>
          <w:i/>
          <w:color w:val="000000"/>
          <w:sz w:val="24"/>
          <w:szCs w:val="24"/>
        </w:rPr>
        <w:t xml:space="preserve"> </w:t>
      </w:r>
      <w:r w:rsidR="0036037D" w:rsidRPr="00882453">
        <w:rPr>
          <w:sz w:val="24"/>
          <w:szCs w:val="24"/>
        </w:rPr>
        <w:t xml:space="preserve">Studying the </w:t>
      </w:r>
      <w:r w:rsidR="0036037D">
        <w:rPr>
          <w:sz w:val="24"/>
          <w:szCs w:val="24"/>
        </w:rPr>
        <w:t>W</w:t>
      </w:r>
      <w:r w:rsidR="0036037D" w:rsidRPr="00882453">
        <w:rPr>
          <w:sz w:val="24"/>
          <w:szCs w:val="24"/>
        </w:rPr>
        <w:t xml:space="preserve">ord of God </w:t>
      </w:r>
      <w:r w:rsidR="0036037D">
        <w:rPr>
          <w:sz w:val="24"/>
          <w:szCs w:val="24"/>
        </w:rPr>
        <w:t xml:space="preserve">will not make us </w:t>
      </w:r>
      <w:r w:rsidR="0036037D" w:rsidRPr="00882453">
        <w:rPr>
          <w:sz w:val="24"/>
          <w:szCs w:val="24"/>
        </w:rPr>
        <w:t>sinless</w:t>
      </w:r>
      <w:r w:rsidR="0036037D">
        <w:rPr>
          <w:sz w:val="24"/>
          <w:szCs w:val="24"/>
        </w:rPr>
        <w:t>,</w:t>
      </w:r>
      <w:r w:rsidR="0036037D" w:rsidRPr="00882453">
        <w:rPr>
          <w:sz w:val="24"/>
          <w:szCs w:val="24"/>
        </w:rPr>
        <w:t xml:space="preserve"> but it </w:t>
      </w:r>
      <w:r w:rsidR="0036037D">
        <w:rPr>
          <w:sz w:val="24"/>
          <w:szCs w:val="24"/>
        </w:rPr>
        <w:t xml:space="preserve">certainly can make us </w:t>
      </w:r>
      <w:r w:rsidR="0036037D" w:rsidRPr="00882453">
        <w:rPr>
          <w:sz w:val="24"/>
          <w:szCs w:val="24"/>
        </w:rPr>
        <w:t>sin less</w:t>
      </w:r>
      <w:r w:rsidR="0036037D">
        <w:rPr>
          <w:sz w:val="24"/>
          <w:szCs w:val="24"/>
        </w:rPr>
        <w:t>.</w:t>
      </w:r>
      <w:r w:rsidR="0036037D" w:rsidRPr="00882453">
        <w:rPr>
          <w:sz w:val="24"/>
          <w:szCs w:val="24"/>
        </w:rPr>
        <w:t xml:space="preserve"> </w:t>
      </w:r>
      <w:r w:rsidR="0036037D">
        <w:rPr>
          <w:sz w:val="24"/>
          <w:szCs w:val="24"/>
        </w:rPr>
        <w:t>How does that work? I can’t spend time in the Word of God and not have the Holy Spirit bring to light the sins that grieve Him. Sin</w:t>
      </w:r>
      <w:r w:rsidR="0036037D" w:rsidRPr="00882453">
        <w:rPr>
          <w:sz w:val="24"/>
          <w:szCs w:val="24"/>
        </w:rPr>
        <w:t xml:space="preserve"> keep</w:t>
      </w:r>
      <w:r w:rsidR="0036037D">
        <w:rPr>
          <w:sz w:val="24"/>
          <w:szCs w:val="24"/>
        </w:rPr>
        <w:t>s me</w:t>
      </w:r>
      <w:r w:rsidR="0036037D" w:rsidRPr="00882453">
        <w:rPr>
          <w:sz w:val="24"/>
          <w:szCs w:val="24"/>
        </w:rPr>
        <w:t xml:space="preserve"> from the Word of God</w:t>
      </w:r>
      <w:r w:rsidR="0036037D">
        <w:rPr>
          <w:sz w:val="24"/>
          <w:szCs w:val="24"/>
        </w:rPr>
        <w:t>;</w:t>
      </w:r>
      <w:r w:rsidR="0036037D" w:rsidRPr="00882453">
        <w:rPr>
          <w:sz w:val="24"/>
          <w:szCs w:val="24"/>
        </w:rPr>
        <w:t xml:space="preserve"> or the Word of God will keep</w:t>
      </w:r>
      <w:r w:rsidR="0036037D">
        <w:rPr>
          <w:sz w:val="24"/>
          <w:szCs w:val="24"/>
        </w:rPr>
        <w:t xml:space="preserve"> me </w:t>
      </w:r>
      <w:r w:rsidR="0036037D" w:rsidRPr="00882453">
        <w:rPr>
          <w:sz w:val="24"/>
          <w:szCs w:val="24"/>
        </w:rPr>
        <w:t xml:space="preserve">from sin. </w:t>
      </w:r>
      <w:r w:rsidR="0036037D" w:rsidRPr="005C42B4">
        <w:rPr>
          <w:sz w:val="24"/>
          <w:szCs w:val="24"/>
        </w:rPr>
        <w:t xml:space="preserve"> </w:t>
      </w:r>
      <w:r w:rsidR="0036037D">
        <w:rPr>
          <w:sz w:val="24"/>
          <w:szCs w:val="24"/>
        </w:rPr>
        <w:t>Oh, for the grace to choose the latter.</w:t>
      </w:r>
    </w:p>
    <w:p w14:paraId="625FDE8D" w14:textId="77777777" w:rsidR="008C6CC6" w:rsidRDefault="008C6CC6" w:rsidP="000848F9">
      <w:pPr>
        <w:spacing w:after="0"/>
        <w:ind w:firstLine="720"/>
        <w:rPr>
          <w:sz w:val="24"/>
          <w:szCs w:val="24"/>
        </w:rPr>
      </w:pPr>
    </w:p>
    <w:p w14:paraId="12E9AFC0" w14:textId="77777777" w:rsidR="005433A8" w:rsidRPr="00BD4843" w:rsidRDefault="00BD4843" w:rsidP="00BD4843">
      <w:pPr>
        <w:jc w:val="center"/>
        <w:rPr>
          <w:b/>
          <w:sz w:val="28"/>
          <w:szCs w:val="28"/>
        </w:rPr>
      </w:pPr>
      <w:r w:rsidRPr="00BD4843">
        <w:rPr>
          <w:rFonts w:asciiTheme="minorHAnsi" w:hAnsiTheme="minorHAnsi" w:cstheme="minorHAnsi"/>
          <w:b/>
          <w:sz w:val="28"/>
          <w:szCs w:val="28"/>
        </w:rPr>
        <w:t>Fortification</w:t>
      </w:r>
    </w:p>
    <w:p w14:paraId="2A081B23" w14:textId="77777777" w:rsidR="005433A8" w:rsidRDefault="005433A8" w:rsidP="005433A8">
      <w:pPr>
        <w:spacing w:after="0"/>
        <w:jc w:val="center"/>
        <w:rPr>
          <w:rStyle w:val="text"/>
          <w:rFonts w:eastAsiaTheme="minorEastAsia"/>
          <w:b/>
          <w:bCs/>
          <w:iCs/>
          <w:sz w:val="24"/>
          <w:szCs w:val="24"/>
        </w:rPr>
      </w:pPr>
      <w:r w:rsidRPr="004C1FEC">
        <w:rPr>
          <w:rStyle w:val="text"/>
          <w:rFonts w:eastAsiaTheme="minorEastAsia"/>
          <w:b/>
          <w:bCs/>
          <w:iCs/>
          <w:sz w:val="24"/>
          <w:szCs w:val="24"/>
        </w:rPr>
        <w:t>Ephesians 6:1</w:t>
      </w:r>
      <w:r w:rsidR="00DA3C5A">
        <w:rPr>
          <w:rStyle w:val="text"/>
          <w:rFonts w:eastAsiaTheme="minorEastAsia"/>
          <w:b/>
          <w:bCs/>
          <w:iCs/>
          <w:sz w:val="24"/>
          <w:szCs w:val="24"/>
        </w:rPr>
        <w:t>4</w:t>
      </w:r>
      <w:r w:rsidRPr="004C1FEC">
        <w:rPr>
          <w:rStyle w:val="text"/>
          <w:rFonts w:eastAsiaTheme="minorEastAsia"/>
          <w:b/>
          <w:bCs/>
          <w:iCs/>
          <w:sz w:val="24"/>
          <w:szCs w:val="24"/>
        </w:rPr>
        <w:t xml:space="preserve">-18 </w:t>
      </w:r>
    </w:p>
    <w:p w14:paraId="1405E502" w14:textId="77777777" w:rsidR="005433A8" w:rsidRPr="00FC7378" w:rsidRDefault="005433A8" w:rsidP="005433A8">
      <w:pPr>
        <w:jc w:val="center"/>
        <w:rPr>
          <w:rFonts w:asciiTheme="minorHAnsi" w:eastAsiaTheme="minorEastAsia" w:hAnsiTheme="minorHAnsi" w:cstheme="minorHAnsi"/>
          <w:b/>
          <w:bCs/>
          <w:i/>
          <w:iCs/>
          <w:smallCaps/>
          <w:sz w:val="24"/>
          <w:szCs w:val="24"/>
        </w:rPr>
      </w:pPr>
      <w:r w:rsidRPr="00FC7378">
        <w:rPr>
          <w:rFonts w:asciiTheme="minorHAnsi" w:eastAsiaTheme="minorEastAsia" w:hAnsiTheme="minorHAnsi" w:cstheme="minorHAnsi"/>
          <w:b/>
          <w:bCs/>
          <w:i/>
          <w:iCs/>
          <w:sz w:val="24"/>
          <w:szCs w:val="24"/>
        </w:rPr>
        <w:t xml:space="preserve">Stand firm therefore, </w:t>
      </w:r>
      <w:r w:rsidRPr="00FC7378">
        <w:rPr>
          <w:rFonts w:asciiTheme="minorHAnsi" w:eastAsiaTheme="minorEastAsia" w:hAnsiTheme="minorHAnsi" w:cstheme="minorHAnsi"/>
          <w:b/>
          <w:bCs/>
          <w:i/>
          <w:iCs/>
          <w:smallCaps/>
          <w:sz w:val="24"/>
          <w:szCs w:val="24"/>
        </w:rPr>
        <w:t>having girded your loins with truth</w:t>
      </w:r>
      <w:r w:rsidRPr="00FC7378">
        <w:rPr>
          <w:rFonts w:asciiTheme="minorHAnsi" w:eastAsiaTheme="minorEastAsia" w:hAnsiTheme="minorHAnsi" w:cstheme="minorHAnsi"/>
          <w:b/>
          <w:bCs/>
          <w:i/>
          <w:iCs/>
          <w:sz w:val="24"/>
          <w:szCs w:val="24"/>
        </w:rPr>
        <w:t xml:space="preserve">, and </w:t>
      </w:r>
      <w:r w:rsidRPr="00FC7378">
        <w:rPr>
          <w:rFonts w:asciiTheme="minorHAnsi" w:eastAsiaTheme="minorEastAsia" w:hAnsiTheme="minorHAnsi" w:cstheme="minorHAnsi"/>
          <w:b/>
          <w:bCs/>
          <w:i/>
          <w:iCs/>
          <w:smallCaps/>
          <w:sz w:val="24"/>
          <w:szCs w:val="24"/>
        </w:rPr>
        <w:t>having</w:t>
      </w:r>
      <w:r w:rsidRPr="00FC7378">
        <w:rPr>
          <w:rFonts w:asciiTheme="minorHAnsi" w:eastAsiaTheme="minorEastAsia" w:hAnsiTheme="minorHAnsi" w:cstheme="minorHAnsi"/>
          <w:b/>
          <w:bCs/>
          <w:i/>
          <w:iCs/>
          <w:sz w:val="24"/>
          <w:szCs w:val="24"/>
        </w:rPr>
        <w:t xml:space="preserve"> </w:t>
      </w:r>
      <w:r w:rsidRPr="00FC7378">
        <w:rPr>
          <w:rFonts w:asciiTheme="minorHAnsi" w:eastAsiaTheme="minorEastAsia" w:hAnsiTheme="minorHAnsi" w:cstheme="minorHAnsi"/>
          <w:b/>
          <w:bCs/>
          <w:i/>
          <w:iCs/>
          <w:smallCaps/>
          <w:sz w:val="24"/>
          <w:szCs w:val="24"/>
        </w:rPr>
        <w:t>put on the breastplate of righteousness</w:t>
      </w:r>
      <w:r w:rsidRPr="00FC7378">
        <w:rPr>
          <w:rFonts w:asciiTheme="minorHAnsi" w:eastAsiaTheme="minorEastAsia" w:hAnsiTheme="minorHAnsi" w:cstheme="minorHAnsi"/>
          <w:b/>
          <w:bCs/>
          <w:i/>
          <w:iCs/>
          <w:sz w:val="24"/>
          <w:szCs w:val="24"/>
          <w:vertAlign w:val="superscript"/>
        </w:rPr>
        <w:t> </w:t>
      </w:r>
      <w:r w:rsidRPr="00FC7378">
        <w:rPr>
          <w:rFonts w:asciiTheme="minorHAnsi" w:eastAsiaTheme="minorEastAsia" w:hAnsiTheme="minorHAnsi" w:cstheme="minorHAnsi"/>
          <w:b/>
          <w:bCs/>
          <w:i/>
          <w:iCs/>
          <w:sz w:val="24"/>
          <w:szCs w:val="24"/>
        </w:rPr>
        <w:t xml:space="preserve">and having shod </w:t>
      </w:r>
      <w:r w:rsidRPr="00FC7378">
        <w:rPr>
          <w:rFonts w:asciiTheme="minorHAnsi" w:eastAsiaTheme="minorEastAsia" w:hAnsiTheme="minorHAnsi" w:cstheme="minorHAnsi"/>
          <w:b/>
          <w:bCs/>
          <w:i/>
          <w:iCs/>
          <w:smallCaps/>
          <w:sz w:val="24"/>
          <w:szCs w:val="24"/>
        </w:rPr>
        <w:t>your feet with the preparation of the gospel of peace</w:t>
      </w:r>
      <w:r w:rsidRPr="00FC7378">
        <w:rPr>
          <w:rFonts w:asciiTheme="minorHAnsi" w:eastAsiaTheme="minorEastAsia" w:hAnsiTheme="minorHAnsi" w:cstheme="minorHAnsi"/>
          <w:b/>
          <w:bCs/>
          <w:i/>
          <w:iCs/>
          <w:sz w:val="24"/>
          <w:szCs w:val="24"/>
        </w:rPr>
        <w:t>. In addition to all, taking up the shield of faith, with which you will be able to extinguish all the flaming arrows of the evil one.</w:t>
      </w:r>
      <w:r w:rsidRPr="00FC7378">
        <w:rPr>
          <w:rFonts w:asciiTheme="minorHAnsi" w:eastAsiaTheme="minorEastAsia" w:hAnsiTheme="minorHAnsi" w:cstheme="minorHAnsi"/>
          <w:b/>
          <w:bCs/>
          <w:i/>
          <w:iCs/>
          <w:sz w:val="24"/>
          <w:szCs w:val="24"/>
          <w:vertAlign w:val="superscript"/>
        </w:rPr>
        <w:t> </w:t>
      </w:r>
      <w:r w:rsidRPr="00FC7378">
        <w:rPr>
          <w:rFonts w:asciiTheme="minorHAnsi" w:eastAsiaTheme="minorEastAsia" w:hAnsiTheme="minorHAnsi" w:cstheme="minorHAnsi"/>
          <w:b/>
          <w:bCs/>
          <w:i/>
          <w:iCs/>
          <w:sz w:val="24"/>
          <w:szCs w:val="24"/>
        </w:rPr>
        <w:t xml:space="preserve">And take </w:t>
      </w:r>
      <w:r w:rsidRPr="00FC7378">
        <w:rPr>
          <w:rFonts w:asciiTheme="minorHAnsi" w:eastAsiaTheme="minorEastAsia" w:hAnsiTheme="minorHAnsi" w:cstheme="minorHAnsi"/>
          <w:b/>
          <w:bCs/>
          <w:i/>
          <w:iCs/>
          <w:smallCaps/>
          <w:sz w:val="24"/>
          <w:szCs w:val="24"/>
        </w:rPr>
        <w:t>the helmet of salvation, and the sword of the Spirit, which is the word of God.</w:t>
      </w:r>
    </w:p>
    <w:p w14:paraId="412F48A8" w14:textId="77777777" w:rsidR="00260FBE" w:rsidRDefault="00260FBE" w:rsidP="00260FBE">
      <w:pPr>
        <w:ind w:firstLine="720"/>
        <w:jc w:val="both"/>
        <w:rPr>
          <w:sz w:val="24"/>
          <w:szCs w:val="24"/>
        </w:rPr>
      </w:pPr>
      <w:r>
        <w:rPr>
          <w:sz w:val="24"/>
          <w:szCs w:val="24"/>
        </w:rPr>
        <w:t>As previously note, the city of Ephesus</w:t>
      </w:r>
      <w:r w:rsidRPr="5897EC05">
        <w:rPr>
          <w:sz w:val="24"/>
          <w:szCs w:val="24"/>
        </w:rPr>
        <w:t xml:space="preserve"> was a hub of idolatry and evil spirits</w:t>
      </w:r>
      <w:r>
        <w:rPr>
          <w:sz w:val="24"/>
          <w:szCs w:val="24"/>
        </w:rPr>
        <w:t>. W</w:t>
      </w:r>
      <w:r w:rsidRPr="5897EC05">
        <w:rPr>
          <w:sz w:val="24"/>
          <w:szCs w:val="24"/>
        </w:rPr>
        <w:t xml:space="preserve">hat was true of Ephesus, is also true of the </w:t>
      </w:r>
      <w:r>
        <w:rPr>
          <w:sz w:val="24"/>
          <w:szCs w:val="24"/>
        </w:rPr>
        <w:t>c</w:t>
      </w:r>
      <w:r w:rsidRPr="5897EC05">
        <w:rPr>
          <w:sz w:val="24"/>
          <w:szCs w:val="24"/>
        </w:rPr>
        <w:t>h</w:t>
      </w:r>
      <w:r>
        <w:rPr>
          <w:sz w:val="24"/>
          <w:szCs w:val="24"/>
        </w:rPr>
        <w:t>urch</w:t>
      </w:r>
      <w:r w:rsidRPr="5897EC05">
        <w:rPr>
          <w:sz w:val="24"/>
          <w:szCs w:val="24"/>
        </w:rPr>
        <w:t xml:space="preserve"> in all ages until Jesus returns for His bride. </w:t>
      </w:r>
      <w:r>
        <w:rPr>
          <w:sz w:val="24"/>
          <w:szCs w:val="24"/>
        </w:rPr>
        <w:t xml:space="preserve">We can ill afford to stick our heads in the sand and pretend this battle is not real. </w:t>
      </w:r>
      <w:r w:rsidR="00FC7378">
        <w:rPr>
          <w:sz w:val="24"/>
          <w:szCs w:val="24"/>
        </w:rPr>
        <w:t>I</w:t>
      </w:r>
      <w:r>
        <w:rPr>
          <w:sz w:val="24"/>
          <w:szCs w:val="24"/>
        </w:rPr>
        <w:t xml:space="preserve">f we do, we are defeated already. </w:t>
      </w:r>
      <w:r w:rsidRPr="5897EC05">
        <w:rPr>
          <w:sz w:val="24"/>
          <w:szCs w:val="24"/>
        </w:rPr>
        <w:t>In his historic</w:t>
      </w:r>
      <w:r>
        <w:rPr>
          <w:sz w:val="24"/>
          <w:szCs w:val="24"/>
        </w:rPr>
        <w:t>al and insightful book entitled</w:t>
      </w:r>
      <w:r w:rsidRPr="5897EC05">
        <w:rPr>
          <w:sz w:val="24"/>
          <w:szCs w:val="24"/>
        </w:rPr>
        <w:t xml:space="preserve"> </w:t>
      </w:r>
      <w:r w:rsidRPr="00857A44">
        <w:rPr>
          <w:iCs/>
          <w:sz w:val="24"/>
          <w:szCs w:val="24"/>
          <w:u w:val="single"/>
        </w:rPr>
        <w:t>Power and Magic</w:t>
      </w:r>
      <w:r>
        <w:rPr>
          <w:sz w:val="24"/>
          <w:szCs w:val="24"/>
        </w:rPr>
        <w:t xml:space="preserve">, </w:t>
      </w:r>
      <w:r w:rsidRPr="5897EC05">
        <w:rPr>
          <w:sz w:val="24"/>
          <w:szCs w:val="24"/>
        </w:rPr>
        <w:t>Clinton E. Arnold educates the church of Jesus Christ on spiritual warfare.</w:t>
      </w:r>
      <w:r>
        <w:rPr>
          <w:sz w:val="24"/>
          <w:szCs w:val="24"/>
        </w:rPr>
        <w:t xml:space="preserve"> On page 22 he said:</w:t>
      </w:r>
    </w:p>
    <w:p w14:paraId="4E032115" w14:textId="77777777" w:rsidR="00260FBE" w:rsidRDefault="00260FBE" w:rsidP="00260FBE">
      <w:pPr>
        <w:ind w:left="720" w:right="720"/>
        <w:jc w:val="both"/>
        <w:rPr>
          <w:sz w:val="24"/>
          <w:szCs w:val="24"/>
        </w:rPr>
      </w:pPr>
      <w:r>
        <w:rPr>
          <w:sz w:val="24"/>
          <w:szCs w:val="24"/>
        </w:rPr>
        <w:t xml:space="preserve"> </w:t>
      </w:r>
      <w:r w:rsidRPr="5897EC05">
        <w:rPr>
          <w:sz w:val="24"/>
          <w:szCs w:val="24"/>
        </w:rPr>
        <w:t>Although it has been claimed that the Ephesian Artemis was not by nature a goddess of magic, she does seem to have had a direct link with the magical practices of the time. She was considered a supremely powerful deity and could therefore exercise her power for the benefit of the devotee</w:t>
      </w:r>
      <w:r>
        <w:rPr>
          <w:sz w:val="24"/>
          <w:szCs w:val="24"/>
        </w:rPr>
        <w:t xml:space="preserve"> in the face of other opposing ‘powers’</w:t>
      </w:r>
      <w:r w:rsidRPr="5897EC05">
        <w:rPr>
          <w:sz w:val="24"/>
          <w:szCs w:val="24"/>
        </w:rPr>
        <w:t xml:space="preserve"> and spirits. Her power in this respect is well illustrated in a papyrus containing a magical formula apparently for the purpose of compelling the passion of a woman toward a man. Directly under the text is a crude drawing of the Ephesians Artemis, indicating that she is the power called upo</w:t>
      </w:r>
      <w:r>
        <w:rPr>
          <w:sz w:val="24"/>
          <w:szCs w:val="24"/>
        </w:rPr>
        <w:t>n to fulfill the wish (line 4: ‘</w:t>
      </w:r>
      <w:r w:rsidRPr="5897EC05">
        <w:rPr>
          <w:sz w:val="24"/>
          <w:szCs w:val="24"/>
        </w:rPr>
        <w:t>take a leaf of lead an</w:t>
      </w:r>
      <w:r>
        <w:rPr>
          <w:sz w:val="24"/>
          <w:szCs w:val="24"/>
        </w:rPr>
        <w:t>d with a nail write the figure…’</w:t>
      </w:r>
      <w:r w:rsidRPr="5897EC05">
        <w:rPr>
          <w:sz w:val="24"/>
          <w:szCs w:val="24"/>
        </w:rPr>
        <w:t xml:space="preserve">). Artemis plays an important role in Greco-Roman times </w:t>
      </w:r>
      <w:r>
        <w:rPr>
          <w:sz w:val="24"/>
          <w:szCs w:val="24"/>
        </w:rPr>
        <w:t>as a goddess of the underworld.</w:t>
      </w:r>
    </w:p>
    <w:p w14:paraId="69190A7A" w14:textId="77777777" w:rsidR="005433A8" w:rsidRDefault="00260FBE" w:rsidP="005433A8">
      <w:pPr>
        <w:ind w:firstLine="720"/>
        <w:jc w:val="both"/>
        <w:rPr>
          <w:sz w:val="24"/>
          <w:szCs w:val="24"/>
        </w:rPr>
      </w:pPr>
      <w:r>
        <w:rPr>
          <w:sz w:val="24"/>
          <w:szCs w:val="24"/>
        </w:rPr>
        <w:t xml:space="preserve">On one trip to Nicaragua, I wrote a lesson on Spiritual warfare. </w:t>
      </w:r>
      <w:r w:rsidR="00CC478C">
        <w:rPr>
          <w:sz w:val="24"/>
          <w:szCs w:val="24"/>
        </w:rPr>
        <w:t>W</w:t>
      </w:r>
      <w:r w:rsidR="005433A8" w:rsidRPr="00C07B4C">
        <w:rPr>
          <w:sz w:val="24"/>
          <w:szCs w:val="24"/>
        </w:rPr>
        <w:t xml:space="preserve">e purchased a video camera to tape our lessons. Alva, </w:t>
      </w:r>
      <w:r w:rsidR="009121F7">
        <w:rPr>
          <w:sz w:val="24"/>
          <w:szCs w:val="24"/>
        </w:rPr>
        <w:t>a</w:t>
      </w:r>
      <w:r w:rsidR="005433A8" w:rsidRPr="00C07B4C">
        <w:rPr>
          <w:sz w:val="24"/>
          <w:szCs w:val="24"/>
        </w:rPr>
        <w:t xml:space="preserve"> Nicaraguan pastor’s wife, began this discipling journey with me at my dining room table. She and I were on the balcony of our hotel trying to tape the lesson on spiritual warfare. </w:t>
      </w:r>
      <w:r w:rsidR="00282146">
        <w:rPr>
          <w:sz w:val="24"/>
          <w:szCs w:val="24"/>
        </w:rPr>
        <w:t xml:space="preserve"> </w:t>
      </w:r>
      <w:r w:rsidR="005433A8" w:rsidRPr="00C07B4C">
        <w:rPr>
          <w:sz w:val="24"/>
          <w:szCs w:val="24"/>
        </w:rPr>
        <w:t xml:space="preserve">At the very </w:t>
      </w:r>
      <w:r w:rsidR="004E0B8A" w:rsidRPr="00C07B4C">
        <w:rPr>
          <w:sz w:val="24"/>
          <w:szCs w:val="24"/>
        </w:rPr>
        <w:t>moment,</w:t>
      </w:r>
      <w:r w:rsidR="005433A8" w:rsidRPr="00C07B4C">
        <w:rPr>
          <w:sz w:val="24"/>
          <w:szCs w:val="24"/>
        </w:rPr>
        <w:t xml:space="preserve"> we began to read the Bible, we encountered all kinds of commotion and loud noises that were drowning out the Word of God. That is when I stopped and said to Alva, “This is precisely my point; the Devil wants to silence God’s Word!” We moved inside so we could finish our lesson. </w:t>
      </w:r>
      <w:r w:rsidR="00D00849">
        <w:rPr>
          <w:sz w:val="24"/>
          <w:szCs w:val="24"/>
        </w:rPr>
        <w:t>In spiritual warfare, the Word of God is the only offensive weapon in our spiritual arsenal.</w:t>
      </w:r>
    </w:p>
    <w:p w14:paraId="00B3E116" w14:textId="77777777" w:rsidR="00E92C38" w:rsidRDefault="00D00849" w:rsidP="005433A8">
      <w:pPr>
        <w:ind w:firstLine="720"/>
        <w:jc w:val="both"/>
        <w:rPr>
          <w:sz w:val="24"/>
          <w:szCs w:val="24"/>
        </w:rPr>
      </w:pPr>
      <w:r>
        <w:rPr>
          <w:sz w:val="24"/>
          <w:szCs w:val="24"/>
        </w:rPr>
        <w:t xml:space="preserve">New </w:t>
      </w:r>
      <w:r w:rsidR="005433A8" w:rsidRPr="00C07B4C">
        <w:rPr>
          <w:sz w:val="24"/>
          <w:szCs w:val="24"/>
        </w:rPr>
        <w:t>believer</w:t>
      </w:r>
      <w:r>
        <w:rPr>
          <w:sz w:val="24"/>
          <w:szCs w:val="24"/>
        </w:rPr>
        <w:t>s who are not discipled,</w:t>
      </w:r>
      <w:r w:rsidR="005433A8" w:rsidRPr="00C07B4C">
        <w:rPr>
          <w:sz w:val="24"/>
          <w:szCs w:val="24"/>
        </w:rPr>
        <w:t xml:space="preserve"> </w:t>
      </w:r>
      <w:r>
        <w:rPr>
          <w:sz w:val="24"/>
          <w:szCs w:val="24"/>
        </w:rPr>
        <w:t xml:space="preserve">are susceptible to the enemy’s assaults. </w:t>
      </w:r>
      <w:r w:rsidR="009121F7">
        <w:rPr>
          <w:sz w:val="24"/>
          <w:szCs w:val="24"/>
        </w:rPr>
        <w:t>As a child in the faith, I had no idea of the battles I would face</w:t>
      </w:r>
      <w:r w:rsidR="00CF3A70">
        <w:rPr>
          <w:sz w:val="24"/>
          <w:szCs w:val="24"/>
        </w:rPr>
        <w:t>. Truth is, I didn’t even</w:t>
      </w:r>
      <w:r w:rsidR="00CF3A70" w:rsidRPr="3C1B5965">
        <w:rPr>
          <w:sz w:val="24"/>
          <w:szCs w:val="24"/>
        </w:rPr>
        <w:t xml:space="preserve"> know </w:t>
      </w:r>
      <w:r w:rsidR="00CF3A70">
        <w:rPr>
          <w:sz w:val="24"/>
          <w:szCs w:val="24"/>
        </w:rPr>
        <w:t>that I had</w:t>
      </w:r>
      <w:r w:rsidR="00CF3A70" w:rsidRPr="3C1B5965">
        <w:rPr>
          <w:sz w:val="24"/>
          <w:szCs w:val="24"/>
        </w:rPr>
        <w:t xml:space="preserve"> an enemy, much less </w:t>
      </w:r>
      <w:r w:rsidR="00CF3A70">
        <w:rPr>
          <w:sz w:val="24"/>
          <w:szCs w:val="24"/>
        </w:rPr>
        <w:t>how to use</w:t>
      </w:r>
      <w:r w:rsidR="00CF3A70" w:rsidRPr="3C1B5965">
        <w:rPr>
          <w:sz w:val="24"/>
          <w:szCs w:val="24"/>
        </w:rPr>
        <w:t xml:space="preserve"> the “Sword of the Spirit” (literally, a specific passage of Scripture) to defend </w:t>
      </w:r>
      <w:r w:rsidR="00CF3A70">
        <w:rPr>
          <w:sz w:val="24"/>
          <w:szCs w:val="24"/>
        </w:rPr>
        <w:t>myself!</w:t>
      </w:r>
      <w:r w:rsidR="009121F7">
        <w:rPr>
          <w:sz w:val="24"/>
          <w:szCs w:val="24"/>
        </w:rPr>
        <w:t xml:space="preserve">  </w:t>
      </w:r>
      <w:r w:rsidR="00CF3A70">
        <w:rPr>
          <w:sz w:val="24"/>
          <w:szCs w:val="24"/>
        </w:rPr>
        <w:t xml:space="preserve">Most of these lessons were learned </w:t>
      </w:r>
      <w:r w:rsidR="009121F7">
        <w:rPr>
          <w:sz w:val="24"/>
          <w:szCs w:val="24"/>
        </w:rPr>
        <w:t>through defeat</w:t>
      </w:r>
      <w:r w:rsidR="00CF3A70">
        <w:rPr>
          <w:sz w:val="24"/>
          <w:szCs w:val="24"/>
        </w:rPr>
        <w:t xml:space="preserve">. </w:t>
      </w:r>
    </w:p>
    <w:p w14:paraId="0FCEB8A6" w14:textId="77777777" w:rsidR="005433A8" w:rsidRDefault="00523354" w:rsidP="005433A8">
      <w:pPr>
        <w:ind w:firstLine="720"/>
        <w:jc w:val="both"/>
        <w:rPr>
          <w:sz w:val="24"/>
          <w:szCs w:val="24"/>
        </w:rPr>
      </w:pPr>
      <w:r>
        <w:rPr>
          <w:sz w:val="24"/>
          <w:szCs w:val="24"/>
        </w:rPr>
        <w:t>T</w:t>
      </w:r>
      <w:r w:rsidR="00CF3A70">
        <w:rPr>
          <w:sz w:val="24"/>
          <w:szCs w:val="24"/>
        </w:rPr>
        <w:t xml:space="preserve">hankfully, God has brought some </w:t>
      </w:r>
      <w:r>
        <w:rPr>
          <w:sz w:val="24"/>
          <w:szCs w:val="24"/>
        </w:rPr>
        <w:t xml:space="preserve">mature </w:t>
      </w:r>
      <w:r w:rsidR="00CF3A70">
        <w:rPr>
          <w:sz w:val="24"/>
          <w:szCs w:val="24"/>
        </w:rPr>
        <w:t>Godly women into my life to teach me</w:t>
      </w:r>
      <w:r w:rsidR="009121F7">
        <w:rPr>
          <w:sz w:val="24"/>
          <w:szCs w:val="24"/>
        </w:rPr>
        <w:t xml:space="preserve"> about the tactics of the enemy</w:t>
      </w:r>
      <w:r w:rsidR="00CF3A70">
        <w:rPr>
          <w:sz w:val="24"/>
          <w:szCs w:val="24"/>
        </w:rPr>
        <w:t>. Now</w:t>
      </w:r>
      <w:r>
        <w:rPr>
          <w:sz w:val="24"/>
          <w:szCs w:val="24"/>
        </w:rPr>
        <w:t>, even though the warfare continues,</w:t>
      </w:r>
      <w:r w:rsidR="00CF3A70">
        <w:rPr>
          <w:sz w:val="24"/>
          <w:szCs w:val="24"/>
        </w:rPr>
        <w:t xml:space="preserve"> I</w:t>
      </w:r>
      <w:r>
        <w:rPr>
          <w:sz w:val="24"/>
          <w:szCs w:val="24"/>
        </w:rPr>
        <w:t>’m</w:t>
      </w:r>
      <w:r w:rsidR="009121F7">
        <w:rPr>
          <w:sz w:val="24"/>
          <w:szCs w:val="24"/>
        </w:rPr>
        <w:t xml:space="preserve"> winning more battles than I am losing. T</w:t>
      </w:r>
      <w:r w:rsidR="005433A8" w:rsidRPr="3C1B5965">
        <w:rPr>
          <w:sz w:val="24"/>
          <w:szCs w:val="24"/>
        </w:rPr>
        <w:t xml:space="preserve">hose who </w:t>
      </w:r>
      <w:r w:rsidR="00CC478C">
        <w:rPr>
          <w:sz w:val="24"/>
          <w:szCs w:val="24"/>
        </w:rPr>
        <w:t>are mature in the faith</w:t>
      </w:r>
      <w:r w:rsidR="009121F7">
        <w:rPr>
          <w:sz w:val="24"/>
          <w:szCs w:val="24"/>
        </w:rPr>
        <w:t xml:space="preserve"> are to </w:t>
      </w:r>
      <w:r w:rsidR="005433A8" w:rsidRPr="3C1B5965">
        <w:rPr>
          <w:sz w:val="24"/>
          <w:szCs w:val="24"/>
        </w:rPr>
        <w:t xml:space="preserve">teach these truths to new believers. </w:t>
      </w:r>
      <w:r w:rsidR="009121F7">
        <w:rPr>
          <w:sz w:val="24"/>
          <w:szCs w:val="24"/>
        </w:rPr>
        <w:t>Of this we can be sure, w</w:t>
      </w:r>
      <w:r w:rsidR="005433A8" w:rsidRPr="3C1B5965">
        <w:rPr>
          <w:sz w:val="24"/>
          <w:szCs w:val="24"/>
        </w:rPr>
        <w:t xml:space="preserve">e will be held accountable at the judgment seat of Christ for the spiritual neglect of the babies in our sphere of influence. </w:t>
      </w:r>
    </w:p>
    <w:p w14:paraId="088E7FDE" w14:textId="77777777" w:rsidR="00BA070E" w:rsidRDefault="00CC478C" w:rsidP="00FA15C1">
      <w:pPr>
        <w:jc w:val="center"/>
        <w:rPr>
          <w:b/>
          <w:sz w:val="28"/>
          <w:szCs w:val="28"/>
        </w:rPr>
      </w:pPr>
      <w:r>
        <w:rPr>
          <w:b/>
          <w:sz w:val="28"/>
          <w:szCs w:val="28"/>
        </w:rPr>
        <w:t>Restoration</w:t>
      </w:r>
    </w:p>
    <w:p w14:paraId="5DCC122B" w14:textId="77777777" w:rsidR="00BA070E" w:rsidRDefault="00BD4843" w:rsidP="00BD4843">
      <w:pPr>
        <w:spacing w:before="100" w:beforeAutospacing="1" w:after="0" w:line="240" w:lineRule="auto"/>
        <w:jc w:val="center"/>
        <w:outlineLvl w:val="2"/>
        <w:rPr>
          <w:rFonts w:asciiTheme="minorHAnsi" w:eastAsia="Times New Roman" w:hAnsiTheme="minorHAnsi" w:cstheme="minorHAnsi"/>
          <w:b/>
          <w:sz w:val="24"/>
          <w:szCs w:val="24"/>
        </w:rPr>
      </w:pPr>
      <w:r w:rsidRPr="00A53C71">
        <w:rPr>
          <w:rFonts w:asciiTheme="minorHAnsi" w:eastAsia="Times New Roman" w:hAnsiTheme="minorHAnsi" w:cstheme="minorHAnsi"/>
          <w:b/>
          <w:bCs/>
          <w:sz w:val="24"/>
          <w:szCs w:val="24"/>
        </w:rPr>
        <w:t>Hebrews 4:12-13</w:t>
      </w:r>
      <w:r w:rsidRPr="00A53C71">
        <w:rPr>
          <w:rFonts w:asciiTheme="minorHAnsi" w:eastAsia="Times New Roman" w:hAnsiTheme="minorHAnsi" w:cstheme="minorHAnsi"/>
          <w:b/>
          <w:sz w:val="24"/>
          <w:szCs w:val="24"/>
        </w:rPr>
        <w:t xml:space="preserve"> </w:t>
      </w:r>
      <w:r>
        <w:rPr>
          <w:rFonts w:asciiTheme="minorHAnsi" w:eastAsia="Times New Roman" w:hAnsiTheme="minorHAnsi" w:cstheme="minorHAnsi"/>
          <w:b/>
          <w:sz w:val="24"/>
          <w:szCs w:val="24"/>
        </w:rPr>
        <w:t xml:space="preserve"> </w:t>
      </w:r>
    </w:p>
    <w:p w14:paraId="78E1EBC0" w14:textId="77777777" w:rsidR="00BD4843" w:rsidRPr="004F77D9" w:rsidRDefault="00BD4843" w:rsidP="004F77D9">
      <w:pPr>
        <w:jc w:val="center"/>
        <w:rPr>
          <w:b/>
          <w:i/>
          <w:sz w:val="24"/>
          <w:szCs w:val="24"/>
        </w:rPr>
      </w:pPr>
      <w:r w:rsidRPr="004F77D9">
        <w:rPr>
          <w:b/>
          <w:i/>
          <w:sz w:val="24"/>
          <w:szCs w:val="24"/>
        </w:rPr>
        <w:t>For the word of God is living and active and sharper than any double-edged sword, piercing even to the point of dividing soul from spirit, and joints from marrow; it is able to judge the desires and thoughts of the heart.</w:t>
      </w:r>
      <w:r w:rsidRPr="004F77D9">
        <w:rPr>
          <w:rStyle w:val="apple-converted-space"/>
          <w:rFonts w:asciiTheme="minorHAnsi" w:hAnsiTheme="minorHAnsi" w:cstheme="minorHAnsi"/>
          <w:b/>
          <w:i/>
          <w:color w:val="000000"/>
          <w:sz w:val="24"/>
          <w:szCs w:val="24"/>
        </w:rPr>
        <w:t> </w:t>
      </w:r>
      <w:r w:rsidRPr="004F77D9">
        <w:rPr>
          <w:b/>
          <w:i/>
          <w:sz w:val="24"/>
          <w:szCs w:val="24"/>
        </w:rPr>
        <w:t>And no creature is hidden from God,</w:t>
      </w:r>
      <w:r w:rsidRPr="004F77D9">
        <w:rPr>
          <w:rStyle w:val="apple-converted-space"/>
          <w:rFonts w:asciiTheme="minorHAnsi" w:hAnsiTheme="minorHAnsi" w:cstheme="minorHAnsi"/>
          <w:b/>
          <w:i/>
          <w:color w:val="000000"/>
          <w:sz w:val="24"/>
          <w:szCs w:val="24"/>
          <w:vertAlign w:val="superscript"/>
        </w:rPr>
        <w:t> </w:t>
      </w:r>
      <w:bookmarkStart w:id="1367" w:name="v14"/>
      <w:r w:rsidRPr="004F77D9">
        <w:rPr>
          <w:b/>
          <w:i/>
          <w:sz w:val="24"/>
          <w:szCs w:val="24"/>
          <w:vertAlign w:val="superscript"/>
        </w:rPr>
        <w:fldChar w:fldCharType="begin"/>
      </w:r>
      <w:r w:rsidRPr="004F77D9">
        <w:rPr>
          <w:b/>
          <w:i/>
          <w:sz w:val="24"/>
          <w:szCs w:val="24"/>
          <w:vertAlign w:val="superscript"/>
        </w:rPr>
        <w:instrText xml:space="preserve"> HYPERLINK "http://classic.net.bible.org/bible.php?book=Heb&amp;chapter=4" \l "n14" </w:instrText>
      </w:r>
      <w:r w:rsidRPr="004F77D9">
        <w:rPr>
          <w:b/>
          <w:i/>
          <w:sz w:val="24"/>
          <w:szCs w:val="24"/>
          <w:vertAlign w:val="superscript"/>
        </w:rPr>
        <w:fldChar w:fldCharType="end"/>
      </w:r>
      <w:bookmarkEnd w:id="1367"/>
      <w:r w:rsidRPr="004F77D9">
        <w:rPr>
          <w:rStyle w:val="apple-converted-space"/>
          <w:rFonts w:asciiTheme="minorHAnsi" w:hAnsiTheme="minorHAnsi" w:cstheme="minorHAnsi"/>
          <w:b/>
          <w:i/>
          <w:color w:val="000000"/>
          <w:sz w:val="24"/>
          <w:szCs w:val="24"/>
        </w:rPr>
        <w:t> </w:t>
      </w:r>
      <w:r w:rsidRPr="004F77D9">
        <w:rPr>
          <w:b/>
          <w:i/>
          <w:sz w:val="24"/>
          <w:szCs w:val="24"/>
        </w:rPr>
        <w:t>but everything is naked and exposed to the eyes of him to whom we must render an account.</w:t>
      </w:r>
    </w:p>
    <w:p w14:paraId="0E1E0B1B" w14:textId="77777777" w:rsidR="00A109DB" w:rsidRDefault="00BD4843" w:rsidP="00BD4843">
      <w:pPr>
        <w:ind w:firstLine="720"/>
        <w:jc w:val="both"/>
        <w:rPr>
          <w:i/>
          <w:sz w:val="24"/>
          <w:szCs w:val="24"/>
        </w:rPr>
      </w:pPr>
      <w:r w:rsidRPr="3C1B5965">
        <w:rPr>
          <w:sz w:val="24"/>
          <w:szCs w:val="24"/>
        </w:rPr>
        <w:t xml:space="preserve">The longest chapter of the Bible is Psalm 119. </w:t>
      </w:r>
      <w:r w:rsidR="00CC478C">
        <w:rPr>
          <w:sz w:val="24"/>
          <w:szCs w:val="24"/>
        </w:rPr>
        <w:t xml:space="preserve">It’s uncertain who </w:t>
      </w:r>
      <w:r w:rsidRPr="3C1B5965">
        <w:rPr>
          <w:sz w:val="24"/>
          <w:szCs w:val="24"/>
        </w:rPr>
        <w:t xml:space="preserve">penned this chapter, </w:t>
      </w:r>
      <w:r w:rsidR="00CC478C">
        <w:rPr>
          <w:sz w:val="24"/>
          <w:szCs w:val="24"/>
        </w:rPr>
        <w:t>but w</w:t>
      </w:r>
      <w:r w:rsidRPr="3C1B5965">
        <w:rPr>
          <w:sz w:val="24"/>
          <w:szCs w:val="24"/>
        </w:rPr>
        <w:t xml:space="preserve">hoever the writer was, </w:t>
      </w:r>
      <w:r w:rsidR="0047760B">
        <w:rPr>
          <w:sz w:val="24"/>
          <w:szCs w:val="24"/>
        </w:rPr>
        <w:t xml:space="preserve">the fact that </w:t>
      </w:r>
      <w:r w:rsidR="0047760B" w:rsidRPr="3C1B5965">
        <w:rPr>
          <w:sz w:val="24"/>
          <w:szCs w:val="24"/>
        </w:rPr>
        <w:t xml:space="preserve">171 </w:t>
      </w:r>
      <w:r w:rsidR="00FD0826">
        <w:rPr>
          <w:sz w:val="24"/>
          <w:szCs w:val="24"/>
        </w:rPr>
        <w:t>verses out of</w:t>
      </w:r>
      <w:r w:rsidR="0047760B" w:rsidRPr="3C1B5965">
        <w:rPr>
          <w:sz w:val="24"/>
          <w:szCs w:val="24"/>
        </w:rPr>
        <w:t xml:space="preserve"> 176 </w:t>
      </w:r>
      <w:r w:rsidR="00FD0826">
        <w:rPr>
          <w:sz w:val="24"/>
          <w:szCs w:val="24"/>
        </w:rPr>
        <w:t>were devoted to describing</w:t>
      </w:r>
      <w:r w:rsidR="0047760B" w:rsidRPr="3C1B5965">
        <w:rPr>
          <w:sz w:val="24"/>
          <w:szCs w:val="24"/>
        </w:rPr>
        <w:t xml:space="preserve"> God’s Word</w:t>
      </w:r>
      <w:r w:rsidR="00FD0826">
        <w:rPr>
          <w:sz w:val="24"/>
          <w:szCs w:val="24"/>
        </w:rPr>
        <w:t>, clearly,</w:t>
      </w:r>
      <w:r w:rsidR="0047760B" w:rsidRPr="3C1B5965">
        <w:rPr>
          <w:sz w:val="24"/>
          <w:szCs w:val="24"/>
        </w:rPr>
        <w:t xml:space="preserve"> </w:t>
      </w:r>
      <w:r w:rsidRPr="3C1B5965">
        <w:rPr>
          <w:sz w:val="24"/>
          <w:szCs w:val="24"/>
        </w:rPr>
        <w:t>he was passionate</w:t>
      </w:r>
      <w:r w:rsidR="00FD0826">
        <w:rPr>
          <w:sz w:val="24"/>
          <w:szCs w:val="24"/>
        </w:rPr>
        <w:t xml:space="preserve"> about</w:t>
      </w:r>
      <w:r w:rsidRPr="3C1B5965">
        <w:rPr>
          <w:sz w:val="24"/>
          <w:szCs w:val="24"/>
        </w:rPr>
        <w:t xml:space="preserve"> Scripture. </w:t>
      </w:r>
      <w:r w:rsidR="00CC478C">
        <w:rPr>
          <w:sz w:val="24"/>
          <w:szCs w:val="24"/>
        </w:rPr>
        <w:t>He can’t seem to find enough adjectives in his vocabulary to describe this living book (Ph</w:t>
      </w:r>
      <w:r w:rsidR="00143913">
        <w:rPr>
          <w:sz w:val="24"/>
          <w:szCs w:val="24"/>
        </w:rPr>
        <w:t>i</w:t>
      </w:r>
      <w:r w:rsidR="00CC478C">
        <w:rPr>
          <w:sz w:val="24"/>
          <w:szCs w:val="24"/>
        </w:rPr>
        <w:t>lippians 2:15-16).</w:t>
      </w:r>
      <w:r>
        <w:rPr>
          <w:sz w:val="24"/>
          <w:szCs w:val="24"/>
        </w:rPr>
        <w:t xml:space="preserve"> </w:t>
      </w:r>
      <w:r w:rsidR="00143913">
        <w:rPr>
          <w:sz w:val="24"/>
          <w:szCs w:val="24"/>
        </w:rPr>
        <w:t xml:space="preserve">Yet one word he used </w:t>
      </w:r>
      <w:r w:rsidRPr="00A53C71">
        <w:rPr>
          <w:sz w:val="24"/>
          <w:szCs w:val="24"/>
        </w:rPr>
        <w:t xml:space="preserve">encompasses all the other words </w:t>
      </w:r>
      <w:r w:rsidR="00143913">
        <w:rPr>
          <w:sz w:val="24"/>
          <w:szCs w:val="24"/>
        </w:rPr>
        <w:t>to describe the Bible -</w:t>
      </w:r>
      <w:r w:rsidRPr="00A53C71">
        <w:rPr>
          <w:sz w:val="24"/>
          <w:szCs w:val="24"/>
        </w:rPr>
        <w:t xml:space="preserve"> the word </w:t>
      </w:r>
      <w:r w:rsidRPr="00A53C71">
        <w:rPr>
          <w:bCs/>
          <w:i/>
          <w:iCs/>
          <w:sz w:val="24"/>
          <w:szCs w:val="24"/>
        </w:rPr>
        <w:t>revived.</w:t>
      </w:r>
      <w:r w:rsidRPr="00A53C71">
        <w:rPr>
          <w:sz w:val="24"/>
          <w:szCs w:val="24"/>
        </w:rPr>
        <w:t xml:space="preserve"> “This is my comfort in my affliction; that Your Word has </w:t>
      </w:r>
      <w:r w:rsidRPr="009E28D5">
        <w:rPr>
          <w:bCs/>
          <w:iCs/>
          <w:sz w:val="24"/>
          <w:szCs w:val="24"/>
        </w:rPr>
        <w:t>revived</w:t>
      </w:r>
      <w:r w:rsidRPr="00A53C71">
        <w:rPr>
          <w:bCs/>
          <w:i/>
          <w:iCs/>
          <w:sz w:val="24"/>
          <w:szCs w:val="24"/>
        </w:rPr>
        <w:t xml:space="preserve"> </w:t>
      </w:r>
      <w:r w:rsidRPr="00A53C71">
        <w:rPr>
          <w:sz w:val="24"/>
          <w:szCs w:val="24"/>
        </w:rPr>
        <w:t>me”</w:t>
      </w:r>
      <w:r w:rsidR="00143913">
        <w:rPr>
          <w:sz w:val="24"/>
          <w:szCs w:val="24"/>
        </w:rPr>
        <w:t xml:space="preserve"> (Psalm 119:50)</w:t>
      </w:r>
      <w:r w:rsidR="009E28D5">
        <w:rPr>
          <w:sz w:val="24"/>
          <w:szCs w:val="24"/>
        </w:rPr>
        <w:t>.</w:t>
      </w:r>
      <w:r w:rsidRPr="00A53C71">
        <w:rPr>
          <w:sz w:val="24"/>
          <w:szCs w:val="24"/>
        </w:rPr>
        <w:t xml:space="preserve"> </w:t>
      </w:r>
      <w:r w:rsidR="00143913">
        <w:rPr>
          <w:sz w:val="24"/>
          <w:szCs w:val="24"/>
        </w:rPr>
        <w:t xml:space="preserve">The same Hebrew word is used in </w:t>
      </w:r>
      <w:r w:rsidR="00143913" w:rsidRPr="00A53C71">
        <w:rPr>
          <w:sz w:val="24"/>
          <w:szCs w:val="24"/>
        </w:rPr>
        <w:t xml:space="preserve">Psalms 23, “He </w:t>
      </w:r>
      <w:r w:rsidR="00143913" w:rsidRPr="00A53C71">
        <w:rPr>
          <w:bCs/>
          <w:i/>
          <w:iCs/>
          <w:sz w:val="24"/>
          <w:szCs w:val="24"/>
        </w:rPr>
        <w:t>restores</w:t>
      </w:r>
      <w:r w:rsidR="00143913" w:rsidRPr="00A53C71">
        <w:rPr>
          <w:bCs/>
          <w:sz w:val="24"/>
          <w:szCs w:val="24"/>
        </w:rPr>
        <w:t xml:space="preserve"> </w:t>
      </w:r>
      <w:r w:rsidR="00143913" w:rsidRPr="00A53C71">
        <w:rPr>
          <w:sz w:val="24"/>
          <w:szCs w:val="24"/>
        </w:rPr>
        <w:t>my soul.”</w:t>
      </w:r>
      <w:r w:rsidR="00143913">
        <w:rPr>
          <w:sz w:val="24"/>
          <w:szCs w:val="24"/>
        </w:rPr>
        <w:t xml:space="preserve"> T</w:t>
      </w:r>
      <w:r>
        <w:rPr>
          <w:sz w:val="24"/>
          <w:szCs w:val="24"/>
        </w:rPr>
        <w:t xml:space="preserve">ranslated </w:t>
      </w:r>
      <w:r w:rsidR="00143913">
        <w:rPr>
          <w:sz w:val="24"/>
          <w:szCs w:val="24"/>
        </w:rPr>
        <w:t>also as</w:t>
      </w:r>
      <w:r>
        <w:rPr>
          <w:sz w:val="24"/>
          <w:szCs w:val="24"/>
        </w:rPr>
        <w:t xml:space="preserve"> quicken or life</w:t>
      </w:r>
      <w:r w:rsidR="00143913">
        <w:rPr>
          <w:sz w:val="24"/>
          <w:szCs w:val="24"/>
        </w:rPr>
        <w:t xml:space="preserve">, the Hebrew word is chayah. It is </w:t>
      </w:r>
      <w:r>
        <w:rPr>
          <w:sz w:val="24"/>
          <w:szCs w:val="24"/>
        </w:rPr>
        <w:t>defined as</w:t>
      </w:r>
      <w:r w:rsidR="00143913">
        <w:rPr>
          <w:sz w:val="24"/>
          <w:szCs w:val="24"/>
        </w:rPr>
        <w:t xml:space="preserve"> follows</w:t>
      </w:r>
      <w:r>
        <w:rPr>
          <w:sz w:val="24"/>
          <w:szCs w:val="24"/>
        </w:rPr>
        <w:t>:</w:t>
      </w:r>
      <w:r w:rsidRPr="00FA24F5">
        <w:rPr>
          <w:sz w:val="24"/>
          <w:szCs w:val="24"/>
        </w:rPr>
        <w:t xml:space="preserve"> -</w:t>
      </w:r>
      <w:r w:rsidRPr="00FA24F5">
        <w:rPr>
          <w:i/>
          <w:sz w:val="24"/>
          <w:szCs w:val="24"/>
        </w:rPr>
        <w:t>To live-literally or fugitively, to revive</w:t>
      </w:r>
      <w:r w:rsidR="00143913">
        <w:rPr>
          <w:i/>
          <w:sz w:val="24"/>
          <w:szCs w:val="24"/>
        </w:rPr>
        <w:t xml:space="preserve">, to </w:t>
      </w:r>
      <w:r w:rsidRPr="00FA24F5">
        <w:rPr>
          <w:i/>
          <w:sz w:val="24"/>
          <w:szCs w:val="24"/>
        </w:rPr>
        <w:t>make alive, nourish, preserve, recover, repair, restore</w:t>
      </w:r>
      <w:r w:rsidR="00143913">
        <w:rPr>
          <w:i/>
          <w:sz w:val="24"/>
          <w:szCs w:val="24"/>
        </w:rPr>
        <w:t xml:space="preserve"> or to save a </w:t>
      </w:r>
      <w:r>
        <w:rPr>
          <w:i/>
          <w:sz w:val="24"/>
          <w:szCs w:val="24"/>
        </w:rPr>
        <w:t>life</w:t>
      </w:r>
      <w:r w:rsidR="00143913">
        <w:rPr>
          <w:i/>
          <w:sz w:val="24"/>
          <w:szCs w:val="24"/>
        </w:rPr>
        <w:t>, and lastly to</w:t>
      </w:r>
      <w:r>
        <w:rPr>
          <w:i/>
          <w:sz w:val="24"/>
          <w:szCs w:val="24"/>
        </w:rPr>
        <w:t xml:space="preserve"> be</w:t>
      </w:r>
      <w:r w:rsidR="00FD0826">
        <w:rPr>
          <w:i/>
          <w:sz w:val="24"/>
          <w:szCs w:val="24"/>
        </w:rPr>
        <w:t xml:space="preserve"> or make </w:t>
      </w:r>
      <w:r>
        <w:rPr>
          <w:i/>
          <w:sz w:val="24"/>
          <w:szCs w:val="24"/>
        </w:rPr>
        <w:t>whole.</w:t>
      </w:r>
      <w:r w:rsidR="00013AE7" w:rsidRPr="00013AE7">
        <w:rPr>
          <w:rFonts w:cstheme="minorHAnsi"/>
          <w:sz w:val="24"/>
          <w:szCs w:val="24"/>
        </w:rPr>
        <w:t xml:space="preserve"> </w:t>
      </w:r>
      <w:r w:rsidR="00013AE7">
        <w:rPr>
          <w:rFonts w:cstheme="minorHAnsi"/>
          <w:sz w:val="24"/>
          <w:szCs w:val="24"/>
        </w:rPr>
        <w:t>T</w:t>
      </w:r>
      <w:r w:rsidR="00013AE7" w:rsidRPr="00270973">
        <w:rPr>
          <w:rFonts w:cstheme="minorHAnsi"/>
          <w:sz w:val="24"/>
          <w:szCs w:val="24"/>
        </w:rPr>
        <w:t>ake a moment and look back over this list of descriptive words, and then reflect on all the things we have</w:t>
      </w:r>
      <w:r w:rsidR="00013AE7">
        <w:rPr>
          <w:rFonts w:cstheme="minorHAnsi"/>
          <w:sz w:val="24"/>
          <w:szCs w:val="24"/>
        </w:rPr>
        <w:t xml:space="preserve"> uncovered about God’s Word and you will notice that word could summarize all we have learned thus far. And we are not even done yet!</w:t>
      </w:r>
    </w:p>
    <w:p w14:paraId="319CC315" w14:textId="77777777" w:rsidR="00143913" w:rsidRDefault="00A109DB" w:rsidP="00BD4843">
      <w:pPr>
        <w:ind w:firstLine="720"/>
        <w:jc w:val="both"/>
        <w:rPr>
          <w:sz w:val="24"/>
          <w:szCs w:val="24"/>
        </w:rPr>
      </w:pPr>
      <w:r>
        <w:rPr>
          <w:sz w:val="24"/>
          <w:szCs w:val="24"/>
        </w:rPr>
        <w:t>At</w:t>
      </w:r>
      <w:r w:rsidR="00BD4843" w:rsidRPr="00A53C71">
        <w:rPr>
          <w:sz w:val="24"/>
          <w:szCs w:val="24"/>
        </w:rPr>
        <w:t xml:space="preserve"> the end of Moses’ life was approaching, he sang his final song. It is recorded in Deuteronomy chapter thirty-two. In this song, he chose th</w:t>
      </w:r>
      <w:r w:rsidR="00143913">
        <w:rPr>
          <w:sz w:val="24"/>
          <w:szCs w:val="24"/>
        </w:rPr>
        <w:t>is specific</w:t>
      </w:r>
      <w:r w:rsidR="00BD4843" w:rsidRPr="00A53C71">
        <w:rPr>
          <w:sz w:val="24"/>
          <w:szCs w:val="24"/>
        </w:rPr>
        <w:t xml:space="preserve"> word </w:t>
      </w:r>
      <w:r w:rsidR="00143913">
        <w:rPr>
          <w:sz w:val="24"/>
          <w:szCs w:val="24"/>
        </w:rPr>
        <w:t>but here it is translated as life.</w:t>
      </w:r>
    </w:p>
    <w:p w14:paraId="65F4BFEA" w14:textId="77777777" w:rsidR="00A109DB" w:rsidRDefault="00BD4843" w:rsidP="00A109DB">
      <w:pPr>
        <w:spacing w:after="0"/>
        <w:jc w:val="center"/>
        <w:rPr>
          <w:rFonts w:asciiTheme="minorHAnsi" w:hAnsiTheme="minorHAnsi" w:cstheme="minorHAnsi"/>
          <w:b/>
          <w:sz w:val="24"/>
          <w:szCs w:val="24"/>
        </w:rPr>
      </w:pPr>
      <w:r w:rsidRPr="00E12F56">
        <w:rPr>
          <w:rFonts w:asciiTheme="minorHAnsi" w:hAnsiTheme="minorHAnsi" w:cstheme="minorHAnsi"/>
          <w:b/>
          <w:sz w:val="24"/>
          <w:szCs w:val="24"/>
        </w:rPr>
        <w:t xml:space="preserve">Deuteronomy 32:46-47 </w:t>
      </w:r>
    </w:p>
    <w:p w14:paraId="79735231" w14:textId="77777777" w:rsidR="00A109DB" w:rsidRDefault="00BD4843" w:rsidP="00A109DB">
      <w:pPr>
        <w:jc w:val="center"/>
        <w:rPr>
          <w:rFonts w:asciiTheme="minorHAnsi" w:hAnsiTheme="minorHAnsi" w:cstheme="minorHAnsi"/>
          <w:b/>
          <w:i/>
          <w:color w:val="000000"/>
          <w:sz w:val="24"/>
          <w:szCs w:val="24"/>
        </w:rPr>
      </w:pPr>
      <w:r w:rsidRPr="00E12F56">
        <w:rPr>
          <w:rFonts w:asciiTheme="minorHAnsi" w:hAnsiTheme="minorHAnsi" w:cstheme="minorHAnsi"/>
          <w:b/>
          <w:i/>
          <w:color w:val="000000"/>
          <w:sz w:val="24"/>
          <w:szCs w:val="24"/>
        </w:rPr>
        <w:t>He said to them, “Keep in mind all the words I am solemnly proclaiming to you today; you must command your children to observe carefully all the words of this law.</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For this is no idle </w:t>
      </w:r>
      <w:r w:rsidRPr="00143913">
        <w:rPr>
          <w:rFonts w:asciiTheme="minorHAnsi" w:hAnsiTheme="minorHAnsi" w:cstheme="minorHAnsi"/>
          <w:b/>
          <w:i/>
          <w:color w:val="000000"/>
          <w:sz w:val="24"/>
          <w:szCs w:val="24"/>
          <w:u w:val="single"/>
        </w:rPr>
        <w:t>word for you – it is your life</w:t>
      </w:r>
      <w:r w:rsidRPr="00E12F56">
        <w:rPr>
          <w:rFonts w:asciiTheme="minorHAnsi" w:hAnsiTheme="minorHAnsi" w:cstheme="minorHAnsi"/>
          <w:b/>
          <w:i/>
          <w:color w:val="000000"/>
          <w:sz w:val="24"/>
          <w:szCs w:val="24"/>
        </w:rPr>
        <w:t>! By this word you will live a long time in the land you are about to cross the Jordan to possess.”</w:t>
      </w:r>
    </w:p>
    <w:p w14:paraId="58250800" w14:textId="77777777" w:rsidR="00013AE7" w:rsidRDefault="000B1B3E" w:rsidP="00795FF9">
      <w:pPr>
        <w:ind w:firstLine="720"/>
        <w:jc w:val="both"/>
        <w:rPr>
          <w:rFonts w:cstheme="minorHAnsi"/>
          <w:sz w:val="24"/>
          <w:szCs w:val="24"/>
        </w:rPr>
      </w:pPr>
      <w:r>
        <w:rPr>
          <w:rFonts w:cstheme="minorHAnsi"/>
          <w:sz w:val="24"/>
          <w:szCs w:val="24"/>
        </w:rPr>
        <w:t>As we end this lesson,</w:t>
      </w:r>
      <w:r w:rsidR="00795FF9">
        <w:rPr>
          <w:rFonts w:cstheme="minorHAnsi"/>
          <w:sz w:val="24"/>
          <w:szCs w:val="24"/>
        </w:rPr>
        <w:t xml:space="preserve"> I would like to give an example of one of the many ways God has saved my life with His Word. Several years ago, my verse of the day was John 14:15 “If you love me, you will obey my commandments.” I prayed right then and there that I wanted to love Him that day by heading His voice in every area of my life. Later that day, as I was rounding a sharp corner on our road, going 40 in a 25</w:t>
      </w:r>
      <w:r w:rsidR="004D6EB7">
        <w:rPr>
          <w:rFonts w:cstheme="minorHAnsi"/>
          <w:sz w:val="24"/>
          <w:szCs w:val="24"/>
        </w:rPr>
        <w:t xml:space="preserve"> mile an hour zone, the Holy Spirit reminded me of my prayer and I hit the breaks immediately to adjust my speed and obey. As soon as I did, I was almost face to face with another car in my lane. My three children where in the car with me, and I </w:t>
      </w:r>
      <w:r w:rsidR="00013AE7">
        <w:rPr>
          <w:rFonts w:cstheme="minorHAnsi"/>
          <w:sz w:val="24"/>
          <w:szCs w:val="24"/>
        </w:rPr>
        <w:t>had to swerve off the road to avoid a head on collision. You see, if I had not had God’s word as a warning that day, I shudder to think of what might have happened. God’s Word saved our lives!</w:t>
      </w:r>
    </w:p>
    <w:p w14:paraId="1FB0DEEA" w14:textId="77777777" w:rsidR="00D4489A" w:rsidRDefault="00D4489A" w:rsidP="005000C1">
      <w:pPr>
        <w:pStyle w:val="bodyblock"/>
        <w:spacing w:before="0" w:beforeAutospacing="0" w:after="0" w:afterAutospacing="0"/>
        <w:jc w:val="center"/>
        <w:rPr>
          <w:rFonts w:asciiTheme="minorHAnsi" w:eastAsiaTheme="minorEastAsia" w:hAnsiTheme="minorHAnsi" w:cstheme="minorHAnsi"/>
          <w:b/>
          <w:bCs/>
          <w:iCs/>
        </w:rPr>
      </w:pPr>
    </w:p>
    <w:p w14:paraId="5F647499" w14:textId="77777777" w:rsidR="00D4489A" w:rsidRDefault="00D4489A" w:rsidP="005000C1">
      <w:pPr>
        <w:pStyle w:val="bodyblock"/>
        <w:spacing w:before="0" w:beforeAutospacing="0" w:after="0" w:afterAutospacing="0"/>
        <w:jc w:val="center"/>
        <w:rPr>
          <w:rFonts w:asciiTheme="minorHAnsi" w:eastAsiaTheme="minorEastAsia" w:hAnsiTheme="minorHAnsi" w:cstheme="minorHAnsi"/>
          <w:b/>
          <w:bCs/>
          <w:iCs/>
        </w:rPr>
      </w:pPr>
    </w:p>
    <w:p w14:paraId="2BD9F743" w14:textId="77777777" w:rsidR="005000C1" w:rsidRDefault="005000C1" w:rsidP="005000C1">
      <w:pPr>
        <w:pStyle w:val="bodyblock"/>
        <w:spacing w:before="0" w:beforeAutospacing="0" w:after="0" w:afterAutospacing="0"/>
        <w:jc w:val="center"/>
        <w:rPr>
          <w:rFonts w:asciiTheme="minorHAnsi" w:eastAsiaTheme="minorEastAsia" w:hAnsiTheme="minorHAnsi" w:cstheme="minorHAnsi"/>
          <w:b/>
          <w:bCs/>
          <w:iCs/>
        </w:rPr>
      </w:pPr>
      <w:r w:rsidRPr="00F14F7E">
        <w:rPr>
          <w:rFonts w:asciiTheme="minorHAnsi" w:eastAsiaTheme="minorEastAsia" w:hAnsiTheme="minorHAnsi" w:cstheme="minorHAnsi"/>
          <w:b/>
          <w:bCs/>
          <w:iCs/>
        </w:rPr>
        <w:t xml:space="preserve">Psalm 19:7 </w:t>
      </w:r>
    </w:p>
    <w:p w14:paraId="63EF8B79" w14:textId="77777777" w:rsidR="005000C1" w:rsidRDefault="005000C1" w:rsidP="005000C1">
      <w:pPr>
        <w:pStyle w:val="bodyblock"/>
        <w:spacing w:before="0" w:beforeAutospacing="0" w:after="0" w:afterAutospacing="0"/>
        <w:jc w:val="center"/>
        <w:rPr>
          <w:rFonts w:asciiTheme="minorHAnsi" w:hAnsiTheme="minorHAnsi" w:cstheme="minorHAnsi"/>
          <w:b/>
          <w:i/>
          <w:color w:val="000000"/>
        </w:rPr>
      </w:pPr>
      <w:r w:rsidRPr="00F14F7E">
        <w:rPr>
          <w:rFonts w:asciiTheme="minorHAnsi" w:hAnsiTheme="minorHAnsi" w:cstheme="minorHAnsi"/>
          <w:b/>
          <w:i/>
          <w:color w:val="000000"/>
        </w:rPr>
        <w:t>The law of the</w:t>
      </w:r>
      <w:r w:rsidRPr="00F14F7E">
        <w:rPr>
          <w:rStyle w:val="apple-converted-space"/>
          <w:rFonts w:asciiTheme="minorHAnsi" w:hAnsiTheme="minorHAnsi" w:cstheme="minorHAnsi"/>
          <w:b/>
          <w:i/>
          <w:color w:val="000000"/>
        </w:rPr>
        <w:t> </w:t>
      </w:r>
      <w:r w:rsidRPr="00F14F7E">
        <w:rPr>
          <w:rStyle w:val="sc"/>
          <w:rFonts w:asciiTheme="minorHAnsi" w:hAnsiTheme="minorHAnsi" w:cstheme="minorHAnsi"/>
          <w:b/>
          <w:i/>
          <w:smallCaps/>
          <w:color w:val="000000"/>
        </w:rPr>
        <w:t>Lord</w:t>
      </w:r>
      <w:r w:rsidRPr="00F14F7E">
        <w:rPr>
          <w:rStyle w:val="apple-converted-space"/>
          <w:rFonts w:asciiTheme="minorHAnsi" w:hAnsiTheme="minorHAnsi" w:cstheme="minorHAnsi"/>
          <w:b/>
          <w:i/>
          <w:color w:val="000000"/>
        </w:rPr>
        <w:t> </w:t>
      </w:r>
      <w:r w:rsidRPr="00F14F7E">
        <w:rPr>
          <w:rFonts w:asciiTheme="minorHAnsi" w:hAnsiTheme="minorHAnsi" w:cstheme="minorHAnsi"/>
          <w:b/>
          <w:i/>
          <w:color w:val="000000"/>
        </w:rPr>
        <w:t>is perfect and preserves one’s life.</w:t>
      </w:r>
      <w:r w:rsidRPr="00F14F7E">
        <w:rPr>
          <w:rStyle w:val="apple-converted-space"/>
          <w:rFonts w:asciiTheme="minorHAnsi" w:hAnsiTheme="minorHAnsi" w:cstheme="minorHAnsi"/>
          <w:b/>
          <w:i/>
          <w:color w:val="000000"/>
          <w:vertAlign w:val="superscript"/>
        </w:rPr>
        <w:t> </w:t>
      </w:r>
      <w:r w:rsidRPr="00F14F7E">
        <w:rPr>
          <w:rFonts w:asciiTheme="minorHAnsi" w:hAnsiTheme="minorHAnsi" w:cstheme="minorHAnsi"/>
          <w:b/>
          <w:i/>
          <w:color w:val="000000"/>
        </w:rPr>
        <w:t>The rules set down by the</w:t>
      </w:r>
      <w:r w:rsidRPr="00F14F7E">
        <w:rPr>
          <w:rStyle w:val="apple-converted-space"/>
          <w:rFonts w:asciiTheme="minorHAnsi" w:hAnsiTheme="minorHAnsi" w:cstheme="minorHAnsi"/>
          <w:b/>
          <w:i/>
          <w:color w:val="000000"/>
        </w:rPr>
        <w:t> </w:t>
      </w:r>
      <w:r w:rsidRPr="00F14F7E">
        <w:rPr>
          <w:rStyle w:val="sc"/>
          <w:rFonts w:asciiTheme="minorHAnsi" w:hAnsiTheme="minorHAnsi" w:cstheme="minorHAnsi"/>
          <w:b/>
          <w:i/>
          <w:smallCaps/>
          <w:color w:val="000000"/>
        </w:rPr>
        <w:t>Lord</w:t>
      </w:r>
      <w:r w:rsidRPr="00F14F7E">
        <w:rPr>
          <w:rStyle w:val="apple-converted-space"/>
          <w:rFonts w:asciiTheme="minorHAnsi" w:hAnsiTheme="minorHAnsi" w:cstheme="minorHAnsi"/>
          <w:b/>
          <w:i/>
          <w:color w:val="000000"/>
          <w:vertAlign w:val="superscript"/>
        </w:rPr>
        <w:t> </w:t>
      </w:r>
      <w:r w:rsidRPr="00F14F7E">
        <w:rPr>
          <w:rFonts w:asciiTheme="minorHAnsi" w:hAnsiTheme="minorHAnsi" w:cstheme="minorHAnsi"/>
          <w:b/>
          <w:i/>
          <w:color w:val="000000"/>
        </w:rPr>
        <w:t>are reliable</w:t>
      </w:r>
      <w:r w:rsidRPr="00F14F7E">
        <w:rPr>
          <w:rStyle w:val="apple-converted-space"/>
          <w:rFonts w:asciiTheme="minorHAnsi" w:hAnsiTheme="minorHAnsi" w:cstheme="minorHAnsi"/>
          <w:b/>
          <w:i/>
          <w:color w:val="000000"/>
          <w:vertAlign w:val="superscript"/>
        </w:rPr>
        <w:t> </w:t>
      </w:r>
      <w:r w:rsidRPr="00F14F7E">
        <w:rPr>
          <w:rFonts w:asciiTheme="minorHAnsi" w:hAnsiTheme="minorHAnsi" w:cstheme="minorHAnsi"/>
          <w:b/>
          <w:i/>
          <w:color w:val="000000"/>
        </w:rPr>
        <w:t>and impart wisdom to the inexperienced.</w:t>
      </w:r>
    </w:p>
    <w:p w14:paraId="77C67B64" w14:textId="77777777" w:rsidR="001F7BCE" w:rsidRDefault="001F7BCE" w:rsidP="001F7BCE">
      <w:pPr>
        <w:spacing w:after="0"/>
        <w:jc w:val="center"/>
        <w:rPr>
          <w:rFonts w:asciiTheme="minorHAnsi" w:hAnsiTheme="minorHAnsi" w:cstheme="minorHAnsi"/>
          <w:b/>
          <w:i/>
          <w:color w:val="000000"/>
          <w:sz w:val="24"/>
          <w:szCs w:val="24"/>
        </w:rPr>
      </w:pPr>
    </w:p>
    <w:p w14:paraId="1478B4C0" w14:textId="77777777" w:rsidR="00795FF9" w:rsidRDefault="00270973" w:rsidP="00795FF9">
      <w:pPr>
        <w:ind w:firstLine="720"/>
        <w:jc w:val="both"/>
        <w:rPr>
          <w:rFonts w:asciiTheme="minorHAnsi" w:hAnsiTheme="minorHAnsi" w:cstheme="minorHAnsi"/>
          <w:color w:val="000000"/>
          <w:sz w:val="24"/>
          <w:szCs w:val="24"/>
        </w:rPr>
      </w:pPr>
      <w:r w:rsidRPr="00270973">
        <w:rPr>
          <w:rFonts w:asciiTheme="minorHAnsi" w:hAnsiTheme="minorHAnsi" w:cstheme="minorHAnsi"/>
          <w:color w:val="000000"/>
          <w:sz w:val="24"/>
          <w:szCs w:val="24"/>
        </w:rPr>
        <w:t>Now, do you see why you can</w:t>
      </w:r>
      <w:r>
        <w:rPr>
          <w:rFonts w:asciiTheme="minorHAnsi" w:hAnsiTheme="minorHAnsi" w:cstheme="minorHAnsi"/>
          <w:color w:val="000000"/>
          <w:sz w:val="24"/>
          <w:szCs w:val="24"/>
        </w:rPr>
        <w:t>’</w:t>
      </w:r>
      <w:r w:rsidRPr="00270973">
        <w:rPr>
          <w:rFonts w:asciiTheme="minorHAnsi" w:hAnsiTheme="minorHAnsi" w:cstheme="minorHAnsi"/>
          <w:color w:val="000000"/>
          <w:sz w:val="24"/>
          <w:szCs w:val="24"/>
        </w:rPr>
        <w:t>t live without the Bible?</w:t>
      </w:r>
      <w:r>
        <w:rPr>
          <w:rFonts w:asciiTheme="minorHAnsi" w:hAnsiTheme="minorHAnsi" w:cstheme="minorHAnsi"/>
          <w:color w:val="000000"/>
          <w:sz w:val="24"/>
          <w:szCs w:val="24"/>
        </w:rPr>
        <w:t xml:space="preserve"> It’s a book of life… </w:t>
      </w:r>
      <w:r w:rsidR="00FD0826">
        <w:rPr>
          <w:rFonts w:asciiTheme="minorHAnsi" w:hAnsiTheme="minorHAnsi" w:cstheme="minorHAnsi"/>
          <w:color w:val="000000"/>
          <w:sz w:val="24"/>
          <w:szCs w:val="24"/>
        </w:rPr>
        <w:t>it’s</w:t>
      </w:r>
      <w:r>
        <w:rPr>
          <w:rFonts w:asciiTheme="minorHAnsi" w:hAnsiTheme="minorHAnsi" w:cstheme="minorHAnsi"/>
          <w:color w:val="000000"/>
          <w:sz w:val="24"/>
          <w:szCs w:val="24"/>
        </w:rPr>
        <w:t xml:space="preserve"> an active book…it’s a living book. </w:t>
      </w:r>
      <w:r w:rsidR="00B339C7">
        <w:rPr>
          <w:rFonts w:asciiTheme="minorHAnsi" w:hAnsiTheme="minorHAnsi" w:cstheme="minorHAnsi"/>
          <w:color w:val="000000"/>
          <w:sz w:val="24"/>
          <w:szCs w:val="24"/>
        </w:rPr>
        <w:t xml:space="preserve">Bride of Christ, the Bible </w:t>
      </w:r>
      <w:r w:rsidR="00B339C7" w:rsidRPr="00B339C7">
        <w:rPr>
          <w:rFonts w:asciiTheme="minorHAnsi" w:hAnsiTheme="minorHAnsi" w:cstheme="minorHAnsi"/>
          <w:i/>
          <w:color w:val="000000"/>
          <w:sz w:val="24"/>
          <w:szCs w:val="24"/>
        </w:rPr>
        <w:t>is</w:t>
      </w:r>
      <w:r w:rsidR="00B339C7">
        <w:rPr>
          <w:rFonts w:asciiTheme="minorHAnsi" w:hAnsiTheme="minorHAnsi" w:cstheme="minorHAnsi"/>
          <w:color w:val="000000"/>
          <w:sz w:val="24"/>
          <w:szCs w:val="24"/>
        </w:rPr>
        <w:t xml:space="preserve"> your life!</w:t>
      </w:r>
    </w:p>
    <w:p w14:paraId="75BAE251" w14:textId="77777777" w:rsidR="00D4489A" w:rsidRDefault="00D4489A" w:rsidP="00D4489A">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John 6:63 </w:t>
      </w:r>
      <w:r>
        <w:rPr>
          <w:rFonts w:asciiTheme="minorHAnsi" w:hAnsiTheme="minorHAnsi" w:cstheme="minorHAnsi"/>
          <w:b/>
          <w:sz w:val="24"/>
          <w:szCs w:val="24"/>
        </w:rPr>
        <w:t xml:space="preserve"> </w:t>
      </w:r>
    </w:p>
    <w:p w14:paraId="1D8942F3" w14:textId="77777777" w:rsidR="00D4489A" w:rsidRDefault="00D4489A" w:rsidP="00D4489A">
      <w:pPr>
        <w:spacing w:after="0"/>
        <w:jc w:val="center"/>
        <w:rPr>
          <w:rFonts w:asciiTheme="minorHAnsi" w:hAnsiTheme="minorHAnsi" w:cstheme="minorHAnsi"/>
          <w:b/>
          <w:i/>
          <w:color w:val="000000"/>
          <w:sz w:val="24"/>
          <w:szCs w:val="24"/>
        </w:rPr>
      </w:pPr>
      <w:r w:rsidRPr="00C07B4C">
        <w:rPr>
          <w:rFonts w:asciiTheme="minorHAnsi" w:hAnsiTheme="minorHAnsi" w:cstheme="minorHAnsi"/>
          <w:b/>
          <w:i/>
          <w:color w:val="000000"/>
          <w:sz w:val="24"/>
          <w:szCs w:val="24"/>
        </w:rPr>
        <w:t>The Spirit is the one who gives life; human nature is of no help!</w:t>
      </w:r>
      <w:r w:rsidRPr="00C07B4C">
        <w:rPr>
          <w:rStyle w:val="apple-converted-space"/>
          <w:rFonts w:asciiTheme="minorHAnsi" w:hAnsiTheme="minorHAnsi" w:cstheme="minorHAnsi"/>
          <w:b/>
          <w:i/>
          <w:color w:val="000000"/>
          <w:sz w:val="24"/>
          <w:szCs w:val="24"/>
          <w:vertAlign w:val="superscript"/>
        </w:rPr>
        <w:t> </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The words that I have spoken to you are spirit and are life.</w:t>
      </w:r>
      <w:r>
        <w:rPr>
          <w:rFonts w:asciiTheme="minorHAnsi" w:hAnsiTheme="minorHAnsi" w:cstheme="minorHAnsi"/>
          <w:b/>
          <w:i/>
          <w:color w:val="000000"/>
          <w:sz w:val="24"/>
          <w:szCs w:val="24"/>
        </w:rPr>
        <w:t xml:space="preserve"> </w:t>
      </w:r>
    </w:p>
    <w:p w14:paraId="35DA3221" w14:textId="77777777" w:rsidR="00D4489A" w:rsidRDefault="00D4489A" w:rsidP="00D4489A">
      <w:pPr>
        <w:spacing w:after="0"/>
        <w:jc w:val="center"/>
        <w:rPr>
          <w:rFonts w:asciiTheme="minorHAnsi" w:hAnsiTheme="minorHAnsi" w:cstheme="minorHAnsi"/>
          <w:b/>
          <w:i/>
          <w:color w:val="000000"/>
          <w:sz w:val="24"/>
          <w:szCs w:val="24"/>
        </w:rPr>
      </w:pPr>
    </w:p>
    <w:p w14:paraId="0EC1EB44" w14:textId="77777777" w:rsidR="003540A1" w:rsidRDefault="003540A1" w:rsidP="00D4489A">
      <w:pPr>
        <w:spacing w:after="0"/>
        <w:jc w:val="center"/>
        <w:rPr>
          <w:rFonts w:asciiTheme="minorHAnsi" w:hAnsiTheme="minorHAnsi" w:cstheme="minorHAnsi"/>
          <w:b/>
          <w:i/>
          <w:color w:val="000000"/>
          <w:sz w:val="24"/>
          <w:szCs w:val="24"/>
        </w:rPr>
      </w:pPr>
    </w:p>
    <w:p w14:paraId="406B49EC" w14:textId="77777777" w:rsidR="003540A1" w:rsidRDefault="003540A1" w:rsidP="00D4489A">
      <w:pPr>
        <w:spacing w:after="0"/>
        <w:jc w:val="center"/>
        <w:rPr>
          <w:rFonts w:asciiTheme="minorHAnsi" w:hAnsiTheme="minorHAnsi" w:cstheme="minorHAnsi"/>
          <w:b/>
          <w:i/>
          <w:color w:val="000000"/>
          <w:sz w:val="24"/>
          <w:szCs w:val="24"/>
        </w:rPr>
      </w:pPr>
    </w:p>
    <w:p w14:paraId="6EFFC1BE" w14:textId="77777777" w:rsidR="003540A1" w:rsidRDefault="003540A1" w:rsidP="00D4489A">
      <w:pPr>
        <w:spacing w:after="0"/>
        <w:jc w:val="center"/>
        <w:rPr>
          <w:rFonts w:asciiTheme="minorHAnsi" w:hAnsiTheme="minorHAnsi" w:cstheme="minorHAnsi"/>
          <w:b/>
          <w:i/>
          <w:color w:val="000000"/>
          <w:sz w:val="24"/>
          <w:szCs w:val="24"/>
        </w:rPr>
      </w:pPr>
    </w:p>
    <w:p w14:paraId="64B87C26" w14:textId="77777777" w:rsidR="003540A1" w:rsidRDefault="003540A1" w:rsidP="00D4489A">
      <w:pPr>
        <w:spacing w:after="0"/>
        <w:jc w:val="center"/>
        <w:rPr>
          <w:rFonts w:asciiTheme="minorHAnsi" w:hAnsiTheme="minorHAnsi" w:cstheme="minorHAnsi"/>
          <w:b/>
          <w:i/>
          <w:color w:val="000000"/>
          <w:sz w:val="24"/>
          <w:szCs w:val="24"/>
        </w:rPr>
      </w:pPr>
    </w:p>
    <w:p w14:paraId="147FADD3" w14:textId="77777777" w:rsidR="003540A1" w:rsidRDefault="003540A1" w:rsidP="00D4489A">
      <w:pPr>
        <w:spacing w:after="0"/>
        <w:jc w:val="center"/>
        <w:rPr>
          <w:rFonts w:asciiTheme="minorHAnsi" w:hAnsiTheme="minorHAnsi" w:cstheme="minorHAnsi"/>
          <w:b/>
          <w:i/>
          <w:color w:val="000000"/>
          <w:sz w:val="24"/>
          <w:szCs w:val="24"/>
        </w:rPr>
      </w:pPr>
    </w:p>
    <w:p w14:paraId="013C4056" w14:textId="77777777" w:rsidR="003540A1" w:rsidRDefault="003540A1" w:rsidP="00D4489A">
      <w:pPr>
        <w:spacing w:after="0"/>
        <w:jc w:val="center"/>
        <w:rPr>
          <w:rFonts w:asciiTheme="minorHAnsi" w:hAnsiTheme="minorHAnsi" w:cstheme="minorHAnsi"/>
          <w:b/>
          <w:i/>
          <w:color w:val="000000"/>
          <w:sz w:val="24"/>
          <w:szCs w:val="24"/>
        </w:rPr>
      </w:pPr>
    </w:p>
    <w:p w14:paraId="7F7CDE0F" w14:textId="77777777" w:rsidR="003540A1" w:rsidRDefault="003540A1" w:rsidP="00D4489A">
      <w:pPr>
        <w:spacing w:after="0"/>
        <w:jc w:val="center"/>
        <w:rPr>
          <w:rFonts w:asciiTheme="minorHAnsi" w:hAnsiTheme="minorHAnsi" w:cstheme="minorHAnsi"/>
          <w:b/>
          <w:i/>
          <w:color w:val="000000"/>
          <w:sz w:val="24"/>
          <w:szCs w:val="24"/>
        </w:rPr>
      </w:pPr>
    </w:p>
    <w:p w14:paraId="745FD5D7" w14:textId="77777777" w:rsidR="003540A1" w:rsidRDefault="003540A1" w:rsidP="00D4489A">
      <w:pPr>
        <w:spacing w:after="0"/>
        <w:jc w:val="center"/>
        <w:rPr>
          <w:rFonts w:asciiTheme="minorHAnsi" w:hAnsiTheme="minorHAnsi" w:cstheme="minorHAnsi"/>
          <w:b/>
          <w:i/>
          <w:color w:val="000000"/>
          <w:sz w:val="24"/>
          <w:szCs w:val="24"/>
        </w:rPr>
      </w:pPr>
    </w:p>
    <w:p w14:paraId="1B9B902B" w14:textId="77777777" w:rsidR="003540A1" w:rsidRDefault="003540A1" w:rsidP="00D4489A">
      <w:pPr>
        <w:spacing w:after="0"/>
        <w:jc w:val="center"/>
        <w:rPr>
          <w:rFonts w:asciiTheme="minorHAnsi" w:hAnsiTheme="minorHAnsi" w:cstheme="minorHAnsi"/>
          <w:b/>
          <w:i/>
          <w:color w:val="000000"/>
          <w:sz w:val="24"/>
          <w:szCs w:val="24"/>
        </w:rPr>
      </w:pPr>
    </w:p>
    <w:p w14:paraId="39F68D39" w14:textId="77777777" w:rsidR="003540A1" w:rsidRDefault="003540A1" w:rsidP="00D4489A">
      <w:pPr>
        <w:spacing w:after="0"/>
        <w:jc w:val="center"/>
        <w:rPr>
          <w:rFonts w:asciiTheme="minorHAnsi" w:hAnsiTheme="minorHAnsi" w:cstheme="minorHAnsi"/>
          <w:b/>
          <w:i/>
          <w:color w:val="000000"/>
          <w:sz w:val="24"/>
          <w:szCs w:val="24"/>
        </w:rPr>
      </w:pPr>
    </w:p>
    <w:p w14:paraId="4294A81C" w14:textId="77777777" w:rsidR="003540A1" w:rsidRDefault="003540A1" w:rsidP="00D4489A">
      <w:pPr>
        <w:spacing w:after="0"/>
        <w:jc w:val="center"/>
        <w:rPr>
          <w:rFonts w:asciiTheme="minorHAnsi" w:hAnsiTheme="minorHAnsi" w:cstheme="minorHAnsi"/>
          <w:b/>
          <w:i/>
          <w:color w:val="000000"/>
          <w:sz w:val="24"/>
          <w:szCs w:val="24"/>
        </w:rPr>
      </w:pPr>
    </w:p>
    <w:p w14:paraId="5C02234B" w14:textId="77777777" w:rsidR="003540A1" w:rsidRDefault="003540A1" w:rsidP="00D4489A">
      <w:pPr>
        <w:spacing w:after="0"/>
        <w:jc w:val="center"/>
        <w:rPr>
          <w:rFonts w:asciiTheme="minorHAnsi" w:hAnsiTheme="minorHAnsi" w:cstheme="minorHAnsi"/>
          <w:b/>
          <w:i/>
          <w:color w:val="000000"/>
          <w:sz w:val="24"/>
          <w:szCs w:val="24"/>
        </w:rPr>
      </w:pPr>
    </w:p>
    <w:p w14:paraId="5910EE61" w14:textId="77777777" w:rsidR="003540A1" w:rsidRDefault="003540A1" w:rsidP="00D4489A">
      <w:pPr>
        <w:spacing w:after="0"/>
        <w:jc w:val="center"/>
        <w:rPr>
          <w:rFonts w:asciiTheme="minorHAnsi" w:hAnsiTheme="minorHAnsi" w:cstheme="minorHAnsi"/>
          <w:b/>
          <w:i/>
          <w:color w:val="000000"/>
          <w:sz w:val="24"/>
          <w:szCs w:val="24"/>
        </w:rPr>
      </w:pPr>
    </w:p>
    <w:p w14:paraId="7995DBEC" w14:textId="77777777" w:rsidR="003540A1" w:rsidRDefault="003540A1" w:rsidP="00D4489A">
      <w:pPr>
        <w:spacing w:after="0"/>
        <w:jc w:val="center"/>
        <w:rPr>
          <w:rFonts w:asciiTheme="minorHAnsi" w:hAnsiTheme="minorHAnsi" w:cstheme="minorHAnsi"/>
          <w:b/>
          <w:i/>
          <w:color w:val="000000"/>
          <w:sz w:val="24"/>
          <w:szCs w:val="24"/>
        </w:rPr>
      </w:pPr>
    </w:p>
    <w:p w14:paraId="0522E107" w14:textId="77777777" w:rsidR="003540A1" w:rsidRDefault="003540A1" w:rsidP="00D4489A">
      <w:pPr>
        <w:spacing w:after="0"/>
        <w:jc w:val="center"/>
        <w:rPr>
          <w:rFonts w:asciiTheme="minorHAnsi" w:hAnsiTheme="minorHAnsi" w:cstheme="minorHAnsi"/>
          <w:b/>
          <w:i/>
          <w:color w:val="000000"/>
          <w:sz w:val="24"/>
          <w:szCs w:val="24"/>
        </w:rPr>
      </w:pPr>
    </w:p>
    <w:p w14:paraId="261F796D" w14:textId="77777777" w:rsidR="003540A1" w:rsidRDefault="003540A1" w:rsidP="00D4489A">
      <w:pPr>
        <w:spacing w:after="0"/>
        <w:jc w:val="center"/>
        <w:rPr>
          <w:rFonts w:asciiTheme="minorHAnsi" w:hAnsiTheme="minorHAnsi" w:cstheme="minorHAnsi"/>
          <w:b/>
          <w:i/>
          <w:color w:val="000000"/>
          <w:sz w:val="24"/>
          <w:szCs w:val="24"/>
        </w:rPr>
      </w:pPr>
    </w:p>
    <w:p w14:paraId="208200B3" w14:textId="77777777" w:rsidR="003540A1" w:rsidRDefault="003540A1" w:rsidP="00D4489A">
      <w:pPr>
        <w:spacing w:after="0"/>
        <w:jc w:val="center"/>
        <w:rPr>
          <w:rFonts w:asciiTheme="minorHAnsi" w:hAnsiTheme="minorHAnsi" w:cstheme="minorHAnsi"/>
          <w:b/>
          <w:i/>
          <w:color w:val="000000"/>
          <w:sz w:val="24"/>
          <w:szCs w:val="24"/>
        </w:rPr>
      </w:pPr>
    </w:p>
    <w:p w14:paraId="36618C0C" w14:textId="77777777" w:rsidR="003540A1" w:rsidRDefault="003540A1" w:rsidP="00D4489A">
      <w:pPr>
        <w:spacing w:after="0"/>
        <w:jc w:val="center"/>
        <w:rPr>
          <w:rFonts w:asciiTheme="minorHAnsi" w:hAnsiTheme="minorHAnsi" w:cstheme="minorHAnsi"/>
          <w:b/>
          <w:i/>
          <w:color w:val="000000"/>
          <w:sz w:val="24"/>
          <w:szCs w:val="24"/>
        </w:rPr>
      </w:pPr>
    </w:p>
    <w:p w14:paraId="57468AF7" w14:textId="77777777" w:rsidR="003540A1" w:rsidRDefault="003540A1" w:rsidP="00D4489A">
      <w:pPr>
        <w:spacing w:after="0"/>
        <w:jc w:val="center"/>
        <w:rPr>
          <w:rFonts w:asciiTheme="minorHAnsi" w:hAnsiTheme="minorHAnsi" w:cstheme="minorHAnsi"/>
          <w:b/>
          <w:i/>
          <w:color w:val="000000"/>
          <w:sz w:val="24"/>
          <w:szCs w:val="24"/>
        </w:rPr>
      </w:pPr>
    </w:p>
    <w:p w14:paraId="484E0111" w14:textId="77777777" w:rsidR="003540A1" w:rsidRDefault="003540A1" w:rsidP="00D4489A">
      <w:pPr>
        <w:spacing w:after="0"/>
        <w:jc w:val="center"/>
        <w:rPr>
          <w:rFonts w:asciiTheme="minorHAnsi" w:hAnsiTheme="minorHAnsi" w:cstheme="minorHAnsi"/>
          <w:b/>
          <w:i/>
          <w:color w:val="000000"/>
          <w:sz w:val="24"/>
          <w:szCs w:val="24"/>
        </w:rPr>
      </w:pPr>
    </w:p>
    <w:p w14:paraId="738BD31F" w14:textId="77777777" w:rsidR="003540A1" w:rsidRDefault="003540A1" w:rsidP="00D4489A">
      <w:pPr>
        <w:spacing w:after="0"/>
        <w:jc w:val="center"/>
        <w:rPr>
          <w:rFonts w:asciiTheme="minorHAnsi" w:hAnsiTheme="minorHAnsi" w:cstheme="minorHAnsi"/>
          <w:b/>
          <w:i/>
          <w:color w:val="000000"/>
          <w:sz w:val="24"/>
          <w:szCs w:val="24"/>
        </w:rPr>
      </w:pPr>
    </w:p>
    <w:p w14:paraId="562F4652" w14:textId="77777777" w:rsidR="003540A1" w:rsidRDefault="003540A1" w:rsidP="00D4489A">
      <w:pPr>
        <w:spacing w:after="0"/>
        <w:jc w:val="center"/>
        <w:rPr>
          <w:rFonts w:asciiTheme="minorHAnsi" w:hAnsiTheme="minorHAnsi" w:cstheme="minorHAnsi"/>
          <w:b/>
          <w:i/>
          <w:color w:val="000000"/>
          <w:sz w:val="24"/>
          <w:szCs w:val="24"/>
        </w:rPr>
      </w:pPr>
    </w:p>
    <w:p w14:paraId="6EA98D94" w14:textId="77777777" w:rsidR="00002F45" w:rsidRPr="001673C0" w:rsidRDefault="00002F45" w:rsidP="001673C0">
      <w:pPr>
        <w:pStyle w:val="Heading2"/>
      </w:pPr>
      <w:r w:rsidRPr="001673C0">
        <w:t>DISCUSSION QUESTIONS: Let’s talk about it.</w:t>
      </w:r>
    </w:p>
    <w:p w14:paraId="79A96624" w14:textId="77777777" w:rsidR="00C4733D" w:rsidRPr="00066445" w:rsidRDefault="00C4733D" w:rsidP="000D53FF">
      <w:pPr>
        <w:pStyle w:val="Heading3"/>
        <w:numPr>
          <w:ilvl w:val="0"/>
          <w:numId w:val="54"/>
        </w:numPr>
        <w:rPr>
          <w:rFonts w:asciiTheme="minorHAnsi" w:eastAsiaTheme="minorEastAsia" w:hAnsiTheme="minorHAnsi" w:cstheme="minorBidi"/>
          <w:b w:val="0"/>
          <w:sz w:val="24"/>
          <w:szCs w:val="24"/>
        </w:rPr>
      </w:pPr>
      <w:r w:rsidRPr="00134A26">
        <w:rPr>
          <w:rFonts w:asciiTheme="minorHAnsi" w:eastAsiaTheme="minorEastAsia" w:hAnsiTheme="minorHAnsi" w:cstheme="minorBidi"/>
          <w:b w:val="0"/>
          <w:bCs w:val="0"/>
          <w:sz w:val="24"/>
          <w:szCs w:val="24"/>
        </w:rPr>
        <w:t xml:space="preserve">Can you describe a time when the Holy Spirit opened your </w:t>
      </w:r>
      <w:r w:rsidR="00066445">
        <w:rPr>
          <w:rFonts w:asciiTheme="minorHAnsi" w:eastAsiaTheme="minorEastAsia" w:hAnsiTheme="minorHAnsi" w:cstheme="minorBidi"/>
          <w:b w:val="0"/>
          <w:bCs w:val="0"/>
          <w:sz w:val="24"/>
          <w:szCs w:val="24"/>
        </w:rPr>
        <w:t>mind to comprehend</w:t>
      </w:r>
      <w:r w:rsidRPr="00134A26">
        <w:rPr>
          <w:rFonts w:asciiTheme="minorHAnsi" w:eastAsiaTheme="minorEastAsia" w:hAnsiTheme="minorHAnsi" w:cstheme="minorBidi"/>
          <w:b w:val="0"/>
          <w:bCs w:val="0"/>
          <w:sz w:val="24"/>
          <w:szCs w:val="24"/>
        </w:rPr>
        <w:t xml:space="preserve"> a passage that you had never understood</w:t>
      </w:r>
      <w:r>
        <w:rPr>
          <w:rFonts w:asciiTheme="minorHAnsi" w:eastAsiaTheme="minorEastAsia" w:hAnsiTheme="minorHAnsi" w:cstheme="minorBidi"/>
          <w:b w:val="0"/>
          <w:bCs w:val="0"/>
          <w:sz w:val="24"/>
          <w:szCs w:val="24"/>
        </w:rPr>
        <w:t xml:space="preserve"> before</w:t>
      </w:r>
      <w:r w:rsidRPr="00134A26">
        <w:rPr>
          <w:rFonts w:asciiTheme="minorHAnsi" w:eastAsiaTheme="minorEastAsia" w:hAnsiTheme="minorHAnsi" w:cstheme="minorBidi"/>
          <w:b w:val="0"/>
          <w:bCs w:val="0"/>
          <w:sz w:val="24"/>
          <w:szCs w:val="24"/>
        </w:rPr>
        <w:t xml:space="preserve">? </w:t>
      </w:r>
      <w:r>
        <w:rPr>
          <w:rFonts w:asciiTheme="minorHAnsi" w:eastAsiaTheme="minorEastAsia" w:hAnsiTheme="minorHAnsi" w:cstheme="minorBidi"/>
          <w:b w:val="0"/>
          <w:bCs w:val="0"/>
          <w:sz w:val="24"/>
          <w:szCs w:val="24"/>
        </w:rPr>
        <w:t>________________________________________________________________________________________________________________________________________________</w:t>
      </w:r>
    </w:p>
    <w:p w14:paraId="72C06B2F" w14:textId="77777777" w:rsidR="00066445" w:rsidRPr="00066445" w:rsidRDefault="00066445" w:rsidP="00066445">
      <w:pPr>
        <w:pStyle w:val="ListParagraph"/>
        <w:numPr>
          <w:ilvl w:val="0"/>
          <w:numId w:val="54"/>
        </w:numPr>
        <w:rPr>
          <w:sz w:val="24"/>
          <w:szCs w:val="24"/>
        </w:rPr>
      </w:pPr>
      <w:r>
        <w:rPr>
          <w:sz w:val="24"/>
          <w:szCs w:val="24"/>
        </w:rPr>
        <w:t>From these passages, list the verbs associated with God’s Word.</w:t>
      </w:r>
      <w:r w:rsidRPr="00270973">
        <w:rPr>
          <w:sz w:val="24"/>
          <w:szCs w:val="24"/>
        </w:rPr>
        <w:t xml:space="preserve"> </w:t>
      </w:r>
      <w:r w:rsidRPr="000E7776">
        <w:rPr>
          <w:sz w:val="24"/>
          <w:szCs w:val="24"/>
        </w:rPr>
        <w:t>Isaiah 55:1-12; Psalm</w:t>
      </w:r>
      <w:r>
        <w:rPr>
          <w:sz w:val="24"/>
          <w:szCs w:val="24"/>
        </w:rPr>
        <w:t xml:space="preserve">s </w:t>
      </w:r>
      <w:r w:rsidRPr="000E7776">
        <w:rPr>
          <w:sz w:val="24"/>
          <w:szCs w:val="24"/>
        </w:rPr>
        <w:t>119:50, 85:6</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5ADCF0DE" w14:textId="77777777" w:rsidR="00795FF9" w:rsidRPr="00795FF9" w:rsidRDefault="00795FF9" w:rsidP="00795FF9">
      <w:pPr>
        <w:pStyle w:val="ListParagraph"/>
        <w:numPr>
          <w:ilvl w:val="0"/>
          <w:numId w:val="54"/>
        </w:numPr>
        <w:rPr>
          <w:sz w:val="24"/>
          <w:szCs w:val="24"/>
        </w:rPr>
      </w:pPr>
      <w:r w:rsidRPr="00795FF9">
        <w:rPr>
          <w:rFonts w:cstheme="minorHAnsi"/>
          <w:sz w:val="24"/>
          <w:szCs w:val="24"/>
        </w:rPr>
        <w:t xml:space="preserve">Take the following </w:t>
      </w:r>
      <w:r>
        <w:rPr>
          <w:rFonts w:cstheme="minorHAnsi"/>
          <w:sz w:val="24"/>
          <w:szCs w:val="24"/>
        </w:rPr>
        <w:t xml:space="preserve">descriptive </w:t>
      </w:r>
      <w:r w:rsidRPr="00795FF9">
        <w:rPr>
          <w:rFonts w:cstheme="minorHAnsi"/>
          <w:sz w:val="24"/>
          <w:szCs w:val="24"/>
        </w:rPr>
        <w:t xml:space="preserve">words and think of times that God’s Word has done just that in your life. </w:t>
      </w:r>
      <w:r w:rsidRPr="00795FF9">
        <w:rPr>
          <w:i/>
          <w:sz w:val="24"/>
          <w:szCs w:val="24"/>
        </w:rPr>
        <w:t xml:space="preserve">To live-literally or fugitively, to revive-keep or make, alive, nourish, preserve, recover, repair, restore to life, save; life; and </w:t>
      </w:r>
      <w:r>
        <w:rPr>
          <w:i/>
          <w:sz w:val="24"/>
          <w:szCs w:val="24"/>
        </w:rPr>
        <w:t xml:space="preserve">make or </w:t>
      </w:r>
      <w:r w:rsidRPr="00795FF9">
        <w:rPr>
          <w:i/>
          <w:sz w:val="24"/>
          <w:szCs w:val="24"/>
        </w:rPr>
        <w:t xml:space="preserve">be whole: ________________________________________________________________________________________________________________________________________________________________________________________________________________________ </w:t>
      </w:r>
    </w:p>
    <w:p w14:paraId="69116C28" w14:textId="77777777" w:rsidR="001F7BCE" w:rsidRDefault="001F7BCE" w:rsidP="001F7BCE">
      <w:pPr>
        <w:pStyle w:val="ListParagraph"/>
        <w:numPr>
          <w:ilvl w:val="0"/>
          <w:numId w:val="54"/>
        </w:numPr>
        <w:spacing w:after="0" w:line="240" w:lineRule="auto"/>
        <w:rPr>
          <w:rFonts w:asciiTheme="minorHAnsi" w:hAnsiTheme="minorHAnsi" w:cstheme="minorHAnsi"/>
          <w:color w:val="000000"/>
          <w:sz w:val="24"/>
          <w:szCs w:val="24"/>
        </w:rPr>
      </w:pPr>
      <w:r w:rsidRPr="001F7BCE">
        <w:rPr>
          <w:sz w:val="24"/>
          <w:szCs w:val="24"/>
        </w:rPr>
        <w:t xml:space="preserve"> From </w:t>
      </w:r>
      <w:r w:rsidRPr="001F7BCE">
        <w:rPr>
          <w:rFonts w:asciiTheme="minorHAnsi" w:hAnsiTheme="minorHAnsi" w:cstheme="minorHAnsi"/>
          <w:color w:val="000000"/>
          <w:sz w:val="24"/>
          <w:szCs w:val="24"/>
        </w:rPr>
        <w:t>2 Timothy 3:14-17</w:t>
      </w:r>
      <w:r>
        <w:rPr>
          <w:rFonts w:asciiTheme="minorHAnsi" w:hAnsiTheme="minorHAnsi" w:cstheme="minorHAnsi"/>
          <w:color w:val="000000"/>
          <w:sz w:val="24"/>
          <w:szCs w:val="24"/>
        </w:rPr>
        <w:t>, make a list of every attribute of God’s Word.</w:t>
      </w:r>
    </w:p>
    <w:p w14:paraId="5C6F2FDE" w14:textId="77777777" w:rsidR="001F7BCE" w:rsidRPr="001F7BCE" w:rsidRDefault="001F7BCE" w:rsidP="001F7BCE">
      <w:pPr>
        <w:pStyle w:val="ListParagraph"/>
        <w:spacing w:after="0" w:line="240" w:lineRule="auto"/>
        <w:rPr>
          <w:rFonts w:asciiTheme="minorHAnsi" w:hAnsiTheme="minorHAnsi" w:cstheme="minorHAnsi"/>
          <w:color w:val="000000"/>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w:t>
      </w:r>
    </w:p>
    <w:p w14:paraId="308C42B9" w14:textId="77777777" w:rsidR="00310F63" w:rsidRPr="00310F63" w:rsidRDefault="001F7BCE" w:rsidP="00310F63">
      <w:pPr>
        <w:pStyle w:val="ListParagraph"/>
        <w:numPr>
          <w:ilvl w:val="0"/>
          <w:numId w:val="54"/>
        </w:numPr>
        <w:rPr>
          <w:rFonts w:asciiTheme="minorHAnsi" w:eastAsiaTheme="minorEastAsia" w:hAnsiTheme="minorHAnsi" w:cstheme="minorBidi"/>
          <w:sz w:val="24"/>
          <w:szCs w:val="24"/>
        </w:rPr>
      </w:pPr>
      <w:r w:rsidRPr="00310F63">
        <w:rPr>
          <w:sz w:val="24"/>
          <w:szCs w:val="24"/>
        </w:rPr>
        <w:t>Now think of an instance where God’s Word to accomplish</w:t>
      </w:r>
      <w:r w:rsidR="00422D1A" w:rsidRPr="00310F63">
        <w:rPr>
          <w:sz w:val="24"/>
          <w:szCs w:val="24"/>
        </w:rPr>
        <w:t>ed</w:t>
      </w:r>
      <w:r w:rsidRPr="00310F63">
        <w:rPr>
          <w:sz w:val="24"/>
          <w:szCs w:val="24"/>
        </w:rPr>
        <w:t xml:space="preserve"> each of the previous </w:t>
      </w:r>
      <w:r w:rsidR="00422D1A" w:rsidRPr="00310F63">
        <w:rPr>
          <w:sz w:val="24"/>
          <w:szCs w:val="24"/>
        </w:rPr>
        <w:t xml:space="preserve">attributes personally in your life. </w:t>
      </w:r>
      <w:r w:rsidRPr="00310F63">
        <w:rPr>
          <w:sz w:val="24"/>
          <w:szCs w:val="24"/>
        </w:rPr>
        <w:t>_______________________________________________________________________________________________________________________________________________________________________________________________________________________</w:t>
      </w:r>
      <w:r w:rsidR="00310F63">
        <w:rPr>
          <w:sz w:val="24"/>
          <w:szCs w:val="24"/>
        </w:rPr>
        <w:t>_</w:t>
      </w:r>
    </w:p>
    <w:p w14:paraId="0FE87C57" w14:textId="77777777" w:rsidR="00310F63" w:rsidRDefault="00310F63" w:rsidP="00310F63">
      <w:pPr>
        <w:pStyle w:val="ListParagraph"/>
        <w:numPr>
          <w:ilvl w:val="0"/>
          <w:numId w:val="54"/>
        </w:numPr>
        <w:rPr>
          <w:rFonts w:asciiTheme="minorHAnsi" w:eastAsiaTheme="minorEastAsia" w:hAnsiTheme="minorHAnsi" w:cstheme="minorBidi"/>
          <w:sz w:val="24"/>
          <w:szCs w:val="24"/>
        </w:rPr>
      </w:pPr>
      <w:r w:rsidRPr="00310F63">
        <w:rPr>
          <w:rFonts w:asciiTheme="minorHAnsi" w:eastAsiaTheme="minorEastAsia" w:hAnsiTheme="minorHAnsi" w:cstheme="minorBidi"/>
          <w:sz w:val="24"/>
          <w:szCs w:val="24"/>
        </w:rPr>
        <w:t>What do the following scriptures say about God’s Word? Read Deuteronomy 32:46-47; Hebrew 4:12-14; Matthew 4:4; John 6:63. ________________________________________________________________________________________________________________________________________________________________________________________________________________________</w:t>
      </w:r>
    </w:p>
    <w:p w14:paraId="64F6D3DE" w14:textId="77777777" w:rsidR="003540A1" w:rsidRDefault="003540A1" w:rsidP="003540A1">
      <w:pPr>
        <w:rPr>
          <w:rFonts w:asciiTheme="minorHAnsi" w:eastAsiaTheme="minorEastAsia" w:hAnsiTheme="minorHAnsi" w:cstheme="minorBidi"/>
          <w:sz w:val="24"/>
          <w:szCs w:val="24"/>
        </w:rPr>
      </w:pPr>
    </w:p>
    <w:p w14:paraId="6C2AE9AD" w14:textId="77777777" w:rsidR="003540A1" w:rsidRDefault="003540A1" w:rsidP="003540A1">
      <w:pPr>
        <w:rPr>
          <w:rFonts w:asciiTheme="minorHAnsi" w:eastAsiaTheme="minorEastAsia" w:hAnsiTheme="minorHAnsi" w:cstheme="minorBidi"/>
          <w:sz w:val="24"/>
          <w:szCs w:val="24"/>
        </w:rPr>
      </w:pPr>
    </w:p>
    <w:p w14:paraId="45537F9E" w14:textId="77777777" w:rsidR="003540A1" w:rsidRDefault="003540A1" w:rsidP="003540A1">
      <w:pPr>
        <w:rPr>
          <w:rFonts w:asciiTheme="minorHAnsi" w:eastAsiaTheme="minorEastAsia" w:hAnsiTheme="minorHAnsi" w:cstheme="minorBidi"/>
          <w:sz w:val="24"/>
          <w:szCs w:val="24"/>
        </w:rPr>
      </w:pPr>
    </w:p>
    <w:p w14:paraId="2F53AE49" w14:textId="77777777" w:rsidR="003540A1" w:rsidRDefault="003540A1" w:rsidP="003540A1">
      <w:pPr>
        <w:rPr>
          <w:rFonts w:asciiTheme="minorHAnsi" w:eastAsiaTheme="minorEastAsia" w:hAnsiTheme="minorHAnsi" w:cstheme="minorBidi"/>
          <w:sz w:val="24"/>
          <w:szCs w:val="24"/>
        </w:rPr>
      </w:pPr>
    </w:p>
    <w:p w14:paraId="3851F0D9" w14:textId="77777777" w:rsidR="003540A1" w:rsidRDefault="003540A1" w:rsidP="003540A1">
      <w:pPr>
        <w:rPr>
          <w:rFonts w:asciiTheme="minorHAnsi" w:eastAsiaTheme="minorEastAsia" w:hAnsiTheme="minorHAnsi" w:cstheme="minorBidi"/>
          <w:sz w:val="24"/>
          <w:szCs w:val="24"/>
        </w:rPr>
      </w:pPr>
    </w:p>
    <w:p w14:paraId="3A9195DD" w14:textId="77777777" w:rsidR="003540A1" w:rsidRPr="003540A1" w:rsidRDefault="003540A1" w:rsidP="003540A1">
      <w:pPr>
        <w:rPr>
          <w:rFonts w:asciiTheme="minorHAnsi" w:eastAsiaTheme="minorEastAsia" w:hAnsiTheme="minorHAnsi" w:cstheme="minorBidi"/>
          <w:sz w:val="24"/>
          <w:szCs w:val="24"/>
        </w:rPr>
      </w:pPr>
    </w:p>
    <w:p w14:paraId="7E2F21BD" w14:textId="77777777" w:rsidR="00076739" w:rsidRDefault="00953018" w:rsidP="00DA1CB3">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r w:rsidRPr="00953018">
        <w:rPr>
          <w:rStyle w:val="apple-converted-space"/>
          <w:rFonts w:asciiTheme="minorHAnsi" w:hAnsiTheme="minorHAnsi" w:cstheme="minorHAnsi"/>
          <w:b/>
          <w:color w:val="000000"/>
          <w:sz w:val="48"/>
          <w:szCs w:val="48"/>
          <w:shd w:val="clear" w:color="auto" w:fill="FFFFFF"/>
          <w:vertAlign w:val="superscript"/>
        </w:rPr>
        <w:t>Week #</w:t>
      </w:r>
      <w:r w:rsidR="000059D1">
        <w:rPr>
          <w:rStyle w:val="apple-converted-space"/>
          <w:rFonts w:asciiTheme="minorHAnsi" w:hAnsiTheme="minorHAnsi" w:cstheme="minorHAnsi"/>
          <w:b/>
          <w:color w:val="000000"/>
          <w:sz w:val="48"/>
          <w:szCs w:val="48"/>
          <w:shd w:val="clear" w:color="auto" w:fill="FFFFFF"/>
          <w:vertAlign w:val="superscript"/>
        </w:rPr>
        <w:t>4</w:t>
      </w:r>
    </w:p>
    <w:p w14:paraId="712E436C" w14:textId="77777777" w:rsidR="003540A1" w:rsidRDefault="003540A1" w:rsidP="00DA1CB3">
      <w:pPr>
        <w:spacing w:after="0" w:line="240" w:lineRule="auto"/>
        <w:jc w:val="center"/>
        <w:outlineLvl w:val="0"/>
        <w:rPr>
          <w:rStyle w:val="apple-converted-space"/>
          <w:rFonts w:asciiTheme="minorHAnsi" w:hAnsiTheme="minorHAnsi" w:cstheme="minorHAnsi"/>
          <w:b/>
          <w:color w:val="000000"/>
          <w:sz w:val="48"/>
          <w:szCs w:val="48"/>
          <w:shd w:val="clear" w:color="auto" w:fill="FFFFFF"/>
          <w:vertAlign w:val="superscript"/>
        </w:rPr>
      </w:pPr>
    </w:p>
    <w:p w14:paraId="16DD7881" w14:textId="77777777" w:rsidR="0087606E" w:rsidRPr="0087606E" w:rsidRDefault="0087606E" w:rsidP="00DA1CB3">
      <w:pPr>
        <w:spacing w:after="0" w:line="240" w:lineRule="auto"/>
        <w:jc w:val="center"/>
        <w:outlineLvl w:val="0"/>
        <w:rPr>
          <w:rStyle w:val="apple-converted-space"/>
          <w:rFonts w:ascii="Edwardian Script ITC" w:hAnsi="Edwardian Script ITC" w:cstheme="minorHAnsi"/>
          <w:b/>
          <w:color w:val="000000"/>
          <w:sz w:val="72"/>
          <w:szCs w:val="72"/>
          <w:shd w:val="clear" w:color="auto" w:fill="FFFFFF"/>
        </w:rPr>
      </w:pPr>
      <w:r>
        <w:rPr>
          <w:rStyle w:val="apple-converted-space"/>
          <w:rFonts w:ascii="Edwardian Script ITC" w:hAnsi="Edwardian Script ITC" w:cstheme="minorHAnsi"/>
          <w:b/>
          <w:color w:val="000000"/>
          <w:sz w:val="72"/>
          <w:szCs w:val="72"/>
          <w:shd w:val="clear" w:color="auto" w:fill="FFFFFF"/>
        </w:rPr>
        <w:t>Connecting Li</w:t>
      </w:r>
      <w:r w:rsidR="003C685C">
        <w:rPr>
          <w:rStyle w:val="apple-converted-space"/>
          <w:rFonts w:ascii="Edwardian Script ITC" w:hAnsi="Edwardian Script ITC" w:cstheme="minorHAnsi"/>
          <w:b/>
          <w:color w:val="000000"/>
          <w:sz w:val="72"/>
          <w:szCs w:val="72"/>
          <w:shd w:val="clear" w:color="auto" w:fill="FFFFFF"/>
        </w:rPr>
        <w:t>f</w:t>
      </w:r>
      <w:r>
        <w:rPr>
          <w:rStyle w:val="apple-converted-space"/>
          <w:rFonts w:ascii="Edwardian Script ITC" w:hAnsi="Edwardian Script ITC" w:cstheme="minorHAnsi"/>
          <w:b/>
          <w:color w:val="000000"/>
          <w:sz w:val="72"/>
          <w:szCs w:val="72"/>
          <w:shd w:val="clear" w:color="auto" w:fill="FFFFFF"/>
        </w:rPr>
        <w:t>e and Truth</w:t>
      </w:r>
    </w:p>
    <w:p w14:paraId="4964A07D" w14:textId="77777777" w:rsidR="00953018" w:rsidRPr="00953018" w:rsidRDefault="00953018" w:rsidP="00DA1CB3">
      <w:pPr>
        <w:spacing w:after="0" w:line="240" w:lineRule="auto"/>
        <w:jc w:val="center"/>
        <w:outlineLvl w:val="0"/>
        <w:rPr>
          <w:rStyle w:val="apple-converted-space"/>
          <w:rFonts w:asciiTheme="minorHAnsi" w:hAnsiTheme="minorHAnsi" w:cstheme="minorHAnsi"/>
          <w:b/>
          <w:color w:val="000000"/>
          <w:sz w:val="36"/>
          <w:szCs w:val="36"/>
          <w:shd w:val="clear" w:color="auto" w:fill="FFFFFF"/>
        </w:rPr>
      </w:pPr>
    </w:p>
    <w:p w14:paraId="346DBB05" w14:textId="77777777" w:rsidR="00953018" w:rsidRDefault="00953018" w:rsidP="00DA1CB3">
      <w:pPr>
        <w:spacing w:after="0" w:line="240" w:lineRule="auto"/>
        <w:jc w:val="center"/>
        <w:outlineLvl w:val="0"/>
        <w:rPr>
          <w:rStyle w:val="apple-converted-space"/>
          <w:rFonts w:asciiTheme="minorHAnsi" w:hAnsiTheme="minorHAnsi" w:cstheme="minorHAnsi"/>
          <w:b/>
          <w:i/>
          <w:color w:val="000000"/>
          <w:sz w:val="24"/>
          <w:szCs w:val="24"/>
          <w:shd w:val="clear" w:color="auto" w:fill="FFFFFF"/>
          <w:vertAlign w:val="superscript"/>
        </w:rPr>
      </w:pPr>
    </w:p>
    <w:p w14:paraId="70AC7FF6" w14:textId="77777777" w:rsidR="00BA070E" w:rsidRDefault="00953018" w:rsidP="00DA1CB3">
      <w:pPr>
        <w:spacing w:after="0" w:line="240" w:lineRule="auto"/>
        <w:jc w:val="center"/>
        <w:outlineLvl w:val="0"/>
        <w:rPr>
          <w:rStyle w:val="apple-converted-space"/>
          <w:rFonts w:asciiTheme="minorHAnsi" w:hAnsiTheme="minorHAnsi" w:cstheme="minorHAnsi"/>
          <w:b/>
          <w:color w:val="000000"/>
          <w:sz w:val="28"/>
          <w:szCs w:val="28"/>
          <w:shd w:val="clear" w:color="auto" w:fill="FFFFFF"/>
        </w:rPr>
      </w:pPr>
      <w:r>
        <w:rPr>
          <w:rStyle w:val="apple-converted-space"/>
          <w:rFonts w:asciiTheme="minorHAnsi" w:hAnsiTheme="minorHAnsi" w:cstheme="minorHAnsi"/>
          <w:b/>
          <w:color w:val="000000"/>
          <w:sz w:val="28"/>
          <w:szCs w:val="28"/>
          <w:shd w:val="clear" w:color="auto" w:fill="FFFFFF"/>
        </w:rPr>
        <w:t>Key Passage</w:t>
      </w:r>
    </w:p>
    <w:p w14:paraId="24B5F5B5" w14:textId="77777777" w:rsidR="005433A8" w:rsidRPr="00C07B4C" w:rsidRDefault="005433A8" w:rsidP="005433A8">
      <w:pPr>
        <w:pStyle w:val="Heading1"/>
      </w:pPr>
      <w:r w:rsidRPr="00C07B4C">
        <w:rPr>
          <w:rStyle w:val="passage-display-bcv"/>
          <w:rFonts w:asciiTheme="minorHAnsi" w:hAnsiTheme="minorHAnsi"/>
          <w:bCs w:val="0"/>
          <w:sz w:val="24"/>
          <w:szCs w:val="24"/>
        </w:rPr>
        <w:t>2 Timothy 2:15</w:t>
      </w:r>
      <w:r w:rsidRPr="00C07B4C">
        <w:rPr>
          <w:rStyle w:val="passage-display-version"/>
          <w:rFonts w:asciiTheme="minorHAnsi" w:hAnsiTheme="minorHAnsi"/>
          <w:bCs w:val="0"/>
          <w:sz w:val="24"/>
          <w:szCs w:val="24"/>
        </w:rPr>
        <w:t xml:space="preserve"> (KJV)</w:t>
      </w:r>
    </w:p>
    <w:p w14:paraId="739FE59C" w14:textId="77777777" w:rsidR="005433A8" w:rsidRDefault="005433A8"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DA1E3C">
        <w:rPr>
          <w:rStyle w:val="text"/>
          <w:rFonts w:asciiTheme="minorHAnsi" w:hAnsiTheme="minorHAnsi" w:cstheme="minorHAnsi"/>
          <w:b/>
          <w:bCs/>
          <w:i/>
          <w:color w:val="000000"/>
          <w:vertAlign w:val="superscript"/>
        </w:rPr>
        <w:t> </w:t>
      </w:r>
      <w:r w:rsidRPr="00DA1E3C">
        <w:rPr>
          <w:rStyle w:val="text"/>
          <w:rFonts w:asciiTheme="minorHAnsi" w:hAnsiTheme="minorHAnsi" w:cstheme="minorHAnsi"/>
          <w:b/>
          <w:i/>
          <w:color w:val="000000"/>
        </w:rPr>
        <w:t>Study to shew thyself approved unto God, a workman that needeth not to be ashamed, rightly dividing the word of truth.</w:t>
      </w:r>
    </w:p>
    <w:p w14:paraId="58388F1A" w14:textId="77777777" w:rsidR="00BA070E" w:rsidRDefault="00BA070E"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0CD6B4FC" w14:textId="77777777" w:rsidR="00BA070E" w:rsidRPr="00BA070E" w:rsidRDefault="00BA070E"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color w:val="000000"/>
          <w:sz w:val="28"/>
          <w:szCs w:val="28"/>
        </w:rPr>
      </w:pPr>
      <w:r>
        <w:rPr>
          <w:rStyle w:val="text"/>
          <w:rFonts w:asciiTheme="minorHAnsi" w:hAnsiTheme="minorHAnsi" w:cstheme="minorHAnsi"/>
          <w:b/>
          <w:color w:val="000000"/>
          <w:sz w:val="28"/>
          <w:szCs w:val="28"/>
        </w:rPr>
        <w:t>Introduction</w:t>
      </w:r>
    </w:p>
    <w:p w14:paraId="23E9E78A" w14:textId="77777777" w:rsidR="005433A8" w:rsidRDefault="005433A8" w:rsidP="005433A8">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5F645141" w14:textId="77777777" w:rsidR="00663FE2" w:rsidRDefault="00FD0826" w:rsidP="005433A8">
      <w:pPr>
        <w:ind w:firstLine="720"/>
        <w:jc w:val="both"/>
        <w:rPr>
          <w:sz w:val="24"/>
          <w:szCs w:val="24"/>
        </w:rPr>
      </w:pPr>
      <w:r>
        <w:rPr>
          <w:sz w:val="24"/>
          <w:szCs w:val="24"/>
        </w:rPr>
        <w:t>Have you ever known a person who cou</w:t>
      </w:r>
      <w:r w:rsidR="00B1334B">
        <w:rPr>
          <w:sz w:val="24"/>
          <w:szCs w:val="24"/>
        </w:rPr>
        <w:t>ld be described as</w:t>
      </w:r>
      <w:r>
        <w:rPr>
          <w:sz w:val="24"/>
          <w:szCs w:val="24"/>
        </w:rPr>
        <w:t xml:space="preserve"> a know it all?</w:t>
      </w:r>
      <w:r w:rsidR="00B1334B">
        <w:rPr>
          <w:sz w:val="24"/>
          <w:szCs w:val="24"/>
        </w:rPr>
        <w:t xml:space="preserve"> Have you ever tried to enlighten a </w:t>
      </w:r>
      <w:r w:rsidR="00DE2D8F">
        <w:rPr>
          <w:sz w:val="24"/>
          <w:szCs w:val="24"/>
        </w:rPr>
        <w:t>know it all?</w:t>
      </w:r>
      <w:r w:rsidR="00B1334B" w:rsidRPr="00B1334B">
        <w:rPr>
          <w:sz w:val="24"/>
          <w:szCs w:val="24"/>
        </w:rPr>
        <w:t xml:space="preserve"> </w:t>
      </w:r>
      <w:r w:rsidR="00B1334B">
        <w:rPr>
          <w:sz w:val="24"/>
          <w:szCs w:val="24"/>
        </w:rPr>
        <w:t>They are not teachable b</w:t>
      </w:r>
      <w:r w:rsidR="00DE2D8F">
        <w:rPr>
          <w:sz w:val="24"/>
          <w:szCs w:val="24"/>
        </w:rPr>
        <w:t xml:space="preserve">ecause they </w:t>
      </w:r>
      <w:r w:rsidR="00DE2D8F" w:rsidRPr="00DE2D8F">
        <w:rPr>
          <w:i/>
          <w:sz w:val="24"/>
          <w:szCs w:val="24"/>
        </w:rPr>
        <w:t>think</w:t>
      </w:r>
      <w:r w:rsidR="00DE2D8F">
        <w:rPr>
          <w:sz w:val="24"/>
          <w:szCs w:val="24"/>
        </w:rPr>
        <w:t xml:space="preserve"> they know it all!</w:t>
      </w:r>
      <w:r w:rsidR="00B1334B">
        <w:rPr>
          <w:sz w:val="24"/>
          <w:szCs w:val="24"/>
        </w:rPr>
        <w:t xml:space="preserve"> Someone once said that the greatest hindrance to learning is knowledge. </w:t>
      </w:r>
      <w:r w:rsidR="00DE2D8F">
        <w:rPr>
          <w:sz w:val="24"/>
          <w:szCs w:val="24"/>
        </w:rPr>
        <w:t>Do you know what happens when you stop learning? You stop growing and if you don’t use your mind, you might possibly lose your mind</w:t>
      </w:r>
      <w:r w:rsidR="00484FB0">
        <w:rPr>
          <w:sz w:val="24"/>
          <w:szCs w:val="24"/>
        </w:rPr>
        <w:t xml:space="preserve"> -</w:t>
      </w:r>
      <w:r w:rsidR="00DE2D8F">
        <w:rPr>
          <w:sz w:val="24"/>
          <w:szCs w:val="24"/>
        </w:rPr>
        <w:t xml:space="preserve"> a mind is a terrible thing to waste. </w:t>
      </w:r>
    </w:p>
    <w:p w14:paraId="268E0654" w14:textId="77777777" w:rsidR="00663FE2" w:rsidRDefault="00663FE2" w:rsidP="00663FE2">
      <w:pPr>
        <w:ind w:firstLine="720"/>
        <w:jc w:val="both"/>
        <w:rPr>
          <w:sz w:val="24"/>
          <w:szCs w:val="24"/>
        </w:rPr>
      </w:pPr>
      <w:r>
        <w:rPr>
          <w:sz w:val="24"/>
          <w:szCs w:val="24"/>
        </w:rPr>
        <w:t xml:space="preserve">In </w:t>
      </w:r>
      <w:r w:rsidR="00B1334B">
        <w:rPr>
          <w:sz w:val="24"/>
          <w:szCs w:val="24"/>
        </w:rPr>
        <w:t xml:space="preserve">our key passage, Paul admonishes </w:t>
      </w:r>
      <w:r>
        <w:rPr>
          <w:sz w:val="24"/>
          <w:szCs w:val="24"/>
        </w:rPr>
        <w:t>Timothy</w:t>
      </w:r>
      <w:r w:rsidR="00B1334B" w:rsidRPr="00B1334B">
        <w:rPr>
          <w:sz w:val="24"/>
          <w:szCs w:val="24"/>
        </w:rPr>
        <w:t xml:space="preserve"> </w:t>
      </w:r>
      <w:r w:rsidR="00B1334B">
        <w:rPr>
          <w:sz w:val="24"/>
          <w:szCs w:val="24"/>
        </w:rPr>
        <w:t>to continue to study the Bible. (Timothy was</w:t>
      </w:r>
      <w:r>
        <w:rPr>
          <w:sz w:val="24"/>
          <w:szCs w:val="24"/>
        </w:rPr>
        <w:t xml:space="preserve"> </w:t>
      </w:r>
      <w:r w:rsidR="00B1334B">
        <w:rPr>
          <w:sz w:val="24"/>
          <w:szCs w:val="24"/>
        </w:rPr>
        <w:t xml:space="preserve">pastoring </w:t>
      </w:r>
      <w:r>
        <w:rPr>
          <w:sz w:val="24"/>
          <w:szCs w:val="24"/>
        </w:rPr>
        <w:t>the church at Ephesus</w:t>
      </w:r>
      <w:r w:rsidR="004D6CA3">
        <w:rPr>
          <w:sz w:val="24"/>
          <w:szCs w:val="24"/>
        </w:rPr>
        <w:t xml:space="preserve"> at the time</w:t>
      </w:r>
      <w:r w:rsidR="00B1334B">
        <w:rPr>
          <w:sz w:val="24"/>
          <w:szCs w:val="24"/>
        </w:rPr>
        <w:t>.)</w:t>
      </w:r>
      <w:r>
        <w:rPr>
          <w:sz w:val="24"/>
          <w:szCs w:val="24"/>
        </w:rPr>
        <w:t xml:space="preserve"> </w:t>
      </w:r>
      <w:r w:rsidR="004D6CA3">
        <w:rPr>
          <w:sz w:val="24"/>
          <w:szCs w:val="24"/>
        </w:rPr>
        <w:t>At the end of this letter, Paul states clearly that his departure was emanate -</w:t>
      </w:r>
      <w:r w:rsidR="009E28D5">
        <w:rPr>
          <w:sz w:val="24"/>
          <w:szCs w:val="24"/>
        </w:rPr>
        <w:t xml:space="preserve"> </w:t>
      </w:r>
      <w:r w:rsidR="004D6CA3">
        <w:rPr>
          <w:sz w:val="24"/>
          <w:szCs w:val="24"/>
        </w:rPr>
        <w:t xml:space="preserve">he would soon go home to be with the Lord. </w:t>
      </w:r>
      <w:r w:rsidR="009E28D5">
        <w:rPr>
          <w:sz w:val="24"/>
          <w:szCs w:val="24"/>
        </w:rPr>
        <w:t>Although, he</w:t>
      </w:r>
      <w:r w:rsidR="004D6CA3">
        <w:rPr>
          <w:sz w:val="24"/>
          <w:szCs w:val="24"/>
        </w:rPr>
        <w:t xml:space="preserve"> w</w:t>
      </w:r>
      <w:r w:rsidR="009E28D5">
        <w:rPr>
          <w:sz w:val="24"/>
          <w:szCs w:val="24"/>
        </w:rPr>
        <w:t>ould</w:t>
      </w:r>
      <w:r w:rsidR="004D6CA3">
        <w:rPr>
          <w:sz w:val="24"/>
          <w:szCs w:val="24"/>
        </w:rPr>
        <w:t xml:space="preserve"> soon be in the presence of the “Living Word of God,” he </w:t>
      </w:r>
      <w:r w:rsidR="00A02E6D">
        <w:rPr>
          <w:sz w:val="24"/>
          <w:szCs w:val="24"/>
        </w:rPr>
        <w:t xml:space="preserve">asked for three things (2 Timothy 4:6-13). He wanted his dear son Timothy, his cloak to keep him warm, and his scrolls and parchments – </w:t>
      </w:r>
      <w:r w:rsidR="009E28D5">
        <w:rPr>
          <w:sz w:val="24"/>
          <w:szCs w:val="24"/>
        </w:rPr>
        <w:t xml:space="preserve">and lastly, </w:t>
      </w:r>
      <w:r w:rsidR="00A02E6D">
        <w:rPr>
          <w:sz w:val="24"/>
          <w:szCs w:val="24"/>
        </w:rPr>
        <w:t>he asked for his Bible</w:t>
      </w:r>
      <w:r w:rsidR="009E28D5">
        <w:rPr>
          <w:sz w:val="24"/>
          <w:szCs w:val="24"/>
        </w:rPr>
        <w:t>.</w:t>
      </w:r>
      <w:r w:rsidR="00A02E6D">
        <w:rPr>
          <w:sz w:val="24"/>
          <w:szCs w:val="24"/>
        </w:rPr>
        <w:t xml:space="preserve"> He was going to study these precious writing until the very end. </w:t>
      </w:r>
      <w:r w:rsidR="004D6CA3">
        <w:rPr>
          <w:sz w:val="24"/>
          <w:szCs w:val="24"/>
        </w:rPr>
        <w:t xml:space="preserve"> </w:t>
      </w:r>
    </w:p>
    <w:p w14:paraId="31958495" w14:textId="77777777" w:rsidR="006E1615" w:rsidRDefault="002153F9" w:rsidP="005433A8">
      <w:pPr>
        <w:ind w:firstLine="720"/>
        <w:jc w:val="both"/>
        <w:rPr>
          <w:sz w:val="24"/>
          <w:szCs w:val="24"/>
        </w:rPr>
      </w:pPr>
      <w:r>
        <w:rPr>
          <w:sz w:val="24"/>
          <w:szCs w:val="24"/>
        </w:rPr>
        <w:t xml:space="preserve">The saints </w:t>
      </w:r>
      <w:r w:rsidR="0007035E">
        <w:rPr>
          <w:sz w:val="24"/>
          <w:szCs w:val="24"/>
        </w:rPr>
        <w:t xml:space="preserve">at the church at Ephesus </w:t>
      </w:r>
      <w:r>
        <w:rPr>
          <w:sz w:val="24"/>
          <w:szCs w:val="24"/>
        </w:rPr>
        <w:t>were discipled by Paul, Timothy</w:t>
      </w:r>
      <w:r w:rsidR="006E1615">
        <w:rPr>
          <w:sz w:val="24"/>
          <w:szCs w:val="24"/>
        </w:rPr>
        <w:t xml:space="preserve">, the apostle </w:t>
      </w:r>
      <w:r w:rsidR="008964BB">
        <w:rPr>
          <w:sz w:val="24"/>
          <w:szCs w:val="24"/>
        </w:rPr>
        <w:t>John</w:t>
      </w:r>
      <w:r w:rsidR="006E1615">
        <w:rPr>
          <w:sz w:val="24"/>
          <w:szCs w:val="24"/>
        </w:rPr>
        <w:t>,</w:t>
      </w:r>
      <w:r>
        <w:rPr>
          <w:sz w:val="24"/>
          <w:szCs w:val="24"/>
        </w:rPr>
        <w:t xml:space="preserve"> and Mary, the mother of Jesus, just to name a few.</w:t>
      </w:r>
      <w:r w:rsidR="00320DE6" w:rsidRPr="00320DE6">
        <w:rPr>
          <w:sz w:val="24"/>
          <w:szCs w:val="24"/>
        </w:rPr>
        <w:t xml:space="preserve"> </w:t>
      </w:r>
      <w:r w:rsidR="00320DE6">
        <w:rPr>
          <w:sz w:val="24"/>
          <w:szCs w:val="24"/>
        </w:rPr>
        <w:t>With all the truth that was poured into the</w:t>
      </w:r>
      <w:r w:rsidR="00663FE2">
        <w:rPr>
          <w:sz w:val="24"/>
          <w:szCs w:val="24"/>
        </w:rPr>
        <w:t xml:space="preserve"> saints,</w:t>
      </w:r>
      <w:r w:rsidR="00320DE6">
        <w:rPr>
          <w:sz w:val="24"/>
          <w:szCs w:val="24"/>
        </w:rPr>
        <w:t xml:space="preserve"> </w:t>
      </w:r>
      <w:r w:rsidR="00663FE2">
        <w:rPr>
          <w:sz w:val="24"/>
          <w:szCs w:val="24"/>
        </w:rPr>
        <w:t>you would think</w:t>
      </w:r>
      <w:r w:rsidR="00320DE6">
        <w:rPr>
          <w:sz w:val="24"/>
          <w:szCs w:val="24"/>
        </w:rPr>
        <w:t xml:space="preserve"> that they were </w:t>
      </w:r>
      <w:r>
        <w:rPr>
          <w:sz w:val="24"/>
          <w:szCs w:val="24"/>
        </w:rPr>
        <w:t xml:space="preserve">all </w:t>
      </w:r>
      <w:r w:rsidR="00663FE2">
        <w:rPr>
          <w:sz w:val="24"/>
          <w:szCs w:val="24"/>
        </w:rPr>
        <w:t>astute Bible</w:t>
      </w:r>
      <w:r>
        <w:rPr>
          <w:sz w:val="24"/>
          <w:szCs w:val="24"/>
        </w:rPr>
        <w:t xml:space="preserve"> scholars.</w:t>
      </w:r>
      <w:r w:rsidR="00663FE2">
        <w:rPr>
          <w:sz w:val="24"/>
          <w:szCs w:val="24"/>
        </w:rPr>
        <w:t xml:space="preserve"> </w:t>
      </w:r>
    </w:p>
    <w:p w14:paraId="500C0738" w14:textId="77777777" w:rsidR="000B1B3E" w:rsidRDefault="00DA59AB" w:rsidP="000B1B3E">
      <w:pPr>
        <w:ind w:firstLine="720"/>
        <w:jc w:val="both"/>
        <w:rPr>
          <w:sz w:val="24"/>
          <w:szCs w:val="24"/>
        </w:rPr>
      </w:pPr>
      <w:r>
        <w:rPr>
          <w:sz w:val="24"/>
          <w:szCs w:val="24"/>
        </w:rPr>
        <w:t xml:space="preserve"> </w:t>
      </w:r>
      <w:r w:rsidR="002153F9">
        <w:rPr>
          <w:sz w:val="24"/>
          <w:szCs w:val="24"/>
        </w:rPr>
        <w:t xml:space="preserve"> </w:t>
      </w:r>
      <w:r>
        <w:rPr>
          <w:sz w:val="24"/>
          <w:szCs w:val="24"/>
        </w:rPr>
        <w:t>Ideally, every believer should be taught how to study the Bible, but s</w:t>
      </w:r>
      <w:r w:rsidR="006E1615">
        <w:rPr>
          <w:sz w:val="24"/>
          <w:szCs w:val="24"/>
        </w:rPr>
        <w:t>ince m</w:t>
      </w:r>
      <w:r w:rsidR="00123AD2">
        <w:rPr>
          <w:sz w:val="24"/>
          <w:szCs w:val="24"/>
        </w:rPr>
        <w:t>ost of us will never go to a Bible college or seminary</w:t>
      </w:r>
      <w:r w:rsidR="006E1615">
        <w:rPr>
          <w:sz w:val="24"/>
          <w:szCs w:val="24"/>
        </w:rPr>
        <w:t>, how else are we going to learn?</w:t>
      </w:r>
      <w:r w:rsidR="00123AD2">
        <w:rPr>
          <w:sz w:val="24"/>
          <w:szCs w:val="24"/>
        </w:rPr>
        <w:t xml:space="preserve"> </w:t>
      </w:r>
      <w:r w:rsidR="00AE6302">
        <w:rPr>
          <w:sz w:val="24"/>
          <w:szCs w:val="24"/>
        </w:rPr>
        <w:t>Furthermore, i</w:t>
      </w:r>
      <w:r w:rsidR="00123AD2">
        <w:rPr>
          <w:sz w:val="24"/>
          <w:szCs w:val="24"/>
        </w:rPr>
        <w:t>f the church was making disciple by Jesus standard, there would be no need for such institutions</w:t>
      </w:r>
      <w:r w:rsidR="006E1615">
        <w:rPr>
          <w:sz w:val="24"/>
          <w:szCs w:val="24"/>
        </w:rPr>
        <w:t>.</w:t>
      </w:r>
      <w:r w:rsidR="003F10E9">
        <w:rPr>
          <w:sz w:val="24"/>
          <w:szCs w:val="24"/>
        </w:rPr>
        <w:t xml:space="preserve"> According to The Gospel Coalition International, 75 percent of Christians now live in countries that have no access to Biblical training. The ministry I work for, Catalyst Missions, is doing something about that. While they are training the pastors and leaders around the globe, we are equipping women to with the tools to make disciples. Naturally, that includes teaching them to study the Bible for themselves. In case you haven’t noticed, that is what this study is intended to do. </w:t>
      </w:r>
      <w:r>
        <w:rPr>
          <w:sz w:val="24"/>
          <w:szCs w:val="24"/>
        </w:rPr>
        <w:t xml:space="preserve">Biblically literacy is the </w:t>
      </w:r>
      <w:r w:rsidR="00CA73A8">
        <w:rPr>
          <w:sz w:val="24"/>
          <w:szCs w:val="24"/>
        </w:rPr>
        <w:t>hallmark</w:t>
      </w:r>
      <w:r w:rsidR="002153F9">
        <w:rPr>
          <w:sz w:val="24"/>
          <w:szCs w:val="24"/>
        </w:rPr>
        <w:t xml:space="preserve"> disciple making</w:t>
      </w:r>
      <w:r>
        <w:rPr>
          <w:sz w:val="24"/>
          <w:szCs w:val="24"/>
        </w:rPr>
        <w:t>.</w:t>
      </w:r>
      <w:r w:rsidR="00123AD2">
        <w:rPr>
          <w:sz w:val="24"/>
          <w:szCs w:val="24"/>
        </w:rPr>
        <w:t xml:space="preserve"> T</w:t>
      </w:r>
      <w:r w:rsidR="002153F9">
        <w:rPr>
          <w:sz w:val="24"/>
          <w:szCs w:val="24"/>
        </w:rPr>
        <w:t>he Bible</w:t>
      </w:r>
      <w:r w:rsidR="00123AD2">
        <w:rPr>
          <w:sz w:val="24"/>
          <w:szCs w:val="24"/>
        </w:rPr>
        <w:t xml:space="preserve"> is </w:t>
      </w:r>
      <w:r w:rsidR="005433A8" w:rsidRPr="00C07B4C">
        <w:rPr>
          <w:sz w:val="24"/>
          <w:szCs w:val="24"/>
        </w:rPr>
        <w:t xml:space="preserve">the curriculum of the entire process. </w:t>
      </w:r>
      <w:r w:rsidR="000B1B3E">
        <w:rPr>
          <w:sz w:val="24"/>
          <w:szCs w:val="24"/>
        </w:rPr>
        <w:t xml:space="preserve">Here’s how it worked - Paul taught Timothy to study the Bible, Timothy taught the saint, and the saints taught their disciples and on and on the baton of Truth was passed down. </w:t>
      </w:r>
    </w:p>
    <w:p w14:paraId="787DC6EF" w14:textId="77777777" w:rsidR="000B1B3E" w:rsidRPr="00C07B4C" w:rsidRDefault="000B1B3E" w:rsidP="000B1B3E">
      <w:pPr>
        <w:spacing w:after="0"/>
        <w:jc w:val="center"/>
        <w:rPr>
          <w:rFonts w:asciiTheme="minorHAnsi" w:hAnsiTheme="minorHAnsi" w:cstheme="minorHAnsi"/>
          <w:b/>
          <w:sz w:val="24"/>
          <w:szCs w:val="24"/>
        </w:rPr>
      </w:pPr>
      <w:r w:rsidRPr="00C07B4C">
        <w:rPr>
          <w:rFonts w:asciiTheme="minorHAnsi" w:hAnsiTheme="minorHAnsi" w:cstheme="minorHAnsi"/>
          <w:b/>
          <w:sz w:val="24"/>
          <w:szCs w:val="24"/>
        </w:rPr>
        <w:t xml:space="preserve">Colossians 3:16 </w:t>
      </w:r>
    </w:p>
    <w:p w14:paraId="0C45A5A1" w14:textId="77777777" w:rsidR="000B1B3E" w:rsidRDefault="000B1B3E" w:rsidP="000B1B3E">
      <w:pPr>
        <w:spacing w:after="0"/>
        <w:jc w:val="center"/>
        <w:rPr>
          <w:rFonts w:asciiTheme="minorHAnsi" w:hAnsiTheme="minorHAnsi" w:cstheme="minorHAnsi"/>
          <w:b/>
          <w:i/>
          <w:color w:val="000000"/>
          <w:sz w:val="24"/>
          <w:szCs w:val="24"/>
        </w:rPr>
      </w:pPr>
      <w:r w:rsidRPr="00C07B4C">
        <w:rPr>
          <w:rFonts w:asciiTheme="minorHAnsi" w:hAnsiTheme="minorHAnsi" w:cstheme="minorHAnsi"/>
          <w:b/>
          <w:i/>
          <w:color w:val="000000"/>
          <w:sz w:val="24"/>
          <w:szCs w:val="24"/>
        </w:rPr>
        <w:t>Let the word of Christ</w:t>
      </w:r>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dwell in you richly, teaching and exhorting one another with all wisdom, singing psalms, hymns, and spiritual songs, all with grace</w:t>
      </w:r>
      <w:r w:rsidRPr="00C07B4C">
        <w:rPr>
          <w:rStyle w:val="apple-converted-space"/>
          <w:rFonts w:asciiTheme="minorHAnsi" w:hAnsiTheme="minorHAnsi" w:cstheme="minorHAnsi"/>
          <w:b/>
          <w:i/>
          <w:color w:val="000000"/>
          <w:sz w:val="24"/>
          <w:szCs w:val="24"/>
          <w:vertAlign w:val="superscript"/>
        </w:rPr>
        <w:t> </w:t>
      </w:r>
      <w:bookmarkStart w:id="1368" w:name="v19"/>
      <w:r w:rsidRPr="00C07B4C">
        <w:rPr>
          <w:rFonts w:asciiTheme="minorHAnsi" w:hAnsiTheme="minorHAnsi" w:cstheme="minorHAnsi"/>
          <w:b/>
          <w:i/>
          <w:color w:val="000000"/>
          <w:sz w:val="24"/>
          <w:szCs w:val="24"/>
          <w:vertAlign w:val="superscript"/>
        </w:rPr>
        <w:fldChar w:fldCharType="begin"/>
      </w:r>
      <w:r w:rsidRPr="00C07B4C">
        <w:rPr>
          <w:rFonts w:asciiTheme="minorHAnsi" w:hAnsiTheme="minorHAnsi" w:cstheme="minorHAnsi"/>
          <w:b/>
          <w:i/>
          <w:color w:val="000000"/>
          <w:sz w:val="24"/>
          <w:szCs w:val="24"/>
          <w:vertAlign w:val="superscript"/>
        </w:rPr>
        <w:instrText xml:space="preserve"> HYPERLINK "http://classic.net.bible.org/bible.php?book=Col&amp;chapter=3" \l "n19" </w:instrText>
      </w:r>
      <w:r w:rsidRPr="00C07B4C">
        <w:rPr>
          <w:rFonts w:asciiTheme="minorHAnsi" w:hAnsiTheme="minorHAnsi" w:cstheme="minorHAnsi"/>
          <w:b/>
          <w:i/>
          <w:color w:val="000000"/>
          <w:sz w:val="24"/>
          <w:szCs w:val="24"/>
          <w:vertAlign w:val="superscript"/>
        </w:rPr>
        <w:fldChar w:fldCharType="end"/>
      </w:r>
      <w:bookmarkEnd w:id="1368"/>
      <w:r w:rsidRPr="00C07B4C">
        <w:rPr>
          <w:rStyle w:val="apple-converted-space"/>
          <w:rFonts w:asciiTheme="minorHAnsi" w:hAnsiTheme="minorHAnsi" w:cstheme="minorHAnsi"/>
          <w:b/>
          <w:i/>
          <w:color w:val="000000"/>
          <w:sz w:val="24"/>
          <w:szCs w:val="24"/>
        </w:rPr>
        <w:t> </w:t>
      </w:r>
      <w:r w:rsidRPr="00C07B4C">
        <w:rPr>
          <w:rFonts w:asciiTheme="minorHAnsi" w:hAnsiTheme="minorHAnsi" w:cstheme="minorHAnsi"/>
          <w:b/>
          <w:i/>
          <w:color w:val="000000"/>
          <w:sz w:val="24"/>
          <w:szCs w:val="24"/>
        </w:rPr>
        <w:t>in your hearts to God.</w:t>
      </w:r>
    </w:p>
    <w:p w14:paraId="66EFCD0E" w14:textId="77777777" w:rsidR="000B1B3E" w:rsidRDefault="000B1B3E" w:rsidP="000B1B3E">
      <w:pPr>
        <w:spacing w:after="0"/>
        <w:jc w:val="center"/>
        <w:rPr>
          <w:rFonts w:asciiTheme="minorHAnsi" w:hAnsiTheme="minorHAnsi" w:cstheme="minorHAnsi"/>
          <w:b/>
          <w:i/>
          <w:color w:val="000000"/>
          <w:sz w:val="24"/>
          <w:szCs w:val="24"/>
        </w:rPr>
      </w:pPr>
    </w:p>
    <w:p w14:paraId="189A7B70" w14:textId="77777777" w:rsidR="00123AD2" w:rsidRDefault="00123AD2" w:rsidP="00123AD2">
      <w:pPr>
        <w:ind w:firstLine="720"/>
        <w:jc w:val="both"/>
        <w:rPr>
          <w:sz w:val="24"/>
          <w:szCs w:val="24"/>
        </w:rPr>
      </w:pPr>
      <w:r>
        <w:rPr>
          <w:sz w:val="24"/>
          <w:szCs w:val="24"/>
        </w:rPr>
        <w:t>T</w:t>
      </w:r>
      <w:r w:rsidRPr="00CF150E">
        <w:rPr>
          <w:sz w:val="24"/>
          <w:szCs w:val="24"/>
        </w:rPr>
        <w:t xml:space="preserve">he </w:t>
      </w:r>
      <w:r>
        <w:rPr>
          <w:sz w:val="24"/>
          <w:szCs w:val="24"/>
        </w:rPr>
        <w:t>Scriptures are an inexhaustible treasure trove of truth</w:t>
      </w:r>
      <w:r w:rsidR="00CA73A8">
        <w:rPr>
          <w:sz w:val="24"/>
          <w:szCs w:val="24"/>
        </w:rPr>
        <w:t>s, that are not</w:t>
      </w:r>
      <w:r>
        <w:rPr>
          <w:sz w:val="24"/>
          <w:szCs w:val="24"/>
        </w:rPr>
        <w:t xml:space="preserve"> discovered by the</w:t>
      </w:r>
      <w:r w:rsidR="00CA73A8">
        <w:rPr>
          <w:sz w:val="24"/>
          <w:szCs w:val="24"/>
        </w:rPr>
        <w:t xml:space="preserve"> nonchalant occasional</w:t>
      </w:r>
      <w:r>
        <w:rPr>
          <w:sz w:val="24"/>
          <w:szCs w:val="24"/>
        </w:rPr>
        <w:t xml:space="preserve"> reader, but by the diligent seeker. </w:t>
      </w:r>
      <w:r w:rsidR="00A809AE">
        <w:rPr>
          <w:sz w:val="24"/>
          <w:szCs w:val="24"/>
        </w:rPr>
        <w:t>As</w:t>
      </w:r>
      <w:r w:rsidR="00A809AE" w:rsidRPr="008F49B0">
        <w:rPr>
          <w:sz w:val="24"/>
          <w:szCs w:val="24"/>
        </w:rPr>
        <w:t xml:space="preserve"> </w:t>
      </w:r>
      <w:r w:rsidR="00A809AE" w:rsidRPr="00E04E12">
        <w:rPr>
          <w:sz w:val="24"/>
          <w:szCs w:val="24"/>
        </w:rPr>
        <w:t>Jerry Bridges</w:t>
      </w:r>
      <w:r w:rsidR="00A809AE">
        <w:rPr>
          <w:sz w:val="24"/>
          <w:szCs w:val="24"/>
        </w:rPr>
        <w:t xml:space="preserve"> put it, </w:t>
      </w:r>
      <w:r w:rsidR="00A809AE" w:rsidRPr="00E04E12">
        <w:rPr>
          <w:sz w:val="24"/>
          <w:szCs w:val="24"/>
        </w:rPr>
        <w:t>“Reading gives us breadt</w:t>
      </w:r>
      <w:r w:rsidR="00A809AE">
        <w:rPr>
          <w:sz w:val="24"/>
          <w:szCs w:val="24"/>
        </w:rPr>
        <w:t xml:space="preserve">h, </w:t>
      </w:r>
      <w:r w:rsidR="00A809AE" w:rsidRPr="00C07B4C">
        <w:rPr>
          <w:sz w:val="24"/>
          <w:szCs w:val="24"/>
        </w:rPr>
        <w:t>but study gives us depth.”</w:t>
      </w:r>
      <w:r w:rsidR="00A809AE">
        <w:rPr>
          <w:sz w:val="24"/>
          <w:szCs w:val="24"/>
        </w:rPr>
        <w:t xml:space="preserve"> </w:t>
      </w:r>
      <w:r w:rsidR="00262C21">
        <w:rPr>
          <w:sz w:val="24"/>
          <w:szCs w:val="24"/>
        </w:rPr>
        <w:t>U</w:t>
      </w:r>
      <w:r>
        <w:rPr>
          <w:sz w:val="24"/>
          <w:szCs w:val="24"/>
        </w:rPr>
        <w:t>ltimate</w:t>
      </w:r>
      <w:r w:rsidR="00262C21">
        <w:rPr>
          <w:sz w:val="24"/>
          <w:szCs w:val="24"/>
        </w:rPr>
        <w:t>ly though, the</w:t>
      </w:r>
      <w:r>
        <w:rPr>
          <w:sz w:val="24"/>
          <w:szCs w:val="24"/>
        </w:rPr>
        <w:t xml:space="preserve"> goal of Bible study in relation to disciple making, is that the nations will hear and believe in the Lord Jesus Christ. For His Name and fame.</w:t>
      </w:r>
      <w:r w:rsidRPr="00CF150E">
        <w:rPr>
          <w:sz w:val="24"/>
          <w:szCs w:val="24"/>
        </w:rPr>
        <w:t xml:space="preserve"> </w:t>
      </w:r>
    </w:p>
    <w:p w14:paraId="797E39FF" w14:textId="77777777" w:rsidR="00EE1CE1" w:rsidRDefault="002153F9" w:rsidP="005433A8">
      <w:pPr>
        <w:ind w:firstLine="720"/>
        <w:jc w:val="both"/>
        <w:rPr>
          <w:sz w:val="24"/>
          <w:szCs w:val="24"/>
        </w:rPr>
      </w:pPr>
      <w:r>
        <w:rPr>
          <w:sz w:val="24"/>
          <w:szCs w:val="24"/>
        </w:rPr>
        <w:t>Have you ever been taught how to study</w:t>
      </w:r>
      <w:r w:rsidR="00F705B6">
        <w:rPr>
          <w:sz w:val="24"/>
          <w:szCs w:val="24"/>
        </w:rPr>
        <w:t xml:space="preserve">? </w:t>
      </w:r>
      <w:r>
        <w:rPr>
          <w:sz w:val="24"/>
          <w:szCs w:val="24"/>
        </w:rPr>
        <w:t>Don’t you want to learn how to mine these truth for yourself?</w:t>
      </w:r>
      <w:r w:rsidR="00145C84" w:rsidRPr="00145C84">
        <w:rPr>
          <w:sz w:val="24"/>
          <w:szCs w:val="24"/>
        </w:rPr>
        <w:t xml:space="preserve"> </w:t>
      </w:r>
      <w:r w:rsidR="00262C21">
        <w:rPr>
          <w:sz w:val="24"/>
          <w:szCs w:val="24"/>
        </w:rPr>
        <w:t>In this week’s lesson, you’ll receive some helpful tools to study your Bible for all its worth.</w:t>
      </w:r>
    </w:p>
    <w:p w14:paraId="7A83E252" w14:textId="77777777" w:rsidR="005433A8" w:rsidRDefault="005433A8" w:rsidP="005433A8">
      <w:pPr>
        <w:jc w:val="center"/>
        <w:rPr>
          <w:b/>
          <w:sz w:val="28"/>
          <w:szCs w:val="28"/>
        </w:rPr>
      </w:pPr>
      <w:r w:rsidRPr="00C461EE">
        <w:rPr>
          <w:b/>
          <w:sz w:val="28"/>
          <w:szCs w:val="28"/>
        </w:rPr>
        <w:t>Observation</w:t>
      </w:r>
      <w:r>
        <w:rPr>
          <w:b/>
          <w:sz w:val="28"/>
          <w:szCs w:val="28"/>
        </w:rPr>
        <w:t xml:space="preserve"> and </w:t>
      </w:r>
      <w:r w:rsidRPr="00C461EE">
        <w:rPr>
          <w:b/>
          <w:sz w:val="28"/>
          <w:szCs w:val="28"/>
        </w:rPr>
        <w:t>Interpret</w:t>
      </w:r>
      <w:r>
        <w:rPr>
          <w:b/>
          <w:sz w:val="28"/>
          <w:szCs w:val="28"/>
        </w:rPr>
        <w:t>ation</w:t>
      </w:r>
    </w:p>
    <w:p w14:paraId="308E5934" w14:textId="77777777" w:rsidR="004E113C" w:rsidRDefault="00262C21" w:rsidP="004E113C">
      <w:pPr>
        <w:ind w:firstLine="720"/>
        <w:jc w:val="both"/>
        <w:rPr>
          <w:sz w:val="24"/>
          <w:szCs w:val="24"/>
        </w:rPr>
      </w:pPr>
      <w:r>
        <w:rPr>
          <w:sz w:val="24"/>
          <w:szCs w:val="24"/>
        </w:rPr>
        <w:t xml:space="preserve">If </w:t>
      </w:r>
      <w:r w:rsidR="00886954">
        <w:rPr>
          <w:sz w:val="24"/>
          <w:szCs w:val="24"/>
        </w:rPr>
        <w:t>you’re serious</w:t>
      </w:r>
      <w:r>
        <w:rPr>
          <w:sz w:val="24"/>
          <w:szCs w:val="24"/>
        </w:rPr>
        <w:t xml:space="preserve"> about Bible study, you need plan to get you started. Here are a few </w:t>
      </w:r>
      <w:r w:rsidR="004E113C">
        <w:rPr>
          <w:sz w:val="24"/>
          <w:szCs w:val="24"/>
        </w:rPr>
        <w:t>suggestions</w:t>
      </w:r>
      <w:r>
        <w:rPr>
          <w:sz w:val="24"/>
          <w:szCs w:val="24"/>
        </w:rPr>
        <w:t xml:space="preserve">: </w:t>
      </w:r>
      <w:r w:rsidR="004E113C">
        <w:rPr>
          <w:sz w:val="24"/>
          <w:szCs w:val="24"/>
        </w:rPr>
        <w:t xml:space="preserve">to get a grasp of the Bible contextually, you might use a Bible like </w:t>
      </w:r>
      <w:r w:rsidR="00EE1CE1" w:rsidRPr="006C31EE">
        <w:rPr>
          <w:sz w:val="24"/>
          <w:szCs w:val="24"/>
        </w:rPr>
        <w:t xml:space="preserve">the NIV Chronological Bible as a daily reading plan to cover the Bible within a year. </w:t>
      </w:r>
      <w:r w:rsidR="00EE1CE1">
        <w:rPr>
          <w:sz w:val="24"/>
          <w:szCs w:val="24"/>
        </w:rPr>
        <w:t xml:space="preserve">Or </w:t>
      </w:r>
      <w:r w:rsidR="004E113C">
        <w:rPr>
          <w:sz w:val="24"/>
          <w:szCs w:val="24"/>
        </w:rPr>
        <w:t xml:space="preserve">you may choose </w:t>
      </w:r>
      <w:r w:rsidR="00EE1CE1">
        <w:rPr>
          <w:sz w:val="24"/>
          <w:szCs w:val="24"/>
        </w:rPr>
        <w:t>a three-year study plan that covers the Old Testament in the first year, followed by one book of the New Testament per month</w:t>
      </w:r>
      <w:r w:rsidR="004E113C">
        <w:rPr>
          <w:sz w:val="24"/>
          <w:szCs w:val="24"/>
        </w:rPr>
        <w:t xml:space="preserve"> for the next two years</w:t>
      </w:r>
      <w:r w:rsidR="00EE1CE1">
        <w:rPr>
          <w:sz w:val="24"/>
          <w:szCs w:val="24"/>
        </w:rPr>
        <w:t xml:space="preserve">. </w:t>
      </w:r>
    </w:p>
    <w:p w14:paraId="6000EBA4" w14:textId="77777777" w:rsidR="00EE1CE1" w:rsidRDefault="00EE1CE1" w:rsidP="004E113C">
      <w:pPr>
        <w:ind w:firstLine="720"/>
        <w:jc w:val="both"/>
        <w:rPr>
          <w:sz w:val="24"/>
          <w:szCs w:val="24"/>
        </w:rPr>
      </w:pPr>
      <w:r w:rsidRPr="00812A53">
        <w:rPr>
          <w:sz w:val="24"/>
          <w:szCs w:val="24"/>
        </w:rPr>
        <w:t>As you study</w:t>
      </w:r>
      <w:r>
        <w:rPr>
          <w:sz w:val="24"/>
          <w:szCs w:val="24"/>
        </w:rPr>
        <w:t>,</w:t>
      </w:r>
      <w:r w:rsidRPr="00812A53">
        <w:rPr>
          <w:sz w:val="24"/>
          <w:szCs w:val="24"/>
        </w:rPr>
        <w:t xml:space="preserve"> parallel</w:t>
      </w:r>
      <w:r>
        <w:rPr>
          <w:sz w:val="24"/>
          <w:szCs w:val="24"/>
        </w:rPr>
        <w:t xml:space="preserve"> the</w:t>
      </w:r>
      <w:r w:rsidRPr="00812A53">
        <w:rPr>
          <w:sz w:val="24"/>
          <w:szCs w:val="24"/>
        </w:rPr>
        <w:t xml:space="preserve"> Old Testament to</w:t>
      </w:r>
      <w:r>
        <w:rPr>
          <w:sz w:val="24"/>
          <w:szCs w:val="24"/>
        </w:rPr>
        <w:t xml:space="preserve"> the</w:t>
      </w:r>
      <w:r w:rsidRPr="00812A53">
        <w:rPr>
          <w:sz w:val="24"/>
          <w:szCs w:val="24"/>
        </w:rPr>
        <w:t xml:space="preserve"> New Testament</w:t>
      </w:r>
      <w:r>
        <w:rPr>
          <w:sz w:val="24"/>
          <w:szCs w:val="24"/>
        </w:rPr>
        <w:t xml:space="preserve">. </w:t>
      </w:r>
      <w:r w:rsidRPr="00812A53">
        <w:rPr>
          <w:sz w:val="24"/>
          <w:szCs w:val="24"/>
        </w:rPr>
        <w:t>As you read, make notes of major themes of each book and in the margins, make notes of truths to remember. You may want to stop and list any questions that come to mind. These would be good starting points for more in-depth studies.</w:t>
      </w:r>
    </w:p>
    <w:p w14:paraId="1E5CE4EC" w14:textId="77777777" w:rsidR="005433A8" w:rsidRPr="003F2DDC" w:rsidRDefault="004E113C" w:rsidP="005433A8">
      <w:pPr>
        <w:ind w:firstLine="720"/>
        <w:jc w:val="both"/>
        <w:rPr>
          <w:rFonts w:cstheme="minorHAnsi"/>
          <w:b/>
          <w:i/>
          <w:sz w:val="24"/>
          <w:szCs w:val="24"/>
        </w:rPr>
      </w:pPr>
      <w:r>
        <w:rPr>
          <w:sz w:val="24"/>
          <w:szCs w:val="24"/>
        </w:rPr>
        <w:t>To</w:t>
      </w:r>
      <w:r w:rsidR="005433A8">
        <w:rPr>
          <w:sz w:val="24"/>
          <w:szCs w:val="24"/>
        </w:rPr>
        <w:t xml:space="preserve"> find the meaning or interpretation of a passage</w:t>
      </w:r>
      <w:r>
        <w:rPr>
          <w:sz w:val="24"/>
          <w:szCs w:val="24"/>
        </w:rPr>
        <w:t xml:space="preserve">, </w:t>
      </w:r>
      <w:r w:rsidR="00D93BA8">
        <w:rPr>
          <w:sz w:val="24"/>
          <w:szCs w:val="24"/>
        </w:rPr>
        <w:t>we</w:t>
      </w:r>
      <w:r>
        <w:rPr>
          <w:sz w:val="24"/>
          <w:szCs w:val="24"/>
        </w:rPr>
        <w:t xml:space="preserve"> must learn to allow </w:t>
      </w:r>
      <w:r w:rsidRPr="00E04E12">
        <w:rPr>
          <w:sz w:val="24"/>
          <w:szCs w:val="24"/>
        </w:rPr>
        <w:t>Scripture interpret Scripture</w:t>
      </w:r>
      <w:r>
        <w:rPr>
          <w:sz w:val="24"/>
          <w:szCs w:val="24"/>
        </w:rPr>
        <w:t xml:space="preserve"> by cross-referencing.</w:t>
      </w:r>
      <w:r w:rsidR="005433A8" w:rsidRPr="00E04E12">
        <w:rPr>
          <w:sz w:val="24"/>
          <w:szCs w:val="24"/>
        </w:rPr>
        <w:t xml:space="preserve"> </w:t>
      </w:r>
      <w:r w:rsidR="00D93BA8">
        <w:rPr>
          <w:sz w:val="24"/>
          <w:szCs w:val="24"/>
        </w:rPr>
        <w:t>This is</w:t>
      </w:r>
      <w:r w:rsidR="005433A8" w:rsidRPr="00E04E12">
        <w:rPr>
          <w:sz w:val="24"/>
          <w:szCs w:val="24"/>
        </w:rPr>
        <w:t xml:space="preserve"> most basic principle of interpretation </w:t>
      </w:r>
      <w:r w:rsidR="005433A8" w:rsidRPr="001D1BDF">
        <w:rPr>
          <w:sz w:val="24"/>
          <w:szCs w:val="24"/>
        </w:rPr>
        <w:t xml:space="preserve">There are numerous possible </w:t>
      </w:r>
      <w:r w:rsidR="005433A8" w:rsidRPr="00D93BA8">
        <w:rPr>
          <w:sz w:val="24"/>
          <w:szCs w:val="24"/>
        </w:rPr>
        <w:t>applications t</w:t>
      </w:r>
      <w:r w:rsidR="005433A8" w:rsidRPr="0050023B">
        <w:rPr>
          <w:sz w:val="24"/>
          <w:szCs w:val="24"/>
        </w:rPr>
        <w:t>hat</w:t>
      </w:r>
      <w:r w:rsidR="005433A8">
        <w:rPr>
          <w:sz w:val="24"/>
          <w:szCs w:val="24"/>
        </w:rPr>
        <w:t xml:space="preserve"> apply to the</w:t>
      </w:r>
      <w:r w:rsidR="005433A8" w:rsidRPr="001D1BDF">
        <w:rPr>
          <w:sz w:val="24"/>
          <w:szCs w:val="24"/>
        </w:rPr>
        <w:t xml:space="preserve"> Scripture</w:t>
      </w:r>
      <w:r w:rsidR="005433A8">
        <w:rPr>
          <w:sz w:val="24"/>
          <w:szCs w:val="24"/>
        </w:rPr>
        <w:t>s</w:t>
      </w:r>
      <w:r w:rsidR="005433A8" w:rsidRPr="001D1BDF">
        <w:rPr>
          <w:sz w:val="24"/>
          <w:szCs w:val="24"/>
        </w:rPr>
        <w:t xml:space="preserve">, but there is only one </w:t>
      </w:r>
      <w:r w:rsidR="005433A8" w:rsidRPr="00D93BA8">
        <w:rPr>
          <w:sz w:val="24"/>
          <w:szCs w:val="24"/>
        </w:rPr>
        <w:t>correct interpretation</w:t>
      </w:r>
      <w:r w:rsidR="005433A8" w:rsidRPr="0050023B">
        <w:rPr>
          <w:sz w:val="24"/>
          <w:szCs w:val="24"/>
        </w:rPr>
        <w:t>.</w:t>
      </w:r>
      <w:r w:rsidR="005433A8" w:rsidRPr="001D1BDF">
        <w:rPr>
          <w:b/>
          <w:sz w:val="24"/>
          <w:szCs w:val="24"/>
        </w:rPr>
        <w:t xml:space="preserve"> </w:t>
      </w:r>
      <w:r w:rsidR="005433A8" w:rsidRPr="001D1BDF">
        <w:rPr>
          <w:sz w:val="24"/>
          <w:szCs w:val="24"/>
        </w:rPr>
        <w:t>We must understand the original context to faithfully apply the scriptures to</w:t>
      </w:r>
      <w:r w:rsidR="005433A8" w:rsidRPr="00E04E12">
        <w:rPr>
          <w:sz w:val="24"/>
          <w:szCs w:val="24"/>
        </w:rPr>
        <w:t xml:space="preserve"> our context because our application is always built on interpretation.</w:t>
      </w:r>
    </w:p>
    <w:p w14:paraId="6CC6EC40" w14:textId="77777777" w:rsidR="005433A8" w:rsidRPr="002B2610" w:rsidRDefault="005433A8" w:rsidP="005433A8">
      <w:pPr>
        <w:ind w:firstLine="720"/>
        <w:jc w:val="both"/>
        <w:rPr>
          <w:sz w:val="24"/>
          <w:szCs w:val="24"/>
        </w:rPr>
      </w:pPr>
      <w:r w:rsidRPr="5897EC05">
        <w:rPr>
          <w:sz w:val="24"/>
          <w:szCs w:val="24"/>
        </w:rPr>
        <w:t xml:space="preserve">The writer of </w:t>
      </w:r>
      <w:r w:rsidRPr="00EA6039">
        <w:rPr>
          <w:i/>
          <w:sz w:val="24"/>
          <w:szCs w:val="24"/>
        </w:rPr>
        <w:t>The Jungle Book</w:t>
      </w:r>
      <w:r w:rsidRPr="5897EC05">
        <w:rPr>
          <w:sz w:val="24"/>
          <w:szCs w:val="24"/>
        </w:rPr>
        <w:t>, Rudyard Kipling, said</w:t>
      </w:r>
      <w:r>
        <w:rPr>
          <w:sz w:val="24"/>
          <w:szCs w:val="24"/>
        </w:rPr>
        <w:t>,</w:t>
      </w:r>
      <w:r w:rsidRPr="5897EC05">
        <w:rPr>
          <w:sz w:val="24"/>
          <w:szCs w:val="24"/>
        </w:rPr>
        <w:t xml:space="preserve"> “I keep six </w:t>
      </w:r>
      <w:r>
        <w:rPr>
          <w:sz w:val="24"/>
          <w:szCs w:val="24"/>
        </w:rPr>
        <w:t>honest serving-men (They taught me all I knew); Their names are What and Why and When and How and Where and Who.”</w:t>
      </w:r>
      <w:r w:rsidRPr="5897EC05">
        <w:rPr>
          <w:sz w:val="24"/>
          <w:szCs w:val="24"/>
        </w:rPr>
        <w:t xml:space="preserve"> </w:t>
      </w:r>
      <w:r>
        <w:rPr>
          <w:sz w:val="24"/>
          <w:szCs w:val="24"/>
        </w:rPr>
        <w:t xml:space="preserve">As you study the full context and </w:t>
      </w:r>
      <w:r w:rsidRPr="00812A53">
        <w:rPr>
          <w:sz w:val="24"/>
          <w:szCs w:val="24"/>
        </w:rPr>
        <w:t xml:space="preserve">employ these six </w:t>
      </w:r>
      <w:r>
        <w:rPr>
          <w:sz w:val="24"/>
          <w:szCs w:val="24"/>
        </w:rPr>
        <w:t>questions, you will have a good understanding</w:t>
      </w:r>
      <w:r w:rsidRPr="00812A53">
        <w:rPr>
          <w:sz w:val="24"/>
          <w:szCs w:val="24"/>
        </w:rPr>
        <w:t xml:space="preserve"> of the </w:t>
      </w:r>
      <w:r>
        <w:rPr>
          <w:sz w:val="24"/>
          <w:szCs w:val="24"/>
        </w:rPr>
        <w:t>background and purpose for which it was written</w:t>
      </w:r>
      <w:r w:rsidRPr="00812A53">
        <w:rPr>
          <w:sz w:val="24"/>
          <w:szCs w:val="24"/>
        </w:rPr>
        <w:t xml:space="preserve">. </w:t>
      </w:r>
      <w:r>
        <w:rPr>
          <w:sz w:val="24"/>
          <w:szCs w:val="24"/>
        </w:rPr>
        <w:t>As you o</w:t>
      </w:r>
      <w:r w:rsidRPr="00812A53">
        <w:rPr>
          <w:sz w:val="24"/>
          <w:szCs w:val="24"/>
        </w:rPr>
        <w:t>bserve</w:t>
      </w:r>
      <w:r>
        <w:rPr>
          <w:sz w:val="24"/>
          <w:szCs w:val="24"/>
        </w:rPr>
        <w:t xml:space="preserve"> the text, ask yourself</w:t>
      </w:r>
      <w:r w:rsidR="002B2610">
        <w:rPr>
          <w:sz w:val="24"/>
          <w:szCs w:val="24"/>
        </w:rPr>
        <w:t xml:space="preserve"> the following questions</w:t>
      </w:r>
      <w:r>
        <w:rPr>
          <w:sz w:val="24"/>
          <w:szCs w:val="24"/>
        </w:rPr>
        <w:t>: “</w:t>
      </w:r>
      <w:r w:rsidRPr="002B2610">
        <w:rPr>
          <w:sz w:val="24"/>
          <w:szCs w:val="24"/>
        </w:rPr>
        <w:t xml:space="preserve">who wrote it, what does it say, when, where, and how was it written, and finally, why was it written? </w:t>
      </w:r>
    </w:p>
    <w:p w14:paraId="26624E22" w14:textId="77777777" w:rsidR="005433A8" w:rsidRPr="0050023B" w:rsidRDefault="005433A8" w:rsidP="0098680D">
      <w:pPr>
        <w:jc w:val="both"/>
        <w:rPr>
          <w:sz w:val="24"/>
          <w:szCs w:val="24"/>
        </w:rPr>
      </w:pPr>
      <w:r>
        <w:rPr>
          <w:sz w:val="24"/>
          <w:szCs w:val="24"/>
        </w:rPr>
        <w:tab/>
      </w:r>
      <w:r w:rsidRPr="000108B2">
        <w:rPr>
          <w:sz w:val="24"/>
          <w:szCs w:val="24"/>
        </w:rPr>
        <w:t>A chronological study of the Babylon captivity</w:t>
      </w:r>
      <w:r>
        <w:rPr>
          <w:sz w:val="24"/>
          <w:szCs w:val="24"/>
        </w:rPr>
        <w:t xml:space="preserve">, the return of the Jewish people </w:t>
      </w:r>
      <w:r w:rsidRPr="000108B2">
        <w:rPr>
          <w:sz w:val="24"/>
          <w:szCs w:val="24"/>
        </w:rPr>
        <w:t xml:space="preserve">and rebuilding of Jerusalem would be a great place to </w:t>
      </w:r>
      <w:r>
        <w:rPr>
          <w:sz w:val="24"/>
          <w:szCs w:val="24"/>
        </w:rPr>
        <w:t>practice these principles</w:t>
      </w:r>
      <w:r w:rsidRPr="000108B2">
        <w:rPr>
          <w:sz w:val="24"/>
          <w:szCs w:val="24"/>
        </w:rPr>
        <w:t xml:space="preserve">. </w:t>
      </w:r>
      <w:r>
        <w:rPr>
          <w:sz w:val="24"/>
          <w:szCs w:val="24"/>
        </w:rPr>
        <w:t>Timelines are also helpful.</w:t>
      </w:r>
      <w:r w:rsidR="0098680D">
        <w:rPr>
          <w:sz w:val="24"/>
          <w:szCs w:val="24"/>
        </w:rPr>
        <w:t xml:space="preserve"> </w:t>
      </w:r>
      <w:r w:rsidRPr="00812A53">
        <w:rPr>
          <w:sz w:val="24"/>
          <w:szCs w:val="24"/>
        </w:rPr>
        <w:t>Read</w:t>
      </w:r>
      <w:r>
        <w:rPr>
          <w:sz w:val="24"/>
          <w:szCs w:val="24"/>
        </w:rPr>
        <w:t xml:space="preserve"> the following</w:t>
      </w:r>
      <w:r w:rsidRPr="0050023B">
        <w:rPr>
          <w:sz w:val="24"/>
          <w:szCs w:val="24"/>
        </w:rPr>
        <w:t>: (740-681 BC) -  Isaiah 44:28; (626-586 BC) - Jerem</w:t>
      </w:r>
      <w:r w:rsidR="005E4CB1">
        <w:rPr>
          <w:sz w:val="24"/>
          <w:szCs w:val="24"/>
        </w:rPr>
        <w:t>iah 15:16, 20:9, 25:12-13,29:10,</w:t>
      </w:r>
      <w:r w:rsidRPr="0050023B">
        <w:rPr>
          <w:sz w:val="24"/>
          <w:szCs w:val="24"/>
        </w:rPr>
        <w:t xml:space="preserve"> 31:33-34,38; (605-537 BC) - Daniel 5:30, 6:10,28, 7:13-14, 9:1-6; (440 BC) -  Ezra 1:1, 7:6, 10; (430 BC) -  Nehemiah 8:1, 6-8, 12, 13, 18, 9:2-5</w:t>
      </w:r>
      <w:r w:rsidR="0098680D">
        <w:rPr>
          <w:sz w:val="24"/>
          <w:szCs w:val="24"/>
        </w:rPr>
        <w:t>.</w:t>
      </w:r>
    </w:p>
    <w:p w14:paraId="245C43FF" w14:textId="77777777" w:rsidR="00D93BA8" w:rsidRDefault="005433A8" w:rsidP="00D93BA8">
      <w:pPr>
        <w:ind w:firstLine="720"/>
        <w:jc w:val="both"/>
        <w:rPr>
          <w:sz w:val="24"/>
          <w:szCs w:val="24"/>
        </w:rPr>
      </w:pPr>
      <w:r w:rsidRPr="00E04E12">
        <w:rPr>
          <w:sz w:val="24"/>
          <w:szCs w:val="24"/>
        </w:rPr>
        <w:t xml:space="preserve">The following are terms used for the study of interpretation or explanation of the scriptures. </w:t>
      </w:r>
      <w:r w:rsidR="005E4CB1">
        <w:rPr>
          <w:sz w:val="24"/>
          <w:szCs w:val="24"/>
        </w:rPr>
        <w:t xml:space="preserve"> </w:t>
      </w:r>
      <w:r w:rsidR="005E4CB1" w:rsidRPr="005E4CB1">
        <w:rPr>
          <w:sz w:val="24"/>
          <w:szCs w:val="24"/>
        </w:rPr>
        <w:t>Hermeneutics’</w:t>
      </w:r>
      <w:r w:rsidR="005E4CB1">
        <w:rPr>
          <w:sz w:val="24"/>
          <w:szCs w:val="24"/>
        </w:rPr>
        <w:t xml:space="preserve"> is basically </w:t>
      </w:r>
      <w:r w:rsidR="005E4CB1" w:rsidRPr="005E4CB1">
        <w:rPr>
          <w:sz w:val="24"/>
          <w:szCs w:val="24"/>
        </w:rPr>
        <w:t xml:space="preserve">the study of interpretation of </w:t>
      </w:r>
      <w:r w:rsidR="00FD6D31">
        <w:rPr>
          <w:sz w:val="24"/>
          <w:szCs w:val="24"/>
        </w:rPr>
        <w:t xml:space="preserve">a </w:t>
      </w:r>
      <w:r w:rsidR="005E4CB1" w:rsidRPr="005E4CB1">
        <w:rPr>
          <w:sz w:val="24"/>
          <w:szCs w:val="24"/>
        </w:rPr>
        <w:t>written</w:t>
      </w:r>
      <w:r w:rsidR="00FD6D31">
        <w:rPr>
          <w:sz w:val="24"/>
          <w:szCs w:val="24"/>
        </w:rPr>
        <w:t xml:space="preserve"> </w:t>
      </w:r>
      <w:r w:rsidR="00D93BA8">
        <w:rPr>
          <w:sz w:val="24"/>
          <w:szCs w:val="24"/>
        </w:rPr>
        <w:t>text, but it is also</w:t>
      </w:r>
      <w:r w:rsidR="005E4CB1" w:rsidRPr="005E4CB1">
        <w:rPr>
          <w:sz w:val="24"/>
          <w:szCs w:val="24"/>
        </w:rPr>
        <w:t xml:space="preserve"> used for other forms of communication, including verbal. </w:t>
      </w:r>
      <w:r w:rsidR="00D93BA8" w:rsidRPr="00E04E12">
        <w:rPr>
          <w:sz w:val="24"/>
          <w:szCs w:val="24"/>
        </w:rPr>
        <w:t xml:space="preserve">The word hermeneutics comes from the Greek word </w:t>
      </w:r>
      <w:r w:rsidR="00D93BA8" w:rsidRPr="0050023B">
        <w:rPr>
          <w:sz w:val="24"/>
          <w:szCs w:val="24"/>
        </w:rPr>
        <w:t xml:space="preserve">hermeneuo. It means to </w:t>
      </w:r>
      <w:r w:rsidR="00D93BA8" w:rsidRPr="0050023B">
        <w:rPr>
          <w:i/>
          <w:sz w:val="24"/>
          <w:szCs w:val="24"/>
        </w:rPr>
        <w:t>translate, interpret, to explain thoroughly, and expound.</w:t>
      </w:r>
      <w:r w:rsidR="00D93BA8" w:rsidRPr="0050023B">
        <w:rPr>
          <w:sz w:val="24"/>
          <w:szCs w:val="24"/>
        </w:rPr>
        <w:t xml:space="preserve"> </w:t>
      </w:r>
    </w:p>
    <w:p w14:paraId="02A958B8" w14:textId="77777777" w:rsidR="005433A8" w:rsidRDefault="005E4CB1" w:rsidP="00D93BA8">
      <w:pPr>
        <w:ind w:firstLine="720"/>
        <w:jc w:val="both"/>
        <w:rPr>
          <w:sz w:val="24"/>
          <w:szCs w:val="24"/>
        </w:rPr>
      </w:pPr>
      <w:r w:rsidRPr="005E4CB1">
        <w:rPr>
          <w:sz w:val="24"/>
          <w:szCs w:val="24"/>
        </w:rPr>
        <w:t xml:space="preserve">Jesus used this word in Luke 24:31, 32, 45, it is translated as: </w:t>
      </w:r>
      <w:r w:rsidRPr="005E4CB1">
        <w:rPr>
          <w:i/>
          <w:sz w:val="24"/>
          <w:szCs w:val="24"/>
        </w:rPr>
        <w:t>opened their eyes</w:t>
      </w:r>
      <w:r w:rsidRPr="005E4CB1">
        <w:rPr>
          <w:sz w:val="24"/>
          <w:szCs w:val="24"/>
        </w:rPr>
        <w:t xml:space="preserve"> </w:t>
      </w:r>
      <w:r w:rsidRPr="005E4CB1">
        <w:rPr>
          <w:i/>
          <w:sz w:val="24"/>
          <w:szCs w:val="24"/>
        </w:rPr>
        <w:t>or minds</w:t>
      </w:r>
      <w:r w:rsidRPr="005E4CB1">
        <w:rPr>
          <w:sz w:val="24"/>
          <w:szCs w:val="24"/>
        </w:rPr>
        <w:t xml:space="preserve"> and </w:t>
      </w:r>
      <w:r w:rsidRPr="005E4CB1">
        <w:rPr>
          <w:i/>
          <w:sz w:val="24"/>
          <w:szCs w:val="24"/>
        </w:rPr>
        <w:t>explained.</w:t>
      </w:r>
      <w:r>
        <w:rPr>
          <w:i/>
          <w:sz w:val="24"/>
          <w:szCs w:val="24"/>
        </w:rPr>
        <w:t xml:space="preserve"> </w:t>
      </w:r>
      <w:r w:rsidR="00D93BA8" w:rsidRPr="00D93BA8">
        <w:rPr>
          <w:sz w:val="24"/>
          <w:szCs w:val="24"/>
        </w:rPr>
        <w:t xml:space="preserve">Another </w:t>
      </w:r>
      <w:r w:rsidR="00D93BA8">
        <w:rPr>
          <w:sz w:val="24"/>
          <w:szCs w:val="24"/>
        </w:rPr>
        <w:t>term</w:t>
      </w:r>
      <w:r w:rsidR="00D93BA8" w:rsidRPr="00D93BA8">
        <w:rPr>
          <w:sz w:val="24"/>
          <w:szCs w:val="24"/>
        </w:rPr>
        <w:t xml:space="preserve"> akin to</w:t>
      </w:r>
      <w:r>
        <w:rPr>
          <w:sz w:val="24"/>
          <w:szCs w:val="24"/>
        </w:rPr>
        <w:t xml:space="preserve"> hermeneutics, is</w:t>
      </w:r>
      <w:r w:rsidR="005433A8" w:rsidRPr="00E04E12">
        <w:rPr>
          <w:sz w:val="24"/>
          <w:szCs w:val="24"/>
        </w:rPr>
        <w:t xml:space="preserve"> exegesis</w:t>
      </w:r>
      <w:r>
        <w:rPr>
          <w:sz w:val="24"/>
          <w:szCs w:val="24"/>
        </w:rPr>
        <w:t>.</w:t>
      </w:r>
      <w:r w:rsidR="005433A8" w:rsidRPr="00E04E12">
        <w:rPr>
          <w:sz w:val="24"/>
          <w:szCs w:val="24"/>
        </w:rPr>
        <w:t xml:space="preserve"> </w:t>
      </w:r>
      <w:r w:rsidR="005433A8">
        <w:rPr>
          <w:sz w:val="24"/>
          <w:szCs w:val="24"/>
        </w:rPr>
        <w:t xml:space="preserve">Herb Hodges </w:t>
      </w:r>
      <w:r w:rsidR="00D93BA8">
        <w:rPr>
          <w:sz w:val="24"/>
          <w:szCs w:val="24"/>
        </w:rPr>
        <w:t xml:space="preserve">“schooled me” on this word, </w:t>
      </w:r>
      <w:r w:rsidR="005433A8">
        <w:rPr>
          <w:sz w:val="24"/>
          <w:szCs w:val="24"/>
        </w:rPr>
        <w:t>he said, “Exegesis means to</w:t>
      </w:r>
      <w:r w:rsidR="005433A8" w:rsidRPr="00E04E12">
        <w:rPr>
          <w:sz w:val="24"/>
          <w:szCs w:val="24"/>
        </w:rPr>
        <w:t xml:space="preserve"> take by the hand and lead out from invisibility to visibility”</w:t>
      </w:r>
      <w:r w:rsidR="005433A8">
        <w:rPr>
          <w:sz w:val="24"/>
          <w:szCs w:val="24"/>
        </w:rPr>
        <w:t>.</w:t>
      </w:r>
      <w:r>
        <w:rPr>
          <w:sz w:val="24"/>
          <w:szCs w:val="24"/>
        </w:rPr>
        <w:t xml:space="preserve"> </w:t>
      </w:r>
      <w:r w:rsidR="005433A8" w:rsidRPr="0050023B">
        <w:rPr>
          <w:sz w:val="24"/>
          <w:szCs w:val="24"/>
        </w:rPr>
        <w:t>Just before His ascension, Jesus did an exegesis of the entire Old Testament</w:t>
      </w:r>
      <w:r>
        <w:rPr>
          <w:sz w:val="24"/>
          <w:szCs w:val="24"/>
        </w:rPr>
        <w:t>.</w:t>
      </w:r>
      <w:r w:rsidR="005433A8" w:rsidRPr="0050023B">
        <w:rPr>
          <w:sz w:val="24"/>
          <w:szCs w:val="24"/>
        </w:rPr>
        <w:t xml:space="preserve"> </w:t>
      </w:r>
      <w:r w:rsidR="005433A8" w:rsidRPr="005E4CB1">
        <w:rPr>
          <w:i/>
          <w:sz w:val="24"/>
          <w:szCs w:val="24"/>
        </w:rPr>
        <w:t xml:space="preserve">He explained that… the entire Bible is about Him! </w:t>
      </w:r>
      <w:r w:rsidR="005433A8" w:rsidRPr="005E4CB1">
        <w:rPr>
          <w:sz w:val="24"/>
          <w:szCs w:val="24"/>
        </w:rPr>
        <w:t xml:space="preserve"> Wouldn’t</w:t>
      </w:r>
      <w:r w:rsidR="005433A8" w:rsidRPr="0050023B">
        <w:rPr>
          <w:sz w:val="24"/>
          <w:szCs w:val="24"/>
        </w:rPr>
        <w:t xml:space="preserve"> you have loved to be part of </w:t>
      </w:r>
      <w:r w:rsidR="00F705B6">
        <w:rPr>
          <w:sz w:val="24"/>
          <w:szCs w:val="24"/>
        </w:rPr>
        <w:t>her</w:t>
      </w:r>
      <w:r w:rsidR="005433A8" w:rsidRPr="0050023B">
        <w:rPr>
          <w:sz w:val="24"/>
          <w:szCs w:val="24"/>
        </w:rPr>
        <w:t xml:space="preserve"> Study?</w:t>
      </w:r>
    </w:p>
    <w:p w14:paraId="35BD3E78" w14:textId="77777777" w:rsidR="005433A8" w:rsidRDefault="005433A8" w:rsidP="005E4CB1">
      <w:pPr>
        <w:spacing w:after="0"/>
        <w:jc w:val="center"/>
        <w:rPr>
          <w:b/>
          <w:sz w:val="24"/>
          <w:szCs w:val="24"/>
        </w:rPr>
      </w:pPr>
      <w:r w:rsidRPr="005E4CB1">
        <w:rPr>
          <w:b/>
          <w:sz w:val="24"/>
          <w:szCs w:val="24"/>
        </w:rPr>
        <w:t>Luke 24:2</w:t>
      </w:r>
      <w:r w:rsidR="005E4CB1" w:rsidRPr="005E4CB1">
        <w:rPr>
          <w:b/>
          <w:sz w:val="24"/>
          <w:szCs w:val="24"/>
        </w:rPr>
        <w:t>7</w:t>
      </w:r>
      <w:r w:rsidRPr="005E4CB1">
        <w:rPr>
          <w:b/>
          <w:sz w:val="24"/>
          <w:szCs w:val="24"/>
        </w:rPr>
        <w:t xml:space="preserve"> </w:t>
      </w:r>
    </w:p>
    <w:p w14:paraId="38126135" w14:textId="77777777" w:rsidR="005E4CB1" w:rsidRDefault="005E4CB1" w:rsidP="005E4CB1">
      <w:pPr>
        <w:spacing w:after="0"/>
        <w:jc w:val="center"/>
        <w:rPr>
          <w:rFonts w:asciiTheme="minorHAnsi" w:hAnsiTheme="minorHAnsi" w:cstheme="minorHAnsi"/>
          <w:b/>
          <w:i/>
          <w:color w:val="000000"/>
          <w:sz w:val="24"/>
          <w:szCs w:val="24"/>
          <w:shd w:val="clear" w:color="auto" w:fill="FFFFFF"/>
        </w:rPr>
      </w:pPr>
      <w:r w:rsidRPr="005E4CB1">
        <w:rPr>
          <w:rStyle w:val="s"/>
          <w:rFonts w:asciiTheme="minorHAnsi" w:hAnsiTheme="minorHAnsi" w:cstheme="minorHAnsi"/>
          <w:b/>
          <w:i/>
          <w:color w:val="000000"/>
          <w:sz w:val="24"/>
          <w:szCs w:val="24"/>
          <w:shd w:val="clear" w:color="auto" w:fill="FFFFFF"/>
        </w:rPr>
        <w:t>Then</w:t>
      </w:r>
      <w:r w:rsidRPr="005E4CB1">
        <w:rPr>
          <w:rFonts w:asciiTheme="minorHAnsi" w:hAnsiTheme="minorHAnsi" w:cstheme="minorHAnsi"/>
          <w:b/>
          <w:i/>
          <w:color w:val="000000"/>
          <w:sz w:val="24"/>
          <w:szCs w:val="24"/>
          <w:shd w:val="clear" w:color="auto" w:fill="FFFFFF"/>
          <w:vertAlign w:val="superscript"/>
        </w:rPr>
        <w:t> </w:t>
      </w:r>
      <w:r w:rsidRPr="005E4CB1">
        <w:rPr>
          <w:rStyle w:val="s"/>
          <w:rFonts w:asciiTheme="minorHAnsi" w:hAnsiTheme="minorHAnsi" w:cstheme="minorHAnsi"/>
          <w:b/>
          <w:i/>
          <w:color w:val="000000"/>
          <w:sz w:val="24"/>
          <w:szCs w:val="24"/>
          <w:shd w:val="clear" w:color="auto" w:fill="FFFFFF"/>
        </w:rPr>
        <w:t>beginning</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with</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Moses</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and</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all</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prophets</w:t>
      </w:r>
      <w:r w:rsidRPr="005E4CB1">
        <w:rPr>
          <w:rFonts w:asciiTheme="minorHAnsi" w:hAnsiTheme="minorHAnsi" w:cstheme="minorHAnsi"/>
          <w:b/>
          <w:i/>
          <w:color w:val="000000"/>
          <w:sz w:val="24"/>
          <w:szCs w:val="24"/>
          <w:shd w:val="clear" w:color="auto" w:fill="FFFFFF"/>
        </w:rPr>
        <w:t>,</w:t>
      </w:r>
      <w:r w:rsidRPr="005E4CB1">
        <w:rPr>
          <w:rStyle w:val="apple-converted-space"/>
          <w:rFonts w:asciiTheme="minorHAnsi" w:hAnsiTheme="minorHAnsi" w:cstheme="minorHAnsi"/>
          <w:b/>
          <w:i/>
          <w:color w:val="000000"/>
          <w:sz w:val="24"/>
          <w:szCs w:val="24"/>
          <w:shd w:val="clear" w:color="auto" w:fill="FFFFFF"/>
          <w:vertAlign w:val="superscript"/>
        </w:rPr>
        <w:t> </w:t>
      </w:r>
      <w:r w:rsidRPr="005E4CB1">
        <w:rPr>
          <w:rStyle w:val="s"/>
          <w:rFonts w:asciiTheme="minorHAnsi" w:hAnsiTheme="minorHAnsi" w:cstheme="minorHAnsi"/>
          <w:b/>
          <w:i/>
          <w:color w:val="000000"/>
          <w:sz w:val="24"/>
          <w:szCs w:val="24"/>
          <w:shd w:val="clear" w:color="auto" w:fill="FFFFFF"/>
        </w:rPr>
        <w:t>he interpreted</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to them</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things written about</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himself</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in</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all</w:t>
      </w:r>
      <w:r w:rsidRPr="005E4CB1">
        <w:rPr>
          <w:rStyle w:val="apple-converted-space"/>
          <w:rFonts w:asciiTheme="minorHAnsi" w:hAnsiTheme="minorHAnsi" w:cstheme="minorHAnsi"/>
          <w:b/>
          <w:i/>
          <w:color w:val="000000"/>
          <w:sz w:val="24"/>
          <w:szCs w:val="24"/>
          <w:shd w:val="clear" w:color="auto" w:fill="FFFFFF"/>
        </w:rPr>
        <w:t> </w:t>
      </w:r>
      <w:r w:rsidRPr="005E4CB1">
        <w:rPr>
          <w:rStyle w:val="s"/>
          <w:rFonts w:asciiTheme="minorHAnsi" w:hAnsiTheme="minorHAnsi" w:cstheme="minorHAnsi"/>
          <w:b/>
          <w:i/>
          <w:color w:val="000000"/>
          <w:sz w:val="24"/>
          <w:szCs w:val="24"/>
          <w:shd w:val="clear" w:color="auto" w:fill="FFFFFF"/>
        </w:rPr>
        <w:t>the scriptures</w:t>
      </w:r>
      <w:r w:rsidRPr="005E4CB1">
        <w:rPr>
          <w:rFonts w:asciiTheme="minorHAnsi" w:hAnsiTheme="minorHAnsi" w:cstheme="minorHAnsi"/>
          <w:b/>
          <w:i/>
          <w:color w:val="000000"/>
          <w:sz w:val="24"/>
          <w:szCs w:val="24"/>
          <w:shd w:val="clear" w:color="auto" w:fill="FFFFFF"/>
        </w:rPr>
        <w:t>.</w:t>
      </w:r>
    </w:p>
    <w:p w14:paraId="3427F00B" w14:textId="77777777" w:rsidR="005E4CB1" w:rsidRDefault="005E4CB1" w:rsidP="005E4CB1">
      <w:pPr>
        <w:spacing w:after="0"/>
        <w:jc w:val="center"/>
        <w:rPr>
          <w:rFonts w:asciiTheme="minorHAnsi" w:hAnsiTheme="minorHAnsi" w:cstheme="minorHAnsi"/>
          <w:b/>
          <w:i/>
          <w:sz w:val="24"/>
          <w:szCs w:val="24"/>
        </w:rPr>
      </w:pPr>
    </w:p>
    <w:p w14:paraId="7B309BE7" w14:textId="77777777" w:rsidR="005433A8" w:rsidRDefault="005E4CB1" w:rsidP="00D934D8">
      <w:pPr>
        <w:pStyle w:val="ListParagraph"/>
        <w:ind w:left="0"/>
        <w:jc w:val="both"/>
        <w:rPr>
          <w:sz w:val="24"/>
          <w:szCs w:val="24"/>
        </w:rPr>
      </w:pPr>
      <w:r w:rsidRPr="000B1B3E">
        <w:rPr>
          <w:b/>
          <w:bCs/>
          <w:sz w:val="24"/>
          <w:szCs w:val="24"/>
        </w:rPr>
        <w:t xml:space="preserve">DIGGING DEEPER: </w:t>
      </w:r>
      <w:r w:rsidR="005433A8" w:rsidRPr="000B1B3E">
        <w:rPr>
          <w:sz w:val="24"/>
          <w:szCs w:val="24"/>
        </w:rPr>
        <w:t>2 Peter</w:t>
      </w:r>
      <w:r w:rsidR="005433A8" w:rsidRPr="008A555C">
        <w:rPr>
          <w:sz w:val="24"/>
          <w:szCs w:val="24"/>
        </w:rPr>
        <w:t xml:space="preserve"> 1:19-21</w:t>
      </w:r>
      <w:r w:rsidR="005433A8">
        <w:rPr>
          <w:b/>
          <w:sz w:val="28"/>
          <w:szCs w:val="28"/>
        </w:rPr>
        <w:t xml:space="preserve">; </w:t>
      </w:r>
      <w:r w:rsidR="005433A8">
        <w:rPr>
          <w:sz w:val="24"/>
          <w:szCs w:val="24"/>
        </w:rPr>
        <w:t>Luke 4:14-21; John 5: 39-47;</w:t>
      </w:r>
      <w:r w:rsidR="005433A8" w:rsidRPr="00E04E12">
        <w:rPr>
          <w:sz w:val="24"/>
          <w:szCs w:val="24"/>
        </w:rPr>
        <w:t xml:space="preserve"> Matthew 5:17-19</w:t>
      </w:r>
      <w:r w:rsidR="005433A8">
        <w:rPr>
          <w:sz w:val="24"/>
          <w:szCs w:val="24"/>
        </w:rPr>
        <w:t xml:space="preserve">; </w:t>
      </w:r>
      <w:r w:rsidR="005433A8" w:rsidRPr="00E04E12">
        <w:rPr>
          <w:sz w:val="24"/>
          <w:szCs w:val="24"/>
        </w:rPr>
        <w:t xml:space="preserve">Psalms </w:t>
      </w:r>
      <w:r w:rsidR="005433A8">
        <w:rPr>
          <w:sz w:val="24"/>
          <w:szCs w:val="24"/>
        </w:rPr>
        <w:t xml:space="preserve">16:8, 40:7-8, </w:t>
      </w:r>
      <w:r w:rsidR="005433A8" w:rsidRPr="00E04E12">
        <w:rPr>
          <w:sz w:val="24"/>
          <w:szCs w:val="24"/>
        </w:rPr>
        <w:t>110:1,</w:t>
      </w:r>
      <w:r w:rsidR="005433A8">
        <w:rPr>
          <w:sz w:val="24"/>
          <w:szCs w:val="24"/>
        </w:rPr>
        <w:t xml:space="preserve"> </w:t>
      </w:r>
      <w:r w:rsidR="005433A8" w:rsidRPr="00E04E12">
        <w:rPr>
          <w:sz w:val="24"/>
          <w:szCs w:val="24"/>
        </w:rPr>
        <w:t>22:1-31</w:t>
      </w:r>
      <w:r w:rsidR="005433A8">
        <w:rPr>
          <w:sz w:val="24"/>
          <w:szCs w:val="24"/>
        </w:rPr>
        <w:t>;</w:t>
      </w:r>
      <w:r w:rsidR="005433A8" w:rsidRPr="00E04E12">
        <w:rPr>
          <w:sz w:val="24"/>
          <w:szCs w:val="24"/>
        </w:rPr>
        <w:t xml:space="preserve"> Isaiah 7:14,</w:t>
      </w:r>
      <w:r w:rsidR="005433A8">
        <w:rPr>
          <w:sz w:val="24"/>
          <w:szCs w:val="24"/>
        </w:rPr>
        <w:t xml:space="preserve"> </w:t>
      </w:r>
      <w:r w:rsidR="005433A8" w:rsidRPr="00E04E12">
        <w:rPr>
          <w:sz w:val="24"/>
          <w:szCs w:val="24"/>
        </w:rPr>
        <w:t>28:16,</w:t>
      </w:r>
      <w:r w:rsidR="005433A8">
        <w:rPr>
          <w:sz w:val="24"/>
          <w:szCs w:val="24"/>
        </w:rPr>
        <w:t xml:space="preserve"> </w:t>
      </w:r>
      <w:r w:rsidR="005433A8" w:rsidRPr="00E04E12">
        <w:rPr>
          <w:sz w:val="24"/>
          <w:szCs w:val="24"/>
        </w:rPr>
        <w:t>53:1-12</w:t>
      </w:r>
      <w:r w:rsidR="005433A8">
        <w:rPr>
          <w:sz w:val="24"/>
          <w:szCs w:val="24"/>
        </w:rPr>
        <w:t xml:space="preserve">, 61:1-2; </w:t>
      </w:r>
      <w:r w:rsidR="005433A8" w:rsidRPr="00220127">
        <w:rPr>
          <w:sz w:val="24"/>
          <w:szCs w:val="24"/>
        </w:rPr>
        <w:t>Joshua 23:14-15; 1 Kings 8:56</w:t>
      </w:r>
    </w:p>
    <w:p w14:paraId="12D9D8D1" w14:textId="77777777" w:rsidR="00D934D8" w:rsidRDefault="00D934D8" w:rsidP="00D934D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A5F92FB" w14:textId="77777777" w:rsidR="005433A8" w:rsidRPr="0052563A" w:rsidRDefault="005433A8" w:rsidP="005433A8">
      <w:pPr>
        <w:jc w:val="center"/>
        <w:rPr>
          <w:b/>
          <w:sz w:val="28"/>
          <w:szCs w:val="28"/>
        </w:rPr>
      </w:pPr>
      <w:r>
        <w:rPr>
          <w:b/>
          <w:sz w:val="28"/>
          <w:szCs w:val="28"/>
        </w:rPr>
        <w:t>A</w:t>
      </w:r>
      <w:r w:rsidRPr="0052563A">
        <w:rPr>
          <w:b/>
          <w:sz w:val="28"/>
          <w:szCs w:val="28"/>
        </w:rPr>
        <w:t>pplication</w:t>
      </w:r>
    </w:p>
    <w:p w14:paraId="4F9684D8" w14:textId="77777777" w:rsidR="005433A8" w:rsidRPr="00F32352" w:rsidRDefault="005433A8" w:rsidP="00F32352">
      <w:pPr>
        <w:spacing w:after="0"/>
        <w:jc w:val="center"/>
        <w:rPr>
          <w:b/>
          <w:sz w:val="24"/>
          <w:szCs w:val="24"/>
        </w:rPr>
      </w:pPr>
      <w:r w:rsidRPr="00F32352">
        <w:rPr>
          <w:b/>
          <w:sz w:val="24"/>
          <w:szCs w:val="24"/>
        </w:rPr>
        <w:t xml:space="preserve">Luke 24:45 </w:t>
      </w:r>
    </w:p>
    <w:p w14:paraId="5C732E41" w14:textId="77777777" w:rsidR="005E4CB1" w:rsidRDefault="005E4CB1" w:rsidP="00F32352">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F32352">
        <w:rPr>
          <w:rStyle w:val="s"/>
          <w:rFonts w:asciiTheme="minorHAnsi" w:hAnsiTheme="minorHAnsi" w:cstheme="minorHAnsi"/>
          <w:b/>
          <w:i/>
          <w:color w:val="000000"/>
          <w:sz w:val="24"/>
          <w:szCs w:val="24"/>
          <w:shd w:val="clear" w:color="auto" w:fill="FFFFFF"/>
        </w:rPr>
        <w:t>Then</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he opened</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their</w:t>
      </w:r>
      <w:r w:rsidRPr="00F32352">
        <w:rPr>
          <w:rStyle w:val="apple-converted-space"/>
          <w:rFonts w:asciiTheme="minorHAnsi" w:hAnsiTheme="minorHAnsi" w:cstheme="minorHAnsi"/>
          <w:b/>
          <w:i/>
          <w:color w:val="000000"/>
          <w:sz w:val="24"/>
          <w:szCs w:val="24"/>
          <w:shd w:val="clear" w:color="auto" w:fill="FFFFFF"/>
        </w:rPr>
        <w:t> </w:t>
      </w:r>
      <w:r w:rsidR="004D6EB7" w:rsidRPr="00F32352">
        <w:rPr>
          <w:rStyle w:val="s"/>
          <w:rFonts w:asciiTheme="minorHAnsi" w:hAnsiTheme="minorHAnsi" w:cstheme="minorHAnsi"/>
          <w:b/>
          <w:i/>
          <w:color w:val="000000"/>
          <w:sz w:val="24"/>
          <w:szCs w:val="24"/>
          <w:shd w:val="clear" w:color="auto" w:fill="FFFFFF"/>
        </w:rPr>
        <w:t>minds,</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so they could understand</w:t>
      </w:r>
      <w:r w:rsidRPr="00F32352">
        <w:rPr>
          <w:rStyle w:val="apple-converted-space"/>
          <w:rFonts w:asciiTheme="minorHAnsi" w:hAnsiTheme="minorHAnsi" w:cstheme="minorHAnsi"/>
          <w:b/>
          <w:i/>
          <w:color w:val="000000"/>
          <w:sz w:val="24"/>
          <w:szCs w:val="24"/>
          <w:shd w:val="clear" w:color="auto" w:fill="FFFFFF"/>
        </w:rPr>
        <w:t> </w:t>
      </w:r>
      <w:r w:rsidRPr="00F32352">
        <w:rPr>
          <w:rStyle w:val="s"/>
          <w:rFonts w:asciiTheme="minorHAnsi" w:hAnsiTheme="minorHAnsi" w:cstheme="minorHAnsi"/>
          <w:b/>
          <w:i/>
          <w:color w:val="000000"/>
          <w:sz w:val="24"/>
          <w:szCs w:val="24"/>
          <w:shd w:val="clear" w:color="auto" w:fill="FFFFFF"/>
        </w:rPr>
        <w:t>the scriptures.</w:t>
      </w:r>
      <w:r w:rsidRPr="00F32352">
        <w:rPr>
          <w:rStyle w:val="apple-converted-space"/>
          <w:rFonts w:asciiTheme="minorHAnsi" w:hAnsiTheme="minorHAnsi" w:cstheme="minorHAnsi"/>
          <w:b/>
          <w:i/>
          <w:color w:val="000000"/>
          <w:sz w:val="24"/>
          <w:szCs w:val="24"/>
          <w:shd w:val="clear" w:color="auto" w:fill="FFFFFF"/>
          <w:vertAlign w:val="superscript"/>
        </w:rPr>
        <w:t> </w:t>
      </w:r>
    </w:p>
    <w:p w14:paraId="49C26102" w14:textId="77777777" w:rsidR="00D934D8" w:rsidRDefault="00D934D8" w:rsidP="00F32352">
      <w:pPr>
        <w:spacing w:after="0"/>
        <w:jc w:val="center"/>
        <w:rPr>
          <w:rStyle w:val="apple-converted-space"/>
          <w:rFonts w:asciiTheme="minorHAnsi" w:hAnsiTheme="minorHAnsi" w:cstheme="minorHAnsi"/>
          <w:b/>
          <w:i/>
          <w:color w:val="000000"/>
          <w:sz w:val="24"/>
          <w:szCs w:val="24"/>
          <w:shd w:val="clear" w:color="auto" w:fill="FFFFFF"/>
          <w:vertAlign w:val="superscript"/>
        </w:rPr>
      </w:pPr>
    </w:p>
    <w:p w14:paraId="41106B0F" w14:textId="77777777" w:rsidR="00A92467" w:rsidRDefault="00D5443A" w:rsidP="00A92467">
      <w:pPr>
        <w:ind w:firstLine="720"/>
        <w:jc w:val="both"/>
        <w:rPr>
          <w:sz w:val="24"/>
          <w:szCs w:val="24"/>
        </w:rPr>
      </w:pPr>
      <w:r>
        <w:rPr>
          <w:sz w:val="24"/>
          <w:szCs w:val="24"/>
        </w:rPr>
        <w:t xml:space="preserve">Now that we have been educated on some big terms and study tools, it’s time to put the cookies on the bottom shelve, as J. </w:t>
      </w:r>
      <w:r w:rsidR="006F02AA">
        <w:rPr>
          <w:sz w:val="24"/>
          <w:szCs w:val="24"/>
        </w:rPr>
        <w:t>Vernon</w:t>
      </w:r>
      <w:r>
        <w:rPr>
          <w:sz w:val="24"/>
          <w:szCs w:val="24"/>
        </w:rPr>
        <w:t xml:space="preserve"> M</w:t>
      </w:r>
      <w:r w:rsidR="006F02AA">
        <w:rPr>
          <w:sz w:val="24"/>
          <w:szCs w:val="24"/>
        </w:rPr>
        <w:t>cG</w:t>
      </w:r>
      <w:r>
        <w:rPr>
          <w:sz w:val="24"/>
          <w:szCs w:val="24"/>
        </w:rPr>
        <w:t xml:space="preserve">ee put it. </w:t>
      </w:r>
      <w:r w:rsidR="006F02AA">
        <w:rPr>
          <w:sz w:val="24"/>
          <w:szCs w:val="24"/>
        </w:rPr>
        <w:t xml:space="preserve">As a babe in Christ, I listened in to his radio program Thru the Bible, </w:t>
      </w:r>
      <w:r w:rsidR="00A93FDF">
        <w:rPr>
          <w:sz w:val="24"/>
          <w:szCs w:val="24"/>
        </w:rPr>
        <w:t xml:space="preserve">so he was my teacher. One of the things I learned from him and others was the importance of being able to make </w:t>
      </w:r>
      <w:r>
        <w:rPr>
          <w:sz w:val="24"/>
          <w:szCs w:val="24"/>
        </w:rPr>
        <w:t>practical application</w:t>
      </w:r>
      <w:r w:rsidR="00A93FDF">
        <w:rPr>
          <w:sz w:val="24"/>
          <w:szCs w:val="24"/>
        </w:rPr>
        <w:t xml:space="preserve"> of God’s Word.</w:t>
      </w:r>
      <w:r w:rsidR="000B1B3E">
        <w:rPr>
          <w:sz w:val="24"/>
          <w:szCs w:val="24"/>
        </w:rPr>
        <w:t xml:space="preserve"> </w:t>
      </w:r>
      <w:r>
        <w:rPr>
          <w:sz w:val="24"/>
          <w:szCs w:val="24"/>
        </w:rPr>
        <w:t>To find out w</w:t>
      </w:r>
      <w:r w:rsidR="005433A8" w:rsidRPr="009B22A0">
        <w:rPr>
          <w:sz w:val="24"/>
          <w:szCs w:val="24"/>
        </w:rPr>
        <w:t>hat God</w:t>
      </w:r>
      <w:r>
        <w:rPr>
          <w:sz w:val="24"/>
          <w:szCs w:val="24"/>
        </w:rPr>
        <w:t xml:space="preserve"> is</w:t>
      </w:r>
      <w:r w:rsidR="005433A8" w:rsidRPr="009B22A0">
        <w:rPr>
          <w:sz w:val="24"/>
          <w:szCs w:val="24"/>
        </w:rPr>
        <w:t xml:space="preserve"> saying to </w:t>
      </w:r>
      <w:r>
        <w:rPr>
          <w:sz w:val="24"/>
          <w:szCs w:val="24"/>
        </w:rPr>
        <w:t>us personally t</w:t>
      </w:r>
      <w:r w:rsidR="005433A8" w:rsidRPr="009B22A0">
        <w:rPr>
          <w:sz w:val="24"/>
          <w:szCs w:val="24"/>
        </w:rPr>
        <w:t xml:space="preserve">hrough </w:t>
      </w:r>
      <w:r>
        <w:rPr>
          <w:sz w:val="24"/>
          <w:szCs w:val="24"/>
        </w:rPr>
        <w:t>a</w:t>
      </w:r>
      <w:r w:rsidR="005433A8" w:rsidRPr="009B22A0">
        <w:rPr>
          <w:sz w:val="24"/>
          <w:szCs w:val="24"/>
        </w:rPr>
        <w:t xml:space="preserve"> passage</w:t>
      </w:r>
      <w:r>
        <w:rPr>
          <w:sz w:val="24"/>
          <w:szCs w:val="24"/>
        </w:rPr>
        <w:t xml:space="preserve">, here is </w:t>
      </w:r>
      <w:r w:rsidR="006F02AA">
        <w:rPr>
          <w:sz w:val="24"/>
          <w:szCs w:val="24"/>
        </w:rPr>
        <w:t xml:space="preserve">a simple acronym </w:t>
      </w:r>
      <w:r w:rsidR="00A93FDF">
        <w:rPr>
          <w:sz w:val="24"/>
          <w:szCs w:val="24"/>
        </w:rPr>
        <w:t xml:space="preserve">that </w:t>
      </w:r>
      <w:r w:rsidR="006F02AA">
        <w:rPr>
          <w:sz w:val="24"/>
          <w:szCs w:val="24"/>
        </w:rPr>
        <w:t xml:space="preserve">I learned from my sister in Christ. (Her blog is Arabah Joy.) She called it the apple plan. </w:t>
      </w:r>
    </w:p>
    <w:p w14:paraId="2DE7F66B" w14:textId="77777777" w:rsidR="00A93FDF" w:rsidRDefault="00A93FDF" w:rsidP="00A92467">
      <w:pPr>
        <w:ind w:firstLine="720"/>
        <w:jc w:val="both"/>
        <w:rPr>
          <w:sz w:val="24"/>
          <w:szCs w:val="24"/>
        </w:rPr>
      </w:pPr>
      <w:r>
        <w:rPr>
          <w:sz w:val="24"/>
          <w:szCs w:val="24"/>
        </w:rPr>
        <w:t xml:space="preserve">A – </w:t>
      </w:r>
      <w:r w:rsidR="000B1B3E">
        <w:rPr>
          <w:sz w:val="24"/>
          <w:szCs w:val="24"/>
        </w:rPr>
        <w:t>L</w:t>
      </w:r>
      <w:r>
        <w:rPr>
          <w:sz w:val="24"/>
          <w:szCs w:val="24"/>
        </w:rPr>
        <w:t xml:space="preserve">ook for the </w:t>
      </w:r>
      <w:r w:rsidRPr="00A93FDF">
        <w:rPr>
          <w:sz w:val="24"/>
          <w:szCs w:val="24"/>
          <w:u w:val="single"/>
        </w:rPr>
        <w:t>attributes</w:t>
      </w:r>
      <w:r>
        <w:rPr>
          <w:sz w:val="24"/>
          <w:szCs w:val="24"/>
        </w:rPr>
        <w:t xml:space="preserve"> of God in a passage.</w:t>
      </w:r>
    </w:p>
    <w:p w14:paraId="36E523CA" w14:textId="77777777" w:rsidR="00A93FDF" w:rsidRDefault="00A93FDF" w:rsidP="00A92467">
      <w:pPr>
        <w:ind w:firstLine="720"/>
        <w:jc w:val="both"/>
        <w:rPr>
          <w:sz w:val="24"/>
          <w:szCs w:val="24"/>
        </w:rPr>
      </w:pPr>
      <w:r>
        <w:rPr>
          <w:sz w:val="24"/>
          <w:szCs w:val="24"/>
        </w:rPr>
        <w:t xml:space="preserve">P – </w:t>
      </w:r>
      <w:r w:rsidR="000B1B3E">
        <w:rPr>
          <w:sz w:val="24"/>
          <w:szCs w:val="24"/>
        </w:rPr>
        <w:t>P</w:t>
      </w:r>
      <w:r w:rsidRPr="00A93FDF">
        <w:rPr>
          <w:sz w:val="24"/>
          <w:szCs w:val="24"/>
          <w:u w:val="single"/>
        </w:rPr>
        <w:t>raise</w:t>
      </w:r>
      <w:r>
        <w:rPr>
          <w:sz w:val="24"/>
          <w:szCs w:val="24"/>
        </w:rPr>
        <w:t xml:space="preserve"> Him for who He is and </w:t>
      </w:r>
      <w:r w:rsidR="000B1B3E">
        <w:rPr>
          <w:sz w:val="24"/>
          <w:szCs w:val="24"/>
        </w:rPr>
        <w:t>w</w:t>
      </w:r>
      <w:r>
        <w:rPr>
          <w:sz w:val="24"/>
          <w:szCs w:val="24"/>
        </w:rPr>
        <w:t>hat He has done.</w:t>
      </w:r>
      <w:r w:rsidR="000B7464">
        <w:rPr>
          <w:sz w:val="24"/>
          <w:szCs w:val="24"/>
        </w:rPr>
        <w:t xml:space="preserve"> Is there a prayer to repeat? </w:t>
      </w:r>
    </w:p>
    <w:p w14:paraId="0F9AC9B6" w14:textId="77777777" w:rsidR="00A93FDF" w:rsidRDefault="00A93FDF" w:rsidP="00A92467">
      <w:pPr>
        <w:ind w:firstLine="720"/>
        <w:jc w:val="both"/>
        <w:rPr>
          <w:sz w:val="24"/>
          <w:szCs w:val="24"/>
        </w:rPr>
      </w:pPr>
      <w:r>
        <w:rPr>
          <w:sz w:val="24"/>
          <w:szCs w:val="24"/>
        </w:rPr>
        <w:t>P –</w:t>
      </w:r>
      <w:r w:rsidR="000B1B3E">
        <w:rPr>
          <w:sz w:val="24"/>
          <w:szCs w:val="24"/>
        </w:rPr>
        <w:t xml:space="preserve"> W</w:t>
      </w:r>
      <w:r w:rsidR="000B7464">
        <w:rPr>
          <w:sz w:val="24"/>
          <w:szCs w:val="24"/>
        </w:rPr>
        <w:t>hat are</w:t>
      </w:r>
      <w:r>
        <w:rPr>
          <w:sz w:val="24"/>
          <w:szCs w:val="24"/>
        </w:rPr>
        <w:t xml:space="preserve"> the </w:t>
      </w:r>
      <w:r w:rsidRPr="00A93FDF">
        <w:rPr>
          <w:sz w:val="24"/>
          <w:szCs w:val="24"/>
          <w:u w:val="single"/>
        </w:rPr>
        <w:t>principles</w:t>
      </w:r>
      <w:r>
        <w:rPr>
          <w:sz w:val="24"/>
          <w:szCs w:val="24"/>
        </w:rPr>
        <w:t xml:space="preserve"> for living in the passage</w:t>
      </w:r>
      <w:r w:rsidR="000B7464">
        <w:rPr>
          <w:sz w:val="24"/>
          <w:szCs w:val="24"/>
        </w:rPr>
        <w:t>? Is there a promise that I can claim?</w:t>
      </w:r>
    </w:p>
    <w:p w14:paraId="40390FFA" w14:textId="77777777" w:rsidR="000B7464" w:rsidRDefault="000B7464" w:rsidP="00A92467">
      <w:pPr>
        <w:ind w:firstLine="720"/>
        <w:jc w:val="both"/>
        <w:rPr>
          <w:sz w:val="24"/>
          <w:szCs w:val="24"/>
        </w:rPr>
      </w:pPr>
      <w:r>
        <w:rPr>
          <w:sz w:val="24"/>
          <w:szCs w:val="24"/>
        </w:rPr>
        <w:t xml:space="preserve">L - </w:t>
      </w:r>
      <w:r w:rsidR="000B1B3E">
        <w:rPr>
          <w:sz w:val="24"/>
          <w:szCs w:val="24"/>
        </w:rPr>
        <w:t>L</w:t>
      </w:r>
      <w:r w:rsidRPr="000B7464">
        <w:rPr>
          <w:sz w:val="24"/>
          <w:szCs w:val="24"/>
          <w:u w:val="single"/>
        </w:rPr>
        <w:t>esson</w:t>
      </w:r>
      <w:r>
        <w:rPr>
          <w:sz w:val="24"/>
          <w:szCs w:val="24"/>
        </w:rPr>
        <w:t xml:space="preserve"> learned from the passage or a sin to avoid.</w:t>
      </w:r>
    </w:p>
    <w:p w14:paraId="6826C0E3" w14:textId="77777777" w:rsidR="000B7464" w:rsidRPr="00B870EC" w:rsidRDefault="000B7464" w:rsidP="00A92467">
      <w:pPr>
        <w:ind w:firstLine="720"/>
        <w:jc w:val="both"/>
        <w:rPr>
          <w:sz w:val="24"/>
          <w:szCs w:val="24"/>
        </w:rPr>
      </w:pPr>
      <w:r>
        <w:rPr>
          <w:sz w:val="24"/>
          <w:szCs w:val="24"/>
        </w:rPr>
        <w:t xml:space="preserve">E - </w:t>
      </w:r>
      <w:r w:rsidR="000B1B3E">
        <w:rPr>
          <w:sz w:val="24"/>
          <w:szCs w:val="24"/>
        </w:rPr>
        <w:t>I</w:t>
      </w:r>
      <w:r>
        <w:rPr>
          <w:sz w:val="24"/>
          <w:szCs w:val="24"/>
        </w:rPr>
        <w:t xml:space="preserve">s there an </w:t>
      </w:r>
      <w:r w:rsidRPr="000B7464">
        <w:rPr>
          <w:sz w:val="24"/>
          <w:szCs w:val="24"/>
          <w:u w:val="single"/>
        </w:rPr>
        <w:t>example</w:t>
      </w:r>
      <w:r>
        <w:rPr>
          <w:sz w:val="24"/>
          <w:szCs w:val="24"/>
        </w:rPr>
        <w:t xml:space="preserve"> to follow or emulate? </w:t>
      </w:r>
    </w:p>
    <w:p w14:paraId="31C2A0DA" w14:textId="77777777" w:rsidR="001446C6" w:rsidRDefault="001446C6" w:rsidP="005433A8">
      <w:pPr>
        <w:ind w:firstLine="720"/>
        <w:jc w:val="both"/>
        <w:rPr>
          <w:sz w:val="24"/>
          <w:szCs w:val="24"/>
        </w:rPr>
      </w:pPr>
      <w:r>
        <w:rPr>
          <w:noProof/>
          <w:sz w:val="24"/>
          <w:szCs w:val="24"/>
        </w:rPr>
        <w:drawing>
          <wp:inline distT="0" distB="0" distL="0" distR="0" wp14:anchorId="7D624903" wp14:editId="3E97FFA3">
            <wp:extent cx="4991100" cy="1000125"/>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12A1A39D" w14:textId="77777777" w:rsidR="00D02666" w:rsidRDefault="000B7464" w:rsidP="00A92467">
      <w:pPr>
        <w:ind w:firstLine="720"/>
        <w:jc w:val="both"/>
        <w:rPr>
          <w:sz w:val="24"/>
          <w:szCs w:val="24"/>
        </w:rPr>
      </w:pPr>
      <w:r>
        <w:rPr>
          <w:sz w:val="24"/>
          <w:szCs w:val="24"/>
        </w:rPr>
        <w:t>Because we have been given the</w:t>
      </w:r>
      <w:r w:rsidRPr="0052563A">
        <w:rPr>
          <w:sz w:val="24"/>
          <w:szCs w:val="24"/>
        </w:rPr>
        <w:t xml:space="preserve"> mind of Christ</w:t>
      </w:r>
      <w:r>
        <w:rPr>
          <w:sz w:val="24"/>
          <w:szCs w:val="24"/>
        </w:rPr>
        <w:t>, 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we can</w:t>
      </w:r>
      <w:r w:rsidRPr="0052563A">
        <w:rPr>
          <w:sz w:val="24"/>
          <w:szCs w:val="24"/>
        </w:rPr>
        <w:t xml:space="preserve"> understand </w:t>
      </w:r>
      <w:r>
        <w:rPr>
          <w:sz w:val="24"/>
          <w:szCs w:val="24"/>
        </w:rPr>
        <w:t xml:space="preserve">the Bible and find out its relevance to our everyday lives 1 Corinthians 2:14-16). </w:t>
      </w:r>
      <w:r w:rsidR="005433A8" w:rsidRPr="00F32352">
        <w:rPr>
          <w:sz w:val="24"/>
          <w:szCs w:val="24"/>
        </w:rPr>
        <w:t xml:space="preserve">Bible study is not just for information; it’s for life transformation. </w:t>
      </w:r>
      <w:r w:rsidR="00D93BA8">
        <w:rPr>
          <w:sz w:val="24"/>
          <w:szCs w:val="24"/>
        </w:rPr>
        <w:t>W</w:t>
      </w:r>
      <w:r w:rsidR="005433A8" w:rsidRPr="00F32352">
        <w:rPr>
          <w:sz w:val="24"/>
          <w:szCs w:val="24"/>
        </w:rPr>
        <w:t>ithout proper interpretation</w:t>
      </w:r>
      <w:r w:rsidR="00D93BA8">
        <w:rPr>
          <w:sz w:val="24"/>
          <w:szCs w:val="24"/>
        </w:rPr>
        <w:t>, though,</w:t>
      </w:r>
      <w:r w:rsidR="005433A8" w:rsidRPr="00F32352">
        <w:rPr>
          <w:sz w:val="24"/>
          <w:szCs w:val="24"/>
        </w:rPr>
        <w:t xml:space="preserve"> we cannot </w:t>
      </w:r>
      <w:r w:rsidR="00D93BA8">
        <w:rPr>
          <w:sz w:val="24"/>
          <w:szCs w:val="24"/>
        </w:rPr>
        <w:t>discern the correct</w:t>
      </w:r>
      <w:r w:rsidR="005433A8" w:rsidRPr="00F32352">
        <w:rPr>
          <w:sz w:val="24"/>
          <w:szCs w:val="24"/>
        </w:rPr>
        <w:t xml:space="preserve"> application. </w:t>
      </w:r>
      <w:r w:rsidR="00352D37">
        <w:rPr>
          <w:sz w:val="24"/>
          <w:szCs w:val="24"/>
        </w:rPr>
        <w:t>Yet w</w:t>
      </w:r>
      <w:r w:rsidR="00B53653">
        <w:rPr>
          <w:sz w:val="24"/>
          <w:szCs w:val="24"/>
        </w:rPr>
        <w:t>hen you allow</w:t>
      </w:r>
      <w:r w:rsidR="005433A8" w:rsidRPr="00F32352">
        <w:rPr>
          <w:sz w:val="24"/>
          <w:szCs w:val="24"/>
        </w:rPr>
        <w:t xml:space="preserve"> God’s Word to</w:t>
      </w:r>
      <w:r w:rsidR="005433A8">
        <w:rPr>
          <w:sz w:val="24"/>
          <w:szCs w:val="24"/>
        </w:rPr>
        <w:t xml:space="preserve"> </w:t>
      </w:r>
      <w:r w:rsidR="005433A8" w:rsidRPr="00B870EC">
        <w:rPr>
          <w:sz w:val="24"/>
          <w:szCs w:val="24"/>
        </w:rPr>
        <w:t>penetrate your heart</w:t>
      </w:r>
      <w:r w:rsidR="001446C6">
        <w:rPr>
          <w:sz w:val="24"/>
          <w:szCs w:val="24"/>
        </w:rPr>
        <w:t xml:space="preserve"> (core beliefs)</w:t>
      </w:r>
      <w:r w:rsidR="005433A8">
        <w:rPr>
          <w:sz w:val="24"/>
          <w:szCs w:val="24"/>
        </w:rPr>
        <w:t xml:space="preserve">, </w:t>
      </w:r>
      <w:r w:rsidR="00B53653">
        <w:rPr>
          <w:sz w:val="24"/>
          <w:szCs w:val="24"/>
        </w:rPr>
        <w:t xml:space="preserve">transformation will occur </w:t>
      </w:r>
      <w:r w:rsidR="001446C6">
        <w:rPr>
          <w:sz w:val="24"/>
          <w:szCs w:val="24"/>
        </w:rPr>
        <w:t xml:space="preserve">in </w:t>
      </w:r>
      <w:r w:rsidR="00352D37">
        <w:rPr>
          <w:sz w:val="24"/>
          <w:szCs w:val="24"/>
        </w:rPr>
        <w:t>your</w:t>
      </w:r>
      <w:r w:rsidR="001446C6">
        <w:rPr>
          <w:sz w:val="24"/>
          <w:szCs w:val="24"/>
        </w:rPr>
        <w:t xml:space="preserve"> attitudes (how we think)</w:t>
      </w:r>
      <w:r w:rsidR="00352D37">
        <w:rPr>
          <w:sz w:val="24"/>
          <w:szCs w:val="24"/>
        </w:rPr>
        <w:t>. Only then you will</w:t>
      </w:r>
      <w:r w:rsidR="00B53653">
        <w:rPr>
          <w:sz w:val="24"/>
          <w:szCs w:val="24"/>
        </w:rPr>
        <w:t xml:space="preserve"> notice </w:t>
      </w:r>
      <w:r w:rsidR="00A92467">
        <w:rPr>
          <w:sz w:val="24"/>
          <w:szCs w:val="24"/>
        </w:rPr>
        <w:t xml:space="preserve">the </w:t>
      </w:r>
      <w:r w:rsidR="00B53653">
        <w:rPr>
          <w:sz w:val="24"/>
          <w:szCs w:val="24"/>
        </w:rPr>
        <w:t xml:space="preserve">effects </w:t>
      </w:r>
      <w:r w:rsidR="00A92467">
        <w:rPr>
          <w:sz w:val="24"/>
          <w:szCs w:val="24"/>
        </w:rPr>
        <w:t>God’s Word is having on your</w:t>
      </w:r>
      <w:r w:rsidR="005433A8" w:rsidRPr="00B870EC">
        <w:rPr>
          <w:sz w:val="24"/>
          <w:szCs w:val="24"/>
        </w:rPr>
        <w:t xml:space="preserve"> actions</w:t>
      </w:r>
      <w:r w:rsidR="00B53653">
        <w:rPr>
          <w:sz w:val="24"/>
          <w:szCs w:val="24"/>
        </w:rPr>
        <w:t xml:space="preserve">. </w:t>
      </w:r>
    </w:p>
    <w:p w14:paraId="5E0E7E66" w14:textId="77777777" w:rsidR="00D02666" w:rsidRDefault="00D02666" w:rsidP="00D02666">
      <w:pPr>
        <w:ind w:firstLine="720"/>
        <w:jc w:val="both"/>
        <w:rPr>
          <w:sz w:val="24"/>
          <w:szCs w:val="24"/>
        </w:rPr>
      </w:pPr>
      <w:r>
        <w:rPr>
          <w:sz w:val="24"/>
          <w:szCs w:val="24"/>
        </w:rPr>
        <w:t>For instance, several</w:t>
      </w:r>
      <w:r w:rsidRPr="00EA6B87">
        <w:rPr>
          <w:sz w:val="24"/>
          <w:szCs w:val="24"/>
        </w:rPr>
        <w:t xml:space="preserve"> years ago </w:t>
      </w:r>
      <w:r w:rsidR="00827CC4">
        <w:rPr>
          <w:sz w:val="24"/>
          <w:szCs w:val="24"/>
        </w:rPr>
        <w:t>we</w:t>
      </w:r>
      <w:r w:rsidRPr="00EA6B87">
        <w:rPr>
          <w:sz w:val="24"/>
          <w:szCs w:val="24"/>
        </w:rPr>
        <w:t xml:space="preserve"> had a very frightening experience with a woman who belonged to </w:t>
      </w:r>
      <w:r>
        <w:rPr>
          <w:sz w:val="24"/>
          <w:szCs w:val="24"/>
        </w:rPr>
        <w:t xml:space="preserve">satan. </w:t>
      </w:r>
      <w:r w:rsidRPr="00EA6B87">
        <w:rPr>
          <w:sz w:val="24"/>
          <w:szCs w:val="24"/>
        </w:rPr>
        <w:t xml:space="preserve">She and her two children moved into the hotel Art and I were managing for my father. </w:t>
      </w:r>
      <w:r>
        <w:rPr>
          <w:sz w:val="24"/>
          <w:szCs w:val="24"/>
        </w:rPr>
        <w:t>From the moment she moved in, it was apparent that she belonged to the one who comes to kill, steal and destroy. One morning,</w:t>
      </w:r>
      <w:r w:rsidRPr="00EA6B87">
        <w:rPr>
          <w:sz w:val="24"/>
          <w:szCs w:val="24"/>
        </w:rPr>
        <w:t xml:space="preserve"> she was chasing her own children with a butcher knife and </w:t>
      </w:r>
      <w:r>
        <w:rPr>
          <w:sz w:val="24"/>
          <w:szCs w:val="24"/>
        </w:rPr>
        <w:t>when they ran from her, she got in her car and tried</w:t>
      </w:r>
      <w:r w:rsidRPr="00EA6B87">
        <w:rPr>
          <w:sz w:val="24"/>
          <w:szCs w:val="24"/>
        </w:rPr>
        <w:t xml:space="preserve"> to run them over</w:t>
      </w:r>
      <w:r>
        <w:rPr>
          <w:sz w:val="24"/>
          <w:szCs w:val="24"/>
        </w:rPr>
        <w:t>!</w:t>
      </w:r>
      <w:r w:rsidRPr="00EA6B87">
        <w:rPr>
          <w:sz w:val="24"/>
          <w:szCs w:val="24"/>
        </w:rPr>
        <w:t xml:space="preserve"> The police </w:t>
      </w:r>
      <w:r>
        <w:rPr>
          <w:sz w:val="24"/>
          <w:szCs w:val="24"/>
        </w:rPr>
        <w:t xml:space="preserve">were called, </w:t>
      </w:r>
      <w:r w:rsidRPr="00EA6B87">
        <w:rPr>
          <w:sz w:val="24"/>
          <w:szCs w:val="24"/>
        </w:rPr>
        <w:t xml:space="preserve">and </w:t>
      </w:r>
      <w:r>
        <w:rPr>
          <w:sz w:val="24"/>
          <w:szCs w:val="24"/>
        </w:rPr>
        <w:t xml:space="preserve">they </w:t>
      </w:r>
      <w:r w:rsidRPr="00EA6B87">
        <w:rPr>
          <w:sz w:val="24"/>
          <w:szCs w:val="24"/>
        </w:rPr>
        <w:t xml:space="preserve">made her </w:t>
      </w:r>
      <w:r>
        <w:rPr>
          <w:sz w:val="24"/>
          <w:szCs w:val="24"/>
        </w:rPr>
        <w:t>pack up and leave the hotel, but with</w:t>
      </w:r>
      <w:r w:rsidRPr="00EA6B87">
        <w:rPr>
          <w:sz w:val="24"/>
          <w:szCs w:val="24"/>
        </w:rPr>
        <w:t xml:space="preserve"> her poor children. </w:t>
      </w:r>
    </w:p>
    <w:p w14:paraId="6D13EA04" w14:textId="77777777" w:rsidR="00D02666" w:rsidRPr="00EA6B87" w:rsidRDefault="00D02666" w:rsidP="00D02666">
      <w:pPr>
        <w:ind w:firstLine="720"/>
        <w:jc w:val="both"/>
        <w:rPr>
          <w:sz w:val="24"/>
          <w:szCs w:val="24"/>
        </w:rPr>
      </w:pPr>
      <w:r>
        <w:rPr>
          <w:sz w:val="24"/>
          <w:szCs w:val="24"/>
        </w:rPr>
        <w:t>Shortly thereafter, we began receiving calls at the hotel</w:t>
      </w:r>
      <w:r w:rsidRPr="00EA6B87">
        <w:rPr>
          <w:sz w:val="24"/>
          <w:szCs w:val="24"/>
        </w:rPr>
        <w:t xml:space="preserve"> from </w:t>
      </w:r>
      <w:r>
        <w:rPr>
          <w:sz w:val="24"/>
          <w:szCs w:val="24"/>
        </w:rPr>
        <w:t>a man</w:t>
      </w:r>
      <w:r w:rsidRPr="00EA6B87">
        <w:rPr>
          <w:sz w:val="24"/>
          <w:szCs w:val="24"/>
        </w:rPr>
        <w:t xml:space="preserve"> related to this woman</w:t>
      </w:r>
      <w:r>
        <w:rPr>
          <w:sz w:val="24"/>
          <w:szCs w:val="24"/>
        </w:rPr>
        <w:t>. His said that he knew wh</w:t>
      </w:r>
      <w:r w:rsidRPr="00EA6B87">
        <w:rPr>
          <w:sz w:val="24"/>
          <w:szCs w:val="24"/>
        </w:rPr>
        <w:t>ere my son went to school</w:t>
      </w:r>
      <w:r>
        <w:rPr>
          <w:sz w:val="24"/>
          <w:szCs w:val="24"/>
        </w:rPr>
        <w:t xml:space="preserve"> (the woman’s daughter,</w:t>
      </w:r>
      <w:r w:rsidRPr="00EA6B87">
        <w:rPr>
          <w:sz w:val="24"/>
          <w:szCs w:val="24"/>
        </w:rPr>
        <w:t xml:space="preserve"> went to school with my </w:t>
      </w:r>
      <w:r>
        <w:rPr>
          <w:sz w:val="24"/>
          <w:szCs w:val="24"/>
        </w:rPr>
        <w:t>youngest</w:t>
      </w:r>
      <w:r w:rsidRPr="00EA6B87">
        <w:rPr>
          <w:sz w:val="24"/>
          <w:szCs w:val="24"/>
        </w:rPr>
        <w:t xml:space="preserve"> son</w:t>
      </w:r>
      <w:r>
        <w:rPr>
          <w:sz w:val="24"/>
          <w:szCs w:val="24"/>
        </w:rPr>
        <w:t>)</w:t>
      </w:r>
      <w:r w:rsidRPr="00EA6B87">
        <w:rPr>
          <w:sz w:val="24"/>
          <w:szCs w:val="24"/>
        </w:rPr>
        <w:t xml:space="preserve">. </w:t>
      </w:r>
      <w:r>
        <w:rPr>
          <w:sz w:val="24"/>
          <w:szCs w:val="24"/>
        </w:rPr>
        <w:t xml:space="preserve">The man was threatening that he would kill my son! </w:t>
      </w:r>
      <w:r w:rsidRPr="00EA6B87">
        <w:rPr>
          <w:sz w:val="24"/>
          <w:szCs w:val="24"/>
        </w:rPr>
        <w:t xml:space="preserve">The enemy of my soul has </w:t>
      </w:r>
      <w:r>
        <w:rPr>
          <w:sz w:val="24"/>
          <w:szCs w:val="24"/>
        </w:rPr>
        <w:t xml:space="preserve">attacked </w:t>
      </w:r>
      <w:r w:rsidRPr="00EA6B87">
        <w:rPr>
          <w:sz w:val="24"/>
          <w:szCs w:val="24"/>
        </w:rPr>
        <w:t xml:space="preserve">me personally many times but when he </w:t>
      </w:r>
      <w:r>
        <w:rPr>
          <w:sz w:val="24"/>
          <w:szCs w:val="24"/>
        </w:rPr>
        <w:t>came after my child</w:t>
      </w:r>
      <w:r w:rsidRPr="00EA6B87">
        <w:rPr>
          <w:sz w:val="24"/>
          <w:szCs w:val="24"/>
        </w:rPr>
        <w:t>, the battle was on</w:t>
      </w:r>
      <w:r>
        <w:rPr>
          <w:sz w:val="24"/>
          <w:szCs w:val="24"/>
        </w:rPr>
        <w:t>!</w:t>
      </w:r>
      <w:r w:rsidRPr="00EA6B87">
        <w:rPr>
          <w:sz w:val="24"/>
          <w:szCs w:val="24"/>
        </w:rPr>
        <w:t xml:space="preserve"> </w:t>
      </w:r>
      <w:r>
        <w:rPr>
          <w:sz w:val="24"/>
          <w:szCs w:val="24"/>
        </w:rPr>
        <w:t>We went to the school and police pleading for their help to protect our son, o</w:t>
      </w:r>
      <w:r w:rsidRPr="00EA6B87">
        <w:rPr>
          <w:sz w:val="24"/>
          <w:szCs w:val="24"/>
        </w:rPr>
        <w:t>ur church family come and pra</w:t>
      </w:r>
      <w:r>
        <w:rPr>
          <w:sz w:val="24"/>
          <w:szCs w:val="24"/>
        </w:rPr>
        <w:t>yed</w:t>
      </w:r>
      <w:r w:rsidRPr="00EA6B87">
        <w:rPr>
          <w:sz w:val="24"/>
          <w:szCs w:val="24"/>
        </w:rPr>
        <w:t xml:space="preserve"> for us and my husband sat up with a gun all night to protect his family. But the weapons of defense in spiritual battle are not the weapons of this world. </w:t>
      </w:r>
    </w:p>
    <w:p w14:paraId="300588ED" w14:textId="77777777" w:rsidR="00D02666" w:rsidRPr="00EA6B87" w:rsidRDefault="00D02666" w:rsidP="00D02666">
      <w:pPr>
        <w:ind w:firstLine="720"/>
        <w:jc w:val="both"/>
        <w:rPr>
          <w:sz w:val="24"/>
          <w:szCs w:val="24"/>
        </w:rPr>
      </w:pPr>
      <w:r w:rsidRPr="00EA6B87">
        <w:rPr>
          <w:sz w:val="24"/>
          <w:szCs w:val="24"/>
        </w:rPr>
        <w:t xml:space="preserve"> </w:t>
      </w:r>
      <w:r>
        <w:rPr>
          <w:sz w:val="24"/>
          <w:szCs w:val="24"/>
        </w:rPr>
        <w:t xml:space="preserve">The weapons that we fight with, Paul wrote to the Ephesians, are </w:t>
      </w:r>
      <w:r w:rsidRPr="00EA6B87">
        <w:rPr>
          <w:sz w:val="24"/>
          <w:szCs w:val="24"/>
        </w:rPr>
        <w:t xml:space="preserve">the Word of God and prayer. The word used </w:t>
      </w:r>
      <w:r>
        <w:rPr>
          <w:sz w:val="24"/>
          <w:szCs w:val="24"/>
        </w:rPr>
        <w:t>for the Sword of the Spirit, was the same word Jesus used in</w:t>
      </w:r>
      <w:r w:rsidRPr="00EA6B87">
        <w:rPr>
          <w:sz w:val="24"/>
          <w:szCs w:val="24"/>
        </w:rPr>
        <w:t xml:space="preserve"> </w:t>
      </w:r>
      <w:r>
        <w:rPr>
          <w:sz w:val="24"/>
          <w:szCs w:val="24"/>
        </w:rPr>
        <w:t xml:space="preserve">battling the devil in </w:t>
      </w:r>
      <w:r w:rsidRPr="00EA6B87">
        <w:rPr>
          <w:sz w:val="24"/>
          <w:szCs w:val="24"/>
        </w:rPr>
        <w:t>Matthew 4</w:t>
      </w:r>
      <w:r>
        <w:rPr>
          <w:sz w:val="24"/>
          <w:szCs w:val="24"/>
        </w:rPr>
        <w:t>. The Greek word for the Word of God</w:t>
      </w:r>
      <w:r w:rsidRPr="00EA6B87">
        <w:rPr>
          <w:sz w:val="24"/>
          <w:szCs w:val="24"/>
        </w:rPr>
        <w:t xml:space="preserve"> is </w:t>
      </w:r>
      <w:r w:rsidRPr="00EA6B87">
        <w:rPr>
          <w:i/>
          <w:sz w:val="24"/>
          <w:szCs w:val="24"/>
        </w:rPr>
        <w:t>Rhema</w:t>
      </w:r>
      <w:r w:rsidRPr="00EA6B87">
        <w:rPr>
          <w:sz w:val="24"/>
          <w:szCs w:val="24"/>
        </w:rPr>
        <w:t xml:space="preserve">. It is defined as: </w:t>
      </w:r>
      <w:r w:rsidRPr="004442F4">
        <w:rPr>
          <w:i/>
          <w:sz w:val="24"/>
          <w:szCs w:val="24"/>
        </w:rPr>
        <w:t>an utterance (individual, collection or specific word) a matter or topic, command</w:t>
      </w:r>
      <w:r w:rsidRPr="00EA6B87">
        <w:rPr>
          <w:sz w:val="24"/>
          <w:szCs w:val="24"/>
        </w:rPr>
        <w:t>. My point is this, when Jesus was tempted by the devil he used very specific scriptures to respond to each specific temptat</w:t>
      </w:r>
      <w:r>
        <w:rPr>
          <w:sz w:val="24"/>
          <w:szCs w:val="24"/>
        </w:rPr>
        <w:t>ion. To take your stand on the W</w:t>
      </w:r>
      <w:r w:rsidRPr="00EA6B87">
        <w:rPr>
          <w:sz w:val="24"/>
          <w:szCs w:val="24"/>
        </w:rPr>
        <w:t xml:space="preserve">ord of God is not simply throw the Bible at the devil; you must fight his fiery darts with specific scriptures. That is what Jesus did. </w:t>
      </w:r>
    </w:p>
    <w:p w14:paraId="5F62AE1C" w14:textId="77777777" w:rsidR="00A92467" w:rsidRDefault="00D02666" w:rsidP="00A92467">
      <w:pPr>
        <w:ind w:firstLine="720"/>
        <w:jc w:val="both"/>
        <w:rPr>
          <w:sz w:val="24"/>
          <w:szCs w:val="24"/>
        </w:rPr>
      </w:pPr>
      <w:r>
        <w:rPr>
          <w:sz w:val="24"/>
          <w:szCs w:val="24"/>
        </w:rPr>
        <w:t xml:space="preserve">And so, knowing that Jesus has all power and authority, I </w:t>
      </w:r>
      <w:r w:rsidRPr="00EA6B87">
        <w:rPr>
          <w:sz w:val="24"/>
          <w:szCs w:val="24"/>
        </w:rPr>
        <w:t>pray</w:t>
      </w:r>
      <w:r>
        <w:rPr>
          <w:sz w:val="24"/>
          <w:szCs w:val="24"/>
        </w:rPr>
        <w:t>ed,</w:t>
      </w:r>
      <w:r w:rsidRPr="00EA6B87">
        <w:rPr>
          <w:sz w:val="24"/>
          <w:szCs w:val="24"/>
        </w:rPr>
        <w:t xml:space="preserve"> “Lord</w:t>
      </w:r>
      <w:r>
        <w:rPr>
          <w:sz w:val="24"/>
          <w:szCs w:val="24"/>
        </w:rPr>
        <w:t xml:space="preserve"> Jesus,</w:t>
      </w:r>
      <w:r w:rsidRPr="00EA6B87">
        <w:rPr>
          <w:sz w:val="24"/>
          <w:szCs w:val="24"/>
        </w:rPr>
        <w:t xml:space="preserve"> please tell me what to do? </w:t>
      </w:r>
      <w:r>
        <w:rPr>
          <w:sz w:val="24"/>
          <w:szCs w:val="24"/>
        </w:rPr>
        <w:t>Your Word says in Proverbs 16:7, that, “</w:t>
      </w:r>
      <w:r w:rsidRPr="00523354">
        <w:rPr>
          <w:sz w:val="24"/>
          <w:szCs w:val="24"/>
        </w:rPr>
        <w:t>If a man’s ways are pleasing to the Lord he will make his enemies be at peace with them.</w:t>
      </w:r>
      <w:r>
        <w:rPr>
          <w:sz w:val="24"/>
          <w:szCs w:val="24"/>
        </w:rPr>
        <w:t xml:space="preserve">” </w:t>
      </w:r>
      <w:r w:rsidRPr="00523354">
        <w:rPr>
          <w:i/>
          <w:sz w:val="24"/>
          <w:szCs w:val="24"/>
        </w:rPr>
        <w:t xml:space="preserve"> </w:t>
      </w:r>
      <w:r w:rsidRPr="00523354">
        <w:rPr>
          <w:sz w:val="24"/>
          <w:szCs w:val="24"/>
        </w:rPr>
        <w:t>What shall I do to please you?</w:t>
      </w:r>
      <w:r>
        <w:rPr>
          <w:sz w:val="24"/>
          <w:szCs w:val="24"/>
        </w:rPr>
        <w:t xml:space="preserve">” </w:t>
      </w:r>
      <w:r w:rsidRPr="00EA6B87">
        <w:rPr>
          <w:sz w:val="24"/>
          <w:szCs w:val="24"/>
        </w:rPr>
        <w:t>His answer</w:t>
      </w:r>
      <w:r>
        <w:rPr>
          <w:sz w:val="24"/>
          <w:szCs w:val="24"/>
        </w:rPr>
        <w:t>?</w:t>
      </w:r>
      <w:r w:rsidRPr="00EA6B87">
        <w:rPr>
          <w:sz w:val="24"/>
          <w:szCs w:val="24"/>
        </w:rPr>
        <w:t xml:space="preserve"> </w:t>
      </w:r>
      <w:r>
        <w:rPr>
          <w:sz w:val="24"/>
          <w:szCs w:val="24"/>
        </w:rPr>
        <w:t>Read</w:t>
      </w:r>
      <w:r w:rsidRPr="00EA6B87">
        <w:rPr>
          <w:sz w:val="24"/>
          <w:szCs w:val="24"/>
        </w:rPr>
        <w:t xml:space="preserve"> Luke 6:27-36 and do what I say! I prayed for spiritual deliverance for this family</w:t>
      </w:r>
      <w:r>
        <w:rPr>
          <w:sz w:val="24"/>
          <w:szCs w:val="24"/>
        </w:rPr>
        <w:t xml:space="preserve"> and that</w:t>
      </w:r>
      <w:r w:rsidRPr="00EA6B87">
        <w:rPr>
          <w:sz w:val="24"/>
          <w:szCs w:val="24"/>
        </w:rPr>
        <w:t xml:space="preserve"> God would protect the children and bring salvation to all of them. </w:t>
      </w:r>
      <w:r>
        <w:rPr>
          <w:sz w:val="24"/>
          <w:szCs w:val="24"/>
        </w:rPr>
        <w:t>O</w:t>
      </w:r>
      <w:r w:rsidRPr="00EA6B87">
        <w:rPr>
          <w:sz w:val="24"/>
          <w:szCs w:val="24"/>
        </w:rPr>
        <w:t>f course</w:t>
      </w:r>
      <w:r>
        <w:rPr>
          <w:sz w:val="24"/>
          <w:szCs w:val="24"/>
        </w:rPr>
        <w:t xml:space="preserve">, </w:t>
      </w:r>
      <w:r w:rsidRPr="00EA6B87">
        <w:rPr>
          <w:sz w:val="24"/>
          <w:szCs w:val="24"/>
        </w:rPr>
        <w:t xml:space="preserve">I </w:t>
      </w:r>
      <w:r>
        <w:rPr>
          <w:sz w:val="24"/>
          <w:szCs w:val="24"/>
        </w:rPr>
        <w:t xml:space="preserve">also </w:t>
      </w:r>
      <w:r w:rsidRPr="00EA6B87">
        <w:rPr>
          <w:sz w:val="24"/>
          <w:szCs w:val="24"/>
        </w:rPr>
        <w:t xml:space="preserve">prayed for Robbie’s protection.  Fortunately, we overcame the enemy with obedience to God’s Word </w:t>
      </w:r>
      <w:r>
        <w:rPr>
          <w:sz w:val="24"/>
          <w:szCs w:val="24"/>
        </w:rPr>
        <w:t xml:space="preserve">- </w:t>
      </w:r>
      <w:r w:rsidRPr="00EA6B87">
        <w:rPr>
          <w:sz w:val="24"/>
          <w:szCs w:val="24"/>
        </w:rPr>
        <w:t>He made our enemy be at peace with us</w:t>
      </w:r>
      <w:r>
        <w:rPr>
          <w:sz w:val="24"/>
          <w:szCs w:val="24"/>
        </w:rPr>
        <w:t xml:space="preserve"> and n</w:t>
      </w:r>
      <w:r w:rsidRPr="00EA6B87">
        <w:rPr>
          <w:sz w:val="24"/>
          <w:szCs w:val="24"/>
        </w:rPr>
        <w:t>o harm came to my child.</w:t>
      </w:r>
      <w:r>
        <w:rPr>
          <w:sz w:val="24"/>
          <w:szCs w:val="24"/>
        </w:rPr>
        <w:t xml:space="preserve"> </w:t>
      </w:r>
      <w:r w:rsidRPr="00EA6B87">
        <w:rPr>
          <w:sz w:val="24"/>
          <w:szCs w:val="24"/>
        </w:rPr>
        <w:t xml:space="preserve"> I cannot impress this point enough, the divine power to overcome in every situation is not just knowing what God says to do but in doing it (2 Corinthians 10:3-5)</w:t>
      </w:r>
      <w:r>
        <w:rPr>
          <w:sz w:val="24"/>
          <w:szCs w:val="24"/>
        </w:rPr>
        <w:t>!</w:t>
      </w:r>
      <w:r w:rsidRPr="00EA6B87">
        <w:rPr>
          <w:sz w:val="24"/>
          <w:szCs w:val="24"/>
        </w:rPr>
        <w:t xml:space="preserve"> </w:t>
      </w:r>
      <w:r w:rsidR="00352D37">
        <w:rPr>
          <w:sz w:val="24"/>
          <w:szCs w:val="24"/>
        </w:rPr>
        <w:t>Hearing what God says al</w:t>
      </w:r>
      <w:r w:rsidR="00A92467" w:rsidRPr="00C07B4C">
        <w:rPr>
          <w:sz w:val="24"/>
          <w:szCs w:val="24"/>
        </w:rPr>
        <w:t>ways demand</w:t>
      </w:r>
      <w:r w:rsidR="00352D37">
        <w:rPr>
          <w:sz w:val="24"/>
          <w:szCs w:val="24"/>
        </w:rPr>
        <w:t>s</w:t>
      </w:r>
      <w:r w:rsidR="00A92467" w:rsidRPr="00C07B4C">
        <w:rPr>
          <w:sz w:val="24"/>
          <w:szCs w:val="24"/>
        </w:rPr>
        <w:t xml:space="preserve"> a response</w:t>
      </w:r>
      <w:r w:rsidR="00352D37">
        <w:rPr>
          <w:sz w:val="24"/>
          <w:szCs w:val="24"/>
        </w:rPr>
        <w:t>.</w:t>
      </w:r>
      <w:r w:rsidR="00A92467">
        <w:rPr>
          <w:sz w:val="24"/>
          <w:szCs w:val="24"/>
        </w:rPr>
        <w:t xml:space="preserve"> </w:t>
      </w:r>
      <w:r w:rsidR="003F1B7D">
        <w:rPr>
          <w:sz w:val="24"/>
          <w:szCs w:val="24"/>
        </w:rPr>
        <w:t xml:space="preserve">When God has clearly </w:t>
      </w:r>
      <w:r w:rsidR="00A92467">
        <w:rPr>
          <w:sz w:val="24"/>
          <w:szCs w:val="24"/>
        </w:rPr>
        <w:t xml:space="preserve">reviled </w:t>
      </w:r>
      <w:r w:rsidR="003F1B7D">
        <w:rPr>
          <w:sz w:val="24"/>
          <w:szCs w:val="24"/>
        </w:rPr>
        <w:t xml:space="preserve">His will on a matter, but we chose </w:t>
      </w:r>
      <w:r w:rsidR="00A92467">
        <w:rPr>
          <w:sz w:val="24"/>
          <w:szCs w:val="24"/>
        </w:rPr>
        <w:t xml:space="preserve">not </w:t>
      </w:r>
      <w:r w:rsidR="000000BD">
        <w:rPr>
          <w:sz w:val="24"/>
          <w:szCs w:val="24"/>
        </w:rPr>
        <w:t>to align</w:t>
      </w:r>
      <w:r w:rsidR="00A92467">
        <w:rPr>
          <w:sz w:val="24"/>
          <w:szCs w:val="24"/>
        </w:rPr>
        <w:t xml:space="preserve"> </w:t>
      </w:r>
      <w:r w:rsidR="003F1B7D">
        <w:rPr>
          <w:sz w:val="24"/>
          <w:szCs w:val="24"/>
        </w:rPr>
        <w:t>our lives</w:t>
      </w:r>
      <w:r w:rsidR="00A92467">
        <w:rPr>
          <w:sz w:val="24"/>
          <w:szCs w:val="24"/>
        </w:rPr>
        <w:t xml:space="preserve"> with </w:t>
      </w:r>
      <w:r w:rsidR="003F1B7D">
        <w:rPr>
          <w:sz w:val="24"/>
          <w:szCs w:val="24"/>
        </w:rPr>
        <w:t>this</w:t>
      </w:r>
      <w:r w:rsidR="00A92467">
        <w:rPr>
          <w:sz w:val="24"/>
          <w:szCs w:val="24"/>
        </w:rPr>
        <w:t xml:space="preserve"> Truth</w:t>
      </w:r>
      <w:r w:rsidR="003F1B7D">
        <w:rPr>
          <w:sz w:val="24"/>
          <w:szCs w:val="24"/>
        </w:rPr>
        <w:t>, we invite</w:t>
      </w:r>
      <w:r w:rsidR="00A92467">
        <w:rPr>
          <w:sz w:val="24"/>
          <w:szCs w:val="24"/>
        </w:rPr>
        <w:t xml:space="preserve"> the Lord’s discipline (James 1:</w:t>
      </w:r>
      <w:r w:rsidR="00030ECF">
        <w:rPr>
          <w:sz w:val="24"/>
          <w:szCs w:val="24"/>
        </w:rPr>
        <w:t>21-27)</w:t>
      </w:r>
      <w:r w:rsidR="00A92467">
        <w:rPr>
          <w:sz w:val="24"/>
          <w:szCs w:val="24"/>
        </w:rPr>
        <w:t xml:space="preserve">. </w:t>
      </w:r>
    </w:p>
    <w:p w14:paraId="67BE42FC" w14:textId="77777777" w:rsidR="00F32352" w:rsidRDefault="00030ECF" w:rsidP="000D53FF">
      <w:pPr>
        <w:pStyle w:val="ListParagraph"/>
        <w:numPr>
          <w:ilvl w:val="0"/>
          <w:numId w:val="57"/>
        </w:numPr>
        <w:rPr>
          <w:sz w:val="24"/>
          <w:szCs w:val="24"/>
        </w:rPr>
      </w:pPr>
      <w:r>
        <w:rPr>
          <w:sz w:val="24"/>
          <w:szCs w:val="24"/>
        </w:rPr>
        <w:t>After reading James 1:19-27, make a list of the clear directions in this passage and the benefits of obeying these stated instructions.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B1B3E">
        <w:rPr>
          <w:sz w:val="24"/>
          <w:szCs w:val="24"/>
        </w:rPr>
        <w:t>____________</w:t>
      </w:r>
    </w:p>
    <w:p w14:paraId="091C9D16" w14:textId="77777777" w:rsidR="00A109DB" w:rsidRDefault="00A109DB" w:rsidP="00A109DB">
      <w:pPr>
        <w:jc w:val="center"/>
        <w:rPr>
          <w:b/>
          <w:sz w:val="28"/>
          <w:szCs w:val="28"/>
        </w:rPr>
      </w:pPr>
      <w:r w:rsidRPr="00B13CE1">
        <w:rPr>
          <w:b/>
          <w:sz w:val="28"/>
          <w:szCs w:val="28"/>
        </w:rPr>
        <w:t>Meditation</w:t>
      </w:r>
      <w:r w:rsidRPr="00B13CE1">
        <w:rPr>
          <w:sz w:val="28"/>
          <w:szCs w:val="28"/>
        </w:rPr>
        <w:t xml:space="preserve"> </w:t>
      </w:r>
      <w:r w:rsidRPr="00B13CE1">
        <w:rPr>
          <w:b/>
          <w:sz w:val="28"/>
          <w:szCs w:val="28"/>
        </w:rPr>
        <w:t>and Transportation</w:t>
      </w:r>
      <w:r>
        <w:rPr>
          <w:b/>
          <w:sz w:val="28"/>
          <w:szCs w:val="28"/>
        </w:rPr>
        <w:t xml:space="preserve"> </w:t>
      </w:r>
    </w:p>
    <w:p w14:paraId="29C2F8CF" w14:textId="77777777" w:rsidR="00A109DB" w:rsidRDefault="00A109DB" w:rsidP="00A109DB">
      <w:pPr>
        <w:spacing w:after="0"/>
        <w:jc w:val="center"/>
        <w:rPr>
          <w:rFonts w:eastAsia="Times New Roman" w:cstheme="minorHAnsi"/>
          <w:b/>
          <w:bCs/>
          <w:kern w:val="36"/>
          <w:sz w:val="24"/>
          <w:szCs w:val="24"/>
        </w:rPr>
      </w:pPr>
      <w:r w:rsidRPr="00DA1CB3">
        <w:rPr>
          <w:rFonts w:eastAsia="Times New Roman" w:cstheme="minorHAnsi"/>
          <w:b/>
          <w:bCs/>
          <w:kern w:val="36"/>
          <w:sz w:val="24"/>
          <w:szCs w:val="24"/>
        </w:rPr>
        <w:t xml:space="preserve">Joshua 1:7-8 </w:t>
      </w:r>
      <w:r>
        <w:rPr>
          <w:rFonts w:eastAsia="Times New Roman" w:cstheme="minorHAnsi"/>
          <w:b/>
          <w:bCs/>
          <w:kern w:val="36"/>
          <w:sz w:val="24"/>
          <w:szCs w:val="24"/>
        </w:rPr>
        <w:t xml:space="preserve"> </w:t>
      </w:r>
    </w:p>
    <w:p w14:paraId="37CFF04C" w14:textId="77777777" w:rsidR="00A109DB" w:rsidRDefault="00A109DB" w:rsidP="00A109DB">
      <w:pPr>
        <w:jc w:val="center"/>
        <w:rPr>
          <w:rStyle w:val="apple-converted-space"/>
          <w:rFonts w:asciiTheme="minorHAnsi" w:hAnsiTheme="minorHAnsi" w:cstheme="minorHAnsi"/>
          <w:b/>
          <w:i/>
          <w:color w:val="000000"/>
          <w:sz w:val="24"/>
          <w:szCs w:val="24"/>
          <w:shd w:val="clear" w:color="auto" w:fill="FFFFFF"/>
          <w:vertAlign w:val="superscript"/>
        </w:rPr>
      </w:pPr>
      <w:r w:rsidRPr="00DA1CB3">
        <w:rPr>
          <w:rStyle w:val="s"/>
          <w:rFonts w:asciiTheme="minorHAnsi" w:hAnsiTheme="minorHAnsi" w:cstheme="minorHAnsi"/>
          <w:b/>
          <w:i/>
          <w:color w:val="000000"/>
          <w:sz w:val="24"/>
          <w:szCs w:val="24"/>
          <w:shd w:val="clear" w:color="auto" w:fill="FFFFFF"/>
        </w:rPr>
        <w:t>Make sure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are</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very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strong</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and brave! Carefully obey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the law</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my servant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Moses</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charged</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to keep!</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Do not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swerve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from</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it to the right or to the left</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so that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may be successful</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in 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do</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This law</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scroll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must not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leave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your lips!</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must memorize</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it</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day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and night</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so</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can carefully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obey</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all</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that is written</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in it. Then</w:t>
      </w:r>
      <w:r w:rsidRPr="00DA1CB3">
        <w:rPr>
          <w:rStyle w:val="apple-converted-space"/>
          <w:rFonts w:asciiTheme="minorHAnsi" w:hAnsiTheme="minorHAnsi" w:cstheme="minorHAnsi"/>
          <w:b/>
          <w:i/>
          <w:color w:val="000000"/>
          <w:sz w:val="24"/>
          <w:szCs w:val="24"/>
          <w:shd w:val="clear" w:color="auto" w:fill="FFFFFF"/>
        </w:rPr>
        <w:t> </w:t>
      </w:r>
      <w:r w:rsidRPr="00DA1CB3">
        <w:rPr>
          <w:rStyle w:val="s"/>
          <w:rFonts w:asciiTheme="minorHAnsi" w:hAnsiTheme="minorHAnsi" w:cstheme="minorHAnsi"/>
          <w:b/>
          <w:i/>
          <w:color w:val="000000"/>
          <w:sz w:val="24"/>
          <w:szCs w:val="24"/>
          <w:shd w:val="clear" w:color="auto" w:fill="FFFFFF"/>
        </w:rPr>
        <w:t>you will prosper</w:t>
      </w:r>
      <w:r w:rsidRPr="00DA1CB3">
        <w:rPr>
          <w:rStyle w:val="apple-converted-space"/>
          <w:rFonts w:asciiTheme="minorHAnsi" w:hAnsiTheme="minorHAnsi" w:cstheme="minorHAnsi"/>
          <w:b/>
          <w:i/>
          <w:color w:val="000000"/>
          <w:sz w:val="24"/>
          <w:szCs w:val="24"/>
          <w:shd w:val="clear" w:color="auto" w:fill="FFFFFF"/>
          <w:vertAlign w:val="superscript"/>
        </w:rPr>
        <w:t> </w:t>
      </w:r>
      <w:r w:rsidRPr="00DA1CB3">
        <w:rPr>
          <w:rStyle w:val="s"/>
          <w:rFonts w:asciiTheme="minorHAnsi" w:hAnsiTheme="minorHAnsi" w:cstheme="minorHAnsi"/>
          <w:b/>
          <w:i/>
          <w:color w:val="000000"/>
          <w:sz w:val="24"/>
          <w:szCs w:val="24"/>
          <w:shd w:val="clear" w:color="auto" w:fill="FFFFFF"/>
        </w:rPr>
        <w:t>and be successful</w:t>
      </w:r>
      <w:r w:rsidRPr="00DA1CB3">
        <w:rPr>
          <w:rStyle w:val="netverse"/>
          <w:rFonts w:asciiTheme="minorHAnsi" w:hAnsiTheme="minorHAnsi" w:cstheme="minorHAnsi"/>
          <w:b/>
          <w:i/>
          <w:color w:val="000000"/>
          <w:sz w:val="24"/>
          <w:szCs w:val="24"/>
          <w:shd w:val="clear" w:color="auto" w:fill="FFFFFF"/>
        </w:rPr>
        <w:t>.</w:t>
      </w:r>
      <w:r w:rsidRPr="00DA1CB3">
        <w:rPr>
          <w:rStyle w:val="apple-converted-space"/>
          <w:rFonts w:asciiTheme="minorHAnsi" w:hAnsiTheme="minorHAnsi" w:cstheme="minorHAnsi"/>
          <w:b/>
          <w:i/>
          <w:color w:val="000000"/>
          <w:sz w:val="24"/>
          <w:szCs w:val="24"/>
          <w:shd w:val="clear" w:color="auto" w:fill="FFFFFF"/>
          <w:vertAlign w:val="superscript"/>
        </w:rPr>
        <w:t> </w:t>
      </w:r>
    </w:p>
    <w:p w14:paraId="3F4257F2" w14:textId="77777777" w:rsidR="00145C84" w:rsidRDefault="00A109DB" w:rsidP="00145C84">
      <w:pPr>
        <w:spacing w:after="0"/>
        <w:ind w:firstLine="720"/>
        <w:jc w:val="both"/>
        <w:rPr>
          <w:sz w:val="24"/>
          <w:szCs w:val="24"/>
        </w:rPr>
      </w:pPr>
      <w:r w:rsidRPr="00EC419F">
        <w:rPr>
          <w:sz w:val="24"/>
          <w:szCs w:val="24"/>
        </w:rPr>
        <w:t xml:space="preserve">In George Muller’s message, </w:t>
      </w:r>
      <w:r w:rsidRPr="00EC419F">
        <w:rPr>
          <w:i/>
          <w:sz w:val="24"/>
          <w:szCs w:val="24"/>
        </w:rPr>
        <w:t>Food for the inner man</w:t>
      </w:r>
      <w:r w:rsidRPr="00BF4EF3">
        <w:rPr>
          <w:i/>
          <w:sz w:val="24"/>
          <w:szCs w:val="24"/>
        </w:rPr>
        <w:t>, he said,</w:t>
      </w:r>
      <w:r w:rsidRPr="00EC419F">
        <w:rPr>
          <w:i/>
          <w:sz w:val="24"/>
          <w:szCs w:val="24"/>
        </w:rPr>
        <w:t xml:space="preserve"> “</w:t>
      </w:r>
      <w:r w:rsidRPr="00BF4EF3">
        <w:rPr>
          <w:i/>
          <w:sz w:val="24"/>
          <w:szCs w:val="24"/>
        </w:rPr>
        <w:t xml:space="preserve">Now what is food for the inner man? Not prayer, but the Word of God; and here again, not the simple reading of the Word of God, so that it only passes through our minds, just as water passes through a pipe, but considering what we read, pondering it over and applying it to our hearts.” </w:t>
      </w:r>
      <w:r w:rsidR="00145C84">
        <w:rPr>
          <w:sz w:val="24"/>
          <w:szCs w:val="24"/>
        </w:rPr>
        <w:t>(</w:t>
      </w:r>
      <w:r w:rsidR="00145C84" w:rsidRPr="009B7FFB">
        <w:rPr>
          <w:bCs/>
          <w:sz w:val="24"/>
          <w:szCs w:val="24"/>
        </w:rPr>
        <w:t>Source</w:t>
      </w:r>
      <w:r w:rsidR="00145C84" w:rsidRPr="005D7058">
        <w:rPr>
          <w:b/>
          <w:bCs/>
          <w:sz w:val="24"/>
          <w:szCs w:val="24"/>
        </w:rPr>
        <w:t>:</w:t>
      </w:r>
      <w:r w:rsidR="00145C84" w:rsidRPr="005D7058">
        <w:rPr>
          <w:sz w:val="24"/>
          <w:szCs w:val="24"/>
        </w:rPr>
        <w:t xml:space="preserve"> Spi</w:t>
      </w:r>
      <w:r w:rsidR="00145C84">
        <w:rPr>
          <w:sz w:val="24"/>
          <w:szCs w:val="24"/>
        </w:rPr>
        <w:t>ritual Secrets of George Muller).</w:t>
      </w:r>
      <w:r w:rsidR="00145C84" w:rsidRPr="005D7058">
        <w:rPr>
          <w:sz w:val="24"/>
          <w:szCs w:val="24"/>
        </w:rPr>
        <w:t xml:space="preserve">  </w:t>
      </w:r>
    </w:p>
    <w:p w14:paraId="6F34AB90" w14:textId="77777777" w:rsidR="00352D37" w:rsidRDefault="00352D37" w:rsidP="00145C84">
      <w:pPr>
        <w:spacing w:after="0"/>
        <w:ind w:firstLine="720"/>
        <w:jc w:val="both"/>
        <w:rPr>
          <w:sz w:val="24"/>
          <w:szCs w:val="24"/>
        </w:rPr>
      </w:pPr>
    </w:p>
    <w:p w14:paraId="52A6AC8C" w14:textId="77777777" w:rsidR="00A109DB" w:rsidRDefault="00A109DB" w:rsidP="00A109DB">
      <w:pPr>
        <w:ind w:firstLine="720"/>
        <w:jc w:val="both"/>
        <w:rPr>
          <w:sz w:val="24"/>
          <w:szCs w:val="24"/>
        </w:rPr>
      </w:pPr>
      <w:r w:rsidRPr="00B13CE1">
        <w:rPr>
          <w:rFonts w:eastAsia="Times New Roman" w:cstheme="minorHAnsi"/>
          <w:b/>
          <w:i/>
          <w:sz w:val="24"/>
          <w:szCs w:val="24"/>
          <w:vertAlign w:val="superscript"/>
        </w:rPr>
        <w:t> </w:t>
      </w:r>
      <w:r w:rsidR="00154451">
        <w:rPr>
          <w:sz w:val="24"/>
          <w:szCs w:val="24"/>
        </w:rPr>
        <w:t xml:space="preserve">Memorization is the fuel for meditation. </w:t>
      </w:r>
      <w:r w:rsidR="00030ECF">
        <w:rPr>
          <w:sz w:val="24"/>
          <w:szCs w:val="24"/>
        </w:rPr>
        <w:t xml:space="preserve">The benefits of </w:t>
      </w:r>
      <w:r w:rsidRPr="00B13CE1">
        <w:rPr>
          <w:sz w:val="24"/>
          <w:szCs w:val="24"/>
        </w:rPr>
        <w:t>meditat</w:t>
      </w:r>
      <w:r w:rsidR="00030ECF">
        <w:rPr>
          <w:sz w:val="24"/>
          <w:szCs w:val="24"/>
        </w:rPr>
        <w:t>ing on God’s word are many. For one, it’s</w:t>
      </w:r>
      <w:r w:rsidRPr="00B13CE1">
        <w:rPr>
          <w:sz w:val="24"/>
          <w:szCs w:val="24"/>
        </w:rPr>
        <w:t xml:space="preserve"> like giving your mind </w:t>
      </w:r>
      <w:r w:rsidR="00154451" w:rsidRPr="00B13CE1">
        <w:rPr>
          <w:sz w:val="24"/>
          <w:szCs w:val="24"/>
        </w:rPr>
        <w:t xml:space="preserve">a </w:t>
      </w:r>
      <w:r w:rsidR="00154451">
        <w:rPr>
          <w:sz w:val="24"/>
          <w:szCs w:val="24"/>
        </w:rPr>
        <w:t xml:space="preserve">continual spiritual </w:t>
      </w:r>
      <w:r w:rsidRPr="00B13CE1">
        <w:rPr>
          <w:sz w:val="24"/>
          <w:szCs w:val="24"/>
        </w:rPr>
        <w:t>bath</w:t>
      </w:r>
      <w:r w:rsidR="00030ECF">
        <w:rPr>
          <w:sz w:val="24"/>
          <w:szCs w:val="24"/>
        </w:rPr>
        <w:t xml:space="preserve"> (Ephesians 5:26).</w:t>
      </w:r>
      <w:r w:rsidRPr="00B13CE1">
        <w:rPr>
          <w:sz w:val="24"/>
          <w:szCs w:val="24"/>
        </w:rPr>
        <w:t xml:space="preserve"> </w:t>
      </w:r>
      <w:r>
        <w:rPr>
          <w:sz w:val="24"/>
          <w:szCs w:val="24"/>
        </w:rPr>
        <w:t xml:space="preserve">Here are </w:t>
      </w:r>
      <w:r w:rsidR="00030ECF">
        <w:rPr>
          <w:sz w:val="24"/>
          <w:szCs w:val="24"/>
        </w:rPr>
        <w:t>a few</w:t>
      </w:r>
      <w:r>
        <w:rPr>
          <w:sz w:val="24"/>
          <w:szCs w:val="24"/>
        </w:rPr>
        <w:t xml:space="preserve"> tips to help you in this process. </w:t>
      </w:r>
      <w:r w:rsidRPr="00B13CE1">
        <w:rPr>
          <w:sz w:val="24"/>
          <w:szCs w:val="24"/>
        </w:rPr>
        <w:t xml:space="preserve">Write down the verses and what you believe </w:t>
      </w:r>
      <w:r>
        <w:rPr>
          <w:sz w:val="24"/>
          <w:szCs w:val="24"/>
        </w:rPr>
        <w:t>the Lord</w:t>
      </w:r>
      <w:r w:rsidRPr="00B13CE1">
        <w:rPr>
          <w:sz w:val="24"/>
          <w:szCs w:val="24"/>
        </w:rPr>
        <w:t xml:space="preserve"> is saying to you</w:t>
      </w:r>
      <w:r>
        <w:rPr>
          <w:sz w:val="24"/>
          <w:szCs w:val="24"/>
        </w:rPr>
        <w:t>. By meditating</w:t>
      </w:r>
      <w:r w:rsidRPr="00B13CE1">
        <w:rPr>
          <w:sz w:val="24"/>
          <w:szCs w:val="24"/>
        </w:rPr>
        <w:t xml:space="preserve"> on</w:t>
      </w:r>
      <w:r>
        <w:rPr>
          <w:sz w:val="24"/>
          <w:szCs w:val="24"/>
        </w:rPr>
        <w:t xml:space="preserve"> the passage throughout the day, you can turn the</w:t>
      </w:r>
      <w:r w:rsidRPr="00B13CE1">
        <w:rPr>
          <w:sz w:val="24"/>
          <w:szCs w:val="24"/>
        </w:rPr>
        <w:t xml:space="preserve"> passage into a prayer. When </w:t>
      </w:r>
      <w:r>
        <w:rPr>
          <w:sz w:val="24"/>
          <w:szCs w:val="24"/>
        </w:rPr>
        <w:t xml:space="preserve">your study becomes further meditation, </w:t>
      </w:r>
      <w:r w:rsidRPr="00B13CE1">
        <w:rPr>
          <w:sz w:val="24"/>
          <w:szCs w:val="24"/>
        </w:rPr>
        <w:t xml:space="preserve">the Holy Spirit </w:t>
      </w:r>
      <w:r>
        <w:rPr>
          <w:sz w:val="24"/>
          <w:szCs w:val="24"/>
        </w:rPr>
        <w:t xml:space="preserve">will </w:t>
      </w:r>
      <w:r w:rsidRPr="00B13CE1">
        <w:rPr>
          <w:sz w:val="24"/>
          <w:szCs w:val="24"/>
        </w:rPr>
        <w:t>bring the application into focus.  Without meditation</w:t>
      </w:r>
      <w:r>
        <w:rPr>
          <w:sz w:val="24"/>
          <w:szCs w:val="24"/>
        </w:rPr>
        <w:t>,</w:t>
      </w:r>
      <w:r w:rsidRPr="00B13CE1">
        <w:rPr>
          <w:sz w:val="24"/>
          <w:szCs w:val="24"/>
        </w:rPr>
        <w:t xml:space="preserve"> you may walk away from your time in the </w:t>
      </w:r>
      <w:r>
        <w:rPr>
          <w:sz w:val="24"/>
          <w:szCs w:val="24"/>
        </w:rPr>
        <w:t>W</w:t>
      </w:r>
      <w:r w:rsidRPr="00B13CE1">
        <w:rPr>
          <w:sz w:val="24"/>
          <w:szCs w:val="24"/>
        </w:rPr>
        <w:t xml:space="preserve">ord and remember nothing of what He has said. </w:t>
      </w:r>
      <w:r w:rsidRPr="001A0886">
        <w:rPr>
          <w:sz w:val="24"/>
          <w:szCs w:val="24"/>
        </w:rPr>
        <w:t>We remember approximately twenty percent of what we hear, forty percent of what we read and eighty-five percent of what we write, but I believe we can remember almost all of what we share with others. So</w:t>
      </w:r>
      <w:r>
        <w:rPr>
          <w:sz w:val="24"/>
          <w:szCs w:val="24"/>
        </w:rPr>
        <w:t>,</w:t>
      </w:r>
      <w:r w:rsidRPr="001A0886">
        <w:rPr>
          <w:sz w:val="24"/>
          <w:szCs w:val="24"/>
        </w:rPr>
        <w:t xml:space="preserve"> take </w:t>
      </w:r>
      <w:r>
        <w:rPr>
          <w:sz w:val="24"/>
          <w:szCs w:val="24"/>
        </w:rPr>
        <w:t xml:space="preserve">notes and </w:t>
      </w:r>
      <w:r w:rsidRPr="001A0886">
        <w:rPr>
          <w:sz w:val="24"/>
          <w:szCs w:val="24"/>
        </w:rPr>
        <w:t>share it with others</w:t>
      </w:r>
      <w:r>
        <w:rPr>
          <w:sz w:val="24"/>
          <w:szCs w:val="24"/>
        </w:rPr>
        <w:t xml:space="preserve">. </w:t>
      </w:r>
    </w:p>
    <w:p w14:paraId="5F364CCD" w14:textId="77777777" w:rsidR="00A109DB" w:rsidRPr="000B1B3E" w:rsidRDefault="00A109DB" w:rsidP="00A109DB">
      <w:pPr>
        <w:jc w:val="both"/>
        <w:rPr>
          <w:sz w:val="24"/>
          <w:szCs w:val="24"/>
        </w:rPr>
      </w:pPr>
      <w:r w:rsidRPr="000B1B3E">
        <w:rPr>
          <w:b/>
          <w:bCs/>
          <w:sz w:val="24"/>
          <w:szCs w:val="24"/>
        </w:rPr>
        <w:t xml:space="preserve">DIGGING DEEPER: </w:t>
      </w:r>
      <w:r w:rsidRPr="000B1B3E">
        <w:rPr>
          <w:sz w:val="24"/>
          <w:szCs w:val="24"/>
        </w:rPr>
        <w:t>John 8:31-32; 17:7-17; Joshua 1:8; Psalms 1:1-3, 119:9-11,</w:t>
      </w:r>
      <w:r w:rsidR="00030ECF" w:rsidRPr="000B1B3E">
        <w:rPr>
          <w:sz w:val="24"/>
          <w:szCs w:val="24"/>
        </w:rPr>
        <w:t xml:space="preserve"> </w:t>
      </w:r>
      <w:r w:rsidRPr="000B1B3E">
        <w:rPr>
          <w:sz w:val="24"/>
          <w:szCs w:val="24"/>
        </w:rPr>
        <w:t>12-24, 97- 105; Romans 12:1-3</w:t>
      </w:r>
    </w:p>
    <w:p w14:paraId="412D3B6D" w14:textId="77777777" w:rsidR="00953018" w:rsidRPr="00AA19E1" w:rsidRDefault="00953018" w:rsidP="0095301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4D8E19" w14:textId="77777777" w:rsidR="0008603B" w:rsidRPr="00ED1528" w:rsidRDefault="00002F45" w:rsidP="0008603B">
      <w:pPr>
        <w:jc w:val="center"/>
        <w:rPr>
          <w:b/>
          <w:bCs/>
          <w:sz w:val="28"/>
          <w:szCs w:val="28"/>
        </w:rPr>
      </w:pPr>
      <w:r>
        <w:rPr>
          <w:b/>
          <w:bCs/>
          <w:sz w:val="28"/>
          <w:szCs w:val="28"/>
        </w:rPr>
        <w:t>Continuation</w:t>
      </w:r>
    </w:p>
    <w:p w14:paraId="5D515C8D" w14:textId="77777777" w:rsidR="0008603B" w:rsidRPr="00E12F56" w:rsidRDefault="0008603B" w:rsidP="0008603B">
      <w:pPr>
        <w:spacing w:after="0"/>
        <w:jc w:val="center"/>
        <w:rPr>
          <w:rFonts w:asciiTheme="minorHAnsi" w:hAnsiTheme="minorHAnsi" w:cstheme="minorHAnsi"/>
          <w:b/>
          <w:bCs/>
          <w:iCs/>
          <w:sz w:val="24"/>
          <w:szCs w:val="24"/>
        </w:rPr>
      </w:pPr>
      <w:r w:rsidRPr="00E12F56">
        <w:rPr>
          <w:rFonts w:asciiTheme="minorHAnsi" w:hAnsiTheme="minorHAnsi" w:cstheme="minorHAnsi"/>
          <w:b/>
          <w:bCs/>
          <w:iCs/>
          <w:sz w:val="24"/>
          <w:szCs w:val="24"/>
        </w:rPr>
        <w:t xml:space="preserve">Isaiah 40:8 </w:t>
      </w:r>
    </w:p>
    <w:p w14:paraId="155876A6" w14:textId="77777777" w:rsidR="0008603B" w:rsidRDefault="0008603B" w:rsidP="0008603B">
      <w:pPr>
        <w:pStyle w:val="poetry"/>
        <w:spacing w:before="0" w:beforeAutospacing="0" w:after="0" w:afterAutospacing="0"/>
        <w:jc w:val="center"/>
        <w:rPr>
          <w:rFonts w:asciiTheme="minorHAnsi" w:hAnsiTheme="minorHAnsi" w:cstheme="minorHAnsi"/>
          <w:b/>
          <w:i/>
          <w:color w:val="000000"/>
        </w:rPr>
      </w:pPr>
      <w:r w:rsidRPr="00E12F56">
        <w:rPr>
          <w:rFonts w:asciiTheme="minorHAnsi" w:hAnsiTheme="minorHAnsi" w:cstheme="minorHAnsi"/>
          <w:b/>
          <w:i/>
          <w:color w:val="000000"/>
        </w:rPr>
        <w:t>The grass dries up, the flowers wither,</w:t>
      </w:r>
      <w:r>
        <w:rPr>
          <w:rFonts w:asciiTheme="minorHAnsi" w:hAnsiTheme="minorHAnsi" w:cstheme="minorHAnsi"/>
          <w:b/>
          <w:i/>
          <w:color w:val="000000"/>
        </w:rPr>
        <w:t xml:space="preserve"> </w:t>
      </w:r>
      <w:r w:rsidRPr="00E12F56">
        <w:rPr>
          <w:rFonts w:asciiTheme="minorHAnsi" w:hAnsiTheme="minorHAnsi" w:cstheme="minorHAnsi"/>
          <w:b/>
          <w:i/>
          <w:color w:val="000000"/>
        </w:rPr>
        <w:t>but the decree of our God is forever reliable.</w:t>
      </w:r>
    </w:p>
    <w:p w14:paraId="7DCC8795" w14:textId="77777777" w:rsidR="0008603B" w:rsidRPr="00E12F56" w:rsidRDefault="0008603B" w:rsidP="0008603B">
      <w:pPr>
        <w:pStyle w:val="poetry"/>
        <w:spacing w:before="0" w:beforeAutospacing="0" w:after="0" w:afterAutospacing="0"/>
        <w:jc w:val="center"/>
        <w:rPr>
          <w:rFonts w:asciiTheme="minorHAnsi" w:hAnsiTheme="minorHAnsi" w:cstheme="minorHAnsi"/>
          <w:b/>
          <w:i/>
          <w:color w:val="000000"/>
        </w:rPr>
      </w:pPr>
    </w:p>
    <w:p w14:paraId="2A7A51B2" w14:textId="77777777" w:rsidR="0008603B" w:rsidRPr="00FA24F5" w:rsidRDefault="0008603B" w:rsidP="0008603B">
      <w:pPr>
        <w:ind w:firstLine="720"/>
        <w:jc w:val="both"/>
        <w:rPr>
          <w:sz w:val="24"/>
          <w:szCs w:val="24"/>
        </w:rPr>
      </w:pPr>
      <w:r>
        <w:rPr>
          <w:sz w:val="24"/>
          <w:szCs w:val="24"/>
        </w:rPr>
        <w:t>I hope you will b</w:t>
      </w:r>
      <w:r w:rsidRPr="00FC63A3">
        <w:rPr>
          <w:sz w:val="24"/>
          <w:szCs w:val="24"/>
        </w:rPr>
        <w:t>ear with me as I unpack just one more descriptive word</w:t>
      </w:r>
      <w:r w:rsidRPr="00E455ED">
        <w:rPr>
          <w:sz w:val="24"/>
          <w:szCs w:val="24"/>
        </w:rPr>
        <w:t xml:space="preserve"> </w:t>
      </w:r>
      <w:r w:rsidRPr="00FC63A3">
        <w:rPr>
          <w:sz w:val="24"/>
          <w:szCs w:val="24"/>
        </w:rPr>
        <w:t>which is translated into English as</w:t>
      </w:r>
      <w:r>
        <w:rPr>
          <w:sz w:val="24"/>
          <w:szCs w:val="24"/>
        </w:rPr>
        <w:t xml:space="preserve"> </w:t>
      </w:r>
      <w:r w:rsidRPr="00FC63A3">
        <w:rPr>
          <w:sz w:val="24"/>
          <w:szCs w:val="24"/>
        </w:rPr>
        <w:t>“</w:t>
      </w:r>
      <w:r w:rsidR="00492DB3">
        <w:rPr>
          <w:sz w:val="24"/>
          <w:szCs w:val="24"/>
        </w:rPr>
        <w:t>s</w:t>
      </w:r>
      <w:r w:rsidRPr="00FC63A3">
        <w:rPr>
          <w:sz w:val="24"/>
          <w:szCs w:val="24"/>
        </w:rPr>
        <w:t>tands</w:t>
      </w:r>
      <w:r>
        <w:rPr>
          <w:sz w:val="24"/>
          <w:szCs w:val="24"/>
        </w:rPr>
        <w:t>.</w:t>
      </w:r>
      <w:r w:rsidRPr="00FC63A3">
        <w:rPr>
          <w:sz w:val="24"/>
          <w:szCs w:val="24"/>
        </w:rPr>
        <w:t xml:space="preserve">” </w:t>
      </w:r>
      <w:r>
        <w:rPr>
          <w:sz w:val="24"/>
          <w:szCs w:val="24"/>
        </w:rPr>
        <w:t xml:space="preserve">The word is pregnant with meaning.  </w:t>
      </w:r>
      <w:r w:rsidRPr="00FA24F5">
        <w:rPr>
          <w:bCs/>
          <w:sz w:val="24"/>
          <w:szCs w:val="24"/>
        </w:rPr>
        <w:t>Stand is the Hebrew word: Q</w:t>
      </w:r>
      <w:r w:rsidRPr="00FA24F5">
        <w:rPr>
          <w:bCs/>
          <w:i/>
          <w:iCs/>
          <w:sz w:val="24"/>
          <w:szCs w:val="24"/>
        </w:rPr>
        <w:t>uwn</w:t>
      </w:r>
      <w:r>
        <w:rPr>
          <w:sz w:val="24"/>
          <w:szCs w:val="24"/>
        </w:rPr>
        <w:t>. Here is</w:t>
      </w:r>
      <w:r w:rsidRPr="00FA24F5">
        <w:rPr>
          <w:sz w:val="24"/>
          <w:szCs w:val="24"/>
        </w:rPr>
        <w:t xml:space="preserve"> only a partial definition</w:t>
      </w:r>
      <w:r>
        <w:rPr>
          <w:sz w:val="24"/>
          <w:szCs w:val="24"/>
        </w:rPr>
        <w:t>. T</w:t>
      </w:r>
      <w:r w:rsidRPr="00FA24F5">
        <w:rPr>
          <w:sz w:val="24"/>
          <w:szCs w:val="24"/>
        </w:rPr>
        <w:t xml:space="preserve">he root word means: </w:t>
      </w:r>
      <w:r w:rsidRPr="00FA24F5">
        <w:rPr>
          <w:i/>
          <w:iCs/>
          <w:sz w:val="24"/>
          <w:szCs w:val="24"/>
        </w:rPr>
        <w:t>to rise; get up; help; to lift up; set up; establish; strengthen;</w:t>
      </w:r>
      <w:r w:rsidR="004E0B8A">
        <w:rPr>
          <w:i/>
          <w:iCs/>
          <w:sz w:val="24"/>
          <w:szCs w:val="24"/>
        </w:rPr>
        <w:t xml:space="preserve"> </w:t>
      </w:r>
      <w:r w:rsidRPr="00FA24F5">
        <w:rPr>
          <w:i/>
          <w:iCs/>
          <w:sz w:val="24"/>
          <w:szCs w:val="24"/>
        </w:rPr>
        <w:t>helps; holds; be clear; confirms; accomplishes; preforms; succeeds; makes good; makes new; makes sure; endures; makes to stand up; upholds.</w:t>
      </w:r>
      <w:r w:rsidRPr="00FA24F5">
        <w:rPr>
          <w:sz w:val="24"/>
          <w:szCs w:val="24"/>
        </w:rPr>
        <w:t xml:space="preserve"> </w:t>
      </w:r>
    </w:p>
    <w:p w14:paraId="319CE92A" w14:textId="77777777" w:rsidR="0008603B" w:rsidRPr="00E12F56" w:rsidRDefault="0008603B" w:rsidP="0008603B">
      <w:pPr>
        <w:ind w:firstLine="720"/>
        <w:jc w:val="both"/>
        <w:rPr>
          <w:sz w:val="24"/>
          <w:szCs w:val="24"/>
        </w:rPr>
      </w:pPr>
      <w:r w:rsidRPr="00E12F56">
        <w:rPr>
          <w:sz w:val="24"/>
          <w:szCs w:val="24"/>
        </w:rPr>
        <w:t xml:space="preserve">I urge you to stop and carefully consider each descriptive word that is used to communicate the importance of the fact that God’s Word will </w:t>
      </w:r>
      <w:r w:rsidRPr="00E12F56">
        <w:rPr>
          <w:i/>
          <w:sz w:val="24"/>
          <w:szCs w:val="24"/>
        </w:rPr>
        <w:t>stand</w:t>
      </w:r>
      <w:r w:rsidRPr="00E12F56">
        <w:rPr>
          <w:sz w:val="24"/>
          <w:szCs w:val="24"/>
        </w:rPr>
        <w:t xml:space="preserve"> forever. If you do, then you will find it so vividly describes </w:t>
      </w:r>
      <w:r w:rsidR="00F705B6">
        <w:rPr>
          <w:sz w:val="24"/>
          <w:szCs w:val="24"/>
        </w:rPr>
        <w:t>the Scriptures</w:t>
      </w:r>
      <w:r w:rsidRPr="00E12F56">
        <w:rPr>
          <w:sz w:val="24"/>
          <w:szCs w:val="24"/>
        </w:rPr>
        <w:t xml:space="preserve">. I wonder, as you read this list, if you </w:t>
      </w:r>
      <w:r w:rsidR="004E0B8A" w:rsidRPr="00E12F56">
        <w:rPr>
          <w:sz w:val="24"/>
          <w:szCs w:val="24"/>
        </w:rPr>
        <w:t>need</w:t>
      </w:r>
      <w:r w:rsidRPr="00E12F56">
        <w:rPr>
          <w:sz w:val="24"/>
          <w:szCs w:val="24"/>
        </w:rPr>
        <w:t xml:space="preserve"> reviving, saving, nourishing, or repairing. May God take these words and cause your weary soul to rise</w:t>
      </w:r>
      <w:r w:rsidR="0087606E">
        <w:rPr>
          <w:sz w:val="24"/>
          <w:szCs w:val="24"/>
        </w:rPr>
        <w:t>-</w:t>
      </w:r>
      <w:r w:rsidRPr="00E12F56">
        <w:rPr>
          <w:sz w:val="24"/>
          <w:szCs w:val="24"/>
        </w:rPr>
        <w:t>up and soar!</w:t>
      </w:r>
    </w:p>
    <w:p w14:paraId="6BA9BF61" w14:textId="77777777" w:rsidR="0008603B" w:rsidRDefault="0008603B" w:rsidP="0008603B">
      <w:pPr>
        <w:ind w:firstLine="720"/>
        <w:jc w:val="both"/>
        <w:rPr>
          <w:sz w:val="24"/>
          <w:szCs w:val="24"/>
        </w:rPr>
      </w:pPr>
      <w:r w:rsidRPr="00E12F56">
        <w:rPr>
          <w:sz w:val="24"/>
          <w:szCs w:val="24"/>
        </w:rPr>
        <w:t>The blessings for the person who will live in, live on and live out God’s Word are immeasurable</w:t>
      </w:r>
      <w:r w:rsidR="00F705B6">
        <w:rPr>
          <w:sz w:val="24"/>
          <w:szCs w:val="24"/>
        </w:rPr>
        <w:t>.</w:t>
      </w:r>
      <w:r w:rsidRPr="00E12F56">
        <w:rPr>
          <w:sz w:val="24"/>
          <w:szCs w:val="24"/>
        </w:rPr>
        <w:t xml:space="preserve"> It is utterly impossible to overestimate the life changing power of God’s Word.  We can bank our future on the solid fact that God will keep His every Word.   </w:t>
      </w:r>
    </w:p>
    <w:p w14:paraId="6A1FE53F" w14:textId="77777777" w:rsidR="0008603B" w:rsidRPr="00755841" w:rsidRDefault="0008603B" w:rsidP="0008603B">
      <w:pPr>
        <w:spacing w:after="0"/>
        <w:jc w:val="center"/>
        <w:rPr>
          <w:rFonts w:asciiTheme="minorHAnsi" w:hAnsiTheme="minorHAnsi" w:cstheme="minorHAnsi"/>
          <w:b/>
          <w:sz w:val="24"/>
          <w:szCs w:val="24"/>
        </w:rPr>
      </w:pPr>
      <w:r w:rsidRPr="00755841">
        <w:rPr>
          <w:rFonts w:asciiTheme="minorHAnsi" w:hAnsiTheme="minorHAnsi" w:cstheme="minorHAnsi"/>
          <w:b/>
          <w:sz w:val="24"/>
          <w:szCs w:val="24"/>
        </w:rPr>
        <w:t xml:space="preserve">Revelation 19:11-13 </w:t>
      </w:r>
    </w:p>
    <w:p w14:paraId="64AA8936" w14:textId="77777777" w:rsidR="0008603B" w:rsidRDefault="0008603B" w:rsidP="0008603B">
      <w:pPr>
        <w:spacing w:after="0"/>
        <w:jc w:val="center"/>
        <w:rPr>
          <w:rStyle w:val="apple-converted-space"/>
          <w:rFonts w:asciiTheme="minorHAnsi" w:hAnsiTheme="minorHAnsi" w:cstheme="minorHAnsi"/>
          <w:b/>
          <w:i/>
          <w:color w:val="000000"/>
          <w:sz w:val="24"/>
          <w:szCs w:val="24"/>
        </w:rPr>
      </w:pPr>
      <w:r w:rsidRPr="00E12F56">
        <w:rPr>
          <w:rFonts w:asciiTheme="minorHAnsi" w:hAnsiTheme="minorHAnsi" w:cstheme="minorHAnsi"/>
          <w:b/>
          <w:i/>
          <w:color w:val="000000"/>
          <w:sz w:val="24"/>
          <w:szCs w:val="24"/>
        </w:rPr>
        <w:t>Then</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rPr>
        <w:t xml:space="preserve">I saw heaven opened and here </w:t>
      </w:r>
      <w:r w:rsidR="0087606E" w:rsidRPr="00E12F56">
        <w:rPr>
          <w:rFonts w:asciiTheme="minorHAnsi" w:hAnsiTheme="minorHAnsi" w:cstheme="minorHAnsi"/>
          <w:b/>
          <w:i/>
          <w:color w:val="000000"/>
          <w:sz w:val="24"/>
          <w:szCs w:val="24"/>
        </w:rPr>
        <w:t>came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a</w:t>
      </w:r>
      <w:r w:rsidRPr="00E12F56">
        <w:rPr>
          <w:rFonts w:asciiTheme="minorHAnsi" w:hAnsiTheme="minorHAnsi" w:cstheme="minorHAnsi"/>
          <w:b/>
          <w:i/>
          <w:color w:val="000000"/>
          <w:sz w:val="24"/>
          <w:szCs w:val="24"/>
        </w:rPr>
        <w:t xml:space="preserve"> white horse! </w:t>
      </w:r>
      <w:r w:rsidR="0087606E" w:rsidRPr="00E12F56">
        <w:rPr>
          <w:rFonts w:asciiTheme="minorHAnsi" w:hAnsiTheme="minorHAnsi" w:cstheme="minorHAnsi"/>
          <w:b/>
          <w:i/>
          <w:color w:val="000000"/>
          <w:sz w:val="24"/>
          <w:szCs w:val="24"/>
        </w:rPr>
        <w:t>The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one</w:t>
      </w:r>
      <w:r w:rsidRPr="00E12F56">
        <w:rPr>
          <w:rFonts w:asciiTheme="minorHAnsi" w:hAnsiTheme="minorHAnsi" w:cstheme="minorHAnsi"/>
          <w:b/>
          <w:i/>
          <w:color w:val="000000"/>
          <w:sz w:val="24"/>
          <w:szCs w:val="24"/>
        </w:rPr>
        <w:t xml:space="preserve"> riding it was called “Faithful” and “True,” and with </w:t>
      </w:r>
      <w:r w:rsidR="0087606E" w:rsidRPr="00E12F56">
        <w:rPr>
          <w:rFonts w:asciiTheme="minorHAnsi" w:hAnsiTheme="minorHAnsi" w:cstheme="minorHAnsi"/>
          <w:b/>
          <w:i/>
          <w:color w:val="000000"/>
          <w:sz w:val="24"/>
          <w:szCs w:val="24"/>
        </w:rPr>
        <w:t>justice</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he</w:t>
      </w:r>
      <w:r w:rsidRPr="00E12F56">
        <w:rPr>
          <w:rFonts w:asciiTheme="minorHAnsi" w:hAnsiTheme="minorHAnsi" w:cstheme="minorHAnsi"/>
          <w:b/>
          <w:i/>
          <w:color w:val="000000"/>
          <w:sz w:val="24"/>
          <w:szCs w:val="24"/>
        </w:rPr>
        <w:t xml:space="preserve"> judges and goes to war.</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His eyes are like a fiery</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vertAlign w:val="superscript"/>
        </w:rPr>
        <w:t> </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flame and there are many diadem </w:t>
      </w:r>
      <w:r w:rsidR="0087606E" w:rsidRPr="00E12F56">
        <w:rPr>
          <w:rFonts w:asciiTheme="minorHAnsi" w:hAnsiTheme="minorHAnsi" w:cstheme="minorHAnsi"/>
          <w:b/>
          <w:i/>
          <w:color w:val="000000"/>
          <w:sz w:val="24"/>
          <w:szCs w:val="24"/>
        </w:rPr>
        <w:t>crowns</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on</w:t>
      </w:r>
      <w:r w:rsidRPr="00E12F56">
        <w:rPr>
          <w:rFonts w:asciiTheme="minorHAnsi" w:hAnsiTheme="minorHAnsi" w:cstheme="minorHAnsi"/>
          <w:b/>
          <w:i/>
          <w:color w:val="000000"/>
          <w:sz w:val="24"/>
          <w:szCs w:val="24"/>
        </w:rPr>
        <w:t xml:space="preserve"> his head. He has</w:t>
      </w:r>
      <w:r w:rsidRPr="00E12F56">
        <w:rPr>
          <w:rStyle w:val="apple-converted-space"/>
          <w:rFonts w:asciiTheme="minorHAnsi" w:hAnsiTheme="minorHAnsi" w:cstheme="minorHAnsi"/>
          <w:b/>
          <w:i/>
          <w:color w:val="000000"/>
          <w:sz w:val="24"/>
          <w:szCs w:val="24"/>
          <w:vertAlign w:val="superscript"/>
        </w:rPr>
        <w:t> </w:t>
      </w:r>
      <w:r w:rsidRPr="00E12F56">
        <w:rPr>
          <w:rFonts w:asciiTheme="minorHAnsi" w:hAnsiTheme="minorHAnsi" w:cstheme="minorHAnsi"/>
          <w:b/>
          <w:i/>
          <w:color w:val="000000"/>
          <w:sz w:val="24"/>
          <w:szCs w:val="24"/>
          <w:vertAlign w:val="superscript"/>
        </w:rPr>
        <w:t> </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a name </w:t>
      </w:r>
      <w:r w:rsidR="0087606E" w:rsidRPr="00E12F56">
        <w:rPr>
          <w:rFonts w:asciiTheme="minorHAnsi" w:hAnsiTheme="minorHAnsi" w:cstheme="minorHAnsi"/>
          <w:b/>
          <w:i/>
          <w:color w:val="000000"/>
          <w:sz w:val="24"/>
          <w:szCs w:val="24"/>
        </w:rPr>
        <w:t>written</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that</w:t>
      </w:r>
      <w:r w:rsidRPr="00E12F56">
        <w:rPr>
          <w:rFonts w:asciiTheme="minorHAnsi" w:hAnsiTheme="minorHAnsi" w:cstheme="minorHAnsi"/>
          <w:b/>
          <w:i/>
          <w:color w:val="000000"/>
          <w:sz w:val="24"/>
          <w:szCs w:val="24"/>
        </w:rPr>
        <w:t xml:space="preserve"> no one knows except himself.</w:t>
      </w:r>
      <w:r w:rsidRPr="00E12F56">
        <w:rPr>
          <w:rStyle w:val="apple-converted-space"/>
          <w:rFonts w:asciiTheme="minorHAnsi" w:hAnsiTheme="minorHAnsi" w:cstheme="minorHAnsi"/>
          <w:b/>
          <w:i/>
          <w:color w:val="000000"/>
          <w:sz w:val="24"/>
          <w:szCs w:val="24"/>
        </w:rPr>
        <w:t>  </w:t>
      </w:r>
      <w:r w:rsidRPr="00E12F56">
        <w:rPr>
          <w:rFonts w:asciiTheme="minorHAnsi" w:hAnsiTheme="minorHAnsi" w:cstheme="minorHAnsi"/>
          <w:b/>
          <w:i/>
          <w:color w:val="000000"/>
          <w:sz w:val="24"/>
          <w:szCs w:val="24"/>
        </w:rPr>
        <w:t xml:space="preserve">He is dressed in clothing </w:t>
      </w:r>
      <w:r w:rsidR="0087606E" w:rsidRPr="00E12F56">
        <w:rPr>
          <w:rFonts w:asciiTheme="minorHAnsi" w:hAnsiTheme="minorHAnsi" w:cstheme="minorHAnsi"/>
          <w:b/>
          <w:i/>
          <w:color w:val="000000"/>
          <w:sz w:val="24"/>
          <w:szCs w:val="24"/>
        </w:rPr>
        <w:t>dipped</w:t>
      </w:r>
      <w:r w:rsidR="0087606E" w:rsidRPr="00E12F56">
        <w:rPr>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in</w:t>
      </w:r>
      <w:r w:rsidRPr="00E12F56">
        <w:rPr>
          <w:rFonts w:asciiTheme="minorHAnsi" w:hAnsiTheme="minorHAnsi" w:cstheme="minorHAnsi"/>
          <w:b/>
          <w:i/>
          <w:color w:val="000000"/>
          <w:sz w:val="24"/>
          <w:szCs w:val="24"/>
        </w:rPr>
        <w:t xml:space="preserve"> blood, and he is </w:t>
      </w:r>
      <w:r w:rsidR="0087606E" w:rsidRPr="00E12F56">
        <w:rPr>
          <w:rFonts w:asciiTheme="minorHAnsi" w:hAnsiTheme="minorHAnsi" w:cstheme="minorHAnsi"/>
          <w:b/>
          <w:i/>
          <w:color w:val="000000"/>
          <w:sz w:val="24"/>
          <w:szCs w:val="24"/>
        </w:rPr>
        <w:t>called</w:t>
      </w:r>
      <w:r w:rsidR="0087606E" w:rsidRPr="00E12F56">
        <w:rPr>
          <w:rStyle w:val="apple-converted-space"/>
          <w:rFonts w:asciiTheme="minorHAnsi" w:hAnsiTheme="minorHAnsi" w:cstheme="minorHAnsi"/>
          <w:b/>
          <w:i/>
          <w:color w:val="000000"/>
          <w:sz w:val="24"/>
          <w:szCs w:val="24"/>
          <w:vertAlign w:val="superscript"/>
        </w:rPr>
        <w:t> </w:t>
      </w:r>
      <w:r w:rsidR="0087606E" w:rsidRPr="00E12F56">
        <w:rPr>
          <w:rStyle w:val="apple-converted-space"/>
          <w:rFonts w:asciiTheme="minorHAnsi" w:hAnsiTheme="minorHAnsi" w:cstheme="minorHAnsi"/>
          <w:b/>
          <w:i/>
          <w:color w:val="000000"/>
          <w:sz w:val="24"/>
          <w:szCs w:val="24"/>
        </w:rPr>
        <w:t>the</w:t>
      </w:r>
      <w:r w:rsidRPr="00E12F56">
        <w:rPr>
          <w:rFonts w:asciiTheme="minorHAnsi" w:hAnsiTheme="minorHAnsi" w:cstheme="minorHAnsi"/>
          <w:b/>
          <w:i/>
          <w:color w:val="000000"/>
          <w:sz w:val="24"/>
          <w:szCs w:val="24"/>
        </w:rPr>
        <w:t xml:space="preserve"> Word of God.</w:t>
      </w:r>
      <w:r w:rsidRPr="00E12F56">
        <w:rPr>
          <w:rStyle w:val="apple-converted-space"/>
          <w:rFonts w:asciiTheme="minorHAnsi" w:hAnsiTheme="minorHAnsi" w:cstheme="minorHAnsi"/>
          <w:b/>
          <w:i/>
          <w:color w:val="000000"/>
          <w:sz w:val="24"/>
          <w:szCs w:val="24"/>
        </w:rPr>
        <w:t> </w:t>
      </w:r>
    </w:p>
    <w:p w14:paraId="7D5EC8F6" w14:textId="77777777" w:rsidR="00053FC3" w:rsidRDefault="00053FC3" w:rsidP="0008603B">
      <w:pPr>
        <w:spacing w:after="0"/>
        <w:jc w:val="center"/>
        <w:rPr>
          <w:rStyle w:val="apple-converted-space"/>
          <w:rFonts w:asciiTheme="minorHAnsi" w:hAnsiTheme="minorHAnsi" w:cstheme="minorHAnsi"/>
          <w:b/>
          <w:i/>
          <w:color w:val="000000"/>
          <w:sz w:val="24"/>
          <w:szCs w:val="24"/>
        </w:rPr>
      </w:pPr>
    </w:p>
    <w:p w14:paraId="3850783C" w14:textId="77777777" w:rsidR="0084652E" w:rsidRDefault="0084652E" w:rsidP="0084652E">
      <w:pPr>
        <w:spacing w:after="0"/>
        <w:ind w:firstLine="720"/>
        <w:jc w:val="both"/>
        <w:rPr>
          <w:sz w:val="24"/>
          <w:szCs w:val="24"/>
        </w:rPr>
      </w:pPr>
      <w:r w:rsidRPr="005B1069">
        <w:rPr>
          <w:sz w:val="24"/>
          <w:szCs w:val="24"/>
        </w:rPr>
        <w:t xml:space="preserve">Throughout the ages, </w:t>
      </w:r>
      <w:r>
        <w:rPr>
          <w:sz w:val="24"/>
          <w:szCs w:val="24"/>
        </w:rPr>
        <w:t>m</w:t>
      </w:r>
      <w:r w:rsidRPr="00E12F56">
        <w:rPr>
          <w:sz w:val="24"/>
          <w:szCs w:val="24"/>
        </w:rPr>
        <w:t xml:space="preserve">en have tried to destroy the Bible, </w:t>
      </w:r>
      <w:r>
        <w:rPr>
          <w:sz w:val="24"/>
          <w:szCs w:val="24"/>
        </w:rPr>
        <w:t>but God has preserved His Holy Book. When we</w:t>
      </w:r>
      <w:r w:rsidRPr="00E12F56">
        <w:rPr>
          <w:sz w:val="24"/>
          <w:szCs w:val="24"/>
        </w:rPr>
        <w:t xml:space="preserve"> obey the Lord’s last command to “Make Disciples of all Nations</w:t>
      </w:r>
      <w:r>
        <w:rPr>
          <w:sz w:val="24"/>
          <w:szCs w:val="24"/>
        </w:rPr>
        <w:t>,</w:t>
      </w:r>
      <w:r w:rsidRPr="00E12F56">
        <w:rPr>
          <w:sz w:val="24"/>
          <w:szCs w:val="24"/>
        </w:rPr>
        <w:t xml:space="preserve">” </w:t>
      </w:r>
      <w:r>
        <w:rPr>
          <w:sz w:val="24"/>
          <w:szCs w:val="24"/>
        </w:rPr>
        <w:t>we insure that God’s Truth will continue to be propagated.</w:t>
      </w:r>
      <w:r w:rsidR="00F330A1">
        <w:rPr>
          <w:sz w:val="24"/>
          <w:szCs w:val="24"/>
        </w:rPr>
        <w:t xml:space="preserve"> Here is a convicting question: how much Biblical knowledge do you possess? What good will all that truth do if you take it to the grave without giving it to someone else? You received this “living seed” so that you could sow it in other</w:t>
      </w:r>
      <w:r w:rsidR="00E84030">
        <w:rPr>
          <w:sz w:val="24"/>
          <w:szCs w:val="24"/>
        </w:rPr>
        <w:t>’</w:t>
      </w:r>
      <w:r w:rsidR="00F330A1">
        <w:rPr>
          <w:sz w:val="24"/>
          <w:szCs w:val="24"/>
        </w:rPr>
        <w:t>s</w:t>
      </w:r>
      <w:r w:rsidR="00E84030">
        <w:rPr>
          <w:sz w:val="24"/>
          <w:szCs w:val="24"/>
        </w:rPr>
        <w:t xml:space="preserve"> lives</w:t>
      </w:r>
      <w:r w:rsidR="00F330A1">
        <w:rPr>
          <w:sz w:val="24"/>
          <w:szCs w:val="24"/>
        </w:rPr>
        <w:t xml:space="preserve">. If you don’t it’s waisted. </w:t>
      </w:r>
    </w:p>
    <w:p w14:paraId="02215ACF" w14:textId="77777777" w:rsidR="00E84030" w:rsidRDefault="00E84030" w:rsidP="00E84030">
      <w:pPr>
        <w:spacing w:after="0" w:line="240" w:lineRule="auto"/>
        <w:jc w:val="center"/>
        <w:rPr>
          <w:rFonts w:asciiTheme="minorHAnsi" w:eastAsiaTheme="minorEastAsia" w:hAnsiTheme="minorHAnsi" w:cstheme="minorHAnsi"/>
          <w:b/>
          <w:bCs/>
          <w:iCs/>
          <w:sz w:val="24"/>
          <w:szCs w:val="24"/>
        </w:rPr>
      </w:pPr>
      <w:r w:rsidRPr="008A42C8">
        <w:rPr>
          <w:rFonts w:asciiTheme="minorHAnsi" w:eastAsiaTheme="minorEastAsia" w:hAnsiTheme="minorHAnsi" w:cstheme="minorHAnsi"/>
          <w:b/>
          <w:bCs/>
          <w:iCs/>
          <w:sz w:val="24"/>
          <w:szCs w:val="24"/>
        </w:rPr>
        <w:t xml:space="preserve">Matthew 24:35 </w:t>
      </w:r>
    </w:p>
    <w:p w14:paraId="54A575D7" w14:textId="77777777" w:rsidR="00E84030" w:rsidRDefault="00E84030" w:rsidP="00E84030">
      <w:pPr>
        <w:spacing w:after="0" w:line="240" w:lineRule="auto"/>
        <w:jc w:val="center"/>
        <w:rPr>
          <w:rStyle w:val="apple-converted-space"/>
          <w:rFonts w:asciiTheme="minorHAnsi" w:hAnsiTheme="minorHAnsi" w:cstheme="minorHAnsi"/>
          <w:b/>
          <w:i/>
          <w:color w:val="000000"/>
          <w:sz w:val="24"/>
          <w:szCs w:val="24"/>
          <w:vertAlign w:val="superscript"/>
        </w:rPr>
      </w:pPr>
      <w:r w:rsidRPr="00E12F56">
        <w:rPr>
          <w:rFonts w:asciiTheme="minorHAnsi" w:hAnsiTheme="minorHAnsi" w:cstheme="minorHAnsi"/>
          <w:b/>
          <w:i/>
          <w:color w:val="000000"/>
          <w:sz w:val="24"/>
          <w:szCs w:val="24"/>
        </w:rPr>
        <w:t>Heaven and earth will pass away, but my words will never pass away.</w:t>
      </w:r>
      <w:r w:rsidRPr="00E12F56">
        <w:rPr>
          <w:rStyle w:val="apple-converted-space"/>
          <w:rFonts w:asciiTheme="minorHAnsi" w:hAnsiTheme="minorHAnsi" w:cstheme="minorHAnsi"/>
          <w:b/>
          <w:i/>
          <w:color w:val="000000"/>
          <w:sz w:val="24"/>
          <w:szCs w:val="24"/>
          <w:vertAlign w:val="superscript"/>
        </w:rPr>
        <w:t> </w:t>
      </w:r>
    </w:p>
    <w:p w14:paraId="6AA68D40" w14:textId="77777777" w:rsidR="00F330A1" w:rsidRDefault="00F330A1" w:rsidP="001673C0">
      <w:pPr>
        <w:pStyle w:val="Heading2"/>
      </w:pPr>
      <w:r w:rsidRPr="0038668B">
        <w:t xml:space="preserve">DISCUSSION QUESTIONS: Let’s talk about it. </w:t>
      </w:r>
    </w:p>
    <w:p w14:paraId="1285C06C" w14:textId="77777777" w:rsidR="00053FC3" w:rsidRPr="00053FC3" w:rsidRDefault="00053FC3" w:rsidP="00053FC3"/>
    <w:p w14:paraId="30339F7D" w14:textId="77777777" w:rsidR="00F330A1" w:rsidRDefault="00F330A1" w:rsidP="000D53FF">
      <w:pPr>
        <w:pStyle w:val="ListParagraph"/>
        <w:numPr>
          <w:ilvl w:val="0"/>
          <w:numId w:val="58"/>
        </w:numPr>
      </w:pPr>
      <w:r>
        <w:t xml:space="preserve">Read the </w:t>
      </w:r>
      <w:r w:rsidR="002B5BEF">
        <w:t>parable</w:t>
      </w:r>
      <w:r>
        <w:t xml:space="preserve"> of the Sower in Matthew 13:1-23. After pondering the four soils, in this parable, what soil are you? ______________________________________________________________________________</w:t>
      </w:r>
    </w:p>
    <w:p w14:paraId="477A575A" w14:textId="77777777" w:rsidR="00F330A1" w:rsidRDefault="002B5BEF" w:rsidP="000D53FF">
      <w:pPr>
        <w:pStyle w:val="ListParagraph"/>
        <w:numPr>
          <w:ilvl w:val="0"/>
          <w:numId w:val="58"/>
        </w:numPr>
      </w:pPr>
      <w:r>
        <w:t>Now read Luke’s account of this parable and describe the difference in those who have ears and those who do not (Luke 8:4-15).</w:t>
      </w:r>
    </w:p>
    <w:p w14:paraId="3B75E279" w14:textId="77777777" w:rsidR="002B5BEF" w:rsidRPr="002B5BEF" w:rsidRDefault="002B5BEF" w:rsidP="000D53FF">
      <w:pPr>
        <w:pStyle w:val="ListParagraph"/>
        <w:numPr>
          <w:ilvl w:val="0"/>
          <w:numId w:val="58"/>
        </w:numPr>
        <w:rPr>
          <w:sz w:val="24"/>
          <w:szCs w:val="24"/>
        </w:rPr>
      </w:pPr>
      <w:r w:rsidRPr="002B5BEF">
        <w:rPr>
          <w:sz w:val="24"/>
          <w:szCs w:val="24"/>
        </w:rPr>
        <w:t>What did you learn about the Bible that you did not know? ____________________________________________________________________________________________________________________________________________________________</w:t>
      </w:r>
      <w:r w:rsidR="000000BD">
        <w:rPr>
          <w:sz w:val="24"/>
          <w:szCs w:val="24"/>
        </w:rPr>
        <w:t>____________________________________________________________</w:t>
      </w:r>
    </w:p>
    <w:p w14:paraId="347E2070" w14:textId="77777777" w:rsidR="002B5BEF" w:rsidRPr="002B5BEF" w:rsidRDefault="00320DE6" w:rsidP="000D53FF">
      <w:pPr>
        <w:pStyle w:val="ListParagraph"/>
        <w:numPr>
          <w:ilvl w:val="0"/>
          <w:numId w:val="58"/>
        </w:numPr>
        <w:rPr>
          <w:b/>
          <w:sz w:val="24"/>
          <w:szCs w:val="24"/>
        </w:rPr>
      </w:pPr>
      <w:r>
        <w:rPr>
          <w:sz w:val="24"/>
          <w:szCs w:val="24"/>
        </w:rPr>
        <w:t>T</w:t>
      </w:r>
      <w:r w:rsidR="002B5BEF" w:rsidRPr="002B5BEF">
        <w:rPr>
          <w:sz w:val="24"/>
          <w:szCs w:val="24"/>
        </w:rPr>
        <w:t>he benefits of God’s Word are many, and yet these blessings are conditional. In the next four passages what is the common denominator to receive blessings and success? (Luke 6:46-49; Joshua 1:7-9; Psalms 1:1-3; James 1:21-23) ____________________________________________________________________________________________________________________________</w:t>
      </w:r>
      <w:r w:rsidR="002B5BEF">
        <w:rPr>
          <w:sz w:val="24"/>
          <w:szCs w:val="24"/>
        </w:rPr>
        <w:t>____________________</w:t>
      </w:r>
      <w:r w:rsidR="002B5BEF" w:rsidRPr="002B5BEF">
        <w:rPr>
          <w:sz w:val="24"/>
          <w:szCs w:val="24"/>
        </w:rPr>
        <w:t xml:space="preserve"> </w:t>
      </w:r>
    </w:p>
    <w:p w14:paraId="65AF326A" w14:textId="77777777" w:rsidR="002B5BEF" w:rsidRPr="002B5BEF" w:rsidRDefault="002B5BEF" w:rsidP="000D53FF">
      <w:pPr>
        <w:pStyle w:val="ListParagraph"/>
        <w:numPr>
          <w:ilvl w:val="0"/>
          <w:numId w:val="58"/>
        </w:numPr>
        <w:rPr>
          <w:sz w:val="24"/>
          <w:szCs w:val="24"/>
        </w:rPr>
      </w:pPr>
      <w:r w:rsidRPr="002B5BEF">
        <w:rPr>
          <w:sz w:val="24"/>
          <w:szCs w:val="24"/>
        </w:rPr>
        <w:t>Read 1 The</w:t>
      </w:r>
      <w:r>
        <w:rPr>
          <w:sz w:val="24"/>
          <w:szCs w:val="24"/>
        </w:rPr>
        <w:t xml:space="preserve">ssalonians 2:11-13, then </w:t>
      </w:r>
      <w:r w:rsidRPr="002B5BEF">
        <w:rPr>
          <w:sz w:val="24"/>
          <w:szCs w:val="24"/>
        </w:rPr>
        <w:t>make a list of where you see God’s Word at work in your life.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0D2E0286" w14:textId="77777777" w:rsidR="002B5BEF" w:rsidRPr="002B5BEF" w:rsidRDefault="002B5BEF" w:rsidP="000D53FF">
      <w:pPr>
        <w:pStyle w:val="ListParagraph"/>
        <w:numPr>
          <w:ilvl w:val="0"/>
          <w:numId w:val="58"/>
        </w:numPr>
        <w:jc w:val="both"/>
        <w:rPr>
          <w:sz w:val="24"/>
          <w:szCs w:val="24"/>
        </w:rPr>
      </w:pPr>
      <w:r w:rsidRPr="002B5BEF">
        <w:rPr>
          <w:sz w:val="24"/>
          <w:szCs w:val="24"/>
        </w:rPr>
        <w:t>Make a list of people who have impacted your life because they loved and lived God’s Word. _______________________________________________________________________________________________________________________________________________</w:t>
      </w:r>
      <w:r>
        <w:rPr>
          <w:sz w:val="24"/>
          <w:szCs w:val="24"/>
        </w:rPr>
        <w:t>_</w:t>
      </w:r>
    </w:p>
    <w:p w14:paraId="39238561" w14:textId="77777777" w:rsidR="002B5BEF" w:rsidRPr="002B5BEF" w:rsidRDefault="002B5BEF" w:rsidP="002B5BEF">
      <w:pPr>
        <w:ind w:left="360"/>
        <w:jc w:val="both"/>
        <w:rPr>
          <w:sz w:val="24"/>
          <w:szCs w:val="24"/>
        </w:rPr>
      </w:pPr>
    </w:p>
    <w:p w14:paraId="22C0A4A5" w14:textId="77777777" w:rsidR="002B5BEF" w:rsidRPr="002B5BEF" w:rsidRDefault="002B5BEF" w:rsidP="002B5BEF">
      <w:pPr>
        <w:ind w:left="360"/>
        <w:jc w:val="both"/>
        <w:rPr>
          <w:sz w:val="24"/>
          <w:szCs w:val="24"/>
        </w:rPr>
      </w:pPr>
    </w:p>
    <w:p w14:paraId="53790F94" w14:textId="77777777" w:rsidR="002B5BEF" w:rsidRPr="00F330A1" w:rsidRDefault="002B5BEF" w:rsidP="002B5BEF">
      <w:pPr>
        <w:ind w:left="360"/>
      </w:pPr>
    </w:p>
    <w:p w14:paraId="66577F19" w14:textId="77777777" w:rsidR="00F330A1" w:rsidRDefault="00F330A1" w:rsidP="00F330A1"/>
    <w:p w14:paraId="45B3D639" w14:textId="77777777" w:rsidR="00D4489A" w:rsidRDefault="00D4489A" w:rsidP="00F330A1"/>
    <w:p w14:paraId="1F2E1104" w14:textId="77777777" w:rsidR="00D4489A" w:rsidRDefault="00D4489A" w:rsidP="00F330A1"/>
    <w:p w14:paraId="454F84CB" w14:textId="77777777" w:rsidR="00D4489A" w:rsidRDefault="00D4489A" w:rsidP="00F330A1"/>
    <w:p w14:paraId="16A63E62" w14:textId="77777777" w:rsidR="00D4489A" w:rsidRPr="00F330A1" w:rsidRDefault="00D4489A" w:rsidP="00F330A1"/>
    <w:p w14:paraId="02B3F8E4" w14:textId="77777777" w:rsidR="00F330A1" w:rsidRDefault="00F330A1" w:rsidP="0084652E">
      <w:pPr>
        <w:spacing w:after="0"/>
        <w:ind w:firstLine="720"/>
        <w:jc w:val="both"/>
        <w:rPr>
          <w:sz w:val="24"/>
          <w:szCs w:val="24"/>
        </w:rPr>
      </w:pPr>
    </w:p>
    <w:p w14:paraId="4D5FFAA6" w14:textId="77777777" w:rsidR="003218E8" w:rsidRDefault="003218E8" w:rsidP="0084652E">
      <w:pPr>
        <w:spacing w:after="0"/>
        <w:ind w:firstLine="720"/>
        <w:jc w:val="both"/>
        <w:rPr>
          <w:sz w:val="24"/>
          <w:szCs w:val="24"/>
        </w:rPr>
      </w:pPr>
    </w:p>
    <w:p w14:paraId="761F9882" w14:textId="77777777" w:rsidR="003218E8" w:rsidRDefault="003218E8" w:rsidP="0084652E">
      <w:pPr>
        <w:spacing w:after="0"/>
        <w:ind w:firstLine="720"/>
        <w:jc w:val="both"/>
        <w:rPr>
          <w:sz w:val="24"/>
          <w:szCs w:val="24"/>
        </w:rPr>
      </w:pPr>
    </w:p>
    <w:p w14:paraId="352A9AC7" w14:textId="77777777" w:rsidR="002B5BEF" w:rsidRDefault="002B5BEF" w:rsidP="002B5BEF">
      <w:pPr>
        <w:jc w:val="center"/>
        <w:rPr>
          <w:rFonts w:asciiTheme="minorHAnsi" w:hAnsiTheme="minorHAnsi" w:cstheme="minorHAnsi"/>
          <w:b/>
          <w:sz w:val="36"/>
          <w:szCs w:val="36"/>
          <w:lang w:val="en"/>
        </w:rPr>
      </w:pPr>
      <w:r>
        <w:rPr>
          <w:rFonts w:asciiTheme="minorHAnsi" w:hAnsiTheme="minorHAnsi" w:cstheme="minorHAnsi"/>
          <w:b/>
          <w:sz w:val="36"/>
          <w:szCs w:val="36"/>
          <w:lang w:val="en"/>
        </w:rPr>
        <w:t xml:space="preserve">Week </w:t>
      </w:r>
      <w:r w:rsidRPr="005317E3">
        <w:rPr>
          <w:rFonts w:asciiTheme="minorHAnsi" w:hAnsiTheme="minorHAnsi" w:cstheme="minorHAnsi"/>
          <w:b/>
          <w:sz w:val="36"/>
          <w:szCs w:val="36"/>
          <w:lang w:val="en"/>
        </w:rPr>
        <w:t>#</w:t>
      </w:r>
      <w:r>
        <w:rPr>
          <w:rFonts w:asciiTheme="minorHAnsi" w:hAnsiTheme="minorHAnsi" w:cstheme="minorHAnsi"/>
          <w:b/>
          <w:sz w:val="36"/>
          <w:szCs w:val="36"/>
          <w:lang w:val="en"/>
        </w:rPr>
        <w:t>4</w:t>
      </w:r>
    </w:p>
    <w:p w14:paraId="3E809F55" w14:textId="77777777" w:rsidR="00B55F18" w:rsidRDefault="00B55F18" w:rsidP="0008603B">
      <w:pPr>
        <w:spacing w:after="0"/>
        <w:jc w:val="center"/>
        <w:rPr>
          <w:rStyle w:val="apple-converted-space"/>
          <w:rFonts w:ascii="Edwardian Script ITC" w:hAnsi="Edwardian Script ITC" w:cstheme="minorHAnsi"/>
          <w:b/>
          <w:color w:val="000000"/>
          <w:sz w:val="72"/>
          <w:szCs w:val="72"/>
        </w:rPr>
      </w:pPr>
      <w:r w:rsidRPr="00F571FA">
        <w:rPr>
          <w:rStyle w:val="apple-converted-space"/>
          <w:rFonts w:ascii="Edwardian Script ITC" w:hAnsi="Edwardian Script ITC" w:cstheme="minorHAnsi"/>
          <w:b/>
          <w:color w:val="000000"/>
          <w:sz w:val="72"/>
          <w:szCs w:val="72"/>
        </w:rPr>
        <w:t>A Holy Habit</w:t>
      </w:r>
    </w:p>
    <w:p w14:paraId="676D4DF4" w14:textId="77777777" w:rsidR="00CF7A31" w:rsidRDefault="00CF7A31" w:rsidP="0008603B">
      <w:pPr>
        <w:spacing w:after="0"/>
        <w:jc w:val="center"/>
        <w:rPr>
          <w:rStyle w:val="apple-converted-space"/>
          <w:rFonts w:asciiTheme="minorHAnsi" w:hAnsiTheme="minorHAnsi" w:cstheme="minorHAnsi"/>
          <w:b/>
          <w:color w:val="000000"/>
          <w:sz w:val="28"/>
          <w:szCs w:val="28"/>
        </w:rPr>
      </w:pPr>
      <w:r w:rsidRPr="00CF7A31">
        <w:rPr>
          <w:rStyle w:val="apple-converted-space"/>
          <w:rFonts w:asciiTheme="minorHAnsi" w:hAnsiTheme="minorHAnsi" w:cstheme="minorHAnsi"/>
          <w:b/>
          <w:color w:val="000000"/>
          <w:sz w:val="28"/>
          <w:szCs w:val="28"/>
        </w:rPr>
        <w:t>Key Passages</w:t>
      </w:r>
    </w:p>
    <w:p w14:paraId="67546DD1" w14:textId="77777777" w:rsidR="00CF7A31" w:rsidRDefault="00CF7A31" w:rsidP="00CF7A31">
      <w:pPr>
        <w:spacing w:after="0" w:line="252" w:lineRule="auto"/>
        <w:ind w:left="25" w:right="28" w:hanging="6"/>
        <w:jc w:val="center"/>
        <w:rPr>
          <w:b/>
          <w:sz w:val="24"/>
          <w:szCs w:val="24"/>
        </w:rPr>
      </w:pPr>
      <w:r w:rsidRPr="00FA0A80">
        <w:rPr>
          <w:b/>
          <w:sz w:val="24"/>
          <w:szCs w:val="24"/>
        </w:rPr>
        <w:t xml:space="preserve">Ephesians 3:14-19  </w:t>
      </w:r>
    </w:p>
    <w:p w14:paraId="2D05E583" w14:textId="77777777" w:rsidR="00CF7A31" w:rsidRDefault="00CF7A31" w:rsidP="00CF7A31">
      <w:pPr>
        <w:spacing w:after="0" w:line="252" w:lineRule="auto"/>
        <w:ind w:left="25" w:right="28" w:hanging="6"/>
        <w:jc w:val="center"/>
        <w:rPr>
          <w:rFonts w:asciiTheme="minorHAnsi" w:hAnsiTheme="minorHAnsi" w:cstheme="minorHAnsi"/>
          <w:b/>
          <w:i/>
          <w:color w:val="000000"/>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56428C5C" w14:textId="77777777" w:rsidR="00CF7A31" w:rsidRPr="00FA0A80" w:rsidRDefault="00CF7A31" w:rsidP="00CF7A31">
      <w:pPr>
        <w:spacing w:after="0" w:line="252" w:lineRule="auto"/>
        <w:ind w:left="25" w:right="28" w:hanging="6"/>
        <w:jc w:val="center"/>
        <w:rPr>
          <w:rFonts w:asciiTheme="minorHAnsi" w:hAnsiTheme="minorHAnsi" w:cstheme="minorHAnsi"/>
          <w:b/>
          <w:i/>
          <w:sz w:val="24"/>
          <w:szCs w:val="24"/>
        </w:rPr>
      </w:pPr>
    </w:p>
    <w:p w14:paraId="520F80FC" w14:textId="77777777" w:rsidR="00F571FA" w:rsidRDefault="00F571FA" w:rsidP="0008603B">
      <w:pPr>
        <w:spacing w:after="0"/>
        <w:jc w:val="center"/>
        <w:rPr>
          <w:rStyle w:val="apple-converted-space"/>
          <w:rFonts w:asciiTheme="minorHAnsi" w:hAnsiTheme="minorHAnsi" w:cstheme="minorHAnsi"/>
          <w:b/>
          <w:color w:val="000000"/>
          <w:sz w:val="28"/>
          <w:szCs w:val="28"/>
        </w:rPr>
      </w:pPr>
      <w:r w:rsidRPr="00F571FA">
        <w:rPr>
          <w:rStyle w:val="apple-converted-space"/>
          <w:rFonts w:asciiTheme="minorHAnsi" w:hAnsiTheme="minorHAnsi" w:cstheme="minorHAnsi"/>
          <w:b/>
          <w:color w:val="000000"/>
          <w:sz w:val="28"/>
          <w:szCs w:val="28"/>
        </w:rPr>
        <w:t>Introduction</w:t>
      </w:r>
    </w:p>
    <w:p w14:paraId="37D41C0A" w14:textId="77777777" w:rsidR="000C53DA" w:rsidRDefault="000C53DA" w:rsidP="0008603B">
      <w:pPr>
        <w:spacing w:after="0"/>
        <w:jc w:val="center"/>
        <w:rPr>
          <w:rStyle w:val="apple-converted-space"/>
          <w:rFonts w:asciiTheme="minorHAnsi" w:hAnsiTheme="minorHAnsi" w:cstheme="minorHAnsi"/>
          <w:b/>
          <w:color w:val="000000"/>
          <w:sz w:val="28"/>
          <w:szCs w:val="28"/>
        </w:rPr>
      </w:pPr>
    </w:p>
    <w:p w14:paraId="5F4472F7" w14:textId="77777777" w:rsidR="00194D1E" w:rsidRDefault="000C53DA" w:rsidP="00194D1E">
      <w:pPr>
        <w:spacing w:after="0"/>
        <w:ind w:firstLine="720"/>
        <w:jc w:val="both"/>
        <w:rPr>
          <w:sz w:val="24"/>
          <w:szCs w:val="24"/>
        </w:rPr>
      </w:pPr>
      <w:r>
        <w:rPr>
          <w:sz w:val="24"/>
          <w:szCs w:val="24"/>
        </w:rPr>
        <w:t>Suppose you received a</w:t>
      </w:r>
      <w:r w:rsidR="00194D1E">
        <w:rPr>
          <w:sz w:val="24"/>
          <w:szCs w:val="24"/>
        </w:rPr>
        <w:t xml:space="preserve"> letter </w:t>
      </w:r>
      <w:r>
        <w:rPr>
          <w:sz w:val="24"/>
          <w:szCs w:val="24"/>
        </w:rPr>
        <w:t>from Buckingham Palace inviting you to come and have a private meeting with the queen of England. Would you pass up that opportunity? Of course not. Well, seeing that you are God’s child, you’ve been giving the honor of having a</w:t>
      </w:r>
      <w:r w:rsidRPr="00EC419F">
        <w:rPr>
          <w:sz w:val="24"/>
          <w:szCs w:val="24"/>
        </w:rPr>
        <w:t xml:space="preserve"> private meeting with the King of </w:t>
      </w:r>
      <w:r>
        <w:rPr>
          <w:sz w:val="24"/>
          <w:szCs w:val="24"/>
        </w:rPr>
        <w:t>the universe every single day!</w:t>
      </w:r>
      <w:r w:rsidRPr="00A72C47">
        <w:rPr>
          <w:sz w:val="24"/>
          <w:szCs w:val="24"/>
        </w:rPr>
        <w:t xml:space="preserve"> </w:t>
      </w:r>
      <w:r>
        <w:rPr>
          <w:sz w:val="24"/>
          <w:szCs w:val="24"/>
        </w:rPr>
        <w:t xml:space="preserve">If we desire to abide </w:t>
      </w:r>
      <w:r w:rsidRPr="005A071A">
        <w:rPr>
          <w:sz w:val="24"/>
          <w:szCs w:val="24"/>
        </w:rPr>
        <w:t xml:space="preserve">in </w:t>
      </w:r>
      <w:r w:rsidRPr="00D4751E">
        <w:rPr>
          <w:sz w:val="24"/>
          <w:szCs w:val="24"/>
        </w:rPr>
        <w:t>a life receiving relationship with Jesus</w:t>
      </w:r>
      <w:r>
        <w:rPr>
          <w:sz w:val="24"/>
          <w:szCs w:val="24"/>
        </w:rPr>
        <w:t>, keeping this appointment is essential</w:t>
      </w:r>
      <w:r w:rsidRPr="00EC419F">
        <w:rPr>
          <w:sz w:val="24"/>
          <w:szCs w:val="24"/>
        </w:rPr>
        <w:t xml:space="preserve"> (John 15:1-8)</w:t>
      </w:r>
      <w:r>
        <w:rPr>
          <w:sz w:val="24"/>
          <w:szCs w:val="24"/>
        </w:rPr>
        <w:t>.</w:t>
      </w:r>
      <w:r w:rsidRPr="00D4751E">
        <w:rPr>
          <w:sz w:val="24"/>
          <w:szCs w:val="24"/>
        </w:rPr>
        <w:t xml:space="preserve"> </w:t>
      </w:r>
    </w:p>
    <w:p w14:paraId="5FFB4492" w14:textId="77777777" w:rsidR="00194D1E" w:rsidRDefault="00194D1E" w:rsidP="00194D1E">
      <w:pPr>
        <w:spacing w:after="0"/>
        <w:ind w:firstLine="720"/>
        <w:jc w:val="center"/>
        <w:rPr>
          <w:sz w:val="24"/>
          <w:szCs w:val="24"/>
        </w:rPr>
      </w:pPr>
    </w:p>
    <w:p w14:paraId="458282E2" w14:textId="77777777" w:rsidR="00194D1E" w:rsidRPr="00194D1E" w:rsidRDefault="00194D1E" w:rsidP="00194D1E">
      <w:pPr>
        <w:spacing w:after="0"/>
        <w:jc w:val="center"/>
        <w:rPr>
          <w:sz w:val="24"/>
          <w:szCs w:val="24"/>
        </w:rPr>
      </w:pPr>
      <w:r w:rsidRPr="00B4335B">
        <w:rPr>
          <w:rFonts w:asciiTheme="minorHAnsi" w:hAnsiTheme="minorHAnsi" w:cstheme="minorHAnsi"/>
          <w:b/>
          <w:sz w:val="24"/>
          <w:szCs w:val="24"/>
        </w:rPr>
        <w:t>Exodus 33:11</w:t>
      </w:r>
    </w:p>
    <w:p w14:paraId="3AE3FCE1" w14:textId="77777777" w:rsidR="00194D1E" w:rsidRDefault="00194D1E" w:rsidP="00194D1E">
      <w:pPr>
        <w:spacing w:after="0"/>
        <w:jc w:val="center"/>
        <w:rPr>
          <w:rFonts w:asciiTheme="minorHAnsi" w:hAnsiTheme="minorHAnsi" w:cstheme="minorHAnsi"/>
          <w:b/>
          <w:i/>
          <w:sz w:val="24"/>
          <w:szCs w:val="24"/>
        </w:rPr>
      </w:pPr>
      <w:r w:rsidRPr="00DF1EEA">
        <w:rPr>
          <w:rFonts w:asciiTheme="minorHAnsi" w:hAnsiTheme="minorHAnsi" w:cstheme="minorHAnsi"/>
          <w:b/>
          <w:i/>
          <w:sz w:val="24"/>
          <w:szCs w:val="24"/>
        </w:rPr>
        <w:t>The Lord would speak to Moses face to face, the way a person speaks to a friend….</w:t>
      </w:r>
    </w:p>
    <w:p w14:paraId="57692957" w14:textId="77777777" w:rsidR="00194D1E" w:rsidRPr="00DF1EEA" w:rsidRDefault="00194D1E" w:rsidP="00194D1E">
      <w:pPr>
        <w:spacing w:after="0"/>
        <w:jc w:val="center"/>
        <w:rPr>
          <w:rFonts w:asciiTheme="minorHAnsi" w:hAnsiTheme="minorHAnsi" w:cstheme="minorHAnsi"/>
          <w:b/>
          <w:i/>
          <w:sz w:val="24"/>
          <w:szCs w:val="24"/>
        </w:rPr>
      </w:pPr>
    </w:p>
    <w:p w14:paraId="7863D421" w14:textId="77777777" w:rsidR="00194D1E" w:rsidRDefault="00194D1E" w:rsidP="00194D1E">
      <w:pPr>
        <w:ind w:firstLine="720"/>
        <w:jc w:val="both"/>
        <w:rPr>
          <w:sz w:val="24"/>
          <w:szCs w:val="24"/>
        </w:rPr>
      </w:pPr>
      <w:r>
        <w:rPr>
          <w:rFonts w:asciiTheme="minorHAnsi" w:hAnsiTheme="minorHAnsi" w:cstheme="minorHAnsi"/>
          <w:sz w:val="24"/>
          <w:szCs w:val="24"/>
        </w:rPr>
        <w:t xml:space="preserve">In the above passage, we see that Moses was a man who had a vibrant, intimate relationship with God. But do you release that, through quiet time, we are allowed the same access to God that Moses had? </w:t>
      </w:r>
      <w:r w:rsidRPr="000A47DF">
        <w:rPr>
          <w:rFonts w:asciiTheme="minorHAnsi" w:hAnsiTheme="minorHAnsi" w:cstheme="minorHAnsi"/>
          <w:sz w:val="24"/>
          <w:szCs w:val="24"/>
        </w:rPr>
        <w:t xml:space="preserve">Think about that. You and I are invited to </w:t>
      </w:r>
      <w:r>
        <w:rPr>
          <w:rFonts w:asciiTheme="minorHAnsi" w:hAnsiTheme="minorHAnsi" w:cstheme="minorHAnsi"/>
          <w:sz w:val="24"/>
          <w:szCs w:val="24"/>
        </w:rPr>
        <w:t xml:space="preserve">come every single day and </w:t>
      </w:r>
      <w:r w:rsidRPr="000A47DF">
        <w:rPr>
          <w:rFonts w:asciiTheme="minorHAnsi" w:hAnsiTheme="minorHAnsi" w:cstheme="minorHAnsi"/>
          <w:sz w:val="24"/>
          <w:szCs w:val="24"/>
        </w:rPr>
        <w:t>have an audience</w:t>
      </w:r>
      <w:r>
        <w:rPr>
          <w:sz w:val="24"/>
          <w:szCs w:val="24"/>
        </w:rPr>
        <w:t xml:space="preserve"> with the King of Kings and Lord of Lords. That is life transforming!  </w:t>
      </w:r>
    </w:p>
    <w:p w14:paraId="28CDFAEA" w14:textId="77777777" w:rsidR="000C53DA" w:rsidRDefault="000C53DA" w:rsidP="000C53DA">
      <w:pPr>
        <w:ind w:firstLine="720"/>
        <w:jc w:val="both"/>
        <w:rPr>
          <w:sz w:val="24"/>
          <w:szCs w:val="24"/>
        </w:rPr>
      </w:pPr>
      <w:r>
        <w:rPr>
          <w:sz w:val="24"/>
          <w:szCs w:val="24"/>
        </w:rPr>
        <w:t>Still, as perplexing as it may be, if we are honest, most of us don’t even avail ourselves of this privilege. Why is that?  The following quote by</w:t>
      </w:r>
      <w:r w:rsidRPr="00CC1737">
        <w:rPr>
          <w:sz w:val="24"/>
          <w:szCs w:val="24"/>
        </w:rPr>
        <w:t xml:space="preserve"> Karen Conlee</w:t>
      </w:r>
      <w:r>
        <w:rPr>
          <w:sz w:val="24"/>
          <w:szCs w:val="24"/>
        </w:rPr>
        <w:t xml:space="preserve"> sheds some light on this subject.</w:t>
      </w:r>
      <w:r w:rsidRPr="00193264">
        <w:rPr>
          <w:sz w:val="24"/>
          <w:szCs w:val="24"/>
        </w:rPr>
        <w:t xml:space="preserve"> </w:t>
      </w:r>
      <w:r>
        <w:rPr>
          <w:sz w:val="24"/>
          <w:szCs w:val="24"/>
        </w:rPr>
        <w:t xml:space="preserve"> She said, “</w:t>
      </w:r>
      <w:r w:rsidRPr="00CC1737">
        <w:rPr>
          <w:sz w:val="24"/>
          <w:szCs w:val="24"/>
        </w:rPr>
        <w:t>Why do I sin? – I don’t l</w:t>
      </w:r>
      <w:r>
        <w:rPr>
          <w:sz w:val="24"/>
          <w:szCs w:val="24"/>
        </w:rPr>
        <w:t>ove God. Why don’t I love God? -- I</w:t>
      </w:r>
      <w:r w:rsidRPr="00CC1737">
        <w:rPr>
          <w:sz w:val="24"/>
          <w:szCs w:val="24"/>
        </w:rPr>
        <w:t xml:space="preserve"> don’t know God. Why don’t I know God? -</w:t>
      </w:r>
      <w:r>
        <w:rPr>
          <w:sz w:val="24"/>
          <w:szCs w:val="24"/>
        </w:rPr>
        <w:t>-</w:t>
      </w:r>
      <w:r w:rsidRPr="00CC1737">
        <w:rPr>
          <w:sz w:val="24"/>
          <w:szCs w:val="24"/>
        </w:rPr>
        <w:t>I don’t spend time with Him. Why don’t I spend time with God? -</w:t>
      </w:r>
      <w:r>
        <w:rPr>
          <w:sz w:val="24"/>
          <w:szCs w:val="24"/>
        </w:rPr>
        <w:t>-</w:t>
      </w:r>
      <w:r w:rsidRPr="00CC1737">
        <w:rPr>
          <w:sz w:val="24"/>
          <w:szCs w:val="24"/>
        </w:rPr>
        <w:t>I don’t see the need. Why don’t I see the need? -</w:t>
      </w:r>
      <w:r>
        <w:rPr>
          <w:sz w:val="24"/>
          <w:szCs w:val="24"/>
        </w:rPr>
        <w:t>-pride!”</w:t>
      </w:r>
      <w:r w:rsidRPr="003423AA">
        <w:rPr>
          <w:sz w:val="24"/>
          <w:szCs w:val="24"/>
        </w:rPr>
        <w:t xml:space="preserve"> </w:t>
      </w:r>
      <w:r w:rsidRPr="00CC1737">
        <w:rPr>
          <w:sz w:val="24"/>
          <w:szCs w:val="24"/>
        </w:rPr>
        <w:t>(Downline Women’s Discipling Summit at Highpoint Church in Memphis, Tennessee on March 1, 2014</w:t>
      </w:r>
      <w:r>
        <w:rPr>
          <w:sz w:val="24"/>
          <w:szCs w:val="24"/>
        </w:rPr>
        <w:t xml:space="preserve">.) Thought provoking and convicting, isn’t it? </w:t>
      </w:r>
    </w:p>
    <w:p w14:paraId="011F9F7B" w14:textId="77777777" w:rsidR="000C53DA" w:rsidRDefault="000C53DA" w:rsidP="000C53DA">
      <w:pPr>
        <w:ind w:firstLine="720"/>
        <w:jc w:val="both"/>
        <w:rPr>
          <w:sz w:val="24"/>
          <w:szCs w:val="24"/>
        </w:rPr>
      </w:pPr>
      <w:r>
        <w:rPr>
          <w:sz w:val="24"/>
          <w:szCs w:val="24"/>
        </w:rPr>
        <w:t xml:space="preserve">The sin of pride is certainly one reason we don’t spend time alone with Jesus. However, there is another hindrance to having a meaningful quiet time. Since a large majority of new believers have never been discipled, they don’t even know what a quiet time looks like. </w:t>
      </w:r>
    </w:p>
    <w:p w14:paraId="3535D533" w14:textId="77777777" w:rsidR="000C53DA" w:rsidRDefault="000C53DA" w:rsidP="000C53DA">
      <w:pPr>
        <w:ind w:firstLine="720"/>
        <w:jc w:val="both"/>
        <w:rPr>
          <w:sz w:val="24"/>
          <w:szCs w:val="24"/>
        </w:rPr>
      </w:pPr>
      <w:r>
        <w:rPr>
          <w:sz w:val="24"/>
          <w:szCs w:val="24"/>
        </w:rPr>
        <w:t>When it comes to building an intimate relationship with God, the discipline of quite time is fundamental. Without it, we tend to drift towards</w:t>
      </w:r>
      <w:r w:rsidRPr="005A071A">
        <w:rPr>
          <w:sz w:val="24"/>
          <w:szCs w:val="24"/>
        </w:rPr>
        <w:t xml:space="preserve"> empty religious rituals</w:t>
      </w:r>
      <w:r>
        <w:rPr>
          <w:sz w:val="24"/>
          <w:szCs w:val="24"/>
        </w:rPr>
        <w:t xml:space="preserve"> instead of the vibrant love relationship that He desires to have with us </w:t>
      </w:r>
      <w:r w:rsidRPr="005A071A">
        <w:rPr>
          <w:sz w:val="24"/>
          <w:szCs w:val="24"/>
        </w:rPr>
        <w:t>(Mark 7:6-8)</w:t>
      </w:r>
      <w:r>
        <w:rPr>
          <w:sz w:val="24"/>
          <w:szCs w:val="24"/>
        </w:rPr>
        <w:t>. Therefore, we are going to learn some helpful tips to guide us as we seek to develop the holy habit of quiet time. That’s what this lesson is all about.</w:t>
      </w:r>
    </w:p>
    <w:p w14:paraId="6D40E31D" w14:textId="77777777" w:rsidR="00F32CD1" w:rsidRDefault="00F32CD1" w:rsidP="002D0A1E">
      <w:pPr>
        <w:spacing w:after="0"/>
        <w:jc w:val="center"/>
        <w:rPr>
          <w:rFonts w:asciiTheme="minorHAnsi" w:hAnsiTheme="minorHAnsi" w:cstheme="minorHAnsi"/>
          <w:b/>
          <w:color w:val="000000"/>
          <w:sz w:val="28"/>
          <w:szCs w:val="28"/>
        </w:rPr>
      </w:pPr>
      <w:r w:rsidRPr="00CF7A31">
        <w:rPr>
          <w:rFonts w:asciiTheme="minorHAnsi" w:hAnsiTheme="minorHAnsi" w:cstheme="minorHAnsi"/>
          <w:b/>
          <w:color w:val="000000"/>
          <w:sz w:val="28"/>
          <w:szCs w:val="28"/>
        </w:rPr>
        <w:t>Behind Closed Doors</w:t>
      </w:r>
    </w:p>
    <w:p w14:paraId="6D55AFDA" w14:textId="77777777" w:rsidR="00D9092D" w:rsidRDefault="00D9092D" w:rsidP="002D0A1E">
      <w:pPr>
        <w:spacing w:after="0"/>
        <w:jc w:val="center"/>
        <w:rPr>
          <w:rFonts w:asciiTheme="minorHAnsi" w:hAnsiTheme="minorHAnsi" w:cstheme="minorHAnsi"/>
          <w:b/>
          <w:color w:val="000000"/>
          <w:sz w:val="28"/>
          <w:szCs w:val="28"/>
        </w:rPr>
      </w:pPr>
    </w:p>
    <w:p w14:paraId="0B483E67" w14:textId="77777777" w:rsidR="00D9092D" w:rsidRDefault="00D9092D" w:rsidP="00D9092D">
      <w:pPr>
        <w:spacing w:after="0"/>
        <w:jc w:val="center"/>
        <w:rPr>
          <w:b/>
          <w:sz w:val="24"/>
          <w:szCs w:val="24"/>
        </w:rPr>
      </w:pPr>
      <w:r w:rsidRPr="00BC4868">
        <w:rPr>
          <w:b/>
          <w:sz w:val="24"/>
          <w:szCs w:val="24"/>
        </w:rPr>
        <w:t>Matthew 6:</w:t>
      </w:r>
      <w:r>
        <w:rPr>
          <w:b/>
          <w:sz w:val="24"/>
          <w:szCs w:val="24"/>
        </w:rPr>
        <w:t>5-8</w:t>
      </w:r>
      <w:r w:rsidRPr="00BC4868">
        <w:rPr>
          <w:b/>
          <w:sz w:val="24"/>
          <w:szCs w:val="24"/>
        </w:rPr>
        <w:t xml:space="preserve"> </w:t>
      </w:r>
    </w:p>
    <w:p w14:paraId="6D8EA0CD" w14:textId="77777777"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When</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babble repetitiously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Gentiles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think</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by 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many words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will be heard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 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for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knows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need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before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ask him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14:paraId="13BBB8D5" w14:textId="77777777" w:rsidR="00194D1E" w:rsidRDefault="00194D1E" w:rsidP="002D0A1E">
      <w:pPr>
        <w:spacing w:after="0"/>
        <w:jc w:val="center"/>
        <w:rPr>
          <w:rFonts w:asciiTheme="minorHAnsi" w:hAnsiTheme="minorHAnsi" w:cstheme="minorHAnsi"/>
          <w:b/>
          <w:color w:val="000000"/>
          <w:sz w:val="28"/>
          <w:szCs w:val="28"/>
        </w:rPr>
      </w:pPr>
    </w:p>
    <w:p w14:paraId="23AE8DA3"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In Gary Chapman’s book </w:t>
      </w:r>
      <w:r w:rsidRPr="003F1B7D">
        <w:rPr>
          <w:rStyle w:val="apple-converted-space"/>
          <w:rFonts w:asciiTheme="minorHAnsi" w:hAnsiTheme="minorHAnsi" w:cstheme="minorHAnsi"/>
          <w:i/>
          <w:color w:val="000000"/>
          <w:sz w:val="24"/>
          <w:szCs w:val="24"/>
        </w:rPr>
        <w:t>The Five Love Languages</w:t>
      </w:r>
      <w:r>
        <w:rPr>
          <w:rStyle w:val="apple-converted-space"/>
          <w:rFonts w:asciiTheme="minorHAnsi" w:hAnsiTheme="minorHAnsi" w:cstheme="minorHAnsi"/>
          <w:color w:val="000000"/>
          <w:sz w:val="24"/>
          <w:szCs w:val="24"/>
        </w:rPr>
        <w:t xml:space="preserve">, he identifies the five ways that communicate love to another person. Not knowing which one of the five is your spouse’s love language, can be a root cause of an unhappy marriage. Here they are: one, words of affirmation, two, quality time, three, receiving gift’s, four acts of service, and five, physical touch. I’ll just through this in, free of charge, often the formation of your love language comes from a deficit in your family of origin. This knowledge was quite beneficial to discovering Art’s, as well as my own, love language. </w:t>
      </w:r>
    </w:p>
    <w:p w14:paraId="7A7C59EA"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p>
    <w:p w14:paraId="0F924C97"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While we are on the subject, and paralleling becoming a new bride to becoming a new believer, I want to talk about the subject of intimacy in marriage. I know that talking about sex in the context of Bible study is taboo.</w:t>
      </w:r>
      <w:r w:rsidRPr="00C444B3">
        <w:rPr>
          <w:rStyle w:val="apple-converted-space"/>
          <w:rFonts w:asciiTheme="minorHAnsi" w:hAnsiTheme="minorHAnsi" w:cstheme="minorHAnsi"/>
          <w:color w:val="000000"/>
          <w:sz w:val="24"/>
          <w:szCs w:val="24"/>
        </w:rPr>
        <w:t xml:space="preserve"> </w:t>
      </w:r>
      <w:r>
        <w:rPr>
          <w:rStyle w:val="apple-converted-space"/>
          <w:rFonts w:asciiTheme="minorHAnsi" w:hAnsiTheme="minorHAnsi" w:cstheme="minorHAnsi"/>
          <w:color w:val="000000"/>
          <w:sz w:val="24"/>
          <w:szCs w:val="24"/>
        </w:rPr>
        <w:t>Chances are you haven’t heard many messages on sex from a pulpit, or, even were prepared for your honey moon by “the talk” form a godly woman. Once again, in the context of Biblical discipleship, this is one of a gazillion life issues that must be addressed. Oh, how I wish I was saved before I was married and had a goodly woman to disciple me. As we have already said, the Bible addresses all areas of life. Unfortunately, though, the church avoids the subject.</w:t>
      </w:r>
      <w:r w:rsidRPr="00C666CD">
        <w:rPr>
          <w:rStyle w:val="apple-converted-space"/>
          <w:rFonts w:asciiTheme="minorHAnsi" w:hAnsiTheme="minorHAnsi" w:cstheme="minorHAnsi"/>
          <w:color w:val="000000"/>
          <w:sz w:val="24"/>
          <w:szCs w:val="24"/>
        </w:rPr>
        <w:t xml:space="preserve"> </w:t>
      </w:r>
      <w:r>
        <w:rPr>
          <w:rStyle w:val="apple-converted-space"/>
          <w:rFonts w:asciiTheme="minorHAnsi" w:hAnsiTheme="minorHAnsi" w:cstheme="minorHAnsi"/>
          <w:color w:val="000000"/>
          <w:sz w:val="24"/>
          <w:szCs w:val="24"/>
        </w:rPr>
        <w:t>In this void, we have let the world define sexuality for us and no wonder we have such a warped view of sex. For heaven sakes - sex was God’s idea!</w:t>
      </w:r>
    </w:p>
    <w:p w14:paraId="7A90E397" w14:textId="77777777" w:rsidR="003540A1" w:rsidRDefault="003540A1" w:rsidP="00194D1E">
      <w:pPr>
        <w:spacing w:after="0"/>
        <w:ind w:firstLine="720"/>
        <w:jc w:val="both"/>
        <w:rPr>
          <w:rStyle w:val="apple-converted-space"/>
          <w:rFonts w:asciiTheme="minorHAnsi" w:hAnsiTheme="minorHAnsi" w:cstheme="minorHAnsi"/>
          <w:color w:val="000000"/>
          <w:sz w:val="24"/>
          <w:szCs w:val="24"/>
        </w:rPr>
      </w:pPr>
    </w:p>
    <w:p w14:paraId="2378148A"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However, I want to tell you about something very strange that happened at my small country church. An elderly man, a senior saint, bought a case of books for the married Sunday School class. The funny thing is, he is a widower. Would you believe that his gift to us was a Christian book on marital sex!? “Well, I never!”, you say… me either. The name of the book is </w:t>
      </w:r>
      <w:r w:rsidRPr="00D5655A">
        <w:rPr>
          <w:rStyle w:val="apple-converted-space"/>
          <w:rFonts w:asciiTheme="minorHAnsi" w:hAnsiTheme="minorHAnsi" w:cstheme="minorHAnsi"/>
          <w:i/>
          <w:color w:val="000000"/>
          <w:sz w:val="24"/>
          <w:szCs w:val="24"/>
        </w:rPr>
        <w:t>The Act of Marriage: The Beauty of Sexual Love</w:t>
      </w:r>
      <w:r>
        <w:rPr>
          <w:rStyle w:val="apple-converted-space"/>
          <w:rFonts w:asciiTheme="minorHAnsi" w:hAnsiTheme="minorHAnsi" w:cstheme="minorHAnsi"/>
          <w:color w:val="000000"/>
          <w:sz w:val="24"/>
          <w:szCs w:val="24"/>
        </w:rPr>
        <w:t xml:space="preserve">, by Tim and Beverly LaHaye. I am a little embarrassed to tell you this, but, when I got my copy, I was over fifty -years old and had been married for three decades and had three grown children! Let me just say this, I learned things about my body and the “marital bed” that I had never heard before. One being that procreation, is not the only purpose of connecting this way. The book was quite the Christian sex education and I highly recommend it. </w:t>
      </w:r>
    </w:p>
    <w:p w14:paraId="50B8AF33"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p>
    <w:p w14:paraId="582612CA"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Maybe you are single, or widowed and thinking, “This subject doesn’t apply to me.” Or, “Where is she going with all of this?” Please bear with me for a moment. As uncomfortable as the subject is, I can assure you that there are some married folks you know who could greatly benefit from addressing this issue from a Biblical viewpoint.  Personally, if I am being transparent, sin, shame and the devil have robbed me in this area for most of my life. And you know what? Once I understood God’s redemptive plan for sexuality, I wanted to fully embrace the beauty of this all-important mystery of oneness in my marriage. But enough about that for now.</w:t>
      </w:r>
    </w:p>
    <w:p w14:paraId="47ABB25D" w14:textId="77777777" w:rsidR="00194D1E" w:rsidRDefault="00194D1E" w:rsidP="00194D1E">
      <w:pPr>
        <w:spacing w:after="0"/>
        <w:ind w:firstLine="720"/>
        <w:jc w:val="both"/>
        <w:rPr>
          <w:rStyle w:val="apple-converted-space"/>
          <w:rFonts w:asciiTheme="minorHAnsi" w:hAnsiTheme="minorHAnsi" w:cstheme="minorHAnsi"/>
          <w:color w:val="000000"/>
          <w:sz w:val="24"/>
          <w:szCs w:val="24"/>
        </w:rPr>
      </w:pPr>
    </w:p>
    <w:p w14:paraId="20E6719A" w14:textId="77777777" w:rsidR="00194D1E" w:rsidRDefault="00194D1E" w:rsidP="00194D1E">
      <w:pPr>
        <w:pStyle w:val="bodyblock"/>
        <w:spacing w:before="0" w:beforeAutospacing="0" w:after="0" w:afterAutospacing="0" w:line="276" w:lineRule="auto"/>
        <w:ind w:firstLine="720"/>
        <w:jc w:val="both"/>
        <w:rPr>
          <w:rFonts w:asciiTheme="minorHAnsi" w:hAnsiTheme="minorHAnsi" w:cstheme="minorHAnsi"/>
          <w:color w:val="000000"/>
        </w:rPr>
      </w:pPr>
      <w:r>
        <w:rPr>
          <w:rStyle w:val="apple-converted-space"/>
          <w:rFonts w:asciiTheme="minorHAnsi" w:hAnsiTheme="minorHAnsi" w:cstheme="minorHAnsi"/>
          <w:color w:val="000000"/>
        </w:rPr>
        <w:t xml:space="preserve">You’ll be relieved to know that this lesson is not about sexual intimacy in marriage. It’s about our spiritual intimacy with Christ - our heavenly bridegroom. Physical and emotional </w:t>
      </w:r>
      <w:r w:rsidRPr="00106D77">
        <w:rPr>
          <w:rFonts w:asciiTheme="minorHAnsi" w:hAnsiTheme="minorHAnsi" w:cstheme="minorHAnsi"/>
          <w:color w:val="000000"/>
        </w:rPr>
        <w:t xml:space="preserve">intimacy </w:t>
      </w:r>
      <w:r>
        <w:rPr>
          <w:rFonts w:asciiTheme="minorHAnsi" w:hAnsiTheme="minorHAnsi" w:cstheme="minorHAnsi"/>
          <w:color w:val="000000"/>
        </w:rPr>
        <w:t xml:space="preserve">between a husband and wife, happens behind closed doors. Likewise, our daily quiet time alone with Jesus can strengthen and deepen our intimacy with Him. </w:t>
      </w:r>
    </w:p>
    <w:p w14:paraId="43A0F64A" w14:textId="77777777" w:rsidR="00194D1E" w:rsidRDefault="00194D1E" w:rsidP="00194D1E">
      <w:pPr>
        <w:spacing w:after="0"/>
        <w:ind w:firstLine="720"/>
        <w:rPr>
          <w:rStyle w:val="apple-converted-space"/>
          <w:rFonts w:asciiTheme="minorHAnsi" w:hAnsiTheme="minorHAnsi" w:cstheme="minorHAnsi"/>
          <w:color w:val="000000"/>
          <w:sz w:val="24"/>
          <w:szCs w:val="24"/>
        </w:rPr>
      </w:pPr>
    </w:p>
    <w:p w14:paraId="11154A74" w14:textId="77777777" w:rsidR="00584A0D" w:rsidRDefault="00587476" w:rsidP="004A4A46">
      <w:pPr>
        <w:pStyle w:val="bodyblock"/>
        <w:spacing w:before="0" w:beforeAutospacing="0" w:after="0" w:afterAutospacing="0" w:line="276" w:lineRule="auto"/>
        <w:ind w:firstLine="720"/>
        <w:jc w:val="both"/>
        <w:rPr>
          <w:rStyle w:val="apple-converted-space"/>
          <w:rFonts w:asciiTheme="minorHAnsi" w:hAnsiTheme="minorHAnsi" w:cstheme="minorHAnsi"/>
          <w:color w:val="000000"/>
        </w:rPr>
      </w:pPr>
      <w:r w:rsidRPr="004A4A46">
        <w:rPr>
          <w:rFonts w:asciiTheme="minorHAnsi" w:hAnsiTheme="minorHAnsi" w:cstheme="minorHAnsi"/>
          <w:color w:val="000000"/>
        </w:rPr>
        <w:t xml:space="preserve">In light of the context just discussed, read over our key passage above. In fact, read it out loud several times. </w:t>
      </w:r>
      <w:r w:rsidR="00584A0D" w:rsidRPr="004A4A46">
        <w:rPr>
          <w:rFonts w:asciiTheme="minorHAnsi" w:hAnsiTheme="minorHAnsi" w:cstheme="minorHAnsi"/>
          <w:color w:val="000000"/>
        </w:rPr>
        <w:t xml:space="preserve">Turn it into a prayer. Now, </w:t>
      </w:r>
      <w:r w:rsidRPr="004A4A46">
        <w:rPr>
          <w:rFonts w:asciiTheme="minorHAnsi" w:hAnsiTheme="minorHAnsi" w:cstheme="minorHAnsi"/>
          <w:color w:val="000000"/>
        </w:rPr>
        <w:t xml:space="preserve">imagine Paul </w:t>
      </w:r>
      <w:r w:rsidR="00DA5DC3">
        <w:rPr>
          <w:rFonts w:asciiTheme="minorHAnsi" w:hAnsiTheme="minorHAnsi" w:cstheme="minorHAnsi"/>
          <w:color w:val="000000"/>
        </w:rPr>
        <w:t>imprisoned</w:t>
      </w:r>
      <w:r w:rsidR="000000BD">
        <w:rPr>
          <w:rFonts w:asciiTheme="minorHAnsi" w:hAnsiTheme="minorHAnsi" w:cstheme="minorHAnsi"/>
          <w:color w:val="000000"/>
        </w:rPr>
        <w:t xml:space="preserve"> in Rome</w:t>
      </w:r>
      <w:r w:rsidR="00DA5DC3">
        <w:rPr>
          <w:rFonts w:asciiTheme="minorHAnsi" w:hAnsiTheme="minorHAnsi" w:cstheme="minorHAnsi"/>
          <w:color w:val="000000"/>
        </w:rPr>
        <w:t xml:space="preserve"> </w:t>
      </w:r>
      <w:r w:rsidRPr="004A4A46">
        <w:rPr>
          <w:rFonts w:asciiTheme="minorHAnsi" w:hAnsiTheme="minorHAnsi" w:cstheme="minorHAnsi"/>
          <w:color w:val="000000"/>
        </w:rPr>
        <w:t xml:space="preserve">in his prayer closet pleading with the Father on behalf of the saints. </w:t>
      </w:r>
      <w:r w:rsidR="00584A0D" w:rsidRPr="004A4A46">
        <w:rPr>
          <w:rFonts w:asciiTheme="minorHAnsi" w:hAnsiTheme="minorHAnsi" w:cstheme="minorHAnsi"/>
          <w:color w:val="000000"/>
        </w:rPr>
        <w:t xml:space="preserve">I wonder if this followed a time of </w:t>
      </w:r>
      <w:r w:rsidR="00584A0D" w:rsidRPr="004A4A46">
        <w:rPr>
          <w:rStyle w:val="apple-converted-space"/>
          <w:rFonts w:asciiTheme="minorHAnsi" w:hAnsiTheme="minorHAnsi" w:cstheme="minorHAnsi"/>
          <w:color w:val="000000"/>
        </w:rPr>
        <w:t>divine interaction between</w:t>
      </w:r>
      <w:r w:rsidR="00591AEE" w:rsidRPr="004A4A46">
        <w:rPr>
          <w:rStyle w:val="apple-converted-space"/>
          <w:rFonts w:asciiTheme="minorHAnsi" w:hAnsiTheme="minorHAnsi" w:cstheme="minorHAnsi"/>
          <w:color w:val="000000"/>
        </w:rPr>
        <w:t xml:space="preserve"> Jesus</w:t>
      </w:r>
      <w:r w:rsidR="00584A0D" w:rsidRPr="004A4A46">
        <w:rPr>
          <w:rStyle w:val="apple-converted-space"/>
          <w:rFonts w:asciiTheme="minorHAnsi" w:hAnsiTheme="minorHAnsi" w:cstheme="minorHAnsi"/>
          <w:color w:val="000000"/>
        </w:rPr>
        <w:t xml:space="preserve"> and His servant Paul.</w:t>
      </w:r>
      <w:r w:rsidR="004A4A46">
        <w:rPr>
          <w:rStyle w:val="apple-converted-space"/>
          <w:rFonts w:asciiTheme="minorHAnsi" w:hAnsiTheme="minorHAnsi" w:cstheme="minorHAnsi"/>
          <w:color w:val="000000"/>
        </w:rPr>
        <w:t xml:space="preserve"> </w:t>
      </w:r>
      <w:r w:rsidR="00591AEE" w:rsidRPr="004A4A46">
        <w:rPr>
          <w:rStyle w:val="apple-converted-space"/>
          <w:rFonts w:asciiTheme="minorHAnsi" w:hAnsiTheme="minorHAnsi" w:cstheme="minorHAnsi"/>
          <w:color w:val="000000"/>
        </w:rPr>
        <w:t xml:space="preserve">Every person who has a close intimate relationship with the lord, knows how to speak </w:t>
      </w:r>
      <w:r w:rsidR="00591AEE" w:rsidRPr="004A4A46">
        <w:rPr>
          <w:rFonts w:asciiTheme="minorHAnsi" w:hAnsiTheme="minorHAnsi" w:cstheme="minorHAnsi"/>
          <w:color w:val="000000"/>
        </w:rPr>
        <w:t xml:space="preserve">God’s love language. That is, they have developed the holy habit of having a meaningful quiet time. </w:t>
      </w:r>
      <w:r w:rsidR="00584A0D" w:rsidRPr="004A4A46">
        <w:rPr>
          <w:rStyle w:val="apple-converted-space"/>
          <w:rFonts w:asciiTheme="minorHAnsi" w:hAnsiTheme="minorHAnsi" w:cstheme="minorHAnsi"/>
          <w:color w:val="000000"/>
        </w:rPr>
        <w:t xml:space="preserve">Was Paul overflowing from drinking deeply from the fountain of God’s love? Was God’s love so tangible that He could taste it? </w:t>
      </w:r>
      <w:r w:rsidR="00591AEE" w:rsidRPr="004A4A46">
        <w:rPr>
          <w:rStyle w:val="apple-converted-space"/>
          <w:rFonts w:asciiTheme="minorHAnsi" w:hAnsiTheme="minorHAnsi" w:cstheme="minorHAnsi"/>
          <w:color w:val="000000"/>
        </w:rPr>
        <w:t>Did you know</w:t>
      </w:r>
      <w:r w:rsidR="00584A0D" w:rsidRPr="004A4A46">
        <w:rPr>
          <w:rStyle w:val="apple-converted-space"/>
          <w:rFonts w:asciiTheme="minorHAnsi" w:hAnsiTheme="minorHAnsi" w:cstheme="minorHAnsi"/>
          <w:color w:val="000000"/>
        </w:rPr>
        <w:t xml:space="preserve"> God’s love in Greek is agape</w:t>
      </w:r>
      <w:r w:rsidR="004A4A46" w:rsidRPr="004A4A46">
        <w:rPr>
          <w:rStyle w:val="apple-converted-space"/>
          <w:rFonts w:asciiTheme="minorHAnsi" w:hAnsiTheme="minorHAnsi" w:cstheme="minorHAnsi"/>
          <w:color w:val="000000"/>
        </w:rPr>
        <w:t xml:space="preserve">?  </w:t>
      </w:r>
      <w:r w:rsidR="00584A0D" w:rsidRPr="004A4A46">
        <w:rPr>
          <w:rStyle w:val="apple-converted-space"/>
          <w:rFonts w:asciiTheme="minorHAnsi" w:hAnsiTheme="minorHAnsi" w:cstheme="minorHAnsi"/>
          <w:color w:val="000000"/>
        </w:rPr>
        <w:t xml:space="preserve">It means a feast or banquet of love. </w:t>
      </w:r>
      <w:r w:rsidR="00591AEE" w:rsidRPr="004A4A46">
        <w:rPr>
          <w:rStyle w:val="apple-converted-space"/>
          <w:rFonts w:asciiTheme="minorHAnsi" w:hAnsiTheme="minorHAnsi" w:cstheme="minorHAnsi"/>
          <w:color w:val="000000"/>
        </w:rPr>
        <w:t xml:space="preserve">Isn’t that interesting? </w:t>
      </w:r>
    </w:p>
    <w:p w14:paraId="78D6083F" w14:textId="77777777" w:rsidR="001673C0" w:rsidRDefault="001673C0" w:rsidP="004A4A46">
      <w:pPr>
        <w:pStyle w:val="bodyblock"/>
        <w:spacing w:before="0" w:beforeAutospacing="0" w:after="0" w:afterAutospacing="0" w:line="276" w:lineRule="auto"/>
        <w:ind w:firstLine="720"/>
        <w:jc w:val="both"/>
        <w:rPr>
          <w:rStyle w:val="apple-converted-space"/>
          <w:rFonts w:asciiTheme="minorHAnsi" w:hAnsiTheme="minorHAnsi" w:cstheme="minorHAnsi"/>
          <w:color w:val="000000"/>
        </w:rPr>
      </w:pPr>
    </w:p>
    <w:p w14:paraId="46075D5C" w14:textId="77777777" w:rsidR="003D08AF" w:rsidRDefault="003D08AF" w:rsidP="000D53FF">
      <w:pPr>
        <w:pStyle w:val="bodyblock"/>
        <w:numPr>
          <w:ilvl w:val="0"/>
          <w:numId w:val="57"/>
        </w:numPr>
        <w:spacing w:before="0" w:beforeAutospacing="0" w:after="0" w:afterAutospacing="0" w:line="276" w:lineRule="auto"/>
        <w:rPr>
          <w:rStyle w:val="apple-converted-space"/>
          <w:rFonts w:asciiTheme="minorHAnsi" w:hAnsiTheme="minorHAnsi" w:cstheme="minorHAnsi"/>
          <w:color w:val="000000"/>
        </w:rPr>
      </w:pPr>
      <w:r>
        <w:rPr>
          <w:rStyle w:val="apple-converted-space"/>
          <w:rFonts w:asciiTheme="minorHAnsi" w:hAnsiTheme="minorHAnsi" w:cstheme="minorHAnsi"/>
          <w:color w:val="000000"/>
        </w:rPr>
        <w:t xml:space="preserve">Read Song of Solomon (Songs) chapter 2. Describe the love between Solomon and his bride. In verses three -five, </w:t>
      </w:r>
      <w:r w:rsidR="00812765">
        <w:rPr>
          <w:rStyle w:val="apple-converted-space"/>
          <w:rFonts w:asciiTheme="minorHAnsi" w:hAnsiTheme="minorHAnsi" w:cstheme="minorHAnsi"/>
          <w:color w:val="000000"/>
        </w:rPr>
        <w:t>w</w:t>
      </w:r>
      <w:r>
        <w:rPr>
          <w:rStyle w:val="apple-converted-space"/>
          <w:rFonts w:asciiTheme="minorHAnsi" w:hAnsiTheme="minorHAnsi" w:cstheme="minorHAnsi"/>
          <w:color w:val="000000"/>
        </w:rPr>
        <w:t>here did he take her</w:t>
      </w:r>
      <w:r w:rsidR="00DA5DC3">
        <w:rPr>
          <w:rStyle w:val="apple-converted-space"/>
          <w:rFonts w:asciiTheme="minorHAnsi" w:hAnsiTheme="minorHAnsi" w:cstheme="minorHAnsi"/>
          <w:color w:val="000000"/>
        </w:rPr>
        <w:t>? There was a banner there,</w:t>
      </w:r>
      <w:r w:rsidR="00812765">
        <w:rPr>
          <w:rStyle w:val="apple-converted-space"/>
          <w:rFonts w:asciiTheme="minorHAnsi" w:hAnsiTheme="minorHAnsi" w:cstheme="minorHAnsi"/>
          <w:color w:val="000000"/>
        </w:rPr>
        <w:t xml:space="preserve"> what did the banner say?</w:t>
      </w:r>
      <w:r>
        <w:rPr>
          <w:rStyle w:val="apple-converted-space"/>
          <w:rFonts w:asciiTheme="minorHAnsi" w:hAnsiTheme="minorHAnsi" w:cstheme="minorHAnsi"/>
          <w:color w:val="000000"/>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C53DA">
        <w:rPr>
          <w:rStyle w:val="apple-converted-space"/>
          <w:rFonts w:asciiTheme="minorHAnsi" w:hAnsiTheme="minorHAnsi" w:cstheme="minorHAnsi"/>
          <w:color w:val="000000"/>
        </w:rPr>
        <w:t>____________</w:t>
      </w:r>
    </w:p>
    <w:p w14:paraId="239571A8" w14:textId="77777777" w:rsidR="00DA5DC3" w:rsidRPr="004A4A46" w:rsidRDefault="00DA5DC3" w:rsidP="00DA5DC3">
      <w:pPr>
        <w:pStyle w:val="bodyblock"/>
        <w:spacing w:before="0" w:beforeAutospacing="0" w:after="0" w:afterAutospacing="0" w:line="276" w:lineRule="auto"/>
        <w:ind w:left="1440"/>
        <w:rPr>
          <w:rStyle w:val="apple-converted-space"/>
          <w:rFonts w:asciiTheme="minorHAnsi" w:hAnsiTheme="minorHAnsi" w:cstheme="minorHAnsi"/>
          <w:color w:val="000000"/>
        </w:rPr>
      </w:pPr>
    </w:p>
    <w:p w14:paraId="37360EB3" w14:textId="77777777" w:rsidR="004A4A46" w:rsidRDefault="004A4A46" w:rsidP="003D08AF">
      <w:pPr>
        <w:spacing w:after="0"/>
        <w:ind w:firstLine="720"/>
        <w:jc w:val="both"/>
        <w:rPr>
          <w:rStyle w:val="apple-converted-space"/>
          <w:rFonts w:asciiTheme="minorHAnsi" w:hAnsiTheme="minorHAnsi" w:cstheme="minorHAnsi"/>
          <w:color w:val="000000"/>
          <w:sz w:val="24"/>
          <w:szCs w:val="24"/>
        </w:rPr>
      </w:pPr>
      <w:r w:rsidRPr="004A4A46">
        <w:rPr>
          <w:rFonts w:asciiTheme="minorHAnsi" w:hAnsiTheme="minorHAnsi" w:cstheme="minorHAnsi"/>
          <w:color w:val="000000"/>
          <w:sz w:val="24"/>
          <w:szCs w:val="24"/>
        </w:rPr>
        <w:t xml:space="preserve">What an awesome prayer Paul prayed for the saints at Ephesus. What might happen in your life if God were to answer that prayer for you? What if He were to fill you up with all the fullness of God? </w:t>
      </w:r>
      <w:r>
        <w:rPr>
          <w:rFonts w:asciiTheme="minorHAnsi" w:hAnsiTheme="minorHAnsi" w:cstheme="minorHAnsi"/>
          <w:color w:val="000000"/>
          <w:sz w:val="24"/>
          <w:szCs w:val="24"/>
        </w:rPr>
        <w:t>Do you think such ecstasy is even attainable? I believe it</w:t>
      </w:r>
      <w:r w:rsidR="003D08AF">
        <w:rPr>
          <w:rFonts w:asciiTheme="minorHAnsi" w:hAnsiTheme="minorHAnsi" w:cstheme="minorHAnsi"/>
          <w:color w:val="000000"/>
          <w:sz w:val="24"/>
          <w:szCs w:val="24"/>
        </w:rPr>
        <w:t xml:space="preserve"> is -</w:t>
      </w:r>
      <w:r>
        <w:rPr>
          <w:rFonts w:asciiTheme="minorHAnsi" w:hAnsiTheme="minorHAnsi" w:cstheme="minorHAnsi"/>
          <w:color w:val="000000"/>
          <w:sz w:val="24"/>
          <w:szCs w:val="24"/>
        </w:rPr>
        <w:t xml:space="preserve"> but it’s not automatic. </w:t>
      </w:r>
      <w:r w:rsidR="00BB222D">
        <w:rPr>
          <w:rFonts w:asciiTheme="minorHAnsi" w:hAnsiTheme="minorHAnsi" w:cstheme="minorHAnsi"/>
          <w:color w:val="000000"/>
          <w:sz w:val="24"/>
          <w:szCs w:val="24"/>
        </w:rPr>
        <w:t>What I mean is, that we must be intentional about quiet time. I</w:t>
      </w:r>
      <w:r>
        <w:rPr>
          <w:rFonts w:asciiTheme="minorHAnsi" w:hAnsiTheme="minorHAnsi" w:cstheme="minorHAnsi"/>
          <w:color w:val="000000"/>
          <w:sz w:val="24"/>
          <w:szCs w:val="24"/>
        </w:rPr>
        <w:t xml:space="preserve">t is </w:t>
      </w:r>
      <w:r w:rsidRPr="004A4A46">
        <w:rPr>
          <w:rStyle w:val="apple-converted-space"/>
          <w:rFonts w:asciiTheme="minorHAnsi" w:hAnsiTheme="minorHAnsi" w:cstheme="minorHAnsi"/>
          <w:color w:val="000000"/>
          <w:sz w:val="24"/>
          <w:szCs w:val="24"/>
        </w:rPr>
        <w:t xml:space="preserve">not going to happen without planning and some effort. </w:t>
      </w:r>
    </w:p>
    <w:p w14:paraId="2FDECC9C" w14:textId="77777777" w:rsidR="00D9092D" w:rsidRPr="00D20649" w:rsidRDefault="00D9092D" w:rsidP="00D9092D">
      <w:pPr>
        <w:spacing w:after="0" w:line="240" w:lineRule="auto"/>
        <w:jc w:val="center"/>
        <w:rPr>
          <w:rFonts w:asciiTheme="minorHAnsi" w:hAnsiTheme="minorHAnsi" w:cstheme="minorHAnsi"/>
          <w:b/>
          <w:sz w:val="24"/>
          <w:szCs w:val="24"/>
        </w:rPr>
      </w:pPr>
      <w:r w:rsidRPr="00D20649">
        <w:rPr>
          <w:rFonts w:asciiTheme="minorHAnsi" w:hAnsiTheme="minorHAnsi" w:cstheme="minorHAnsi"/>
          <w:b/>
          <w:sz w:val="24"/>
          <w:szCs w:val="24"/>
        </w:rPr>
        <w:t>Mark 6:31</w:t>
      </w:r>
      <w:r>
        <w:rPr>
          <w:rFonts w:asciiTheme="minorHAnsi" w:hAnsiTheme="minorHAnsi" w:cstheme="minorHAnsi"/>
          <w:b/>
          <w:sz w:val="24"/>
          <w:szCs w:val="24"/>
        </w:rPr>
        <w:t>-32</w:t>
      </w:r>
      <w:r w:rsidRPr="00D20649">
        <w:rPr>
          <w:rFonts w:asciiTheme="minorHAnsi" w:hAnsiTheme="minorHAnsi" w:cstheme="minorHAnsi"/>
          <w:b/>
          <w:sz w:val="24"/>
          <w:szCs w:val="24"/>
        </w:rPr>
        <w:t xml:space="preserve"> </w:t>
      </w:r>
    </w:p>
    <w:p w14:paraId="115C3F83" w14:textId="77777777" w:rsidR="00D9092D" w:rsidRDefault="00D9092D" w:rsidP="00D9092D">
      <w:pPr>
        <w:spacing w:after="0" w:line="240" w:lineRule="auto"/>
        <w:jc w:val="center"/>
        <w:rPr>
          <w:rStyle w:val="netverse"/>
          <w:rFonts w:asciiTheme="minorHAnsi" w:hAnsiTheme="minorHAnsi" w:cstheme="minorHAnsi"/>
          <w:b/>
          <w:i/>
          <w:color w:val="000000"/>
          <w:sz w:val="24"/>
          <w:szCs w:val="24"/>
          <w:shd w:val="clear" w:color="auto" w:fill="FFFFFF"/>
        </w:rPr>
      </w:pPr>
      <w:r w:rsidRPr="00D20649">
        <w:rPr>
          <w:rStyle w:val="s"/>
          <w:rFonts w:asciiTheme="minorHAnsi" w:hAnsiTheme="minorHAnsi" w:cstheme="minorHAnsi"/>
          <w:b/>
          <w:i/>
          <w:color w:val="000000"/>
          <w:sz w:val="24"/>
          <w:szCs w:val="24"/>
          <w:shd w:val="clear" w:color="auto" w:fill="FFFFFF"/>
        </w:rPr>
        <w:t>He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said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them</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“Come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with me privately 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 isolated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rest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while</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(for</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many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were coming</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going</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there was no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time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eat)</w:t>
      </w:r>
      <w:r w:rsidRPr="00D20649">
        <w:rPr>
          <w:rStyle w:val="netverse"/>
          <w:rFonts w:asciiTheme="minorHAnsi" w:hAnsiTheme="minorHAnsi" w:cstheme="minorHAnsi"/>
          <w:b/>
          <w:i/>
          <w:color w:val="000000"/>
          <w:sz w:val="24"/>
          <w:szCs w:val="24"/>
          <w:shd w:val="clear" w:color="auto" w:fill="FFFFFF"/>
        </w:rPr>
        <w:t>.</w:t>
      </w:r>
      <w:r>
        <w:rPr>
          <w:rStyle w:val="netverse"/>
          <w:rFonts w:asciiTheme="minorHAnsi" w:hAnsiTheme="minorHAnsi" w:cstheme="minorHAnsi"/>
          <w:b/>
          <w:i/>
          <w:color w:val="000000"/>
          <w:sz w:val="24"/>
          <w:szCs w:val="24"/>
          <w:shd w:val="clear" w:color="auto" w:fill="FFFFFF"/>
        </w:rPr>
        <w:t xml:space="preserve"> </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they went away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by themselves in</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boat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some remote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netverse"/>
          <w:rFonts w:asciiTheme="minorHAnsi" w:hAnsiTheme="minorHAnsi" w:cstheme="minorHAnsi"/>
          <w:b/>
          <w:i/>
          <w:color w:val="000000"/>
          <w:sz w:val="24"/>
          <w:szCs w:val="24"/>
          <w:shd w:val="clear" w:color="auto" w:fill="FFFFFF"/>
        </w:rPr>
        <w:t>.</w:t>
      </w:r>
    </w:p>
    <w:p w14:paraId="1AFD38F8" w14:textId="77777777" w:rsidR="00D9092D" w:rsidRDefault="00D9092D" w:rsidP="003D08AF">
      <w:pPr>
        <w:spacing w:after="0"/>
        <w:ind w:firstLine="720"/>
        <w:jc w:val="both"/>
        <w:rPr>
          <w:rStyle w:val="apple-converted-space"/>
          <w:rFonts w:asciiTheme="minorHAnsi" w:hAnsiTheme="minorHAnsi" w:cstheme="minorHAnsi"/>
          <w:color w:val="000000"/>
          <w:sz w:val="24"/>
          <w:szCs w:val="24"/>
        </w:rPr>
      </w:pPr>
    </w:p>
    <w:p w14:paraId="7F7F344B" w14:textId="77777777" w:rsidR="001565A2" w:rsidRDefault="001565A2" w:rsidP="001565A2">
      <w:pPr>
        <w:ind w:firstLine="720"/>
        <w:jc w:val="both"/>
        <w:rPr>
          <w:sz w:val="24"/>
          <w:szCs w:val="24"/>
        </w:rPr>
      </w:pPr>
      <w:r w:rsidRPr="00EC419F">
        <w:rPr>
          <w:sz w:val="24"/>
          <w:szCs w:val="24"/>
        </w:rPr>
        <w:t>The proper place to</w:t>
      </w:r>
      <w:r w:rsidRPr="00572955">
        <w:rPr>
          <w:sz w:val="24"/>
          <w:szCs w:val="24"/>
        </w:rPr>
        <w:t xml:space="preserve"> meet with God is </w:t>
      </w:r>
      <w:r>
        <w:rPr>
          <w:sz w:val="24"/>
          <w:szCs w:val="24"/>
        </w:rPr>
        <w:t xml:space="preserve">a </w:t>
      </w:r>
      <w:r w:rsidRPr="00572955">
        <w:rPr>
          <w:sz w:val="24"/>
          <w:szCs w:val="24"/>
        </w:rPr>
        <w:t>quiet place</w:t>
      </w:r>
      <w:r>
        <w:rPr>
          <w:sz w:val="24"/>
          <w:szCs w:val="24"/>
        </w:rPr>
        <w:t>, where you can</w:t>
      </w:r>
      <w:r w:rsidRPr="00572955">
        <w:rPr>
          <w:sz w:val="24"/>
          <w:szCs w:val="24"/>
        </w:rPr>
        <w:t xml:space="preserve"> be </w:t>
      </w:r>
      <w:r w:rsidRPr="008810CF">
        <w:rPr>
          <w:sz w:val="24"/>
          <w:szCs w:val="24"/>
        </w:rPr>
        <w:t>alone</w:t>
      </w:r>
      <w:r>
        <w:rPr>
          <w:sz w:val="24"/>
          <w:szCs w:val="24"/>
        </w:rPr>
        <w:t xml:space="preserve"> and </w:t>
      </w:r>
      <w:r w:rsidRPr="00572955">
        <w:rPr>
          <w:sz w:val="24"/>
          <w:szCs w:val="24"/>
        </w:rPr>
        <w:t xml:space="preserve">focus </w:t>
      </w:r>
      <w:r>
        <w:rPr>
          <w:sz w:val="24"/>
          <w:szCs w:val="24"/>
        </w:rPr>
        <w:t xml:space="preserve">your attention </w:t>
      </w:r>
      <w:r w:rsidRPr="00572955">
        <w:rPr>
          <w:sz w:val="24"/>
          <w:szCs w:val="24"/>
        </w:rPr>
        <w:t>on Him</w:t>
      </w:r>
      <w:r>
        <w:rPr>
          <w:sz w:val="24"/>
          <w:szCs w:val="24"/>
        </w:rPr>
        <w:t>.</w:t>
      </w:r>
      <w:r w:rsidRPr="00572955">
        <w:rPr>
          <w:sz w:val="24"/>
          <w:szCs w:val="24"/>
        </w:rPr>
        <w:t xml:space="preserve"> Guard</w:t>
      </w:r>
      <w:r>
        <w:rPr>
          <w:sz w:val="24"/>
          <w:szCs w:val="24"/>
        </w:rPr>
        <w:t xml:space="preserve"> this time</w:t>
      </w:r>
      <w:r w:rsidRPr="00572955">
        <w:rPr>
          <w:sz w:val="24"/>
          <w:szCs w:val="24"/>
        </w:rPr>
        <w:t xml:space="preserve"> </w:t>
      </w:r>
      <w:r w:rsidR="00A864F9" w:rsidRPr="00572955">
        <w:rPr>
          <w:sz w:val="24"/>
          <w:szCs w:val="24"/>
        </w:rPr>
        <w:t>well</w:t>
      </w:r>
      <w:r w:rsidR="00A864F9">
        <w:rPr>
          <w:sz w:val="24"/>
          <w:szCs w:val="24"/>
        </w:rPr>
        <w:t xml:space="preserve"> and</w:t>
      </w:r>
      <w:r>
        <w:rPr>
          <w:sz w:val="24"/>
          <w:szCs w:val="24"/>
        </w:rPr>
        <w:t xml:space="preserve"> b</w:t>
      </w:r>
      <w:r w:rsidRPr="00572955">
        <w:rPr>
          <w:sz w:val="24"/>
          <w:szCs w:val="24"/>
        </w:rPr>
        <w:t xml:space="preserve">e aware of distractions that can interrupt this time. </w:t>
      </w:r>
      <w:r>
        <w:rPr>
          <w:sz w:val="24"/>
          <w:szCs w:val="24"/>
        </w:rPr>
        <w:t xml:space="preserve">To borrow from the words of King Solomon in Song of Songs 2:10-16, things that distract us from being alone with Jesus are like </w:t>
      </w:r>
      <w:r w:rsidRPr="00572955">
        <w:rPr>
          <w:sz w:val="24"/>
          <w:szCs w:val="24"/>
        </w:rPr>
        <w:t>(little foxes)</w:t>
      </w:r>
      <w:r>
        <w:rPr>
          <w:sz w:val="24"/>
          <w:szCs w:val="24"/>
        </w:rPr>
        <w:t xml:space="preserve"> vying for our time. For instance, as I write this, life has been crazy busy. So busy, in fact, that it has robbed me of my quite time leaving me empty, stressed out, and soul weary. As I reached a breaking point, I cried out to the Lord to save me of this hypocrisy (writing about having a quiet time, without having any.)</w:t>
      </w:r>
      <w:r w:rsidRPr="002A12D0">
        <w:rPr>
          <w:sz w:val="24"/>
          <w:szCs w:val="24"/>
        </w:rPr>
        <w:t xml:space="preserve"> </w:t>
      </w:r>
      <w:r>
        <w:rPr>
          <w:sz w:val="24"/>
          <w:szCs w:val="24"/>
        </w:rPr>
        <w:t>The Lord Knows my struggles</w:t>
      </w:r>
      <w:r w:rsidR="00A864F9">
        <w:rPr>
          <w:sz w:val="24"/>
          <w:szCs w:val="24"/>
        </w:rPr>
        <w:t xml:space="preserve"> --</w:t>
      </w:r>
      <w:r>
        <w:rPr>
          <w:sz w:val="24"/>
          <w:szCs w:val="24"/>
        </w:rPr>
        <w:t xml:space="preserve"> He is ever so practical. He woke me up at 2:00 am to be alone and still long enough so that He could speak to me. Most of the time though, it takes intentionality and creativity to carve out the time and place. </w:t>
      </w:r>
    </w:p>
    <w:p w14:paraId="4E0615E9" w14:textId="77777777" w:rsidR="001565A2" w:rsidRDefault="001565A2" w:rsidP="001565A2">
      <w:pPr>
        <w:spacing w:after="0" w:line="240" w:lineRule="auto"/>
        <w:jc w:val="center"/>
        <w:rPr>
          <w:rStyle w:val="netverse"/>
          <w:rFonts w:asciiTheme="minorHAnsi" w:hAnsiTheme="minorHAnsi" w:cstheme="minorHAnsi"/>
          <w:b/>
          <w:i/>
          <w:color w:val="000000"/>
          <w:sz w:val="24"/>
          <w:szCs w:val="24"/>
          <w:shd w:val="clear" w:color="auto" w:fill="FFFFFF"/>
        </w:rPr>
      </w:pPr>
    </w:p>
    <w:p w14:paraId="5A835E70" w14:textId="77777777" w:rsidR="001565A2" w:rsidRDefault="001565A2" w:rsidP="001565A2">
      <w:pPr>
        <w:spacing w:after="0"/>
        <w:jc w:val="center"/>
        <w:rPr>
          <w:b/>
          <w:sz w:val="24"/>
          <w:szCs w:val="24"/>
        </w:rPr>
      </w:pPr>
      <w:r w:rsidRPr="00BC4868">
        <w:rPr>
          <w:b/>
          <w:sz w:val="24"/>
          <w:szCs w:val="24"/>
        </w:rPr>
        <w:t>Psalm 63:1-</w:t>
      </w:r>
      <w:r>
        <w:rPr>
          <w:b/>
          <w:sz w:val="24"/>
          <w:szCs w:val="24"/>
        </w:rPr>
        <w:t>3</w:t>
      </w:r>
      <w:r w:rsidRPr="00BC4868">
        <w:rPr>
          <w:b/>
          <w:sz w:val="24"/>
          <w:szCs w:val="24"/>
        </w:rPr>
        <w:t xml:space="preserve"> (</w:t>
      </w:r>
      <w:r>
        <w:rPr>
          <w:b/>
          <w:sz w:val="24"/>
          <w:szCs w:val="24"/>
        </w:rPr>
        <w:t>KJV</w:t>
      </w:r>
      <w:r w:rsidRPr="00BC4868">
        <w:rPr>
          <w:b/>
          <w:sz w:val="24"/>
          <w:szCs w:val="24"/>
        </w:rPr>
        <w:t>)</w:t>
      </w:r>
    </w:p>
    <w:p w14:paraId="7CCAE3DF" w14:textId="77777777" w:rsidR="001565A2" w:rsidRDefault="001565A2" w:rsidP="001565A2">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sidRPr="00333EC5">
        <w:rPr>
          <w:rStyle w:val="s"/>
          <w:rFonts w:asciiTheme="minorHAnsi" w:eastAsiaTheme="majorEastAsia" w:hAnsiTheme="minorHAnsi" w:cstheme="minorHAnsi"/>
          <w:b/>
          <w:i/>
          <w:color w:val="000000"/>
        </w:rPr>
        <w:t>O God</w:t>
      </w:r>
      <w:r w:rsidRPr="00333EC5">
        <w:rPr>
          <w:rStyle w:val="netverse"/>
          <w:rFonts w:asciiTheme="minorHAnsi" w:eastAsiaTheme="majorEastAsia" w:hAnsiTheme="minorHAnsi" w:cstheme="minorHAnsi"/>
          <w:b/>
          <w:i/>
          <w:color w:val="000000"/>
        </w:rPr>
        <w:t>,</w:t>
      </w:r>
      <w:r w:rsidRPr="00333EC5">
        <w:rPr>
          <w:rStyle w:val="apple-converted-space"/>
          <w:rFonts w:asciiTheme="minorHAnsi" w:eastAsiaTheme="majorEastAsia" w:hAnsiTheme="minorHAnsi" w:cstheme="minorHAnsi"/>
          <w:b/>
          <w:i/>
          <w:color w:val="000000"/>
        </w:rPr>
        <w:t> </w:t>
      </w:r>
      <w:r>
        <w:rPr>
          <w:rStyle w:val="apple-converted-space"/>
          <w:rFonts w:asciiTheme="minorHAnsi" w:eastAsiaTheme="majorEastAsia" w:hAnsiTheme="minorHAnsi" w:cstheme="minorHAnsi"/>
          <w:b/>
          <w:i/>
          <w:color w:val="000000"/>
        </w:rPr>
        <w:t xml:space="preserve">thou art </w:t>
      </w:r>
      <w:r w:rsidRPr="00333EC5">
        <w:rPr>
          <w:rStyle w:val="s"/>
          <w:rFonts w:asciiTheme="minorHAnsi" w:eastAsiaTheme="majorEastAsia" w:hAnsiTheme="minorHAnsi" w:cstheme="minorHAnsi"/>
          <w:b/>
          <w:i/>
          <w:color w:val="000000"/>
        </w:rPr>
        <w:t>my God</w:t>
      </w:r>
      <w:r>
        <w:rPr>
          <w:rStyle w:val="s"/>
          <w:rFonts w:asciiTheme="minorHAnsi" w:eastAsiaTheme="majorEastAsia" w:hAnsiTheme="minorHAnsi" w:cstheme="minorHAnsi"/>
          <w:b/>
          <w:i/>
          <w:color w:val="000000"/>
        </w:rPr>
        <w:t xml:space="preserve">; early will I seek thee: my soul thirsteth for thee, my flesh longeth for thee in a dry and thirsty land, where no water is; To see thy power and thy glory, so as I have seen thee in the sanctuary. Because thy lovingkindness is better than life, my lips shall praise thee. </w:t>
      </w:r>
    </w:p>
    <w:p w14:paraId="0E94E584" w14:textId="77777777" w:rsidR="001565A2" w:rsidRPr="00333EC5" w:rsidRDefault="001565A2" w:rsidP="001565A2">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0135A40B" w14:textId="77777777" w:rsidR="001565A2" w:rsidRPr="002A12D0" w:rsidRDefault="001565A2" w:rsidP="001565A2">
      <w:pPr>
        <w:ind w:firstLine="720"/>
        <w:jc w:val="both"/>
        <w:rPr>
          <w:sz w:val="24"/>
          <w:szCs w:val="24"/>
        </w:rPr>
      </w:pPr>
      <w:r>
        <w:rPr>
          <w:sz w:val="24"/>
          <w:szCs w:val="24"/>
        </w:rPr>
        <w:t xml:space="preserve">I know we are looking at many Biblical root words but there is just so much we can learn when we do. Case in point, in Hebrew - the language of the Old Testament - the word for seek is baqash. Do you know what it means? It means to </w:t>
      </w:r>
      <w:r w:rsidRPr="004F6E5E">
        <w:rPr>
          <w:sz w:val="24"/>
          <w:szCs w:val="24"/>
        </w:rPr>
        <w:t xml:space="preserve">seek </w:t>
      </w:r>
      <w:r w:rsidRPr="004E4B70">
        <w:rPr>
          <w:sz w:val="24"/>
          <w:szCs w:val="24"/>
        </w:rPr>
        <w:t>out in worship or prayer.</w:t>
      </w:r>
      <w:r>
        <w:rPr>
          <w:sz w:val="24"/>
          <w:szCs w:val="24"/>
        </w:rPr>
        <w:t xml:space="preserve"> Likewise, zeteo, the Greek word for seek, means to </w:t>
      </w:r>
      <w:r w:rsidRPr="002A12D0">
        <w:rPr>
          <w:sz w:val="24"/>
          <w:szCs w:val="24"/>
        </w:rPr>
        <w:t xml:space="preserve">seek after God, specifically - to worship Him. </w:t>
      </w:r>
      <w:r>
        <w:rPr>
          <w:sz w:val="24"/>
          <w:szCs w:val="24"/>
        </w:rPr>
        <w:t xml:space="preserve">See what I mean? Who would have guessed that the main point of seeking God was to worship Him? </w:t>
      </w:r>
    </w:p>
    <w:p w14:paraId="01E2D81F" w14:textId="77777777" w:rsidR="00D9092D" w:rsidRDefault="00D9092D" w:rsidP="00D9092D">
      <w:pPr>
        <w:spacing w:after="0"/>
        <w:jc w:val="center"/>
        <w:rPr>
          <w:b/>
          <w:sz w:val="24"/>
          <w:szCs w:val="24"/>
        </w:rPr>
      </w:pPr>
      <w:r w:rsidRPr="00BC4868">
        <w:rPr>
          <w:b/>
          <w:sz w:val="24"/>
          <w:szCs w:val="24"/>
        </w:rPr>
        <w:t>Matthew 6:</w:t>
      </w:r>
      <w:r>
        <w:rPr>
          <w:b/>
          <w:sz w:val="24"/>
          <w:szCs w:val="24"/>
        </w:rPr>
        <w:t>5-8</w:t>
      </w:r>
      <w:r w:rsidRPr="00BC4868">
        <w:rPr>
          <w:b/>
          <w:sz w:val="24"/>
          <w:szCs w:val="24"/>
        </w:rPr>
        <w:t xml:space="preserve"> </w:t>
      </w:r>
    </w:p>
    <w:p w14:paraId="7689D17C" w14:textId="77777777"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When</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babble repetitiously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Gentiles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think</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by 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many words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will be heard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 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for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knows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need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before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ask him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14:paraId="20367E8A" w14:textId="77777777" w:rsidR="003540A1" w:rsidRDefault="003540A1" w:rsidP="00D9092D">
      <w:pPr>
        <w:spacing w:after="0"/>
        <w:jc w:val="center"/>
        <w:rPr>
          <w:rStyle w:val="apple-converted-space"/>
          <w:rFonts w:asciiTheme="minorHAnsi" w:hAnsiTheme="minorHAnsi" w:cstheme="minorHAnsi"/>
          <w:b/>
          <w:i/>
          <w:color w:val="000000"/>
          <w:sz w:val="24"/>
          <w:szCs w:val="24"/>
          <w:shd w:val="clear" w:color="auto" w:fill="FFFFFF"/>
        </w:rPr>
      </w:pPr>
    </w:p>
    <w:p w14:paraId="65A1426E" w14:textId="77777777" w:rsidR="003540A1" w:rsidRDefault="003540A1" w:rsidP="00D9092D">
      <w:pPr>
        <w:spacing w:after="0"/>
        <w:jc w:val="center"/>
        <w:rPr>
          <w:rStyle w:val="apple-converted-space"/>
          <w:rFonts w:asciiTheme="minorHAnsi" w:hAnsiTheme="minorHAnsi" w:cstheme="minorHAnsi"/>
          <w:b/>
          <w:i/>
          <w:color w:val="000000"/>
          <w:sz w:val="24"/>
          <w:szCs w:val="24"/>
          <w:shd w:val="clear" w:color="auto" w:fill="FFFFFF"/>
        </w:rPr>
      </w:pPr>
    </w:p>
    <w:p w14:paraId="767E6F0B" w14:textId="77777777" w:rsidR="00D9092D" w:rsidRDefault="00D9092D" w:rsidP="00D9092D">
      <w:pPr>
        <w:spacing w:after="0"/>
        <w:jc w:val="center"/>
        <w:rPr>
          <w:rStyle w:val="apple-converted-space"/>
          <w:rFonts w:asciiTheme="minorHAnsi" w:hAnsiTheme="minorHAnsi" w:cstheme="minorHAnsi"/>
          <w:b/>
          <w:i/>
          <w:color w:val="000000"/>
          <w:sz w:val="24"/>
          <w:szCs w:val="24"/>
          <w:shd w:val="clear" w:color="auto" w:fill="FFFFFF"/>
        </w:rPr>
      </w:pPr>
    </w:p>
    <w:p w14:paraId="6B76E737" w14:textId="77777777" w:rsidR="00D9092D" w:rsidRDefault="00D9092D" w:rsidP="00D9092D">
      <w:pPr>
        <w:spacing w:after="0"/>
        <w:jc w:val="center"/>
        <w:rPr>
          <w:b/>
          <w:sz w:val="24"/>
          <w:szCs w:val="24"/>
        </w:rPr>
      </w:pPr>
      <w:r w:rsidRPr="00D4751E">
        <w:rPr>
          <w:b/>
          <w:sz w:val="24"/>
          <w:szCs w:val="24"/>
        </w:rPr>
        <w:t>Matthew 6:33</w:t>
      </w:r>
      <w:r>
        <w:rPr>
          <w:b/>
          <w:sz w:val="24"/>
          <w:szCs w:val="24"/>
        </w:rPr>
        <w:t xml:space="preserve"> (KJV</w:t>
      </w:r>
      <w:r w:rsidRPr="00D4751E">
        <w:rPr>
          <w:b/>
          <w:sz w:val="24"/>
          <w:szCs w:val="24"/>
        </w:rPr>
        <w:t>)</w:t>
      </w:r>
    </w:p>
    <w:p w14:paraId="4B910A50" w14:textId="77777777" w:rsidR="00D9092D" w:rsidRDefault="00D9092D" w:rsidP="00D9092D">
      <w:pPr>
        <w:jc w:val="center"/>
        <w:rPr>
          <w:b/>
          <w:i/>
          <w:sz w:val="24"/>
          <w:szCs w:val="24"/>
        </w:rPr>
      </w:pPr>
      <w:r>
        <w:rPr>
          <w:b/>
          <w:sz w:val="24"/>
          <w:szCs w:val="24"/>
        </w:rPr>
        <w:t xml:space="preserve"> </w:t>
      </w:r>
      <w:r w:rsidRPr="00D4751E">
        <w:rPr>
          <w:b/>
          <w:i/>
          <w:sz w:val="24"/>
          <w:szCs w:val="24"/>
        </w:rPr>
        <w:t>But seek</w:t>
      </w:r>
      <w:r>
        <w:rPr>
          <w:b/>
          <w:i/>
          <w:sz w:val="24"/>
          <w:szCs w:val="24"/>
        </w:rPr>
        <w:t xml:space="preserve"> ye </w:t>
      </w:r>
      <w:r w:rsidRPr="00D4751E">
        <w:rPr>
          <w:b/>
          <w:i/>
          <w:sz w:val="24"/>
          <w:szCs w:val="24"/>
        </w:rPr>
        <w:t xml:space="preserve">first </w:t>
      </w:r>
      <w:r>
        <w:rPr>
          <w:b/>
          <w:i/>
          <w:sz w:val="24"/>
          <w:szCs w:val="24"/>
        </w:rPr>
        <w:t>the</w:t>
      </w:r>
      <w:r w:rsidRPr="00D4751E">
        <w:rPr>
          <w:b/>
          <w:i/>
          <w:sz w:val="24"/>
          <w:szCs w:val="24"/>
        </w:rPr>
        <w:t xml:space="preserve"> kingdom</w:t>
      </w:r>
      <w:r>
        <w:rPr>
          <w:b/>
          <w:i/>
          <w:sz w:val="24"/>
          <w:szCs w:val="24"/>
        </w:rPr>
        <w:t xml:space="preserve"> of God,</w:t>
      </w:r>
      <w:r w:rsidRPr="00136B99">
        <w:rPr>
          <w:b/>
          <w:i/>
          <w:sz w:val="24"/>
          <w:szCs w:val="24"/>
        </w:rPr>
        <w:t xml:space="preserve"> and </w:t>
      </w:r>
      <w:r>
        <w:rPr>
          <w:b/>
          <w:i/>
          <w:sz w:val="24"/>
          <w:szCs w:val="24"/>
        </w:rPr>
        <w:t>H</w:t>
      </w:r>
      <w:r w:rsidRPr="00136B99">
        <w:rPr>
          <w:b/>
          <w:i/>
          <w:sz w:val="24"/>
          <w:szCs w:val="24"/>
        </w:rPr>
        <w:t>is righteousness</w:t>
      </w:r>
      <w:r>
        <w:rPr>
          <w:b/>
          <w:i/>
          <w:sz w:val="24"/>
          <w:szCs w:val="24"/>
        </w:rPr>
        <w:t>;</w:t>
      </w:r>
      <w:r w:rsidRPr="00136B99">
        <w:rPr>
          <w:b/>
          <w:i/>
          <w:sz w:val="24"/>
          <w:szCs w:val="24"/>
        </w:rPr>
        <w:t xml:space="preserve"> and all these things </w:t>
      </w:r>
      <w:r>
        <w:rPr>
          <w:b/>
          <w:i/>
          <w:sz w:val="24"/>
          <w:szCs w:val="24"/>
        </w:rPr>
        <w:t>shall</w:t>
      </w:r>
      <w:r w:rsidRPr="00136B99">
        <w:rPr>
          <w:b/>
          <w:i/>
          <w:sz w:val="24"/>
          <w:szCs w:val="24"/>
        </w:rPr>
        <w:t xml:space="preserve"> be added </w:t>
      </w:r>
      <w:r>
        <w:rPr>
          <w:b/>
          <w:i/>
          <w:sz w:val="24"/>
          <w:szCs w:val="24"/>
        </w:rPr>
        <w:t>unto</w:t>
      </w:r>
      <w:r w:rsidRPr="00136B99">
        <w:rPr>
          <w:b/>
          <w:i/>
          <w:sz w:val="24"/>
          <w:szCs w:val="24"/>
        </w:rPr>
        <w:t xml:space="preserve"> you</w:t>
      </w:r>
      <w:r>
        <w:rPr>
          <w:b/>
          <w:i/>
          <w:sz w:val="24"/>
          <w:szCs w:val="24"/>
        </w:rPr>
        <w:t xml:space="preserve">. </w:t>
      </w:r>
    </w:p>
    <w:p w14:paraId="1645771B" w14:textId="77777777" w:rsidR="001565A2" w:rsidRDefault="001565A2" w:rsidP="001565A2">
      <w:pPr>
        <w:ind w:firstLine="720"/>
        <w:jc w:val="both"/>
        <w:rPr>
          <w:sz w:val="24"/>
          <w:szCs w:val="24"/>
        </w:rPr>
      </w:pPr>
      <w:r w:rsidRPr="004E4B70">
        <w:rPr>
          <w:sz w:val="24"/>
          <w:szCs w:val="24"/>
        </w:rPr>
        <w:t>Th</w:t>
      </w:r>
      <w:r>
        <w:rPr>
          <w:sz w:val="24"/>
          <w:szCs w:val="24"/>
        </w:rPr>
        <w:t>en there is the</w:t>
      </w:r>
      <w:r w:rsidRPr="004E4B70">
        <w:rPr>
          <w:sz w:val="24"/>
          <w:szCs w:val="24"/>
        </w:rPr>
        <w:t xml:space="preserve"> Greek word </w:t>
      </w:r>
      <w:r>
        <w:rPr>
          <w:sz w:val="24"/>
          <w:szCs w:val="24"/>
        </w:rPr>
        <w:t xml:space="preserve">proton -- translated first. </w:t>
      </w:r>
      <w:r w:rsidRPr="00EC419F">
        <w:rPr>
          <w:sz w:val="24"/>
          <w:szCs w:val="24"/>
        </w:rPr>
        <w:t xml:space="preserve">The proper period will vary for each of us, but it is best to have some time at the first part of your </w:t>
      </w:r>
      <w:r>
        <w:rPr>
          <w:noProof/>
          <w:sz w:val="24"/>
          <w:szCs w:val="24"/>
        </w:rPr>
        <w:t xml:space="preserve">day. </w:t>
      </w:r>
      <w:r w:rsidRPr="00EC419F">
        <w:rPr>
          <w:sz w:val="24"/>
          <w:szCs w:val="24"/>
        </w:rPr>
        <w:t>If we don’t come to Him first</w:t>
      </w:r>
      <w:r>
        <w:rPr>
          <w:sz w:val="24"/>
          <w:szCs w:val="24"/>
        </w:rPr>
        <w:t>,</w:t>
      </w:r>
      <w:r w:rsidRPr="00EC419F">
        <w:rPr>
          <w:sz w:val="24"/>
          <w:szCs w:val="24"/>
        </w:rPr>
        <w:t xml:space="preserve"> </w:t>
      </w:r>
      <w:r>
        <w:rPr>
          <w:sz w:val="24"/>
          <w:szCs w:val="24"/>
        </w:rPr>
        <w:t xml:space="preserve">the cares of the world will come crashing down on us, making it almost impossible to get alone with God. Furthermore, it is written in </w:t>
      </w:r>
      <w:r w:rsidRPr="00EC419F">
        <w:rPr>
          <w:sz w:val="24"/>
          <w:szCs w:val="24"/>
        </w:rPr>
        <w:t>Isaiah</w:t>
      </w:r>
      <w:r>
        <w:rPr>
          <w:sz w:val="24"/>
          <w:szCs w:val="24"/>
        </w:rPr>
        <w:t xml:space="preserve"> 50:4-5</w:t>
      </w:r>
      <w:r w:rsidRPr="00EC419F">
        <w:rPr>
          <w:sz w:val="24"/>
          <w:szCs w:val="24"/>
        </w:rPr>
        <w:t xml:space="preserve"> that </w:t>
      </w:r>
      <w:r>
        <w:rPr>
          <w:sz w:val="24"/>
          <w:szCs w:val="24"/>
        </w:rPr>
        <w:t>God</w:t>
      </w:r>
      <w:r w:rsidRPr="00EC419F">
        <w:rPr>
          <w:sz w:val="24"/>
          <w:szCs w:val="24"/>
        </w:rPr>
        <w:t xml:space="preserve"> wakens His disciples every morning with the ability to hear His voice</w:t>
      </w:r>
      <w:r>
        <w:rPr>
          <w:sz w:val="24"/>
          <w:szCs w:val="24"/>
        </w:rPr>
        <w:t>, and we hear His voice in t</w:t>
      </w:r>
      <w:r w:rsidRPr="00EA7181">
        <w:rPr>
          <w:sz w:val="24"/>
          <w:szCs w:val="24"/>
        </w:rPr>
        <w:t>he Word of God</w:t>
      </w:r>
      <w:r>
        <w:rPr>
          <w:sz w:val="24"/>
          <w:szCs w:val="24"/>
        </w:rPr>
        <w:t xml:space="preserve">. The question is: Are you His disciple?  </w:t>
      </w:r>
      <w:r w:rsidRPr="008A4A09">
        <w:rPr>
          <w:sz w:val="24"/>
          <w:szCs w:val="24"/>
        </w:rPr>
        <w:t>Jesus is</w:t>
      </w:r>
      <w:r w:rsidRPr="00EC419F">
        <w:rPr>
          <w:i/>
          <w:sz w:val="24"/>
          <w:szCs w:val="24"/>
        </w:rPr>
        <w:t xml:space="preserve"> -- The </w:t>
      </w:r>
      <w:r>
        <w:rPr>
          <w:i/>
          <w:sz w:val="24"/>
          <w:szCs w:val="24"/>
        </w:rPr>
        <w:t>First</w:t>
      </w:r>
      <w:r w:rsidRPr="00EC419F">
        <w:rPr>
          <w:i/>
          <w:sz w:val="24"/>
          <w:szCs w:val="24"/>
        </w:rPr>
        <w:t xml:space="preserve"> -- The Beginning -- The Bright </w:t>
      </w:r>
      <w:r w:rsidRPr="008A4A09">
        <w:rPr>
          <w:i/>
          <w:sz w:val="24"/>
          <w:szCs w:val="24"/>
          <w:u w:val="single"/>
        </w:rPr>
        <w:t>Morning</w:t>
      </w:r>
      <w:r w:rsidRPr="00EC419F">
        <w:rPr>
          <w:i/>
          <w:sz w:val="24"/>
          <w:szCs w:val="24"/>
        </w:rPr>
        <w:t xml:space="preserve"> Star</w:t>
      </w:r>
      <w:r>
        <w:rPr>
          <w:i/>
          <w:sz w:val="24"/>
          <w:szCs w:val="24"/>
        </w:rPr>
        <w:t>.</w:t>
      </w:r>
      <w:r w:rsidRPr="00EC419F">
        <w:rPr>
          <w:sz w:val="24"/>
          <w:szCs w:val="24"/>
        </w:rPr>
        <w:t xml:space="preserve"> </w:t>
      </w:r>
      <w:r>
        <w:rPr>
          <w:sz w:val="24"/>
          <w:szCs w:val="24"/>
        </w:rPr>
        <w:t>Therefore, He is worthy of having first place, not only every day, but in every aspect of our lives.</w:t>
      </w:r>
    </w:p>
    <w:p w14:paraId="01F70AB3" w14:textId="77777777" w:rsidR="001565A2" w:rsidRDefault="001565A2" w:rsidP="001565A2">
      <w:pPr>
        <w:spacing w:after="0"/>
        <w:jc w:val="center"/>
        <w:rPr>
          <w:b/>
          <w:sz w:val="24"/>
          <w:szCs w:val="24"/>
        </w:rPr>
      </w:pPr>
      <w:r w:rsidRPr="00804831">
        <w:rPr>
          <w:b/>
          <w:sz w:val="24"/>
          <w:szCs w:val="24"/>
        </w:rPr>
        <w:t xml:space="preserve">Colossians 1:16-18 </w:t>
      </w:r>
    </w:p>
    <w:p w14:paraId="7D6217DE" w14:textId="77777777" w:rsidR="001565A2" w:rsidRDefault="001565A2" w:rsidP="001565A2">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sidRPr="00804831">
        <w:rPr>
          <w:rStyle w:val="s"/>
          <w:rFonts w:asciiTheme="minorHAnsi" w:eastAsiaTheme="majorEastAsia" w:hAnsiTheme="minorHAnsi" w:cstheme="minorHAnsi"/>
          <w:b/>
          <w:i/>
          <w:color w:val="000000"/>
        </w:rPr>
        <w:t>For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heaven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earth</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were created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by</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all things, whether visible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invisible</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whether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thrones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dominions</w:t>
      </w:r>
      <w:r w:rsidRPr="00804831">
        <w:rPr>
          <w:rStyle w:val="netverse"/>
          <w:rFonts w:asciiTheme="minorHAnsi" w:eastAsiaTheme="majorEastAsia" w:hAnsiTheme="minorHAnsi" w:cstheme="minorHAnsi"/>
          <w:b/>
          <w:i/>
          <w:color w:val="000000"/>
        </w:rPr>
        <w:t>,</w:t>
      </w:r>
      <w:r w:rsidRPr="00804831">
        <w:rPr>
          <w:rStyle w:val="netverse"/>
          <w:rFonts w:asciiTheme="minorHAnsi" w:eastAsiaTheme="majorEastAsia" w:hAnsiTheme="minorHAnsi" w:cstheme="minorHAnsi"/>
          <w:b/>
          <w:i/>
          <w:color w:val="000000"/>
          <w:vertAlign w:val="superscript"/>
        </w:rPr>
        <w:t> </w:t>
      </w:r>
      <w:r w:rsidRPr="00804831">
        <w:rPr>
          <w:rStyle w:val="s"/>
          <w:rFonts w:asciiTheme="minorHAnsi" w:eastAsiaTheme="majorEastAsia" w:hAnsiTheme="minorHAnsi" w:cstheme="minorHAnsi"/>
          <w:b/>
          <w:i/>
          <w:color w:val="000000"/>
        </w:rPr>
        <w:t>whether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principalities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powers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were created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through</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 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for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4846BB">
        <w:rPr>
          <w:rStyle w:val="s"/>
          <w:rFonts w:asciiTheme="minorHAnsi" w:eastAsiaTheme="majorEastAsia" w:hAnsiTheme="minorHAnsi" w:cstheme="minorHAnsi"/>
          <w:b/>
          <w:i/>
          <w:color w:val="000000"/>
          <w:u w:val="single"/>
        </w:rPr>
        <w:t>He</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himself</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is</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before</w:t>
      </w:r>
      <w:r w:rsidRPr="004846BB">
        <w:rPr>
          <w:rStyle w:val="apple-converted-space"/>
          <w:rFonts w:asciiTheme="minorHAnsi" w:eastAsiaTheme="majorEastAsia" w:hAnsiTheme="minorHAnsi" w:cstheme="minorHAnsi"/>
          <w:b/>
          <w:i/>
          <w:color w:val="000000"/>
          <w:u w:val="single"/>
        </w:rPr>
        <w:t> </w:t>
      </w:r>
      <w:r w:rsidRPr="004846BB">
        <w:rPr>
          <w:rStyle w:val="s"/>
          <w:rFonts w:asciiTheme="minorHAnsi" w:eastAsiaTheme="majorEastAsia" w:hAnsiTheme="minorHAnsi" w:cstheme="minorHAnsi"/>
          <w:b/>
          <w:i/>
          <w:color w:val="000000"/>
          <w:u w:val="single"/>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are held together</w:t>
      </w:r>
      <w:r w:rsidRPr="00804831">
        <w:rPr>
          <w:rStyle w:val="apple-converted-space"/>
          <w:rFonts w:asciiTheme="minorHAnsi" w:eastAsiaTheme="majorEastAsia" w:hAnsiTheme="minorHAnsi" w:cstheme="minorHAnsi"/>
          <w:b/>
          <w:i/>
          <w:color w:val="000000"/>
          <w:vertAlign w:val="superscript"/>
        </w:rPr>
        <w:t> </w:t>
      </w:r>
      <w:r w:rsidRPr="00804831">
        <w:rPr>
          <w:rStyle w:val="s"/>
          <w:rFonts w:asciiTheme="minorHAnsi" w:eastAsiaTheme="majorEastAsia" w:hAnsiTheme="minorHAnsi" w:cstheme="minorHAnsi"/>
          <w:b/>
          <w:i/>
          <w:color w:val="000000"/>
        </w:rPr>
        <w:t>in him</w:t>
      </w:r>
      <w:r w:rsidRPr="00804831">
        <w:rPr>
          <w:rStyle w:val="netverse"/>
          <w:rFonts w:asciiTheme="minorHAnsi" w:eastAsiaTheme="majorEastAsia" w:hAnsiTheme="minorHAnsi" w:cstheme="minorHAnsi"/>
          <w:b/>
          <w:i/>
          <w:color w:val="000000"/>
        </w:rPr>
        <w:t xml:space="preserve">. </w:t>
      </w:r>
    </w:p>
    <w:p w14:paraId="373A8B40" w14:textId="77777777" w:rsidR="001565A2" w:rsidRPr="00804831" w:rsidRDefault="001565A2" w:rsidP="001565A2">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804831">
        <w:rPr>
          <w:rStyle w:val="s"/>
          <w:rFonts w:asciiTheme="minorHAnsi" w:eastAsiaTheme="majorEastAsia" w:hAnsiTheme="minorHAnsi" w:cstheme="minorHAnsi"/>
          <w:b/>
          <w:i/>
          <w:color w:val="000000"/>
        </w:rPr>
        <w:t>He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head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of the body</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church</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xml:space="preserve">as well as </w:t>
      </w:r>
      <w:r w:rsidRPr="004846BB">
        <w:rPr>
          <w:rStyle w:val="s"/>
          <w:rFonts w:asciiTheme="minorHAnsi" w:eastAsiaTheme="majorEastAsia" w:hAnsiTheme="minorHAnsi" w:cstheme="minorHAnsi"/>
          <w:b/>
          <w:i/>
          <w:color w:val="000000"/>
          <w:u w:val="single"/>
        </w:rPr>
        <w:t>the beginning</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firstborn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from</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among the dead</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so that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u w:val="single"/>
        </w:rPr>
        <w:t>he</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himself</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may become</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first in</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all things</w:t>
      </w:r>
      <w:r w:rsidRPr="00804831">
        <w:rPr>
          <w:rStyle w:val="netverse"/>
          <w:rFonts w:asciiTheme="minorHAnsi" w:eastAsiaTheme="majorEastAsia" w:hAnsiTheme="minorHAnsi" w:cstheme="minorHAnsi"/>
          <w:b/>
          <w:i/>
          <w:color w:val="000000"/>
        </w:rPr>
        <w:t>.</w:t>
      </w:r>
    </w:p>
    <w:p w14:paraId="5BFCDA82" w14:textId="77777777" w:rsidR="001565A2" w:rsidRPr="00804831" w:rsidRDefault="001565A2" w:rsidP="001565A2">
      <w:pPr>
        <w:jc w:val="center"/>
        <w:rPr>
          <w:rFonts w:asciiTheme="minorHAnsi" w:hAnsiTheme="minorHAnsi" w:cstheme="minorHAnsi"/>
          <w:b/>
          <w:i/>
          <w:sz w:val="24"/>
          <w:szCs w:val="24"/>
        </w:rPr>
      </w:pPr>
    </w:p>
    <w:bookmarkStart w:id="1369" w:name="v103"/>
    <w:p w14:paraId="0E579947" w14:textId="77777777" w:rsidR="001565A2" w:rsidRDefault="001565A2" w:rsidP="001565A2">
      <w:pPr>
        <w:spacing w:after="0"/>
        <w:jc w:val="both"/>
        <w:rPr>
          <w:sz w:val="24"/>
          <w:szCs w:val="24"/>
        </w:rPr>
      </w:pPr>
      <w:r w:rsidRPr="001565A2">
        <w:rPr>
          <w:rFonts w:asciiTheme="minorHAnsi" w:hAnsiTheme="minorHAnsi"/>
          <w:b/>
          <w:i/>
          <w:color w:val="000000"/>
          <w:sz w:val="24"/>
          <w:szCs w:val="24"/>
          <w:vertAlign w:val="superscript"/>
        </w:rPr>
        <w:fldChar w:fldCharType="begin"/>
      </w:r>
      <w:r w:rsidRPr="001565A2">
        <w:rPr>
          <w:rFonts w:asciiTheme="minorHAnsi" w:hAnsiTheme="minorHAnsi"/>
          <w:b/>
          <w:i/>
          <w:color w:val="000000"/>
          <w:sz w:val="24"/>
          <w:szCs w:val="24"/>
          <w:vertAlign w:val="superscript"/>
        </w:rPr>
        <w:instrText xml:space="preserve"> HYPERLINK "http://classic.net.bible.org/bible.php?book=Joh&amp;chapter=7" \l "n103" </w:instrText>
      </w:r>
      <w:r w:rsidRPr="001565A2">
        <w:rPr>
          <w:rFonts w:asciiTheme="minorHAnsi" w:hAnsiTheme="minorHAnsi"/>
          <w:b/>
          <w:i/>
          <w:color w:val="000000"/>
          <w:sz w:val="24"/>
          <w:szCs w:val="24"/>
          <w:vertAlign w:val="superscript"/>
        </w:rPr>
        <w:fldChar w:fldCharType="end"/>
      </w:r>
      <w:bookmarkEnd w:id="1369"/>
      <w:r w:rsidRPr="001565A2">
        <w:rPr>
          <w:b/>
          <w:sz w:val="24"/>
          <w:szCs w:val="24"/>
        </w:rPr>
        <w:t xml:space="preserve">Digging Deeper:  </w:t>
      </w:r>
      <w:r w:rsidRPr="001565A2">
        <w:rPr>
          <w:sz w:val="24"/>
          <w:szCs w:val="24"/>
        </w:rPr>
        <w:t>Jeremia</w:t>
      </w:r>
      <w:r w:rsidRPr="00B4642E">
        <w:rPr>
          <w:sz w:val="24"/>
          <w:szCs w:val="24"/>
        </w:rPr>
        <w:t>h 29:11-14; Psalm</w:t>
      </w:r>
      <w:r>
        <w:rPr>
          <w:sz w:val="24"/>
          <w:szCs w:val="24"/>
        </w:rPr>
        <w:t>s 10:4,</w:t>
      </w:r>
      <w:r w:rsidRPr="00B4642E">
        <w:rPr>
          <w:sz w:val="24"/>
          <w:szCs w:val="24"/>
        </w:rPr>
        <w:t xml:space="preserve"> 14:2</w:t>
      </w:r>
      <w:r>
        <w:rPr>
          <w:sz w:val="24"/>
          <w:szCs w:val="24"/>
        </w:rPr>
        <w:t>,</w:t>
      </w:r>
      <w:r w:rsidRPr="00B4642E">
        <w:rPr>
          <w:sz w:val="24"/>
          <w:szCs w:val="24"/>
        </w:rPr>
        <w:t xml:space="preserve"> 53:2</w:t>
      </w:r>
      <w:r>
        <w:rPr>
          <w:sz w:val="24"/>
          <w:szCs w:val="24"/>
        </w:rPr>
        <w:t>, 90:14-17</w:t>
      </w:r>
      <w:r w:rsidRPr="00B4642E">
        <w:rPr>
          <w:sz w:val="24"/>
          <w:szCs w:val="24"/>
        </w:rPr>
        <w:t>; John 4:22-23</w:t>
      </w:r>
      <w:r>
        <w:rPr>
          <w:sz w:val="24"/>
          <w:szCs w:val="24"/>
        </w:rPr>
        <w:t>,</w:t>
      </w:r>
      <w:r w:rsidRPr="001140F1">
        <w:rPr>
          <w:sz w:val="24"/>
          <w:szCs w:val="24"/>
        </w:rPr>
        <w:t xml:space="preserve"> </w:t>
      </w:r>
      <w:r w:rsidRPr="00B35831">
        <w:rPr>
          <w:sz w:val="24"/>
          <w:szCs w:val="24"/>
        </w:rPr>
        <w:t>8:30-31</w:t>
      </w:r>
      <w:r>
        <w:rPr>
          <w:sz w:val="24"/>
          <w:szCs w:val="24"/>
        </w:rPr>
        <w:t>, 15:7-8;</w:t>
      </w:r>
      <w:r w:rsidRPr="00B4642E">
        <w:rPr>
          <w:sz w:val="24"/>
          <w:szCs w:val="24"/>
        </w:rPr>
        <w:t xml:space="preserve"> 2 Chronicles 16:9</w:t>
      </w:r>
      <w:r>
        <w:rPr>
          <w:sz w:val="24"/>
          <w:szCs w:val="24"/>
        </w:rPr>
        <w:t xml:space="preserve">; Hebrews 11:6; </w:t>
      </w:r>
      <w:r w:rsidRPr="007C0FBF">
        <w:rPr>
          <w:sz w:val="24"/>
          <w:szCs w:val="24"/>
        </w:rPr>
        <w:t>Isaiah 55:1-5</w:t>
      </w:r>
      <w:r>
        <w:rPr>
          <w:sz w:val="24"/>
          <w:szCs w:val="24"/>
        </w:rPr>
        <w:t>;</w:t>
      </w:r>
      <w:r w:rsidRPr="007C0FBF">
        <w:rPr>
          <w:sz w:val="24"/>
          <w:szCs w:val="24"/>
        </w:rPr>
        <w:t xml:space="preserve"> Matthew 11:28-30</w:t>
      </w:r>
      <w:r>
        <w:rPr>
          <w:sz w:val="24"/>
          <w:szCs w:val="24"/>
        </w:rPr>
        <w:t>,</w:t>
      </w:r>
      <w:r w:rsidRPr="007C0FBF">
        <w:rPr>
          <w:sz w:val="24"/>
          <w:szCs w:val="24"/>
        </w:rPr>
        <w:t xml:space="preserve"> 22:1-10</w:t>
      </w:r>
      <w:r>
        <w:rPr>
          <w:sz w:val="24"/>
          <w:szCs w:val="24"/>
        </w:rPr>
        <w:t>;</w:t>
      </w:r>
      <w:r w:rsidRPr="007C0FBF">
        <w:rPr>
          <w:sz w:val="24"/>
          <w:szCs w:val="24"/>
        </w:rPr>
        <w:t xml:space="preserve"> Revelation 22:17</w:t>
      </w:r>
      <w:r>
        <w:rPr>
          <w:sz w:val="24"/>
          <w:szCs w:val="24"/>
        </w:rPr>
        <w:t xml:space="preserve">; </w:t>
      </w:r>
      <w:r w:rsidRPr="007C0FBF">
        <w:rPr>
          <w:sz w:val="24"/>
          <w:szCs w:val="24"/>
        </w:rPr>
        <w:t>Song of Songs 2:10-1</w:t>
      </w:r>
      <w:r>
        <w:rPr>
          <w:sz w:val="24"/>
          <w:szCs w:val="24"/>
        </w:rPr>
        <w:t>6;</w:t>
      </w:r>
      <w:r w:rsidRPr="007C0FBF">
        <w:rPr>
          <w:sz w:val="24"/>
          <w:szCs w:val="24"/>
        </w:rPr>
        <w:t xml:space="preserve"> Proverbs 8:17</w:t>
      </w:r>
      <w:r>
        <w:rPr>
          <w:sz w:val="24"/>
          <w:szCs w:val="24"/>
        </w:rPr>
        <w:t>,</w:t>
      </w:r>
      <w:r w:rsidRPr="007C0FBF">
        <w:rPr>
          <w:sz w:val="24"/>
          <w:szCs w:val="24"/>
        </w:rPr>
        <w:t xml:space="preserve"> 33-36</w:t>
      </w:r>
    </w:p>
    <w:p w14:paraId="519FE96C" w14:textId="77777777" w:rsidR="001565A2" w:rsidRDefault="001565A2" w:rsidP="001565A2">
      <w:pPr>
        <w:spacing w:after="0"/>
        <w:jc w:val="both"/>
        <w:rPr>
          <w:rStyle w:val="apple-converted-space"/>
          <w:rFonts w:asciiTheme="minorHAnsi" w:hAnsiTheme="minorHAnsi" w:cstheme="minorHAnsi"/>
          <w:color w:val="000000"/>
          <w:sz w:val="24"/>
          <w:szCs w:val="24"/>
        </w:rPr>
      </w:pPr>
    </w:p>
    <w:p w14:paraId="7ECAA9A6" w14:textId="77777777" w:rsidR="001565A2" w:rsidRDefault="001565A2" w:rsidP="001565A2">
      <w:pPr>
        <w:jc w:val="center"/>
        <w:rPr>
          <w:b/>
          <w:sz w:val="28"/>
          <w:szCs w:val="28"/>
        </w:rPr>
      </w:pPr>
      <w:r w:rsidRPr="00B92C4B">
        <w:rPr>
          <w:b/>
          <w:sz w:val="28"/>
          <w:szCs w:val="28"/>
        </w:rPr>
        <w:t xml:space="preserve">Tools </w:t>
      </w:r>
      <w:r>
        <w:rPr>
          <w:b/>
          <w:sz w:val="28"/>
          <w:szCs w:val="28"/>
        </w:rPr>
        <w:t>and Tips of Quiet Time</w:t>
      </w:r>
    </w:p>
    <w:p w14:paraId="3FDB4834" w14:textId="77777777" w:rsidR="00560808" w:rsidRDefault="00560808" w:rsidP="00560808">
      <w:pPr>
        <w:ind w:firstLine="720"/>
        <w:jc w:val="both"/>
        <w:rPr>
          <w:sz w:val="24"/>
          <w:szCs w:val="24"/>
        </w:rPr>
      </w:pPr>
      <w:r>
        <w:rPr>
          <w:sz w:val="24"/>
          <w:szCs w:val="24"/>
        </w:rPr>
        <w:t>Here</w:t>
      </w:r>
      <w:r w:rsidRPr="00BF4EF3">
        <w:rPr>
          <w:sz w:val="24"/>
          <w:szCs w:val="24"/>
        </w:rPr>
        <w:t xml:space="preserve"> are </w:t>
      </w:r>
      <w:r>
        <w:rPr>
          <w:sz w:val="24"/>
          <w:szCs w:val="24"/>
        </w:rPr>
        <w:t>a few tools to have on hand when you are having</w:t>
      </w:r>
      <w:r w:rsidRPr="00EC419F">
        <w:rPr>
          <w:sz w:val="24"/>
          <w:szCs w:val="24"/>
        </w:rPr>
        <w:t xml:space="preserve"> your quiet time. You will need </w:t>
      </w:r>
      <w:r w:rsidRPr="00BF4EF3">
        <w:rPr>
          <w:sz w:val="24"/>
          <w:szCs w:val="24"/>
        </w:rPr>
        <w:t xml:space="preserve">a readable </w:t>
      </w:r>
      <w:r w:rsidRPr="00EC419F">
        <w:rPr>
          <w:sz w:val="24"/>
          <w:szCs w:val="24"/>
        </w:rPr>
        <w:t xml:space="preserve">Bible, and </w:t>
      </w:r>
      <w:r w:rsidR="003540A1">
        <w:rPr>
          <w:sz w:val="24"/>
          <w:szCs w:val="24"/>
        </w:rPr>
        <w:t xml:space="preserve">if you have them, </w:t>
      </w:r>
      <w:r w:rsidRPr="00EC419F">
        <w:rPr>
          <w:sz w:val="24"/>
          <w:szCs w:val="24"/>
        </w:rPr>
        <w:t>use</w:t>
      </w:r>
      <w:r w:rsidR="003540A1">
        <w:rPr>
          <w:sz w:val="24"/>
          <w:szCs w:val="24"/>
        </w:rPr>
        <w:t xml:space="preserve"> different</w:t>
      </w:r>
      <w:r w:rsidRPr="00EC419F">
        <w:rPr>
          <w:sz w:val="24"/>
          <w:szCs w:val="24"/>
        </w:rPr>
        <w:t xml:space="preserve"> translations. </w:t>
      </w:r>
      <w:r w:rsidRPr="00D10AFB">
        <w:rPr>
          <w:sz w:val="24"/>
          <w:szCs w:val="24"/>
        </w:rPr>
        <w:t>Bible.is</w:t>
      </w:r>
      <w:r>
        <w:rPr>
          <w:sz w:val="24"/>
          <w:szCs w:val="24"/>
        </w:rPr>
        <w:t xml:space="preserve"> -a free app. That can be a </w:t>
      </w:r>
      <w:r w:rsidRPr="00BF4EF3">
        <w:rPr>
          <w:sz w:val="24"/>
          <w:szCs w:val="24"/>
        </w:rPr>
        <w:t>great resource to use</w:t>
      </w:r>
      <w:r>
        <w:rPr>
          <w:sz w:val="24"/>
          <w:szCs w:val="24"/>
        </w:rPr>
        <w:t xml:space="preserve"> to listen to the</w:t>
      </w:r>
      <w:r w:rsidRPr="00BF4EF3">
        <w:rPr>
          <w:sz w:val="24"/>
          <w:szCs w:val="24"/>
        </w:rPr>
        <w:t xml:space="preserve"> Bible</w:t>
      </w:r>
      <w:r>
        <w:rPr>
          <w:sz w:val="24"/>
          <w:szCs w:val="24"/>
        </w:rPr>
        <w:t xml:space="preserve"> or to read</w:t>
      </w:r>
      <w:r w:rsidRPr="00BF4EF3">
        <w:rPr>
          <w:sz w:val="24"/>
          <w:szCs w:val="24"/>
        </w:rPr>
        <w:t xml:space="preserve"> </w:t>
      </w:r>
      <w:r>
        <w:rPr>
          <w:sz w:val="24"/>
          <w:szCs w:val="24"/>
        </w:rPr>
        <w:t xml:space="preserve">the Bible </w:t>
      </w:r>
      <w:r w:rsidRPr="00BF4EF3">
        <w:rPr>
          <w:sz w:val="24"/>
          <w:szCs w:val="24"/>
        </w:rPr>
        <w:t>in many languages</w:t>
      </w:r>
      <w:r>
        <w:rPr>
          <w:sz w:val="24"/>
          <w:szCs w:val="24"/>
        </w:rPr>
        <w:t>.</w:t>
      </w:r>
      <w:r w:rsidRPr="00D10AFB">
        <w:rPr>
          <w:sz w:val="24"/>
          <w:szCs w:val="24"/>
        </w:rPr>
        <w:t xml:space="preserve"> In addition, the 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Pr>
          <w:sz w:val="24"/>
          <w:szCs w:val="24"/>
        </w:rPr>
        <w:t xml:space="preserve"> tool for your quiet time. T</w:t>
      </w:r>
      <w:r w:rsidRPr="00BF4EF3">
        <w:rPr>
          <w:sz w:val="24"/>
          <w:szCs w:val="24"/>
        </w:rPr>
        <w:t>his is</w:t>
      </w:r>
      <w:r w:rsidRPr="00EC419F">
        <w:rPr>
          <w:sz w:val="24"/>
          <w:szCs w:val="24"/>
        </w:rPr>
        <w:t xml:space="preserve"> where you will write down what God says to you and your response to Him in prayer. If you don’t write it down, you will forget</w:t>
      </w:r>
      <w:r>
        <w:rPr>
          <w:sz w:val="24"/>
          <w:szCs w:val="24"/>
        </w:rPr>
        <w:t>.</w:t>
      </w:r>
    </w:p>
    <w:p w14:paraId="5A6DD951" w14:textId="77777777" w:rsidR="00560808" w:rsidRDefault="00560808" w:rsidP="00560808">
      <w:pPr>
        <w:ind w:firstLine="720"/>
        <w:jc w:val="both"/>
        <w:rPr>
          <w:rFonts w:asciiTheme="minorHAnsi" w:hAnsiTheme="minorHAnsi" w:cstheme="minorHAnsi"/>
          <w:sz w:val="24"/>
          <w:szCs w:val="24"/>
        </w:rPr>
      </w:pPr>
      <w:r w:rsidRPr="004C75F1">
        <w:rPr>
          <w:rFonts w:asciiTheme="minorHAnsi" w:hAnsiTheme="minorHAnsi" w:cstheme="minorHAnsi"/>
          <w:sz w:val="24"/>
          <w:szCs w:val="24"/>
        </w:rPr>
        <w:t xml:space="preserve">Perhaps the best </w:t>
      </w:r>
      <w:r>
        <w:rPr>
          <w:rFonts w:asciiTheme="minorHAnsi" w:hAnsiTheme="minorHAnsi" w:cstheme="minorHAnsi"/>
          <w:sz w:val="24"/>
          <w:szCs w:val="24"/>
        </w:rPr>
        <w:t>illustration</w:t>
      </w:r>
      <w:r w:rsidRPr="004C75F1">
        <w:rPr>
          <w:rFonts w:asciiTheme="minorHAnsi" w:hAnsiTheme="minorHAnsi" w:cstheme="minorHAnsi"/>
          <w:sz w:val="24"/>
          <w:szCs w:val="24"/>
        </w:rPr>
        <w:t xml:space="preserve"> of prioritizing the hearing of God’s Word is found in the story of Mary and her sister Martha. They give us both a negative and a positive example. </w:t>
      </w:r>
      <w:r>
        <w:rPr>
          <w:rFonts w:asciiTheme="minorHAnsi" w:hAnsiTheme="minorHAnsi" w:cstheme="minorHAnsi"/>
          <w:sz w:val="24"/>
          <w:szCs w:val="24"/>
        </w:rPr>
        <w:t xml:space="preserve">From Martha, we learn that working for the Lord is no substitute for worshiping the Lord. To neglect worship, is a sure-fire way to discontentment in working for the Lord. </w:t>
      </w:r>
    </w:p>
    <w:p w14:paraId="4336DDE1" w14:textId="77777777" w:rsidR="00560808" w:rsidRPr="004C75F1" w:rsidRDefault="00560808" w:rsidP="00560808">
      <w:pPr>
        <w:spacing w:after="0"/>
        <w:jc w:val="center"/>
        <w:rPr>
          <w:rFonts w:asciiTheme="minorHAnsi" w:hAnsiTheme="minorHAnsi" w:cstheme="minorHAnsi"/>
          <w:b/>
          <w:sz w:val="24"/>
          <w:szCs w:val="24"/>
        </w:rPr>
      </w:pPr>
      <w:r w:rsidRPr="004C75F1">
        <w:rPr>
          <w:rFonts w:asciiTheme="minorHAnsi" w:hAnsiTheme="minorHAnsi" w:cstheme="minorHAnsi"/>
          <w:b/>
          <w:sz w:val="24"/>
          <w:szCs w:val="24"/>
        </w:rPr>
        <w:t xml:space="preserve">Luke 10:39-42 </w:t>
      </w:r>
    </w:p>
    <w:p w14:paraId="2AEAD855" w14:textId="77777777" w:rsidR="00560808" w:rsidRDefault="00560808" w:rsidP="00560808">
      <w:pPr>
        <w:pStyle w:val="bodytext"/>
        <w:shd w:val="clear" w:color="auto" w:fill="FFFFFF"/>
        <w:spacing w:before="0" w:beforeAutospacing="0" w:after="0" w:afterAutospacing="0"/>
        <w:jc w:val="center"/>
        <w:rPr>
          <w:rStyle w:val="apple-converted-space"/>
          <w:rFonts w:asciiTheme="minorHAnsi" w:eastAsiaTheme="majorEastAsia" w:hAnsiTheme="minorHAnsi" w:cstheme="minorHAnsi"/>
          <w:b/>
          <w:i/>
          <w:color w:val="000000"/>
        </w:rPr>
      </w:pPr>
      <w:r w:rsidRPr="004C75F1">
        <w:rPr>
          <w:rStyle w:val="s"/>
          <w:rFonts w:asciiTheme="minorHAnsi" w:eastAsiaTheme="majorEastAsia" w:hAnsiTheme="minorHAnsi" w:cstheme="minorHAnsi"/>
          <w:b/>
          <w:i/>
          <w:color w:val="000000"/>
        </w:rPr>
        <w:t>Now</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 they went on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their way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Jesus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entered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certain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village where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woman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welcomed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him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guest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who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feet</w:t>
      </w:r>
      <w:r w:rsidRPr="004C75F1">
        <w:rPr>
          <w:rStyle w:val="netvers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and listened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what 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p>
    <w:p w14:paraId="0E79F552" w14:textId="77777777" w:rsidR="00560808" w:rsidRDefault="00560808" w:rsidP="00560808">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was distracted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with</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preparations she had to make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so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 came up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him and 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“Lord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don’t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care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left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do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 the work</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alone? Tell</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help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answered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r w:rsidRPr="004C75F1">
        <w:rPr>
          <w:rStyle w:val="netvers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rPr>
        <w:t>“</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hyperlink r:id="rId92" w:history="1"/>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 are worried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and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troubled</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about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many things</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but </w:t>
      </w:r>
      <w:r w:rsidRPr="004C75F1">
        <w:rPr>
          <w:rStyle w:val="s"/>
          <w:rFonts w:asciiTheme="minorHAnsi" w:eastAsiaTheme="majorEastAsia" w:hAnsiTheme="minorHAnsi" w:cstheme="minorHAnsi"/>
          <w:b/>
          <w:i/>
          <w:color w:val="000000"/>
        </w:rPr>
        <w:t>one thing</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is </w:t>
      </w:r>
      <w:r w:rsidRPr="004C75F1">
        <w:rPr>
          <w:rStyle w:val="s"/>
          <w:rFonts w:asciiTheme="minorHAnsi" w:eastAsiaTheme="majorEastAsia" w:hAnsiTheme="minorHAnsi" w:cstheme="minorHAnsi"/>
          <w:b/>
          <w:i/>
          <w:color w:val="000000"/>
        </w:rPr>
        <w:t>needed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chosen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best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part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it will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not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be taken away from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p>
    <w:p w14:paraId="77C5065B" w14:textId="77777777" w:rsidR="00CC2BF3" w:rsidRPr="004C75F1" w:rsidRDefault="00CC2BF3" w:rsidP="00560808">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5C91BA68" w14:textId="77777777" w:rsidR="00560808" w:rsidRPr="004C75F1" w:rsidRDefault="00560808" w:rsidP="00560808">
      <w:pPr>
        <w:ind w:firstLine="720"/>
        <w:jc w:val="both"/>
        <w:rPr>
          <w:rFonts w:asciiTheme="minorHAnsi" w:hAnsiTheme="minorHAnsi" w:cstheme="minorHAnsi"/>
          <w:sz w:val="24"/>
          <w:szCs w:val="24"/>
        </w:rPr>
      </w:pPr>
      <w:r>
        <w:rPr>
          <w:rFonts w:asciiTheme="minorHAnsi" w:hAnsiTheme="minorHAnsi" w:cstheme="minorHAnsi"/>
          <w:sz w:val="24"/>
          <w:szCs w:val="24"/>
        </w:rPr>
        <w:t xml:space="preserve">Jesus set </w:t>
      </w:r>
      <w:r w:rsidRPr="004C75F1">
        <w:rPr>
          <w:rFonts w:asciiTheme="minorHAnsi" w:hAnsiTheme="minorHAnsi" w:cstheme="minorHAnsi"/>
          <w:sz w:val="24"/>
          <w:szCs w:val="24"/>
        </w:rPr>
        <w:t xml:space="preserve">Martha </w:t>
      </w:r>
      <w:r>
        <w:rPr>
          <w:rFonts w:asciiTheme="minorHAnsi" w:hAnsiTheme="minorHAnsi" w:cstheme="minorHAnsi"/>
          <w:sz w:val="24"/>
          <w:szCs w:val="24"/>
        </w:rPr>
        <w:t xml:space="preserve">straight by using Mary as an example. He told Martha that really, only one thing was </w:t>
      </w:r>
      <w:r w:rsidRPr="004C75F1">
        <w:rPr>
          <w:rFonts w:asciiTheme="minorHAnsi" w:hAnsiTheme="minorHAnsi" w:cstheme="minorHAnsi"/>
          <w:sz w:val="24"/>
          <w:szCs w:val="24"/>
        </w:rPr>
        <w:t>needed in her life</w:t>
      </w:r>
      <w:r>
        <w:rPr>
          <w:rFonts w:asciiTheme="minorHAnsi" w:hAnsiTheme="minorHAnsi" w:cstheme="minorHAnsi"/>
          <w:sz w:val="24"/>
          <w:szCs w:val="24"/>
        </w:rPr>
        <w:t>.</w:t>
      </w:r>
      <w:r w:rsidRPr="004C75F1">
        <w:rPr>
          <w:rFonts w:asciiTheme="minorHAnsi" w:hAnsiTheme="minorHAnsi" w:cstheme="minorHAnsi"/>
          <w:sz w:val="24"/>
          <w:szCs w:val="24"/>
        </w:rPr>
        <w:t xml:space="preserve"> What was this one thing? </w:t>
      </w:r>
      <w:r>
        <w:rPr>
          <w:rFonts w:asciiTheme="minorHAnsi" w:hAnsiTheme="minorHAnsi" w:cstheme="minorHAnsi"/>
          <w:sz w:val="24"/>
          <w:szCs w:val="24"/>
        </w:rPr>
        <w:t>To sit</w:t>
      </w:r>
      <w:r w:rsidRPr="004C75F1">
        <w:rPr>
          <w:rFonts w:asciiTheme="minorHAnsi" w:hAnsiTheme="minorHAnsi" w:cstheme="minorHAnsi"/>
          <w:sz w:val="24"/>
          <w:szCs w:val="24"/>
        </w:rPr>
        <w:t xml:space="preserve"> at </w:t>
      </w:r>
      <w:r w:rsidRPr="004C75F1">
        <w:rPr>
          <w:rFonts w:asciiTheme="minorHAnsi" w:hAnsiTheme="minorHAnsi" w:cstheme="minorHAnsi"/>
          <w:noProof/>
          <w:sz w:val="24"/>
          <w:szCs w:val="24"/>
        </w:rPr>
        <w:t>Jesus</w:t>
      </w:r>
      <w:r w:rsidRPr="004C75F1">
        <w:rPr>
          <w:rFonts w:asciiTheme="minorHAnsi" w:hAnsiTheme="minorHAnsi" w:cstheme="minorHAnsi"/>
          <w:sz w:val="24"/>
          <w:szCs w:val="24"/>
        </w:rPr>
        <w:t xml:space="preserve"> feet, listening to His </w:t>
      </w:r>
      <w:r>
        <w:rPr>
          <w:rFonts w:asciiTheme="minorHAnsi" w:hAnsiTheme="minorHAnsi" w:cstheme="minorHAnsi"/>
          <w:sz w:val="24"/>
          <w:szCs w:val="24"/>
        </w:rPr>
        <w:t xml:space="preserve">every </w:t>
      </w:r>
      <w:r w:rsidRPr="004C75F1">
        <w:rPr>
          <w:rFonts w:asciiTheme="minorHAnsi" w:hAnsiTheme="minorHAnsi" w:cstheme="minorHAnsi"/>
          <w:sz w:val="24"/>
          <w:szCs w:val="24"/>
        </w:rPr>
        <w:t xml:space="preserve">Word. </w:t>
      </w:r>
      <w:r>
        <w:rPr>
          <w:rFonts w:asciiTheme="minorHAnsi" w:hAnsiTheme="minorHAnsi" w:cstheme="minorHAnsi"/>
          <w:sz w:val="24"/>
          <w:szCs w:val="24"/>
        </w:rPr>
        <w:t xml:space="preserve">That is what her sister Mary was doing, spending time in the presence of Jesus, to her, nothing else mattered. There will always be plenty of things to be worried and upset about. That’s why we must </w:t>
      </w:r>
      <w:r w:rsidRPr="007501AF">
        <w:rPr>
          <w:rFonts w:asciiTheme="minorHAnsi" w:hAnsiTheme="minorHAnsi" w:cstheme="minorHAnsi"/>
          <w:i/>
          <w:sz w:val="24"/>
          <w:szCs w:val="24"/>
        </w:rPr>
        <w:t>choose</w:t>
      </w:r>
      <w:r>
        <w:rPr>
          <w:rFonts w:asciiTheme="minorHAnsi" w:hAnsiTheme="minorHAnsi" w:cstheme="minorHAnsi"/>
          <w:sz w:val="24"/>
          <w:szCs w:val="24"/>
        </w:rPr>
        <w:t xml:space="preserve"> to worship Jesus first, then, out of the overflow of the Holy Spirit, we can work for Jesus. (In another lesson, we will cover this aspect, in greater detail.) </w:t>
      </w:r>
    </w:p>
    <w:p w14:paraId="5DA9109B" w14:textId="77777777" w:rsidR="00560808" w:rsidRDefault="00560808" w:rsidP="00560808">
      <w:pPr>
        <w:ind w:firstLine="720"/>
        <w:jc w:val="both"/>
        <w:rPr>
          <w:sz w:val="24"/>
          <w:szCs w:val="24"/>
        </w:rPr>
      </w:pPr>
      <w:r w:rsidRPr="004C75F1">
        <w:rPr>
          <w:rFonts w:asciiTheme="minorHAnsi" w:hAnsiTheme="minorHAnsi" w:cstheme="minorHAnsi"/>
          <w:sz w:val="24"/>
          <w:szCs w:val="24"/>
        </w:rPr>
        <w:t>There are basically three key elements of quiet time: The Word of God, worship and Prayer. In that order. After seek</w:t>
      </w:r>
      <w:r>
        <w:rPr>
          <w:rFonts w:asciiTheme="minorHAnsi" w:hAnsiTheme="minorHAnsi" w:cstheme="minorHAnsi"/>
          <w:sz w:val="24"/>
          <w:szCs w:val="24"/>
        </w:rPr>
        <w:t>ing</w:t>
      </w:r>
      <w:r w:rsidRPr="004C75F1">
        <w:rPr>
          <w:rFonts w:asciiTheme="minorHAnsi" w:hAnsiTheme="minorHAnsi" w:cstheme="minorHAnsi"/>
          <w:sz w:val="24"/>
          <w:szCs w:val="24"/>
        </w:rPr>
        <w:t xml:space="preserve"> and find</w:t>
      </w:r>
      <w:r>
        <w:rPr>
          <w:rFonts w:asciiTheme="minorHAnsi" w:hAnsiTheme="minorHAnsi" w:cstheme="minorHAnsi"/>
          <w:sz w:val="24"/>
          <w:szCs w:val="24"/>
        </w:rPr>
        <w:t>ing</w:t>
      </w:r>
      <w:r w:rsidRPr="004C75F1">
        <w:rPr>
          <w:rFonts w:asciiTheme="minorHAnsi" w:hAnsiTheme="minorHAnsi" w:cstheme="minorHAnsi"/>
          <w:sz w:val="24"/>
          <w:szCs w:val="24"/>
        </w:rPr>
        <w:t xml:space="preserve"> God through spending time reading His Word, worship is the proper response to beholding Him. Then, </w:t>
      </w:r>
      <w:r>
        <w:rPr>
          <w:rFonts w:asciiTheme="minorHAnsi" w:hAnsiTheme="minorHAnsi" w:cstheme="minorHAnsi"/>
          <w:sz w:val="24"/>
          <w:szCs w:val="24"/>
        </w:rPr>
        <w:t>you</w:t>
      </w:r>
      <w:r w:rsidRPr="004C75F1">
        <w:rPr>
          <w:rFonts w:asciiTheme="minorHAnsi" w:hAnsiTheme="minorHAnsi" w:cstheme="minorHAnsi"/>
          <w:sz w:val="24"/>
          <w:szCs w:val="24"/>
        </w:rPr>
        <w:t xml:space="preserve"> can incorporate God’s </w:t>
      </w:r>
      <w:r>
        <w:rPr>
          <w:rFonts w:asciiTheme="minorHAnsi" w:hAnsiTheme="minorHAnsi" w:cstheme="minorHAnsi"/>
          <w:sz w:val="24"/>
          <w:szCs w:val="24"/>
        </w:rPr>
        <w:t>W</w:t>
      </w:r>
      <w:r w:rsidRPr="004C75F1">
        <w:rPr>
          <w:rFonts w:asciiTheme="minorHAnsi" w:hAnsiTheme="minorHAnsi" w:cstheme="minorHAnsi"/>
          <w:sz w:val="24"/>
          <w:szCs w:val="24"/>
        </w:rPr>
        <w:t xml:space="preserve">ord into </w:t>
      </w:r>
      <w:r>
        <w:rPr>
          <w:rFonts w:asciiTheme="minorHAnsi" w:hAnsiTheme="minorHAnsi" w:cstheme="minorHAnsi"/>
          <w:sz w:val="24"/>
          <w:szCs w:val="24"/>
        </w:rPr>
        <w:t>your conversation with Him in</w:t>
      </w:r>
      <w:r w:rsidRPr="004C75F1">
        <w:rPr>
          <w:rFonts w:asciiTheme="minorHAnsi" w:hAnsiTheme="minorHAnsi" w:cstheme="minorHAnsi"/>
          <w:sz w:val="24"/>
          <w:szCs w:val="24"/>
        </w:rPr>
        <w:t xml:space="preserve"> prayer. </w:t>
      </w:r>
      <w:r>
        <w:rPr>
          <w:sz w:val="24"/>
          <w:szCs w:val="24"/>
        </w:rPr>
        <w:t>To help us remember to keep things in proper order, I will cite Herb Hodges. He said: “</w:t>
      </w:r>
      <w:r w:rsidRPr="00EC419F">
        <w:rPr>
          <w:sz w:val="24"/>
          <w:szCs w:val="24"/>
        </w:rPr>
        <w:t xml:space="preserve">The </w:t>
      </w:r>
      <w:r>
        <w:rPr>
          <w:sz w:val="24"/>
          <w:szCs w:val="24"/>
        </w:rPr>
        <w:t>(</w:t>
      </w:r>
      <w:r w:rsidRPr="00EC419F">
        <w:rPr>
          <w:sz w:val="24"/>
          <w:szCs w:val="24"/>
        </w:rPr>
        <w:t>ACTS</w:t>
      </w:r>
      <w:r>
        <w:rPr>
          <w:sz w:val="24"/>
          <w:szCs w:val="24"/>
        </w:rPr>
        <w:t>)</w:t>
      </w:r>
      <w:r w:rsidRPr="00EC419F">
        <w:rPr>
          <w:sz w:val="24"/>
          <w:szCs w:val="24"/>
        </w:rPr>
        <w:t xml:space="preserve"> of prayer are: adoration, confession, thanksgiving and supplication.</w:t>
      </w:r>
      <w:r>
        <w:rPr>
          <w:sz w:val="24"/>
          <w:szCs w:val="24"/>
        </w:rPr>
        <w:t>” Here</w:t>
      </w:r>
      <w:r w:rsidRPr="00B35831">
        <w:rPr>
          <w:sz w:val="24"/>
          <w:szCs w:val="24"/>
        </w:rPr>
        <w:t xml:space="preserve"> are </w:t>
      </w:r>
      <w:r w:rsidRPr="00EC419F">
        <w:rPr>
          <w:sz w:val="24"/>
          <w:szCs w:val="24"/>
        </w:rPr>
        <w:t xml:space="preserve">some </w:t>
      </w:r>
      <w:r>
        <w:rPr>
          <w:sz w:val="24"/>
          <w:szCs w:val="24"/>
        </w:rPr>
        <w:t>tips</w:t>
      </w:r>
      <w:r w:rsidRPr="00B35831">
        <w:rPr>
          <w:sz w:val="24"/>
          <w:szCs w:val="24"/>
        </w:rPr>
        <w:t xml:space="preserv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p>
    <w:p w14:paraId="39EEE892" w14:textId="77777777" w:rsidR="00560808" w:rsidRPr="0068449E" w:rsidRDefault="00560808" w:rsidP="00560808">
      <w:pPr>
        <w:ind w:firstLine="720"/>
        <w:jc w:val="both"/>
        <w:rPr>
          <w:sz w:val="24"/>
          <w:szCs w:val="24"/>
        </w:rPr>
      </w:pPr>
      <w:r>
        <w:rPr>
          <w:sz w:val="24"/>
          <w:szCs w:val="24"/>
        </w:rPr>
        <w:t>First, c</w:t>
      </w:r>
      <w:r w:rsidRPr="00B55F18">
        <w:rPr>
          <w:sz w:val="24"/>
          <w:szCs w:val="24"/>
        </w:rPr>
        <w:t>lear your mind and quiet your heart. Recognize you are in the presence of your Lord</w:t>
      </w:r>
      <w:r>
        <w:rPr>
          <w:sz w:val="24"/>
          <w:szCs w:val="24"/>
        </w:rPr>
        <w:t xml:space="preserve">. He is </w:t>
      </w:r>
      <w:r w:rsidRPr="00B55F18">
        <w:rPr>
          <w:sz w:val="24"/>
          <w:szCs w:val="24"/>
        </w:rPr>
        <w:t>holy</w:t>
      </w:r>
      <w:r>
        <w:rPr>
          <w:sz w:val="24"/>
          <w:szCs w:val="24"/>
        </w:rPr>
        <w:t xml:space="preserve"> and therefore we should come reverently</w:t>
      </w:r>
      <w:r w:rsidRPr="00B55F18">
        <w:rPr>
          <w:sz w:val="24"/>
          <w:szCs w:val="24"/>
        </w:rPr>
        <w:t>.</w:t>
      </w:r>
      <w:r>
        <w:rPr>
          <w:sz w:val="24"/>
          <w:szCs w:val="24"/>
        </w:rPr>
        <w:t xml:space="preserve"> And, as the Psalmist said,</w:t>
      </w:r>
      <w:r w:rsidRPr="0068449E">
        <w:rPr>
          <w:sz w:val="24"/>
          <w:szCs w:val="24"/>
        </w:rPr>
        <w:t xml:space="preserve"> we must come to </w:t>
      </w:r>
      <w:r>
        <w:rPr>
          <w:sz w:val="24"/>
          <w:szCs w:val="24"/>
        </w:rPr>
        <w:t>God</w:t>
      </w:r>
      <w:r w:rsidRPr="0068449E">
        <w:rPr>
          <w:sz w:val="24"/>
          <w:szCs w:val="24"/>
        </w:rPr>
        <w:t xml:space="preserve"> with clean hands and a pure heart. Our response to His holiness</w:t>
      </w:r>
      <w:r>
        <w:rPr>
          <w:sz w:val="24"/>
          <w:szCs w:val="24"/>
        </w:rPr>
        <w:t xml:space="preserve"> will lead us to see our sin, resulting in</w:t>
      </w:r>
      <w:r w:rsidRPr="0068449E">
        <w:rPr>
          <w:sz w:val="24"/>
          <w:szCs w:val="24"/>
        </w:rPr>
        <w:t xml:space="preserve"> </w:t>
      </w:r>
      <w:r w:rsidRPr="00135B7C">
        <w:rPr>
          <w:noProof/>
          <w:sz w:val="24"/>
          <w:szCs w:val="24"/>
        </w:rPr>
        <w:t>confession</w:t>
      </w:r>
      <w:r>
        <w:rPr>
          <w:noProof/>
          <w:sz w:val="24"/>
          <w:szCs w:val="24"/>
        </w:rPr>
        <w:t xml:space="preserve"> (Psalm 24:1-6; 1 John 1:5-10)</w:t>
      </w:r>
      <w:r w:rsidRPr="0068449E">
        <w:rPr>
          <w:sz w:val="24"/>
          <w:szCs w:val="24"/>
        </w:rPr>
        <w:t xml:space="preserve">. </w:t>
      </w:r>
    </w:p>
    <w:p w14:paraId="1D5CEFD9" w14:textId="77777777" w:rsidR="00560808" w:rsidRDefault="00560808" w:rsidP="00560808">
      <w:pPr>
        <w:ind w:firstLine="720"/>
        <w:jc w:val="both"/>
        <w:rPr>
          <w:sz w:val="24"/>
          <w:szCs w:val="24"/>
        </w:rPr>
      </w:pPr>
      <w:r w:rsidRPr="00B55F18">
        <w:rPr>
          <w:sz w:val="24"/>
          <w:szCs w:val="24"/>
        </w:rPr>
        <w:t xml:space="preserve"> </w:t>
      </w:r>
      <w:r>
        <w:rPr>
          <w:sz w:val="24"/>
          <w:szCs w:val="24"/>
        </w:rPr>
        <w:t>Second, r</w:t>
      </w:r>
      <w:r w:rsidRPr="00B55F18">
        <w:rPr>
          <w:sz w:val="24"/>
          <w:szCs w:val="24"/>
        </w:rPr>
        <w:t>ead the Bible first</w:t>
      </w:r>
      <w:r>
        <w:rPr>
          <w:sz w:val="24"/>
          <w:szCs w:val="24"/>
        </w:rPr>
        <w:t xml:space="preserve">. I find it helpful to read </w:t>
      </w:r>
      <w:r w:rsidRPr="00B55F18">
        <w:rPr>
          <w:sz w:val="24"/>
          <w:szCs w:val="24"/>
        </w:rPr>
        <w:t>a Proverb</w:t>
      </w:r>
      <w:r>
        <w:rPr>
          <w:sz w:val="24"/>
          <w:szCs w:val="24"/>
        </w:rPr>
        <w:t xml:space="preserve"> or Psalm, as well as a passage from</w:t>
      </w:r>
      <w:r w:rsidRPr="00B55F18">
        <w:rPr>
          <w:sz w:val="24"/>
          <w:szCs w:val="24"/>
        </w:rPr>
        <w:t xml:space="preserve"> the New Testament. </w:t>
      </w:r>
      <w:r>
        <w:rPr>
          <w:sz w:val="24"/>
          <w:szCs w:val="24"/>
        </w:rPr>
        <w:t>Third, a</w:t>
      </w:r>
      <w:r w:rsidRPr="00B55F18">
        <w:rPr>
          <w:sz w:val="24"/>
          <w:szCs w:val="24"/>
        </w:rPr>
        <w:t xml:space="preserve">sk </w:t>
      </w:r>
      <w:r>
        <w:rPr>
          <w:sz w:val="24"/>
          <w:szCs w:val="24"/>
        </w:rPr>
        <w:t>the following questions</w:t>
      </w:r>
      <w:r w:rsidRPr="00B55F18">
        <w:rPr>
          <w:sz w:val="24"/>
          <w:szCs w:val="24"/>
        </w:rPr>
        <w:t xml:space="preserve">: Is there a command to obey? Is there a promise to claim? Is there a sin to confess or avoid?  Is there a lesson to learn? Is there a new truth to carry you?  </w:t>
      </w:r>
      <w:r>
        <w:rPr>
          <w:sz w:val="24"/>
          <w:szCs w:val="24"/>
        </w:rPr>
        <w:t>Forth, w</w:t>
      </w:r>
      <w:r w:rsidRPr="00B55F18">
        <w:rPr>
          <w:sz w:val="24"/>
          <w:szCs w:val="24"/>
        </w:rPr>
        <w:t xml:space="preserve">rite it down, and then pray about what He has said to you. </w:t>
      </w:r>
      <w:r>
        <w:rPr>
          <w:sz w:val="24"/>
          <w:szCs w:val="24"/>
        </w:rPr>
        <w:t>Last, s</w:t>
      </w:r>
      <w:r w:rsidRPr="00B55F18">
        <w:rPr>
          <w:sz w:val="24"/>
          <w:szCs w:val="24"/>
        </w:rPr>
        <w:t xml:space="preserve">hare with someone the truth you have learned. </w:t>
      </w:r>
      <w:r w:rsidRPr="00EC419F">
        <w:rPr>
          <w:sz w:val="24"/>
          <w:szCs w:val="24"/>
        </w:rPr>
        <w:t xml:space="preserve">Did you know that you can remember about 20% of what you hear, and 40% of what you read, but, you can remember about 85% of what you write? How can you transfer this truth to someone else if you can’t remember it? As you study take notes of the things the Lord is impressing on your heart and make a to-do list. </w:t>
      </w:r>
    </w:p>
    <w:p w14:paraId="116A2443" w14:textId="77777777" w:rsidR="00560808" w:rsidRDefault="00560808" w:rsidP="00560808">
      <w:pPr>
        <w:ind w:firstLine="720"/>
        <w:jc w:val="both"/>
        <w:rPr>
          <w:sz w:val="24"/>
          <w:szCs w:val="24"/>
        </w:rPr>
      </w:pPr>
      <w:r>
        <w:rPr>
          <w:sz w:val="24"/>
          <w:szCs w:val="24"/>
        </w:rPr>
        <w:t>In closing, consider this: our a</w:t>
      </w:r>
      <w:r w:rsidRPr="005A071A">
        <w:rPr>
          <w:sz w:val="24"/>
          <w:szCs w:val="24"/>
        </w:rPr>
        <w:t>ctions speak louder than words</w:t>
      </w:r>
      <w:r>
        <w:rPr>
          <w:sz w:val="24"/>
          <w:szCs w:val="24"/>
        </w:rPr>
        <w:t>. The point is, time alone with God should take precedence over all our other activities. By seeking</w:t>
      </w:r>
      <w:r w:rsidRPr="005A071A">
        <w:rPr>
          <w:sz w:val="24"/>
          <w:szCs w:val="24"/>
        </w:rPr>
        <w:t xml:space="preserve"> </w:t>
      </w:r>
      <w:r>
        <w:rPr>
          <w:sz w:val="24"/>
          <w:szCs w:val="24"/>
        </w:rPr>
        <w:t>Him</w:t>
      </w:r>
      <w:r w:rsidRPr="005A071A">
        <w:rPr>
          <w:sz w:val="24"/>
          <w:szCs w:val="24"/>
        </w:rPr>
        <w:t xml:space="preserve"> first</w:t>
      </w:r>
      <w:r>
        <w:rPr>
          <w:sz w:val="24"/>
          <w:szCs w:val="24"/>
        </w:rPr>
        <w:t>,</w:t>
      </w:r>
      <w:r w:rsidRPr="005A071A">
        <w:rPr>
          <w:sz w:val="24"/>
          <w:szCs w:val="24"/>
        </w:rPr>
        <w:t xml:space="preserve"> we </w:t>
      </w:r>
      <w:r>
        <w:rPr>
          <w:sz w:val="24"/>
          <w:szCs w:val="24"/>
        </w:rPr>
        <w:t>communicate to Him the following:</w:t>
      </w:r>
      <w:r w:rsidRPr="005A071A">
        <w:rPr>
          <w:sz w:val="24"/>
          <w:szCs w:val="24"/>
        </w:rPr>
        <w:t xml:space="preserve"> “I love </w:t>
      </w:r>
      <w:r>
        <w:rPr>
          <w:sz w:val="24"/>
          <w:szCs w:val="24"/>
        </w:rPr>
        <w:t>y</w:t>
      </w:r>
      <w:r w:rsidRPr="005A071A">
        <w:rPr>
          <w:sz w:val="24"/>
          <w:szCs w:val="24"/>
        </w:rPr>
        <w:t>ou</w:t>
      </w:r>
      <w:r>
        <w:rPr>
          <w:sz w:val="24"/>
          <w:szCs w:val="24"/>
        </w:rPr>
        <w:t xml:space="preserve"> Lord…</w:t>
      </w:r>
      <w:r w:rsidRPr="005A071A">
        <w:rPr>
          <w:sz w:val="24"/>
          <w:szCs w:val="24"/>
        </w:rPr>
        <w:t xml:space="preserve"> I </w:t>
      </w:r>
      <w:r>
        <w:rPr>
          <w:sz w:val="24"/>
          <w:szCs w:val="24"/>
        </w:rPr>
        <w:t xml:space="preserve">am dependent upon you…  </w:t>
      </w:r>
      <w:r w:rsidRPr="005A071A">
        <w:rPr>
          <w:sz w:val="24"/>
          <w:szCs w:val="24"/>
        </w:rPr>
        <w:t>I</w:t>
      </w:r>
      <w:r>
        <w:rPr>
          <w:sz w:val="24"/>
          <w:szCs w:val="24"/>
        </w:rPr>
        <w:t xml:space="preserve"> </w:t>
      </w:r>
      <w:r w:rsidRPr="005A071A">
        <w:rPr>
          <w:sz w:val="24"/>
          <w:szCs w:val="24"/>
        </w:rPr>
        <w:t xml:space="preserve">can do nothing without </w:t>
      </w:r>
      <w:r>
        <w:rPr>
          <w:sz w:val="24"/>
          <w:szCs w:val="24"/>
        </w:rPr>
        <w:t>y</w:t>
      </w:r>
      <w:r w:rsidRPr="005A071A">
        <w:rPr>
          <w:sz w:val="24"/>
          <w:szCs w:val="24"/>
        </w:rPr>
        <w:t>ou</w:t>
      </w:r>
      <w:r>
        <w:rPr>
          <w:sz w:val="24"/>
          <w:szCs w:val="24"/>
        </w:rPr>
        <w:t>… You are the most important thing in my life.</w:t>
      </w:r>
      <w:r w:rsidRPr="005A071A">
        <w:rPr>
          <w:sz w:val="24"/>
          <w:szCs w:val="24"/>
        </w:rPr>
        <w:t xml:space="preserve">” </w:t>
      </w:r>
      <w:r>
        <w:rPr>
          <w:sz w:val="24"/>
          <w:szCs w:val="24"/>
        </w:rPr>
        <w:t xml:space="preserve"> Will you accept His invitation?</w:t>
      </w:r>
    </w:p>
    <w:p w14:paraId="2FFDDC4F" w14:textId="77777777" w:rsidR="00A864F9" w:rsidRDefault="00A864F9" w:rsidP="00560808">
      <w:pPr>
        <w:spacing w:after="0"/>
        <w:jc w:val="center"/>
        <w:rPr>
          <w:rFonts w:asciiTheme="minorHAnsi" w:hAnsiTheme="minorHAnsi" w:cstheme="minorHAnsi"/>
          <w:b/>
          <w:sz w:val="24"/>
          <w:szCs w:val="24"/>
        </w:rPr>
      </w:pPr>
    </w:p>
    <w:p w14:paraId="38F97E7E" w14:textId="77777777" w:rsidR="00A864F9" w:rsidRDefault="00A864F9" w:rsidP="00560808">
      <w:pPr>
        <w:spacing w:after="0"/>
        <w:jc w:val="center"/>
        <w:rPr>
          <w:rFonts w:asciiTheme="minorHAnsi" w:hAnsiTheme="minorHAnsi" w:cstheme="minorHAnsi"/>
          <w:b/>
          <w:sz w:val="24"/>
          <w:szCs w:val="24"/>
        </w:rPr>
      </w:pPr>
    </w:p>
    <w:p w14:paraId="56767FAA" w14:textId="77777777" w:rsidR="00560808" w:rsidRDefault="00560808" w:rsidP="00560808">
      <w:pPr>
        <w:spacing w:after="0"/>
        <w:jc w:val="center"/>
        <w:rPr>
          <w:rFonts w:asciiTheme="minorHAnsi" w:hAnsiTheme="minorHAnsi" w:cstheme="minorHAnsi"/>
          <w:b/>
          <w:sz w:val="24"/>
          <w:szCs w:val="24"/>
        </w:rPr>
      </w:pPr>
      <w:r w:rsidRPr="00637006">
        <w:rPr>
          <w:rFonts w:asciiTheme="minorHAnsi" w:hAnsiTheme="minorHAnsi" w:cstheme="minorHAnsi"/>
          <w:b/>
          <w:sz w:val="24"/>
          <w:szCs w:val="24"/>
        </w:rPr>
        <w:t xml:space="preserve">John 7:37-38 </w:t>
      </w:r>
      <w:r>
        <w:rPr>
          <w:rFonts w:asciiTheme="minorHAnsi" w:hAnsiTheme="minorHAnsi" w:cstheme="minorHAnsi"/>
          <w:b/>
          <w:sz w:val="24"/>
          <w:szCs w:val="24"/>
        </w:rPr>
        <w:t xml:space="preserve"> </w:t>
      </w:r>
    </w:p>
    <w:p w14:paraId="1B0C7912" w14:textId="77777777" w:rsidR="00560808" w:rsidRDefault="00560808" w:rsidP="00560808">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637006">
        <w:rPr>
          <w:rStyle w:val="Heading3Char"/>
          <w:rFonts w:asciiTheme="minorHAnsi" w:eastAsia="Calibri" w:hAnsiTheme="minorHAnsi" w:cstheme="minorHAnsi"/>
          <w:i/>
          <w:color w:val="000000"/>
          <w:shd w:val="clear" w:color="auto" w:fill="FFFFFF"/>
        </w:rPr>
        <w:t xml:space="preserve"> </w:t>
      </w:r>
      <w:r w:rsidRPr="00637006">
        <w:rPr>
          <w:rStyle w:val="s"/>
          <w:rFonts w:asciiTheme="minorHAnsi" w:hAnsiTheme="minorHAnsi" w:cstheme="minorHAnsi"/>
          <w:b/>
          <w:i/>
          <w:color w:val="000000"/>
          <w:sz w:val="24"/>
          <w:szCs w:val="24"/>
          <w:shd w:val="clear" w:color="auto" w:fill="FFFFFF"/>
        </w:rPr>
        <w:t>On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last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of the feast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greatest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vertAlign w:val="superscript"/>
        </w:rPr>
        <w:t> </w:t>
      </w:r>
      <w:r w:rsidRPr="00637006">
        <w:rPr>
          <w:rStyle w:val="s"/>
          <w:rFonts w:asciiTheme="minorHAnsi" w:hAnsiTheme="minorHAnsi" w:cstheme="minorHAnsi"/>
          <w:b/>
          <w:i/>
          <w:color w:val="000000"/>
          <w:sz w:val="24"/>
          <w:szCs w:val="24"/>
          <w:shd w:val="clear" w:color="auto" w:fill="FFFFFF"/>
        </w:rPr>
        <w:t>Jesus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stood up</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shouted out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hyperlink r:id="rId93" w:history="1"/>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i/>
          <w:color w:val="000000"/>
          <w:sz w:val="24"/>
          <w:szCs w:val="24"/>
          <w:shd w:val="clear" w:color="auto" w:fill="FFFFFF"/>
        </w:rPr>
        <w:t>If</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anyone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is thirsty</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him come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to</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the one who believes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drink.</w:t>
      </w:r>
      <w:r w:rsidRPr="00637006">
        <w:rPr>
          <w:rStyle w:val="apple-converted-space"/>
          <w:rFonts w:asciiTheme="minorHAnsi" w:hAnsiTheme="minorHAnsi" w:cstheme="minorHAnsi"/>
          <w:b/>
          <w:i/>
          <w:color w:val="000000"/>
          <w:sz w:val="24"/>
          <w:szCs w:val="24"/>
          <w:shd w:val="clear" w:color="auto" w:fill="FFFFFF"/>
          <w:vertAlign w:val="superscript"/>
        </w:rPr>
        <w:t> </w:t>
      </w:r>
      <w:hyperlink r:id="rId94" w:history="1"/>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Just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as the scripture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says,</w:t>
      </w:r>
      <w:r w:rsidRPr="00637006">
        <w:rPr>
          <w:rStyle w:val="apple-converted-space"/>
          <w:rFonts w:asciiTheme="minorHAnsi" w:hAnsiTheme="minorHAnsi" w:cstheme="minorHAnsi"/>
          <w:b/>
          <w:i/>
          <w:color w:val="000000"/>
          <w:sz w:val="24"/>
          <w:szCs w:val="24"/>
          <w:shd w:val="clear" w:color="auto" w:fill="FFFFFF"/>
        </w:rPr>
        <w:t> </w:t>
      </w:r>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bCs/>
          <w:i/>
          <w:iCs/>
          <w:color w:val="000000"/>
          <w:sz w:val="24"/>
          <w:szCs w:val="24"/>
          <w:shd w:val="clear" w:color="auto" w:fill="FFFFFF"/>
        </w:rPr>
        <w:t>From</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within</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him</w:t>
      </w:r>
      <w:r w:rsidRPr="00637006">
        <w:rPr>
          <w:rStyle w:val="apple-converted-space"/>
          <w:rFonts w:asciiTheme="minorHAnsi" w:hAnsiTheme="minorHAnsi" w:cstheme="minorHAnsi"/>
          <w:b/>
          <w:bCs/>
          <w:i/>
          <w:iCs/>
          <w:color w:val="000000"/>
          <w:sz w:val="24"/>
          <w:szCs w:val="24"/>
          <w:shd w:val="clear" w:color="auto" w:fill="FFFFFF"/>
          <w:vertAlign w:val="superscript"/>
        </w:rPr>
        <w:t> </w:t>
      </w:r>
      <w:r w:rsidRPr="00637006">
        <w:rPr>
          <w:rStyle w:val="s"/>
          <w:rFonts w:asciiTheme="minorHAnsi" w:hAnsiTheme="minorHAnsi" w:cstheme="minorHAnsi"/>
          <w:b/>
          <w:bCs/>
          <w:i/>
          <w:iCs/>
          <w:color w:val="000000"/>
          <w:sz w:val="24"/>
          <w:szCs w:val="24"/>
          <w:shd w:val="clear" w:color="auto" w:fill="FFFFFF"/>
        </w:rPr>
        <w:t>will flow</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rivers</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of living</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water</w:t>
      </w:r>
      <w:r w:rsidRPr="00637006">
        <w:rPr>
          <w:rStyle w:val="s"/>
          <w:rFonts w:asciiTheme="minorHAnsi" w:hAnsiTheme="minorHAnsi" w:cstheme="minorHAnsi"/>
          <w:b/>
          <w:i/>
          <w:color w:val="000000"/>
          <w:sz w:val="24"/>
          <w:szCs w:val="24"/>
          <w:shd w:val="clear" w:color="auto" w:fill="FFFFFF"/>
        </w:rPr>
        <w: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p>
    <w:p w14:paraId="488D78FC" w14:textId="77777777" w:rsidR="00560808" w:rsidRDefault="00560808" w:rsidP="00560808">
      <w:pPr>
        <w:pStyle w:val="ListParagraph"/>
        <w:rPr>
          <w:sz w:val="24"/>
          <w:szCs w:val="24"/>
        </w:rPr>
      </w:pPr>
    </w:p>
    <w:p w14:paraId="76674664" w14:textId="77777777" w:rsidR="00CC2BF3" w:rsidRDefault="00CC2BF3" w:rsidP="00560808">
      <w:pPr>
        <w:pStyle w:val="ListParagraph"/>
        <w:rPr>
          <w:sz w:val="24"/>
          <w:szCs w:val="24"/>
        </w:rPr>
      </w:pPr>
    </w:p>
    <w:p w14:paraId="73046B47" w14:textId="77777777" w:rsidR="003540A1" w:rsidRDefault="003540A1" w:rsidP="00560808">
      <w:pPr>
        <w:pStyle w:val="ListParagraph"/>
        <w:rPr>
          <w:sz w:val="24"/>
          <w:szCs w:val="24"/>
        </w:rPr>
      </w:pPr>
    </w:p>
    <w:p w14:paraId="0B9473DD" w14:textId="77777777" w:rsidR="003540A1" w:rsidRDefault="003540A1" w:rsidP="00560808">
      <w:pPr>
        <w:pStyle w:val="ListParagraph"/>
        <w:rPr>
          <w:sz w:val="24"/>
          <w:szCs w:val="24"/>
        </w:rPr>
      </w:pPr>
    </w:p>
    <w:p w14:paraId="592D9C82" w14:textId="77777777" w:rsidR="003540A1" w:rsidRDefault="003540A1" w:rsidP="00560808">
      <w:pPr>
        <w:pStyle w:val="ListParagraph"/>
        <w:rPr>
          <w:sz w:val="24"/>
          <w:szCs w:val="24"/>
        </w:rPr>
      </w:pPr>
    </w:p>
    <w:p w14:paraId="45D9FC0C" w14:textId="77777777" w:rsidR="003540A1" w:rsidRDefault="003540A1" w:rsidP="00560808">
      <w:pPr>
        <w:pStyle w:val="ListParagraph"/>
        <w:rPr>
          <w:sz w:val="24"/>
          <w:szCs w:val="24"/>
        </w:rPr>
      </w:pPr>
    </w:p>
    <w:p w14:paraId="56A72383" w14:textId="77777777" w:rsidR="003540A1" w:rsidRDefault="003540A1" w:rsidP="00560808">
      <w:pPr>
        <w:pStyle w:val="ListParagraph"/>
        <w:rPr>
          <w:sz w:val="24"/>
          <w:szCs w:val="24"/>
        </w:rPr>
      </w:pPr>
    </w:p>
    <w:p w14:paraId="650A398C" w14:textId="77777777" w:rsidR="003540A1" w:rsidRDefault="003540A1" w:rsidP="00560808">
      <w:pPr>
        <w:pStyle w:val="ListParagraph"/>
        <w:rPr>
          <w:sz w:val="24"/>
          <w:szCs w:val="24"/>
        </w:rPr>
      </w:pPr>
    </w:p>
    <w:p w14:paraId="544E8B59" w14:textId="77777777" w:rsidR="003540A1" w:rsidRDefault="003540A1" w:rsidP="00560808">
      <w:pPr>
        <w:pStyle w:val="ListParagraph"/>
        <w:rPr>
          <w:sz w:val="24"/>
          <w:szCs w:val="24"/>
        </w:rPr>
      </w:pPr>
    </w:p>
    <w:p w14:paraId="6444A6DA" w14:textId="77777777" w:rsidR="003540A1" w:rsidRDefault="003540A1" w:rsidP="00560808">
      <w:pPr>
        <w:pStyle w:val="ListParagraph"/>
        <w:rPr>
          <w:sz w:val="24"/>
          <w:szCs w:val="24"/>
        </w:rPr>
      </w:pPr>
    </w:p>
    <w:p w14:paraId="38C1EB03" w14:textId="77777777" w:rsidR="003540A1" w:rsidRDefault="003540A1" w:rsidP="00560808">
      <w:pPr>
        <w:pStyle w:val="ListParagraph"/>
        <w:rPr>
          <w:sz w:val="24"/>
          <w:szCs w:val="24"/>
        </w:rPr>
      </w:pPr>
    </w:p>
    <w:p w14:paraId="0261A890" w14:textId="77777777" w:rsidR="003540A1" w:rsidRDefault="003540A1" w:rsidP="00560808">
      <w:pPr>
        <w:pStyle w:val="ListParagraph"/>
        <w:rPr>
          <w:sz w:val="24"/>
          <w:szCs w:val="24"/>
        </w:rPr>
      </w:pPr>
    </w:p>
    <w:p w14:paraId="778C40F3" w14:textId="77777777" w:rsidR="003540A1" w:rsidRDefault="003540A1" w:rsidP="00560808">
      <w:pPr>
        <w:pStyle w:val="ListParagraph"/>
        <w:rPr>
          <w:sz w:val="24"/>
          <w:szCs w:val="24"/>
        </w:rPr>
      </w:pPr>
    </w:p>
    <w:p w14:paraId="5AA4A3AA" w14:textId="77777777" w:rsidR="003540A1" w:rsidRDefault="003540A1" w:rsidP="00560808">
      <w:pPr>
        <w:pStyle w:val="ListParagraph"/>
        <w:rPr>
          <w:sz w:val="24"/>
          <w:szCs w:val="24"/>
        </w:rPr>
      </w:pPr>
    </w:p>
    <w:p w14:paraId="79278533" w14:textId="77777777" w:rsidR="003540A1" w:rsidRDefault="003540A1" w:rsidP="00560808">
      <w:pPr>
        <w:pStyle w:val="ListParagraph"/>
        <w:rPr>
          <w:sz w:val="24"/>
          <w:szCs w:val="24"/>
        </w:rPr>
      </w:pPr>
    </w:p>
    <w:p w14:paraId="7C2DEA90" w14:textId="77777777" w:rsidR="003540A1" w:rsidRDefault="003540A1" w:rsidP="00560808">
      <w:pPr>
        <w:pStyle w:val="ListParagraph"/>
        <w:rPr>
          <w:sz w:val="24"/>
          <w:szCs w:val="24"/>
        </w:rPr>
      </w:pPr>
    </w:p>
    <w:p w14:paraId="088C8C07" w14:textId="77777777" w:rsidR="003540A1" w:rsidRDefault="003540A1" w:rsidP="00560808">
      <w:pPr>
        <w:pStyle w:val="ListParagraph"/>
        <w:rPr>
          <w:sz w:val="24"/>
          <w:szCs w:val="24"/>
        </w:rPr>
      </w:pPr>
    </w:p>
    <w:p w14:paraId="12E4A9CF" w14:textId="77777777" w:rsidR="003540A1" w:rsidRDefault="003540A1" w:rsidP="00560808">
      <w:pPr>
        <w:pStyle w:val="ListParagraph"/>
        <w:rPr>
          <w:sz w:val="24"/>
          <w:szCs w:val="24"/>
        </w:rPr>
      </w:pPr>
    </w:p>
    <w:p w14:paraId="695325B1" w14:textId="77777777" w:rsidR="003540A1" w:rsidRDefault="003540A1" w:rsidP="00560808">
      <w:pPr>
        <w:pStyle w:val="ListParagraph"/>
        <w:rPr>
          <w:sz w:val="24"/>
          <w:szCs w:val="24"/>
        </w:rPr>
      </w:pPr>
    </w:p>
    <w:p w14:paraId="35D9D9AF" w14:textId="77777777" w:rsidR="003540A1" w:rsidRDefault="003540A1" w:rsidP="00560808">
      <w:pPr>
        <w:pStyle w:val="ListParagraph"/>
        <w:rPr>
          <w:sz w:val="24"/>
          <w:szCs w:val="24"/>
        </w:rPr>
      </w:pPr>
    </w:p>
    <w:p w14:paraId="0180D503" w14:textId="77777777" w:rsidR="003540A1" w:rsidRDefault="003540A1" w:rsidP="00560808">
      <w:pPr>
        <w:pStyle w:val="ListParagraph"/>
        <w:rPr>
          <w:sz w:val="24"/>
          <w:szCs w:val="24"/>
        </w:rPr>
      </w:pPr>
    </w:p>
    <w:p w14:paraId="46787DAD" w14:textId="77777777" w:rsidR="003540A1" w:rsidRDefault="003540A1" w:rsidP="00560808">
      <w:pPr>
        <w:pStyle w:val="ListParagraph"/>
        <w:rPr>
          <w:sz w:val="24"/>
          <w:szCs w:val="24"/>
        </w:rPr>
      </w:pPr>
    </w:p>
    <w:p w14:paraId="177A286C" w14:textId="77777777" w:rsidR="003540A1" w:rsidRDefault="003540A1" w:rsidP="00560808">
      <w:pPr>
        <w:pStyle w:val="ListParagraph"/>
        <w:rPr>
          <w:sz w:val="24"/>
          <w:szCs w:val="24"/>
        </w:rPr>
      </w:pPr>
    </w:p>
    <w:p w14:paraId="446D7C9E" w14:textId="77777777" w:rsidR="003540A1" w:rsidRDefault="003540A1" w:rsidP="00560808">
      <w:pPr>
        <w:pStyle w:val="ListParagraph"/>
        <w:rPr>
          <w:sz w:val="24"/>
          <w:szCs w:val="24"/>
        </w:rPr>
      </w:pPr>
    </w:p>
    <w:p w14:paraId="37529AE2" w14:textId="77777777" w:rsidR="003540A1" w:rsidRDefault="003540A1" w:rsidP="00560808">
      <w:pPr>
        <w:pStyle w:val="ListParagraph"/>
        <w:rPr>
          <w:sz w:val="24"/>
          <w:szCs w:val="24"/>
        </w:rPr>
      </w:pPr>
    </w:p>
    <w:p w14:paraId="770C8FA3" w14:textId="77777777" w:rsidR="003540A1" w:rsidRDefault="003540A1" w:rsidP="00560808">
      <w:pPr>
        <w:pStyle w:val="ListParagraph"/>
        <w:rPr>
          <w:sz w:val="24"/>
          <w:szCs w:val="24"/>
        </w:rPr>
      </w:pPr>
    </w:p>
    <w:p w14:paraId="37EF619E" w14:textId="77777777" w:rsidR="003540A1" w:rsidRDefault="003540A1" w:rsidP="00560808">
      <w:pPr>
        <w:pStyle w:val="ListParagraph"/>
        <w:rPr>
          <w:sz w:val="24"/>
          <w:szCs w:val="24"/>
        </w:rPr>
      </w:pPr>
    </w:p>
    <w:p w14:paraId="7580B88C" w14:textId="77777777" w:rsidR="003540A1" w:rsidRDefault="003540A1" w:rsidP="00560808">
      <w:pPr>
        <w:pStyle w:val="ListParagraph"/>
        <w:rPr>
          <w:sz w:val="24"/>
          <w:szCs w:val="24"/>
        </w:rPr>
      </w:pPr>
    </w:p>
    <w:p w14:paraId="6634BE01" w14:textId="77777777" w:rsidR="003540A1" w:rsidRDefault="003540A1" w:rsidP="00560808">
      <w:pPr>
        <w:pStyle w:val="ListParagraph"/>
        <w:rPr>
          <w:sz w:val="24"/>
          <w:szCs w:val="24"/>
        </w:rPr>
      </w:pPr>
    </w:p>
    <w:p w14:paraId="106A22FA" w14:textId="77777777" w:rsidR="003540A1" w:rsidRDefault="003540A1" w:rsidP="00560808">
      <w:pPr>
        <w:pStyle w:val="ListParagraph"/>
        <w:rPr>
          <w:sz w:val="24"/>
          <w:szCs w:val="24"/>
        </w:rPr>
      </w:pPr>
    </w:p>
    <w:p w14:paraId="52CC98E7" w14:textId="77777777" w:rsidR="003540A1" w:rsidRDefault="003540A1" w:rsidP="00560808">
      <w:pPr>
        <w:pStyle w:val="ListParagraph"/>
        <w:rPr>
          <w:sz w:val="24"/>
          <w:szCs w:val="24"/>
        </w:rPr>
      </w:pPr>
    </w:p>
    <w:p w14:paraId="0E12A5B8" w14:textId="77777777" w:rsidR="003540A1" w:rsidRDefault="003540A1" w:rsidP="00560808">
      <w:pPr>
        <w:pStyle w:val="ListParagraph"/>
        <w:rPr>
          <w:sz w:val="24"/>
          <w:szCs w:val="24"/>
        </w:rPr>
      </w:pPr>
    </w:p>
    <w:p w14:paraId="7C6C487A" w14:textId="77777777" w:rsidR="003540A1" w:rsidRDefault="003540A1" w:rsidP="00560808">
      <w:pPr>
        <w:pStyle w:val="ListParagraph"/>
        <w:rPr>
          <w:sz w:val="24"/>
          <w:szCs w:val="24"/>
        </w:rPr>
      </w:pPr>
    </w:p>
    <w:p w14:paraId="612558D8" w14:textId="77777777" w:rsidR="003540A1" w:rsidRDefault="003540A1" w:rsidP="00560808">
      <w:pPr>
        <w:pStyle w:val="ListParagraph"/>
        <w:rPr>
          <w:sz w:val="24"/>
          <w:szCs w:val="24"/>
        </w:rPr>
      </w:pPr>
    </w:p>
    <w:p w14:paraId="70CE3F4A" w14:textId="77777777" w:rsidR="003540A1" w:rsidRDefault="003540A1" w:rsidP="00560808">
      <w:pPr>
        <w:pStyle w:val="ListParagraph"/>
        <w:rPr>
          <w:sz w:val="24"/>
          <w:szCs w:val="24"/>
        </w:rPr>
      </w:pPr>
    </w:p>
    <w:p w14:paraId="335EFE82" w14:textId="77777777" w:rsidR="00CC2BF3" w:rsidRDefault="00CC2BF3" w:rsidP="00560808">
      <w:pPr>
        <w:pStyle w:val="ListParagraph"/>
        <w:rPr>
          <w:sz w:val="24"/>
          <w:szCs w:val="24"/>
        </w:rPr>
      </w:pPr>
    </w:p>
    <w:p w14:paraId="5E56882F" w14:textId="77777777" w:rsidR="00560808" w:rsidRDefault="00560808" w:rsidP="00560808">
      <w:pPr>
        <w:jc w:val="center"/>
        <w:rPr>
          <w:b/>
          <w:sz w:val="28"/>
          <w:szCs w:val="28"/>
        </w:rPr>
      </w:pPr>
      <w:r w:rsidRPr="5897EC05">
        <w:rPr>
          <w:b/>
          <w:bCs/>
          <w:sz w:val="28"/>
          <w:szCs w:val="28"/>
        </w:rPr>
        <w:t xml:space="preserve">DISCUSSION QUESTIONS: </w:t>
      </w:r>
      <w:r>
        <w:rPr>
          <w:b/>
          <w:bCs/>
          <w:sz w:val="28"/>
          <w:szCs w:val="28"/>
        </w:rPr>
        <w:t>Let’s talk about it.</w:t>
      </w:r>
    </w:p>
    <w:p w14:paraId="38B34D70" w14:textId="77777777" w:rsidR="00560808" w:rsidRDefault="00560808" w:rsidP="00560808">
      <w:pPr>
        <w:pStyle w:val="ListParagraph"/>
        <w:ind w:left="0"/>
        <w:rPr>
          <w:sz w:val="24"/>
          <w:szCs w:val="24"/>
        </w:rPr>
      </w:pPr>
    </w:p>
    <w:p w14:paraId="51AE9DC6" w14:textId="77777777" w:rsidR="00560808" w:rsidRPr="007C0FBF" w:rsidRDefault="00560808" w:rsidP="000D53FF">
      <w:pPr>
        <w:pStyle w:val="ListParagraph"/>
        <w:numPr>
          <w:ilvl w:val="0"/>
          <w:numId w:val="59"/>
        </w:numPr>
        <w:rPr>
          <w:sz w:val="24"/>
          <w:szCs w:val="24"/>
        </w:rPr>
      </w:pPr>
      <w:r>
        <w:rPr>
          <w:sz w:val="24"/>
          <w:szCs w:val="24"/>
        </w:rPr>
        <w:t>Let’s search our hearts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 ________________________________________________________________________________________________________________________________________________</w:t>
      </w:r>
    </w:p>
    <w:p w14:paraId="32E797D6" w14:textId="77777777" w:rsidR="00560808" w:rsidRDefault="00560808" w:rsidP="000D53FF">
      <w:pPr>
        <w:pStyle w:val="ListParagraph"/>
        <w:numPr>
          <w:ilvl w:val="0"/>
          <w:numId w:val="59"/>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 ________________________________________________________________________________________________________________________________________________________________________________________________________________________</w:t>
      </w:r>
    </w:p>
    <w:p w14:paraId="79B8BD96" w14:textId="77777777" w:rsidR="00560808" w:rsidRDefault="00560808" w:rsidP="000D53FF">
      <w:pPr>
        <w:pStyle w:val="ListParagraph"/>
        <w:numPr>
          <w:ilvl w:val="0"/>
          <w:numId w:val="59"/>
        </w:numPr>
        <w:rPr>
          <w:sz w:val="24"/>
          <w:szCs w:val="24"/>
        </w:rPr>
      </w:pPr>
      <w:r>
        <w:rPr>
          <w:sz w:val="24"/>
          <w:szCs w:val="24"/>
        </w:rPr>
        <w:t>Psalms 27: 8 say, “…I will seek Your face.”  What other Hebrew word means the same thing as seeking God’s face?  ________________________________________________________________________________________________________________________________________________</w:t>
      </w:r>
    </w:p>
    <w:p w14:paraId="3F4E2352" w14:textId="77777777" w:rsidR="00560808" w:rsidRDefault="00560808" w:rsidP="000D53FF">
      <w:pPr>
        <w:pStyle w:val="ListParagraph"/>
        <w:numPr>
          <w:ilvl w:val="0"/>
          <w:numId w:val="59"/>
        </w:numPr>
        <w:rPr>
          <w:sz w:val="24"/>
          <w:szCs w:val="24"/>
        </w:rPr>
      </w:pPr>
      <w:r>
        <w:rPr>
          <w:sz w:val="24"/>
          <w:szCs w:val="24"/>
        </w:rPr>
        <w:t>Why do you think it is important to seek God the first part of the day? List everything that comes to mind. ________________________________________________________________________________________________________________________________________________________________________________________________________________________</w:t>
      </w:r>
    </w:p>
    <w:p w14:paraId="33ADD622" w14:textId="77777777" w:rsidR="00560808" w:rsidRDefault="00560808" w:rsidP="000D53FF">
      <w:pPr>
        <w:pStyle w:val="ListParagraph"/>
        <w:numPr>
          <w:ilvl w:val="0"/>
          <w:numId w:val="59"/>
        </w:numPr>
        <w:rPr>
          <w:sz w:val="24"/>
          <w:szCs w:val="24"/>
        </w:rPr>
      </w:pPr>
      <w:r>
        <w:rPr>
          <w:sz w:val="24"/>
          <w:szCs w:val="24"/>
        </w:rPr>
        <w:t>Being realistic and creative, list some ways that you can carveout time in your everyday life to make time to be alone with Jesus in His Word. ________________________________________________________________________________________________________________________________________________________________________________________________________________________</w:t>
      </w:r>
    </w:p>
    <w:p w14:paraId="2EFCABEC" w14:textId="77777777" w:rsidR="00560808" w:rsidRDefault="00560808" w:rsidP="000D53FF">
      <w:pPr>
        <w:pStyle w:val="ListParagraph"/>
        <w:numPr>
          <w:ilvl w:val="0"/>
          <w:numId w:val="59"/>
        </w:numPr>
        <w:rPr>
          <w:sz w:val="24"/>
          <w:szCs w:val="24"/>
        </w:rPr>
      </w:pPr>
      <w:r>
        <w:rPr>
          <w:sz w:val="24"/>
          <w:szCs w:val="24"/>
        </w:rPr>
        <w:t>Without looking, list some of the tools and tips given in this lesson to help in quiet time. ________________________________________________________________________________________________________________________________________________________________________________________________________________________</w:t>
      </w:r>
    </w:p>
    <w:p w14:paraId="2E5C40D8" w14:textId="77777777" w:rsidR="00560808" w:rsidRDefault="00560808" w:rsidP="000D53FF">
      <w:pPr>
        <w:pStyle w:val="ListParagraph"/>
        <w:numPr>
          <w:ilvl w:val="0"/>
          <w:numId w:val="59"/>
        </w:numPr>
        <w:rPr>
          <w:sz w:val="24"/>
          <w:szCs w:val="24"/>
        </w:rPr>
      </w:pPr>
      <w:r>
        <w:rPr>
          <w:sz w:val="24"/>
          <w:szCs w:val="24"/>
        </w:rPr>
        <w:t xml:space="preserve">Can you think of any other helpful tips not already mentioned? If so, list them here. ________________________________________________________________________________________________________________________________________________________________________________________________________________________ </w:t>
      </w:r>
    </w:p>
    <w:p w14:paraId="24307C95" w14:textId="77777777" w:rsidR="00D9092D" w:rsidRPr="00D9092D" w:rsidRDefault="00D9092D" w:rsidP="00D9092D">
      <w:pPr>
        <w:pStyle w:val="ListParagraph"/>
        <w:numPr>
          <w:ilvl w:val="0"/>
          <w:numId w:val="59"/>
        </w:numPr>
        <w:spacing w:after="0" w:line="240" w:lineRule="auto"/>
        <w:rPr>
          <w:rFonts w:asciiTheme="minorHAnsi" w:hAnsiTheme="minorHAnsi" w:cstheme="minorHAnsi"/>
          <w:b/>
          <w:i/>
          <w:sz w:val="24"/>
          <w:szCs w:val="24"/>
        </w:rPr>
      </w:pPr>
      <w:r>
        <w:rPr>
          <w:rFonts w:asciiTheme="minorHAnsi" w:hAnsiTheme="minorHAnsi" w:cstheme="minorHAnsi"/>
          <w:sz w:val="24"/>
          <w:szCs w:val="24"/>
        </w:rPr>
        <w:t>Read Luke 5:16 and Mathew 11:27-29. W</w:t>
      </w:r>
      <w:r w:rsidRPr="00D20649">
        <w:rPr>
          <w:rFonts w:asciiTheme="minorHAnsi" w:hAnsiTheme="minorHAnsi" w:cstheme="minorHAnsi"/>
          <w:sz w:val="24"/>
          <w:szCs w:val="24"/>
        </w:rPr>
        <w:t xml:space="preserve">hat </w:t>
      </w:r>
      <w:r>
        <w:rPr>
          <w:rFonts w:asciiTheme="minorHAnsi" w:hAnsiTheme="minorHAnsi" w:cstheme="minorHAnsi"/>
          <w:sz w:val="24"/>
          <w:szCs w:val="24"/>
        </w:rPr>
        <w:t>insights can</w:t>
      </w:r>
      <w:r w:rsidRPr="00D20649">
        <w:rPr>
          <w:rFonts w:asciiTheme="minorHAnsi" w:hAnsiTheme="minorHAnsi" w:cstheme="minorHAnsi"/>
          <w:sz w:val="24"/>
          <w:szCs w:val="24"/>
        </w:rPr>
        <w:t xml:space="preserve"> you glean from Jesus</w:t>
      </w:r>
      <w:r>
        <w:rPr>
          <w:rFonts w:asciiTheme="minorHAnsi" w:hAnsiTheme="minorHAnsi" w:cstheme="minorHAnsi"/>
          <w:sz w:val="24"/>
          <w:szCs w:val="24"/>
        </w:rPr>
        <w:t>’ words and</w:t>
      </w:r>
      <w:r w:rsidRPr="00D20649">
        <w:rPr>
          <w:rFonts w:asciiTheme="minorHAnsi" w:hAnsiTheme="minorHAnsi" w:cstheme="minorHAnsi"/>
          <w:sz w:val="24"/>
          <w:szCs w:val="24"/>
        </w:rPr>
        <w:t xml:space="preserve"> example?</w:t>
      </w:r>
    </w:p>
    <w:p w14:paraId="732818FF" w14:textId="77777777" w:rsidR="00D9092D" w:rsidRPr="00D9092D" w:rsidRDefault="00D9092D" w:rsidP="00D9092D">
      <w:pPr>
        <w:pStyle w:val="ListParagraph"/>
        <w:spacing w:after="0" w:line="240" w:lineRule="auto"/>
        <w:rPr>
          <w:rFonts w:asciiTheme="minorHAnsi" w:hAnsiTheme="minorHAnsi" w:cstheme="minorHAnsi"/>
          <w:sz w:val="24"/>
          <w:szCs w:val="24"/>
        </w:rPr>
      </w:pPr>
      <w:r>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________________________________________________________________________________________________________________________________________________________________________________________________________________________</w:t>
      </w:r>
    </w:p>
    <w:p w14:paraId="6453E9AB" w14:textId="77777777" w:rsidR="003218E8" w:rsidRDefault="003218E8" w:rsidP="00A25D86">
      <w:pPr>
        <w:jc w:val="center"/>
        <w:rPr>
          <w:rFonts w:asciiTheme="minorHAnsi" w:hAnsiTheme="minorHAnsi" w:cstheme="minorHAnsi"/>
          <w:b/>
          <w:sz w:val="36"/>
          <w:szCs w:val="36"/>
          <w:lang w:val="en"/>
        </w:rPr>
      </w:pPr>
    </w:p>
    <w:p w14:paraId="023828DB" w14:textId="77777777" w:rsidR="008C7C6B" w:rsidRDefault="00B01C05" w:rsidP="00A25D86">
      <w:pPr>
        <w:jc w:val="center"/>
        <w:rPr>
          <w:rFonts w:asciiTheme="minorHAnsi" w:hAnsiTheme="minorHAnsi" w:cstheme="minorHAnsi"/>
          <w:b/>
          <w:sz w:val="36"/>
          <w:szCs w:val="36"/>
          <w:lang w:val="en"/>
        </w:rPr>
      </w:pPr>
      <w:r>
        <w:rPr>
          <w:rFonts w:asciiTheme="minorHAnsi" w:hAnsiTheme="minorHAnsi" w:cstheme="minorHAnsi"/>
          <w:b/>
          <w:sz w:val="36"/>
          <w:szCs w:val="36"/>
          <w:lang w:val="en"/>
        </w:rPr>
        <w:t xml:space="preserve">Week </w:t>
      </w:r>
      <w:r w:rsidR="008C7C6B" w:rsidRPr="005317E3">
        <w:rPr>
          <w:rFonts w:asciiTheme="minorHAnsi" w:hAnsiTheme="minorHAnsi" w:cstheme="minorHAnsi"/>
          <w:b/>
          <w:sz w:val="36"/>
          <w:szCs w:val="36"/>
          <w:lang w:val="en"/>
        </w:rPr>
        <w:t>#</w:t>
      </w:r>
      <w:r w:rsidR="002B5BEF">
        <w:rPr>
          <w:rFonts w:asciiTheme="minorHAnsi" w:hAnsiTheme="minorHAnsi" w:cstheme="minorHAnsi"/>
          <w:b/>
          <w:sz w:val="36"/>
          <w:szCs w:val="36"/>
          <w:lang w:val="en"/>
        </w:rPr>
        <w:t>5</w:t>
      </w:r>
    </w:p>
    <w:p w14:paraId="3F8403F8" w14:textId="77777777" w:rsidR="00BB222D" w:rsidRPr="00BB222D" w:rsidRDefault="00BB222D" w:rsidP="008C7C6B">
      <w:pPr>
        <w:jc w:val="center"/>
        <w:rPr>
          <w:rFonts w:ascii="Edwardian Script ITC" w:hAnsi="Edwardian Script ITC" w:cstheme="minorHAnsi"/>
          <w:b/>
          <w:sz w:val="72"/>
          <w:szCs w:val="72"/>
          <w:lang w:val="en"/>
        </w:rPr>
      </w:pPr>
      <w:r w:rsidRPr="00BB222D">
        <w:rPr>
          <w:rFonts w:ascii="Edwardian Script ITC" w:hAnsi="Edwardian Script ITC" w:cstheme="minorHAnsi"/>
          <w:b/>
          <w:sz w:val="72"/>
          <w:szCs w:val="72"/>
          <w:lang w:val="en"/>
        </w:rPr>
        <w:t xml:space="preserve">Teach Us </w:t>
      </w:r>
      <w:r w:rsidR="00A864F9">
        <w:rPr>
          <w:rFonts w:ascii="Edwardian Script ITC" w:hAnsi="Edwardian Script ITC" w:cstheme="minorHAnsi"/>
          <w:b/>
          <w:sz w:val="72"/>
          <w:szCs w:val="72"/>
          <w:lang w:val="en"/>
        </w:rPr>
        <w:t>to</w:t>
      </w:r>
      <w:r w:rsidRPr="00BB222D">
        <w:rPr>
          <w:rFonts w:ascii="Edwardian Script ITC" w:hAnsi="Edwardian Script ITC" w:cstheme="minorHAnsi"/>
          <w:b/>
          <w:sz w:val="72"/>
          <w:szCs w:val="72"/>
          <w:lang w:val="en"/>
        </w:rPr>
        <w:t xml:space="preserve"> Pray</w:t>
      </w:r>
    </w:p>
    <w:p w14:paraId="46991398" w14:textId="77777777" w:rsidR="008C7C6B" w:rsidRPr="00B543B6" w:rsidRDefault="006B163C" w:rsidP="007560D5">
      <w:pPr>
        <w:pStyle w:val="line"/>
        <w:jc w:val="center"/>
        <w:rPr>
          <w:rFonts w:asciiTheme="minorHAnsi" w:hAnsiTheme="minorHAnsi"/>
          <w:vanish/>
        </w:rPr>
      </w:pPr>
      <w:hyperlink r:id="rId95" w:anchor="en-NASB-23555" w:tooltip="Go to Matthew 13:15" w:history="1">
        <w:r w:rsidR="008C7C6B" w:rsidRPr="5897EC05">
          <w:rPr>
            <w:rStyle w:val="Hyperlink"/>
            <w:rFonts w:asciiTheme="minorHAnsi" w:eastAsiaTheme="minorEastAsia" w:hAnsiTheme="minorHAnsi" w:cstheme="minorBidi"/>
            <w:vanish/>
          </w:rPr>
          <w:t>Matthew 13:15</w:t>
        </w:r>
      </w:hyperlink>
      <w:r w:rsidR="008C7C6B" w:rsidRPr="5897EC05">
        <w:rPr>
          <w:rFonts w:asciiTheme="minorHAnsi" w:eastAsiaTheme="minorEastAsia" w:hAnsiTheme="minorHAnsi" w:cstheme="minorBidi"/>
          <w:vanish/>
        </w:rPr>
        <w:t xml:space="preserve"> : </w:t>
      </w:r>
      <w:hyperlink r:id="rId96" w:history="1">
        <w:r w:rsidR="008C7C6B" w:rsidRPr="5897EC05">
          <w:rPr>
            <w:rStyle w:val="Hyperlink"/>
            <w:rFonts w:asciiTheme="minorHAnsi" w:eastAsiaTheme="minorEastAsia" w:hAnsiTheme="minorHAnsi" w:cstheme="minorBidi"/>
            <w:vanish/>
          </w:rPr>
          <w:t>Is 6:10; Ps 119:70; Zech 7:11; Luke 19:42; John 8:43, 44; 2 Tim 4:4; Heb 5:11</w:t>
        </w:r>
      </w:hyperlink>
    </w:p>
    <w:p w14:paraId="7991782B" w14:textId="77777777" w:rsidR="008C7C6B" w:rsidRPr="006B0D64" w:rsidRDefault="006B163C" w:rsidP="008C7C6B">
      <w:pPr>
        <w:rPr>
          <w:rFonts w:asciiTheme="minorHAnsi" w:hAnsiTheme="minorHAnsi" w:cstheme="minorHAnsi"/>
          <w:vanish/>
        </w:rPr>
      </w:pPr>
      <w:hyperlink r:id="rId97" w:anchor="en-NASB-23556" w:tooltip="Go to Matthew 13:16" w:history="1">
        <w:r w:rsidR="008C7C6B" w:rsidRPr="5897EC05">
          <w:rPr>
            <w:rStyle w:val="Hyperlink"/>
            <w:rFonts w:asciiTheme="minorHAnsi" w:eastAsiaTheme="minorEastAsia" w:hAnsiTheme="minorHAnsi" w:cstheme="minorBidi"/>
            <w:vanish/>
          </w:rPr>
          <w:t>Matthew 13:16</w:t>
        </w:r>
      </w:hyperlink>
      <w:r w:rsidR="008C7C6B" w:rsidRPr="5897EC05">
        <w:rPr>
          <w:rFonts w:asciiTheme="minorHAnsi" w:eastAsiaTheme="minorEastAsia" w:hAnsiTheme="minorHAnsi" w:cstheme="minorBidi"/>
          <w:vanish/>
        </w:rPr>
        <w:t xml:space="preserve"> : </w:t>
      </w:r>
      <w:hyperlink r:id="rId98" w:history="1">
        <w:r w:rsidR="008C7C6B" w:rsidRPr="5897EC05">
          <w:rPr>
            <w:rStyle w:val="Hyperlink"/>
            <w:rFonts w:asciiTheme="minorHAnsi" w:eastAsiaTheme="minorEastAsia" w:hAnsiTheme="minorHAnsi" w:cstheme="minorBidi"/>
            <w:vanish/>
          </w:rPr>
          <w:t xml:space="preserve">Matt 13:16-17: </w:t>
        </w:r>
        <w:r w:rsidR="008C7C6B" w:rsidRPr="5897EC05">
          <w:rPr>
            <w:rStyle w:val="Hyperlink"/>
            <w:rFonts w:asciiTheme="minorHAnsi" w:eastAsiaTheme="minorEastAsia" w:hAnsiTheme="minorHAnsi" w:cstheme="minorBidi"/>
            <w:i/>
            <w:iCs/>
            <w:vanish/>
          </w:rPr>
          <w:t>Luke 10:23, 24</w:t>
        </w:r>
        <w:r w:rsidR="008C7C6B" w:rsidRPr="5897EC05">
          <w:rPr>
            <w:rStyle w:val="Hyperlink"/>
            <w:rFonts w:asciiTheme="minorHAnsi" w:eastAsiaTheme="minorEastAsia" w:hAnsiTheme="minorHAnsi" w:cstheme="minorBidi"/>
            <w:vanish/>
          </w:rPr>
          <w:t>; Matt 16:17; John 20:29</w:t>
        </w:r>
      </w:hyperlink>
    </w:p>
    <w:p w14:paraId="5CBC1489" w14:textId="77777777" w:rsidR="008C7C6B" w:rsidRPr="006B0D64" w:rsidRDefault="006B163C" w:rsidP="00EF73C9">
      <w:pPr>
        <w:numPr>
          <w:ilvl w:val="0"/>
          <w:numId w:val="36"/>
        </w:numPr>
        <w:tabs>
          <w:tab w:val="clear" w:pos="720"/>
          <w:tab w:val="num" w:pos="360"/>
        </w:tabs>
        <w:spacing w:before="100" w:beforeAutospacing="1" w:after="100" w:afterAutospacing="1" w:line="240" w:lineRule="auto"/>
        <w:ind w:left="360"/>
        <w:rPr>
          <w:rFonts w:asciiTheme="minorHAnsi" w:eastAsiaTheme="minorEastAsia" w:hAnsiTheme="minorHAnsi" w:cstheme="minorBidi"/>
          <w:vanish/>
        </w:rPr>
      </w:pPr>
      <w:hyperlink r:id="rId99" w:anchor="en-NASB-23557" w:tooltip="Go to Matthew 13:17" w:history="1">
        <w:r w:rsidR="008C7C6B" w:rsidRPr="5897EC05">
          <w:rPr>
            <w:rStyle w:val="Hyperlink"/>
            <w:rFonts w:asciiTheme="minorHAnsi" w:eastAsiaTheme="minorEastAsia" w:hAnsiTheme="minorHAnsi" w:cstheme="minorBidi"/>
            <w:vanish/>
          </w:rPr>
          <w:t>Matthew 13:17</w:t>
        </w:r>
      </w:hyperlink>
      <w:r w:rsidR="008C7C6B" w:rsidRPr="5897EC05">
        <w:rPr>
          <w:rFonts w:asciiTheme="minorHAnsi" w:eastAsiaTheme="minorEastAsia" w:hAnsiTheme="minorHAnsi" w:cstheme="minorBidi"/>
          <w:vanish/>
        </w:rPr>
        <w:t xml:space="preserve"> : </w:t>
      </w:r>
      <w:hyperlink r:id="rId100" w:history="1">
        <w:r w:rsidR="008C7C6B" w:rsidRPr="5897EC05">
          <w:rPr>
            <w:rStyle w:val="Hyperlink"/>
            <w:rFonts w:asciiTheme="minorHAnsi" w:eastAsiaTheme="minorEastAsia" w:hAnsiTheme="minorHAnsi" w:cstheme="minorBidi"/>
            <w:vanish/>
          </w:rPr>
          <w:t>John 8:56; Heb 11:13; 1 Pet 1:10-12</w:t>
        </w:r>
      </w:hyperlink>
    </w:p>
    <w:p w14:paraId="366CC2FB" w14:textId="77777777" w:rsidR="009F5782" w:rsidRPr="009F5782" w:rsidRDefault="009F5782" w:rsidP="008C7C6B">
      <w:pPr>
        <w:jc w:val="center"/>
        <w:rPr>
          <w:rFonts w:asciiTheme="minorHAnsi" w:hAnsiTheme="minorHAnsi" w:cstheme="minorHAnsi"/>
          <w:b/>
          <w:bCs/>
          <w:sz w:val="28"/>
          <w:szCs w:val="28"/>
        </w:rPr>
      </w:pPr>
      <w:r w:rsidRPr="009F5782">
        <w:rPr>
          <w:rFonts w:asciiTheme="minorHAnsi" w:hAnsiTheme="minorHAnsi" w:cstheme="minorHAnsi"/>
          <w:b/>
          <w:bCs/>
          <w:sz w:val="28"/>
          <w:szCs w:val="28"/>
        </w:rPr>
        <w:t>Key Passages</w:t>
      </w:r>
    </w:p>
    <w:p w14:paraId="0580F0A7" w14:textId="77777777" w:rsidR="009F5782" w:rsidRDefault="009F5782" w:rsidP="009F5782">
      <w:pPr>
        <w:spacing w:after="0"/>
        <w:jc w:val="center"/>
        <w:rPr>
          <w:rFonts w:asciiTheme="minorHAnsi" w:hAnsiTheme="minorHAnsi" w:cstheme="minorHAnsi"/>
          <w:b/>
          <w:sz w:val="24"/>
          <w:szCs w:val="24"/>
        </w:rPr>
      </w:pPr>
      <w:r w:rsidRPr="00BC1FB9">
        <w:rPr>
          <w:rFonts w:asciiTheme="minorHAnsi" w:hAnsiTheme="minorHAnsi" w:cstheme="minorHAnsi"/>
          <w:b/>
          <w:sz w:val="24"/>
          <w:szCs w:val="24"/>
        </w:rPr>
        <w:t xml:space="preserve">Ephesians 6:18-20 </w:t>
      </w:r>
    </w:p>
    <w:p w14:paraId="3E9CE580" w14:textId="77777777" w:rsidR="00BC1FB9" w:rsidRPr="00BC1FB9" w:rsidRDefault="00BC1FB9" w:rsidP="009F5782">
      <w:pPr>
        <w:spacing w:after="0"/>
        <w:jc w:val="center"/>
        <w:rPr>
          <w:rFonts w:asciiTheme="minorHAnsi" w:hAnsiTheme="minorHAnsi" w:cstheme="minorHAnsi"/>
          <w:b/>
          <w:i/>
          <w:sz w:val="24"/>
          <w:szCs w:val="24"/>
        </w:rPr>
      </w:pPr>
      <w:r w:rsidRPr="00BC1FB9">
        <w:rPr>
          <w:rStyle w:val="s"/>
          <w:rFonts w:asciiTheme="minorHAnsi" w:hAnsiTheme="minorHAnsi" w:cstheme="minorHAnsi"/>
          <w:b/>
          <w:i/>
          <w:color w:val="000000"/>
          <w:sz w:val="24"/>
          <w:szCs w:val="24"/>
          <w:shd w:val="clear" w:color="auto" w:fill="FFFFFF"/>
        </w:rPr>
        <w:t>With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every prayer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petition</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times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Spirit</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to</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this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end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be alert</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with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perseverance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and</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requests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for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all</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saints</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w:t>
      </w:r>
      <w:r w:rsidRPr="00BC1FB9">
        <w:rPr>
          <w:rStyle w:val="s"/>
          <w:rFonts w:asciiTheme="minorHAnsi" w:hAnsiTheme="minorHAnsi" w:cstheme="minorHAnsi"/>
          <w:b/>
          <w:i/>
          <w:color w:val="000000"/>
          <w:sz w:val="24"/>
          <w:szCs w:val="24"/>
          <w:shd w:val="clear" w:color="auto" w:fill="FFFFFF"/>
          <w:vertAlign w:val="superscript"/>
        </w:rPr>
        <w:t> </w:t>
      </w:r>
      <w:r w:rsidRPr="00BC1FB9">
        <w:rPr>
          <w:rStyle w:val="s"/>
          <w:rFonts w:asciiTheme="minorHAnsi" w:hAnsiTheme="minorHAnsi" w:cstheme="minorHAnsi"/>
          <w:b/>
          <w:i/>
          <w:color w:val="000000"/>
          <w:sz w:val="24"/>
          <w:szCs w:val="24"/>
          <w:shd w:val="clear" w:color="auto" w:fill="FFFFFF"/>
        </w:rPr>
        <w:t>for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also</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may be given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the message</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when I begin to speak</w:t>
      </w:r>
      <w:r w:rsidRPr="00BC1FB9">
        <w:rPr>
          <w:rStyle w:val="apple-converted-space"/>
          <w:rFonts w:asciiTheme="minorHAnsi" w:hAnsiTheme="minorHAnsi" w:cstheme="minorHAnsi"/>
          <w:b/>
          <w:i/>
          <w:color w:val="000000"/>
          <w:sz w:val="24"/>
          <w:szCs w:val="24"/>
          <w:shd w:val="clear" w:color="auto" w:fill="FFFFFF"/>
        </w:rPr>
        <w:t> </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that 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may confidently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make known</w:t>
      </w:r>
      <w:r w:rsidRPr="00BC1FB9">
        <w:rPr>
          <w:rStyle w:val="apple-converted-space"/>
          <w:rFonts w:asciiTheme="minorHAnsi" w:hAnsiTheme="minorHAnsi" w:cstheme="minorHAnsi"/>
          <w:b/>
          <w:i/>
          <w:color w:val="000000"/>
          <w:sz w:val="24"/>
          <w:szCs w:val="24"/>
          <w:shd w:val="clear" w:color="auto" w:fill="FFFFFF"/>
          <w:vertAlign w:val="superscript"/>
        </w:rPr>
        <w:t> </w:t>
      </w:r>
      <w:r w:rsidRPr="00BC1FB9">
        <w:rPr>
          <w:rStyle w:val="s"/>
          <w:rFonts w:asciiTheme="minorHAnsi" w:hAnsiTheme="minorHAnsi" w:cstheme="minorHAnsi"/>
          <w:b/>
          <w:i/>
          <w:color w:val="000000"/>
          <w:sz w:val="24"/>
          <w:szCs w:val="24"/>
          <w:shd w:val="clear" w:color="auto" w:fill="FFFFFF"/>
        </w:rPr>
        <w:t>the mystery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of the gospel</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for which</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 am an ambassador</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in</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chains</w:t>
      </w:r>
      <w:r w:rsidRPr="00BC1FB9">
        <w:rPr>
          <w:rStyle w:val="netverse"/>
          <w:rFonts w:asciiTheme="minorHAnsi" w:hAnsiTheme="minorHAnsi" w:cstheme="minorHAnsi"/>
          <w:b/>
          <w:i/>
          <w:color w:val="000000"/>
          <w:sz w:val="24"/>
          <w:szCs w:val="24"/>
          <w:shd w:val="clear" w:color="auto" w:fill="FFFFFF"/>
        </w:rPr>
        <w: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Pray that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 may be able to speak boldly</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as</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I</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ought</w:t>
      </w:r>
      <w:r w:rsidRPr="00BC1FB9">
        <w:rPr>
          <w:rStyle w:val="apple-converted-space"/>
          <w:rFonts w:asciiTheme="minorHAnsi" w:hAnsiTheme="minorHAnsi" w:cstheme="minorHAnsi"/>
          <w:b/>
          <w:i/>
          <w:color w:val="000000"/>
          <w:sz w:val="24"/>
          <w:szCs w:val="24"/>
          <w:shd w:val="clear" w:color="auto" w:fill="FFFFFF"/>
        </w:rPr>
        <w:t> </w:t>
      </w:r>
      <w:r w:rsidRPr="00BC1FB9">
        <w:rPr>
          <w:rStyle w:val="s"/>
          <w:rFonts w:asciiTheme="minorHAnsi" w:hAnsiTheme="minorHAnsi" w:cstheme="minorHAnsi"/>
          <w:b/>
          <w:i/>
          <w:color w:val="000000"/>
          <w:sz w:val="24"/>
          <w:szCs w:val="24"/>
          <w:shd w:val="clear" w:color="auto" w:fill="FFFFFF"/>
        </w:rPr>
        <w:t>to speak</w:t>
      </w:r>
      <w:r w:rsidRPr="00BC1FB9">
        <w:rPr>
          <w:rStyle w:val="netverse"/>
          <w:rFonts w:asciiTheme="minorHAnsi" w:hAnsiTheme="minorHAnsi" w:cstheme="minorHAnsi"/>
          <w:b/>
          <w:i/>
          <w:color w:val="000000"/>
          <w:sz w:val="24"/>
          <w:szCs w:val="24"/>
          <w:shd w:val="clear" w:color="auto" w:fill="FFFFFF"/>
        </w:rPr>
        <w:t>.</w:t>
      </w:r>
    </w:p>
    <w:p w14:paraId="241D2722" w14:textId="77777777" w:rsidR="009F5782" w:rsidRPr="009F5782" w:rsidRDefault="009F5782" w:rsidP="009F5782">
      <w:pPr>
        <w:spacing w:after="0"/>
        <w:jc w:val="center"/>
        <w:rPr>
          <w:rFonts w:asciiTheme="minorHAnsi" w:hAnsiTheme="minorHAnsi" w:cstheme="minorHAnsi"/>
          <w:b/>
          <w:i/>
          <w:sz w:val="24"/>
          <w:szCs w:val="24"/>
        </w:rPr>
      </w:pPr>
      <w:r w:rsidRPr="009F5782">
        <w:rPr>
          <w:rStyle w:val="apple-converted-space"/>
          <w:rFonts w:asciiTheme="minorHAnsi" w:hAnsiTheme="minorHAnsi" w:cstheme="minorHAnsi"/>
          <w:b/>
          <w:i/>
          <w:color w:val="000000"/>
          <w:sz w:val="24"/>
          <w:szCs w:val="24"/>
          <w:shd w:val="clear" w:color="auto" w:fill="FFFFFF"/>
        </w:rPr>
        <w:t> </w:t>
      </w:r>
    </w:p>
    <w:p w14:paraId="0D730FB5" w14:textId="77777777" w:rsidR="00713CED" w:rsidRDefault="00713CED" w:rsidP="00713CED">
      <w:pPr>
        <w:ind w:firstLine="720"/>
        <w:jc w:val="both"/>
        <w:rPr>
          <w:sz w:val="24"/>
          <w:szCs w:val="24"/>
        </w:rPr>
      </w:pPr>
      <w:r>
        <w:rPr>
          <w:sz w:val="24"/>
          <w:szCs w:val="24"/>
        </w:rPr>
        <w:t>Thus far, we have spent four weeks immersing ourselves in the necessity of the Bible</w:t>
      </w:r>
      <w:r w:rsidR="00CC2BF3">
        <w:rPr>
          <w:sz w:val="24"/>
          <w:szCs w:val="24"/>
        </w:rPr>
        <w:t xml:space="preserve"> and how to have a quiet time.</w:t>
      </w:r>
      <w:r>
        <w:rPr>
          <w:sz w:val="24"/>
          <w:szCs w:val="24"/>
        </w:rPr>
        <w:t xml:space="preserve"> This week we will talk about another </w:t>
      </w:r>
      <w:r w:rsidRPr="003C4AAA">
        <w:rPr>
          <w:sz w:val="24"/>
          <w:szCs w:val="24"/>
        </w:rPr>
        <w:t>aspect of the Christian life that</w:t>
      </w:r>
      <w:r>
        <w:rPr>
          <w:sz w:val="24"/>
          <w:szCs w:val="24"/>
        </w:rPr>
        <w:t xml:space="preserve"> is</w:t>
      </w:r>
      <w:r w:rsidRPr="003C4AAA">
        <w:rPr>
          <w:sz w:val="24"/>
          <w:szCs w:val="24"/>
        </w:rPr>
        <w:t xml:space="preserve"> non-negotiable</w:t>
      </w:r>
      <w:r>
        <w:rPr>
          <w:sz w:val="24"/>
          <w:szCs w:val="24"/>
        </w:rPr>
        <w:t xml:space="preserve"> –</w:t>
      </w:r>
      <w:r w:rsidRPr="003C4AAA">
        <w:rPr>
          <w:sz w:val="24"/>
          <w:szCs w:val="24"/>
        </w:rPr>
        <w:t xml:space="preserve"> prayer</w:t>
      </w:r>
      <w:r>
        <w:rPr>
          <w:sz w:val="24"/>
          <w:szCs w:val="24"/>
        </w:rPr>
        <w:t xml:space="preserve">. </w:t>
      </w:r>
      <w:r w:rsidR="00A864F9">
        <w:rPr>
          <w:sz w:val="24"/>
          <w:szCs w:val="24"/>
        </w:rPr>
        <w:t>Prayers is l</w:t>
      </w:r>
      <w:r>
        <w:rPr>
          <w:sz w:val="24"/>
          <w:szCs w:val="24"/>
        </w:rPr>
        <w:t>ike a diamond,</w:t>
      </w:r>
      <w:r w:rsidRPr="004645F1">
        <w:rPr>
          <w:sz w:val="24"/>
          <w:szCs w:val="24"/>
        </w:rPr>
        <w:t xml:space="preserve"> </w:t>
      </w:r>
      <w:r>
        <w:rPr>
          <w:sz w:val="24"/>
          <w:szCs w:val="24"/>
        </w:rPr>
        <w:t>i</w:t>
      </w:r>
      <w:r w:rsidRPr="003C4AAA">
        <w:rPr>
          <w:sz w:val="24"/>
          <w:szCs w:val="24"/>
        </w:rPr>
        <w:t>t’s multifaceted</w:t>
      </w:r>
      <w:r>
        <w:rPr>
          <w:sz w:val="24"/>
          <w:szCs w:val="24"/>
        </w:rPr>
        <w:t>. You have no idea how hard it is to restrain myself</w:t>
      </w:r>
      <w:r w:rsidR="00A864F9">
        <w:rPr>
          <w:sz w:val="24"/>
          <w:szCs w:val="24"/>
        </w:rPr>
        <w:t xml:space="preserve"> from looking</w:t>
      </w:r>
      <w:r>
        <w:rPr>
          <w:sz w:val="24"/>
          <w:szCs w:val="24"/>
        </w:rPr>
        <w:t xml:space="preserve"> at every single aspect of it. The subject is inexhaustible - kind of like the book of Ephesians. </w:t>
      </w:r>
    </w:p>
    <w:p w14:paraId="122E49C1" w14:textId="77777777" w:rsidR="00A864F9" w:rsidRDefault="00807C65" w:rsidP="00A864F9">
      <w:pPr>
        <w:ind w:firstLine="720"/>
        <w:jc w:val="both"/>
        <w:rPr>
          <w:sz w:val="24"/>
          <w:szCs w:val="24"/>
        </w:rPr>
      </w:pPr>
      <w:r>
        <w:rPr>
          <w:sz w:val="24"/>
          <w:szCs w:val="24"/>
        </w:rPr>
        <w:t>On the shelves of my study, there are</w:t>
      </w:r>
      <w:r w:rsidR="00A864F9">
        <w:rPr>
          <w:sz w:val="24"/>
          <w:szCs w:val="24"/>
        </w:rPr>
        <w:t xml:space="preserve"> no less than </w:t>
      </w:r>
      <w:r>
        <w:rPr>
          <w:sz w:val="24"/>
          <w:szCs w:val="24"/>
        </w:rPr>
        <w:t>eight</w:t>
      </w:r>
      <w:r w:rsidR="00A864F9">
        <w:rPr>
          <w:sz w:val="24"/>
          <w:szCs w:val="24"/>
        </w:rPr>
        <w:t xml:space="preserve"> books on prayer</w:t>
      </w:r>
      <w:r>
        <w:rPr>
          <w:sz w:val="24"/>
          <w:szCs w:val="24"/>
        </w:rPr>
        <w:t>. B</w:t>
      </w:r>
      <w:r w:rsidR="00A864F9">
        <w:rPr>
          <w:sz w:val="24"/>
          <w:szCs w:val="24"/>
        </w:rPr>
        <w:t>ut what</w:t>
      </w:r>
      <w:r>
        <w:rPr>
          <w:sz w:val="24"/>
          <w:szCs w:val="24"/>
        </w:rPr>
        <w:t>’s the point in reading books on prayer if you don’t pray?</w:t>
      </w:r>
      <w:r w:rsidR="00A864F9">
        <w:rPr>
          <w:sz w:val="24"/>
          <w:szCs w:val="24"/>
        </w:rPr>
        <w:t xml:space="preserve"> Admittedly though, t</w:t>
      </w:r>
      <w:r w:rsidR="00A864F9" w:rsidRPr="003C4AAA">
        <w:rPr>
          <w:sz w:val="24"/>
          <w:szCs w:val="24"/>
        </w:rPr>
        <w:t xml:space="preserve">here are somethings about prayer that </w:t>
      </w:r>
      <w:r w:rsidR="00A864F9">
        <w:rPr>
          <w:sz w:val="24"/>
          <w:szCs w:val="24"/>
        </w:rPr>
        <w:t>I find</w:t>
      </w:r>
      <w:r w:rsidR="00A864F9" w:rsidRPr="003C4AAA">
        <w:rPr>
          <w:sz w:val="24"/>
          <w:szCs w:val="24"/>
        </w:rPr>
        <w:t xml:space="preserve"> mysterious, heavenly, </w:t>
      </w:r>
      <w:r w:rsidR="00A864F9">
        <w:rPr>
          <w:sz w:val="24"/>
          <w:szCs w:val="24"/>
        </w:rPr>
        <w:t>even supernatural</w:t>
      </w:r>
      <w:r w:rsidR="00A864F9" w:rsidRPr="003C4AAA">
        <w:rPr>
          <w:sz w:val="24"/>
          <w:szCs w:val="24"/>
        </w:rPr>
        <w:t>.</w:t>
      </w:r>
      <w:r w:rsidR="00A864F9">
        <w:rPr>
          <w:sz w:val="24"/>
          <w:szCs w:val="24"/>
        </w:rPr>
        <w:t xml:space="preserve"> </w:t>
      </w:r>
    </w:p>
    <w:p w14:paraId="14D03108" w14:textId="77777777" w:rsidR="00713CED" w:rsidRDefault="00713CED" w:rsidP="00713CED">
      <w:pPr>
        <w:pStyle w:val="ListParagraph"/>
        <w:spacing w:after="480"/>
        <w:ind w:left="0" w:firstLine="720"/>
        <w:contextualSpacing w:val="0"/>
        <w:jc w:val="both"/>
        <w:rPr>
          <w:sz w:val="24"/>
          <w:szCs w:val="24"/>
        </w:rPr>
      </w:pPr>
      <w:r>
        <w:rPr>
          <w:sz w:val="24"/>
          <w:szCs w:val="24"/>
        </w:rPr>
        <w:t xml:space="preserve">Prayer is more than simply talking to God. Prayer is way more </w:t>
      </w:r>
      <w:r w:rsidRPr="003C4AAA">
        <w:rPr>
          <w:sz w:val="24"/>
          <w:szCs w:val="24"/>
        </w:rPr>
        <w:t xml:space="preserve">than that. </w:t>
      </w:r>
      <w:r>
        <w:rPr>
          <w:sz w:val="24"/>
          <w:szCs w:val="24"/>
        </w:rPr>
        <w:t>Our aim though, is</w:t>
      </w:r>
      <w:r w:rsidRPr="00F93F64">
        <w:rPr>
          <w:sz w:val="24"/>
          <w:szCs w:val="24"/>
        </w:rPr>
        <w:t xml:space="preserve"> </w:t>
      </w:r>
      <w:r w:rsidRPr="003C4AAA">
        <w:rPr>
          <w:sz w:val="24"/>
          <w:szCs w:val="24"/>
        </w:rPr>
        <w:t>not to</w:t>
      </w:r>
      <w:r w:rsidRPr="000753E1">
        <w:rPr>
          <w:sz w:val="24"/>
          <w:szCs w:val="24"/>
        </w:rPr>
        <w:t xml:space="preserve"> </w:t>
      </w:r>
      <w:r w:rsidRPr="003C4AAA">
        <w:rPr>
          <w:sz w:val="24"/>
          <w:szCs w:val="24"/>
        </w:rPr>
        <w:t>learn a new</w:t>
      </w:r>
      <w:r>
        <w:rPr>
          <w:sz w:val="24"/>
          <w:szCs w:val="24"/>
        </w:rPr>
        <w:t xml:space="preserve"> set of rote prayers to recite, nor to</w:t>
      </w:r>
      <w:r w:rsidRPr="003C4AAA">
        <w:rPr>
          <w:sz w:val="24"/>
          <w:szCs w:val="24"/>
        </w:rPr>
        <w:t xml:space="preserve"> study prayer for the sake of information.</w:t>
      </w:r>
      <w:r>
        <w:rPr>
          <w:sz w:val="24"/>
          <w:szCs w:val="24"/>
        </w:rPr>
        <w:t xml:space="preserve"> But rather,</w:t>
      </w:r>
      <w:r w:rsidRPr="003C4AAA">
        <w:rPr>
          <w:sz w:val="24"/>
          <w:szCs w:val="24"/>
        </w:rPr>
        <w:t xml:space="preserve"> </w:t>
      </w:r>
      <w:r>
        <w:rPr>
          <w:sz w:val="24"/>
          <w:szCs w:val="24"/>
        </w:rPr>
        <w:t>to</w:t>
      </w:r>
      <w:r w:rsidRPr="003C4AAA">
        <w:rPr>
          <w:sz w:val="24"/>
          <w:szCs w:val="24"/>
        </w:rPr>
        <w:t xml:space="preserve"> gain a deeper comprehension of this weighty and valuable </w:t>
      </w:r>
      <w:r>
        <w:rPr>
          <w:sz w:val="24"/>
          <w:szCs w:val="24"/>
        </w:rPr>
        <w:t>privilege</w:t>
      </w:r>
      <w:r w:rsidRPr="003C4AAA">
        <w:rPr>
          <w:sz w:val="24"/>
          <w:szCs w:val="24"/>
        </w:rPr>
        <w:t xml:space="preserve"> purchased for us by the Lord Jesus. This is about increasing our prayer lives as we partake in communion with our Lord, thus becoming, as it were, </w:t>
      </w:r>
      <w:r>
        <w:rPr>
          <w:sz w:val="24"/>
          <w:szCs w:val="24"/>
        </w:rPr>
        <w:t>“</w:t>
      </w:r>
      <w:r w:rsidRPr="003C4AAA">
        <w:rPr>
          <w:sz w:val="24"/>
          <w:szCs w:val="24"/>
        </w:rPr>
        <w:t>a house of prayer</w:t>
      </w:r>
      <w:r>
        <w:rPr>
          <w:sz w:val="24"/>
          <w:szCs w:val="24"/>
        </w:rPr>
        <w:t>.”</w:t>
      </w:r>
      <w:r w:rsidRPr="003A6A8F">
        <w:rPr>
          <w:sz w:val="24"/>
          <w:szCs w:val="24"/>
        </w:rPr>
        <w:t xml:space="preserve"> </w:t>
      </w:r>
    </w:p>
    <w:p w14:paraId="11F5B110" w14:textId="77777777" w:rsidR="00713CED" w:rsidRPr="00773676" w:rsidRDefault="00713CED" w:rsidP="00713CED">
      <w:pPr>
        <w:spacing w:after="0"/>
        <w:jc w:val="center"/>
        <w:rPr>
          <w:b/>
          <w:bCs/>
          <w:iCs/>
          <w:sz w:val="24"/>
          <w:szCs w:val="24"/>
        </w:rPr>
      </w:pPr>
      <w:r w:rsidRPr="00773676">
        <w:rPr>
          <w:b/>
          <w:bCs/>
          <w:iCs/>
          <w:sz w:val="24"/>
          <w:szCs w:val="24"/>
        </w:rPr>
        <w:t xml:space="preserve">Isaiah 56:6-7 </w:t>
      </w:r>
    </w:p>
    <w:p w14:paraId="19966C49" w14:textId="77777777" w:rsidR="00713CED" w:rsidRPr="00773676" w:rsidRDefault="00713CED" w:rsidP="00713CED">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773676">
        <w:rPr>
          <w:rStyle w:val="s"/>
          <w:rFonts w:asciiTheme="minorHAnsi" w:hAnsiTheme="minorHAnsi" w:cstheme="minorHAnsi"/>
          <w:b/>
          <w:i/>
          <w:color w:val="000000"/>
        </w:rPr>
        <w:t>As for foreigners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who become followers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serve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him, who love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name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 the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want to be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his servants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 all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who observe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 Sabbath</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do not defile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it,</w:t>
      </w:r>
    </w:p>
    <w:p w14:paraId="3AC4EC36" w14:textId="77777777" w:rsidR="00713CED" w:rsidRDefault="00713CED" w:rsidP="00713CED">
      <w:pPr>
        <w:pStyle w:val="poetry"/>
        <w:shd w:val="clear" w:color="auto" w:fill="FFFFFF"/>
        <w:spacing w:before="0" w:beforeAutospacing="0" w:after="0" w:afterAutospacing="0"/>
        <w:ind w:left="240"/>
        <w:jc w:val="center"/>
        <w:rPr>
          <w:rStyle w:val="netverse"/>
          <w:rFonts w:asciiTheme="minorHAnsi" w:hAnsiTheme="minorHAnsi" w:cstheme="minorHAnsi"/>
          <w:b/>
          <w:i/>
          <w:color w:val="000000"/>
        </w:rPr>
      </w:pPr>
      <w:r w:rsidRPr="00773676">
        <w:rPr>
          <w:rStyle w:val="s"/>
          <w:rFonts w:asciiTheme="minorHAnsi" w:hAnsiTheme="minorHAnsi" w:cstheme="minorHAnsi"/>
          <w:b/>
          <w:i/>
          <w:color w:val="000000"/>
        </w:rPr>
        <w:t>and who are faithful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my covenant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 I will bring</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them to</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holy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mountain</w:t>
      </w:r>
      <w:r w:rsidRPr="00773676">
        <w:rPr>
          <w:rStyle w:val="netverse"/>
          <w:rFonts w:asciiTheme="minorHAnsi" w:hAnsiTheme="minorHAnsi" w:cstheme="minorHAnsi"/>
          <w:b/>
          <w:i/>
          <w:color w:val="000000"/>
        </w:rPr>
        <w:t xml:space="preserve">; </w:t>
      </w:r>
      <w:r w:rsidRPr="00773676">
        <w:rPr>
          <w:rStyle w:val="s"/>
          <w:rFonts w:asciiTheme="minorHAnsi" w:hAnsiTheme="minorHAnsi" w:cstheme="minorHAnsi"/>
          <w:b/>
          <w:i/>
          <w:color w:val="000000"/>
        </w:rPr>
        <w:t>I will make them happy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in the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where people pray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 me.</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Their burnt offerings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and sacrifices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will be accepted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altar</w:t>
      </w:r>
      <w:r w:rsidRPr="00773676">
        <w:rPr>
          <w:rStyle w:val="netverse"/>
          <w:rFonts w:asciiTheme="minorHAnsi" w:hAnsiTheme="minorHAnsi" w:cstheme="minorHAnsi"/>
          <w:b/>
          <w:i/>
          <w:color w:val="000000"/>
        </w:rPr>
        <w:t xml:space="preserve">, </w:t>
      </w:r>
      <w:r w:rsidRPr="00773676">
        <w:rPr>
          <w:rStyle w:val="s"/>
          <w:rFonts w:asciiTheme="minorHAnsi" w:hAnsiTheme="minorHAnsi" w:cstheme="minorHAnsi"/>
          <w:b/>
          <w:i/>
          <w:color w:val="000000"/>
        </w:rPr>
        <w:t>for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my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will be known as a temple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where all</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nations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may pray</w:t>
      </w:r>
      <w:r w:rsidRPr="00773676">
        <w:rPr>
          <w:rStyle w:val="netverse"/>
          <w:rFonts w:asciiTheme="minorHAnsi" w:hAnsiTheme="minorHAnsi" w:cstheme="minorHAnsi"/>
          <w:b/>
          <w:i/>
          <w:color w:val="000000"/>
        </w:rPr>
        <w:t>.”</w:t>
      </w:r>
    </w:p>
    <w:p w14:paraId="2FA6963B" w14:textId="77777777" w:rsidR="003218E8" w:rsidRDefault="003218E8" w:rsidP="008C7C6B">
      <w:pPr>
        <w:jc w:val="center"/>
        <w:rPr>
          <w:b/>
          <w:bCs/>
          <w:sz w:val="28"/>
          <w:szCs w:val="28"/>
        </w:rPr>
      </w:pPr>
    </w:p>
    <w:p w14:paraId="24DE1B45" w14:textId="77777777" w:rsidR="003218E8" w:rsidRDefault="003218E8" w:rsidP="008C7C6B">
      <w:pPr>
        <w:jc w:val="center"/>
        <w:rPr>
          <w:b/>
          <w:bCs/>
          <w:sz w:val="28"/>
          <w:szCs w:val="28"/>
        </w:rPr>
      </w:pPr>
    </w:p>
    <w:p w14:paraId="77C8E4A1" w14:textId="77777777" w:rsidR="003218E8" w:rsidRDefault="003218E8" w:rsidP="008C7C6B">
      <w:pPr>
        <w:jc w:val="center"/>
        <w:rPr>
          <w:b/>
          <w:bCs/>
          <w:sz w:val="28"/>
          <w:szCs w:val="28"/>
        </w:rPr>
      </w:pPr>
    </w:p>
    <w:p w14:paraId="70F7E806" w14:textId="77777777" w:rsidR="008C7C6B" w:rsidRDefault="008C7C6B" w:rsidP="008C7C6B">
      <w:pPr>
        <w:jc w:val="center"/>
        <w:rPr>
          <w:b/>
          <w:bCs/>
          <w:sz w:val="28"/>
          <w:szCs w:val="28"/>
        </w:rPr>
      </w:pPr>
      <w:r>
        <w:rPr>
          <w:b/>
          <w:bCs/>
          <w:sz w:val="28"/>
          <w:szCs w:val="28"/>
        </w:rPr>
        <w:t xml:space="preserve">Teach us to </w:t>
      </w:r>
      <w:r w:rsidRPr="5897EC05">
        <w:rPr>
          <w:b/>
          <w:bCs/>
          <w:sz w:val="28"/>
          <w:szCs w:val="28"/>
        </w:rPr>
        <w:t>Pray</w:t>
      </w:r>
    </w:p>
    <w:p w14:paraId="718D31FA" w14:textId="77777777" w:rsidR="00EB22B8" w:rsidRDefault="00BF4F5A" w:rsidP="00EB22B8">
      <w:pPr>
        <w:spacing w:after="0"/>
        <w:jc w:val="center"/>
        <w:rPr>
          <w:b/>
          <w:bCs/>
          <w:iCs/>
          <w:sz w:val="24"/>
          <w:szCs w:val="24"/>
        </w:rPr>
      </w:pPr>
      <w:r>
        <w:rPr>
          <w:b/>
          <w:bCs/>
          <w:iCs/>
          <w:sz w:val="24"/>
          <w:szCs w:val="24"/>
        </w:rPr>
        <w:t>Luke 11:1-13</w:t>
      </w:r>
      <w:r w:rsidR="00EB22B8">
        <w:rPr>
          <w:b/>
          <w:bCs/>
          <w:iCs/>
          <w:sz w:val="24"/>
          <w:szCs w:val="24"/>
        </w:rPr>
        <w:t xml:space="preserve"> </w:t>
      </w:r>
    </w:p>
    <w:p w14:paraId="50C33124" w14:textId="77777777" w:rsidR="00BF4F5A" w:rsidRDefault="00BF4F5A" w:rsidP="00BF4F5A">
      <w:pPr>
        <w:pStyle w:val="bodytext"/>
        <w:shd w:val="clear" w:color="auto" w:fill="FFFFFF"/>
        <w:spacing w:before="0" w:beforeAutospacing="0" w:after="0" w:afterAutospacing="0"/>
        <w:jc w:val="center"/>
        <w:rPr>
          <w:rStyle w:val="apple-converted-space"/>
          <w:rFonts w:asciiTheme="minorHAnsi" w:hAnsiTheme="minorHAnsi" w:cstheme="minorHAnsi"/>
          <w:b/>
          <w:i/>
          <w:color w:val="000000"/>
        </w:rPr>
      </w:pPr>
      <w:r w:rsidRPr="00773676">
        <w:rPr>
          <w:rStyle w:val="s"/>
          <w:rFonts w:asciiTheme="minorHAnsi" w:hAnsiTheme="minorHAnsi" w:cstheme="minorHAnsi"/>
          <w:b/>
          <w:i/>
          <w:color w:val="000000"/>
        </w:rPr>
        <w:t>Now</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Jesus</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was praying</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in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a certain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place</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he stopped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one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of his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disciples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said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him</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“Lord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teach</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us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 pray</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just as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John</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taught</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his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disciples</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p>
    <w:p w14:paraId="6B410C84" w14:textId="77777777" w:rsidR="00F93F64" w:rsidRDefault="00BF4F5A" w:rsidP="00BF4F5A">
      <w:pPr>
        <w:pStyle w:val="bodytext"/>
        <w:shd w:val="clear" w:color="auto" w:fill="FFFFFF"/>
        <w:spacing w:before="0" w:beforeAutospacing="0" w:after="0" w:afterAutospacing="0"/>
        <w:jc w:val="center"/>
        <w:rPr>
          <w:rStyle w:val="apple-converted-space"/>
          <w:rFonts w:asciiTheme="minorHAnsi" w:hAnsiTheme="minorHAnsi" w:cstheme="minorHAnsi"/>
          <w:b/>
          <w:i/>
          <w:color w:val="000000"/>
          <w:vertAlign w:val="superscript"/>
        </w:rPr>
      </w:pPr>
      <w:r w:rsidRPr="00773676">
        <w:rPr>
          <w:rStyle w:val="s"/>
          <w:rFonts w:asciiTheme="minorHAnsi" w:hAnsiTheme="minorHAnsi" w:cstheme="minorHAnsi"/>
          <w:b/>
          <w:i/>
          <w:color w:val="000000"/>
        </w:rPr>
        <w:t>So</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he said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to them</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“When</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you pray</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say: Father</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may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your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name</w:t>
      </w:r>
      <w:r w:rsidRPr="00773676">
        <w:rPr>
          <w:rStyle w:val="apple-converted-space"/>
          <w:rFonts w:asciiTheme="minorHAnsi" w:hAnsiTheme="minorHAnsi" w:cstheme="minorHAnsi"/>
          <w:b/>
          <w:i/>
          <w:color w:val="000000"/>
        </w:rPr>
        <w:t> </w:t>
      </w:r>
      <w:r>
        <w:rPr>
          <w:rStyle w:val="s"/>
          <w:rFonts w:asciiTheme="minorHAnsi" w:hAnsiTheme="minorHAnsi" w:cstheme="minorHAnsi"/>
          <w:b/>
          <w:i/>
          <w:color w:val="000000"/>
        </w:rPr>
        <w:t xml:space="preserve">be </w:t>
      </w:r>
      <w:r w:rsidRPr="00773676">
        <w:rPr>
          <w:rStyle w:val="s"/>
          <w:rFonts w:asciiTheme="minorHAnsi" w:hAnsiTheme="minorHAnsi" w:cstheme="minorHAnsi"/>
          <w:b/>
          <w:i/>
          <w:color w:val="000000"/>
        </w:rPr>
        <w:t>honored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vertAlign w:val="superscript"/>
        </w:rPr>
        <w:t> </w:t>
      </w:r>
      <w:r w:rsidRPr="00773676">
        <w:rPr>
          <w:rStyle w:val="s"/>
          <w:rFonts w:asciiTheme="minorHAnsi" w:hAnsiTheme="minorHAnsi" w:cstheme="minorHAnsi"/>
          <w:b/>
          <w:i/>
          <w:color w:val="000000"/>
        </w:rPr>
        <w:t>may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your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kingdom</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come</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vertAlign w:val="superscript"/>
        </w:rPr>
        <w:t> </w:t>
      </w:r>
    </w:p>
    <w:p w14:paraId="398A0702" w14:textId="77777777" w:rsidR="00F93F64" w:rsidRDefault="00F93F64" w:rsidP="00BF4F5A">
      <w:pPr>
        <w:pStyle w:val="bodytext"/>
        <w:shd w:val="clear" w:color="auto" w:fill="FFFFFF"/>
        <w:spacing w:before="0" w:beforeAutospacing="0" w:after="0" w:afterAutospacing="0"/>
        <w:jc w:val="center"/>
        <w:rPr>
          <w:rStyle w:val="apple-converted-space"/>
          <w:rFonts w:asciiTheme="minorHAnsi" w:hAnsiTheme="minorHAnsi" w:cstheme="minorHAnsi"/>
          <w:b/>
          <w:i/>
          <w:color w:val="000000"/>
          <w:vertAlign w:val="superscript"/>
        </w:rPr>
      </w:pPr>
    </w:p>
    <w:p w14:paraId="7F3BB6A8" w14:textId="77777777" w:rsidR="00BF4F5A" w:rsidRPr="00773676" w:rsidRDefault="00BF4F5A" w:rsidP="00BF4F5A">
      <w:pPr>
        <w:pStyle w:val="bodytext"/>
        <w:shd w:val="clear" w:color="auto" w:fill="FFFFFF"/>
        <w:spacing w:before="0" w:beforeAutospacing="0" w:after="0" w:afterAutospacing="0"/>
        <w:jc w:val="center"/>
        <w:rPr>
          <w:rFonts w:asciiTheme="minorHAnsi" w:hAnsiTheme="minorHAnsi" w:cstheme="minorHAnsi"/>
          <w:b/>
          <w:i/>
          <w:color w:val="000000"/>
        </w:rPr>
      </w:pPr>
      <w:r w:rsidRPr="00773676">
        <w:rPr>
          <w:rStyle w:val="apple-converted-space"/>
          <w:rFonts w:asciiTheme="minorHAnsi" w:hAnsiTheme="minorHAnsi" w:cstheme="minorHAnsi"/>
          <w:b/>
          <w:i/>
          <w:color w:val="000000"/>
          <w:vertAlign w:val="superscript"/>
        </w:rPr>
        <w:t xml:space="preserve"> </w:t>
      </w:r>
      <w:r w:rsidRPr="00773676">
        <w:rPr>
          <w:rStyle w:val="s"/>
          <w:rFonts w:asciiTheme="minorHAnsi" w:hAnsiTheme="minorHAnsi" w:cstheme="minorHAnsi"/>
          <w:b/>
          <w:i/>
          <w:color w:val="000000"/>
        </w:rPr>
        <w:t>Give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us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each</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day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daily</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bread</w:t>
      </w:r>
      <w:r w:rsidRPr="00773676">
        <w:rPr>
          <w:rStyle w:val="netverse"/>
          <w:rFonts w:asciiTheme="minorHAnsi" w:hAnsiTheme="minorHAnsi" w:cstheme="minorHAnsi"/>
          <w:b/>
          <w:i/>
          <w:color w:val="000000"/>
        </w:rPr>
        <w:t>,</w:t>
      </w:r>
      <w:r w:rsidRPr="00773676">
        <w:rPr>
          <w:rStyle w:val="apple-converted-space"/>
          <w:rFonts w:asciiTheme="minorHAnsi" w:hAnsiTheme="minorHAnsi" w:cstheme="minorHAnsi"/>
          <w:b/>
          <w:i/>
          <w:color w:val="000000"/>
          <w:vertAlign w:val="superscript"/>
        </w:rPr>
        <w:t> </w:t>
      </w:r>
      <w:hyperlink r:id="rId101" w:history="1"/>
      <w:r w:rsidRPr="00773676">
        <w:rPr>
          <w:rStyle w:val="s"/>
          <w:rFonts w:asciiTheme="minorHAnsi" w:hAnsiTheme="minorHAnsi" w:cstheme="minorHAnsi"/>
          <w:b/>
          <w:i/>
          <w:color w:val="000000"/>
        </w:rPr>
        <w:t>and</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forgive</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us</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our</w:t>
      </w:r>
      <w:r w:rsidRPr="00773676">
        <w:rPr>
          <w:rStyle w:val="apple-converted-space"/>
          <w:rFonts w:asciiTheme="minorHAnsi" w:hAnsiTheme="minorHAnsi" w:cstheme="minorHAnsi"/>
          <w:b/>
          <w:i/>
          <w:color w:val="000000"/>
        </w:rPr>
        <w:t> </w:t>
      </w:r>
      <w:r w:rsidRPr="00773676">
        <w:rPr>
          <w:rStyle w:val="s"/>
          <w:rFonts w:asciiTheme="minorHAnsi" w:hAnsiTheme="minorHAnsi" w:cstheme="minorHAnsi"/>
          <w:b/>
          <w:i/>
          <w:color w:val="000000"/>
        </w:rPr>
        <w:t>sins</w:t>
      </w:r>
      <w:r w:rsidRPr="00773676">
        <w:rPr>
          <w:rStyle w:val="netverse"/>
          <w:rFonts w:asciiTheme="minorHAnsi" w:hAnsiTheme="minorHAnsi" w:cstheme="minorHAnsi"/>
          <w:b/>
          <w:i/>
          <w:color w:val="000000"/>
        </w:rPr>
        <w:t>,</w:t>
      </w:r>
    </w:p>
    <w:p w14:paraId="30DB508E" w14:textId="77777777" w:rsidR="00773676" w:rsidRDefault="00BF4F5A" w:rsidP="00BF4F5A">
      <w:pPr>
        <w:ind w:firstLine="720"/>
        <w:jc w:val="center"/>
        <w:rPr>
          <w:rStyle w:val="netverse"/>
          <w:rFonts w:asciiTheme="minorHAnsi" w:hAnsiTheme="minorHAnsi" w:cstheme="minorHAnsi"/>
          <w:b/>
          <w:i/>
          <w:color w:val="000000"/>
          <w:sz w:val="24"/>
          <w:szCs w:val="24"/>
        </w:rPr>
      </w:pPr>
      <w:r w:rsidRPr="00BF4F5A">
        <w:rPr>
          <w:rStyle w:val="s"/>
          <w:rFonts w:asciiTheme="minorHAnsi" w:hAnsiTheme="minorHAnsi" w:cstheme="minorHAnsi"/>
          <w:b/>
          <w:i/>
          <w:color w:val="000000"/>
          <w:sz w:val="24"/>
          <w:szCs w:val="24"/>
        </w:rPr>
        <w:t>for</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we</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also forgive</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everyone</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who sins</w:t>
      </w:r>
      <w:r w:rsidRPr="00BF4F5A">
        <w:rPr>
          <w:rStyle w:val="apple-converted-space"/>
          <w:rFonts w:asciiTheme="minorHAnsi" w:hAnsiTheme="minorHAnsi" w:cstheme="minorHAnsi"/>
          <w:b/>
          <w:i/>
          <w:color w:val="000000"/>
          <w:sz w:val="24"/>
          <w:szCs w:val="24"/>
          <w:vertAlign w:val="superscript"/>
        </w:rPr>
        <w:t> </w:t>
      </w:r>
      <w:r w:rsidRPr="00BF4F5A">
        <w:rPr>
          <w:rStyle w:val="s"/>
          <w:rFonts w:asciiTheme="minorHAnsi" w:hAnsiTheme="minorHAnsi" w:cstheme="minorHAnsi"/>
          <w:b/>
          <w:i/>
          <w:color w:val="000000"/>
          <w:sz w:val="24"/>
          <w:szCs w:val="24"/>
        </w:rPr>
        <w:t>against us</w:t>
      </w:r>
      <w:r w:rsidRPr="00BF4F5A">
        <w:rPr>
          <w:rStyle w:val="netverse"/>
          <w:rFonts w:asciiTheme="minorHAnsi" w:hAnsiTheme="minorHAnsi" w:cstheme="minorHAnsi"/>
          <w:b/>
          <w:i/>
          <w:color w:val="000000"/>
          <w:sz w:val="24"/>
          <w:szCs w:val="24"/>
        </w:rPr>
        <w:t xml:space="preserve">. </w:t>
      </w:r>
      <w:r w:rsidRPr="00BF4F5A">
        <w:rPr>
          <w:rStyle w:val="s"/>
          <w:rFonts w:asciiTheme="minorHAnsi" w:hAnsiTheme="minorHAnsi" w:cstheme="minorHAnsi"/>
          <w:b/>
          <w:i/>
          <w:color w:val="000000"/>
          <w:sz w:val="24"/>
          <w:szCs w:val="24"/>
        </w:rPr>
        <w:t>And</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do</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not</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lead</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us</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into</w:t>
      </w:r>
      <w:r w:rsidRPr="00BF4F5A">
        <w:rPr>
          <w:rStyle w:val="apple-converted-space"/>
          <w:rFonts w:asciiTheme="minorHAnsi" w:hAnsiTheme="minorHAnsi" w:cstheme="minorHAnsi"/>
          <w:b/>
          <w:i/>
          <w:color w:val="000000"/>
          <w:sz w:val="24"/>
          <w:szCs w:val="24"/>
        </w:rPr>
        <w:t> </w:t>
      </w:r>
      <w:r w:rsidRPr="00BF4F5A">
        <w:rPr>
          <w:rStyle w:val="s"/>
          <w:rFonts w:asciiTheme="minorHAnsi" w:hAnsiTheme="minorHAnsi" w:cstheme="minorHAnsi"/>
          <w:b/>
          <w:i/>
          <w:color w:val="000000"/>
          <w:sz w:val="24"/>
          <w:szCs w:val="24"/>
        </w:rPr>
        <w:t>temptation</w:t>
      </w:r>
      <w:r w:rsidRPr="00BF4F5A">
        <w:rPr>
          <w:rStyle w:val="netverse"/>
          <w:rFonts w:asciiTheme="minorHAnsi" w:hAnsiTheme="minorHAnsi" w:cstheme="minorHAnsi"/>
          <w:b/>
          <w:i/>
          <w:color w:val="000000"/>
          <w:sz w:val="24"/>
          <w:szCs w:val="24"/>
        </w:rPr>
        <w:t>.”</w:t>
      </w:r>
      <w:r w:rsidRPr="00BF4F5A">
        <w:rPr>
          <w:rStyle w:val="apple-converted-space"/>
          <w:rFonts w:asciiTheme="minorHAnsi" w:hAnsiTheme="minorHAnsi" w:cstheme="minorHAnsi"/>
          <w:b/>
          <w:i/>
          <w:color w:val="000000"/>
          <w:sz w:val="24"/>
          <w:szCs w:val="24"/>
          <w:vertAlign w:val="superscript"/>
        </w:rPr>
        <w:t> </w:t>
      </w:r>
      <w:r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 said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them</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“Suppose one of</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has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friend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go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vertAlign w:val="superscript"/>
        </w:rPr>
        <w:t> </w:t>
      </w:r>
      <w:hyperlink r:id="rId102"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at midnight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say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him</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‘Friend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lend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three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loaves of bread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because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friend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of mine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has stopped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here while on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journey</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 have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nothing</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set before</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Then</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he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reply</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from inside</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‘Do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not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bother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me. The door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already shut</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children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are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bed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I cannot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get up</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anything.’</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 tell</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even though the man inside</w:t>
      </w:r>
      <w:r w:rsidR="00773676" w:rsidRPr="00BF4F5A">
        <w:rPr>
          <w:rStyle w:val="apple-converted-space"/>
          <w:rFonts w:asciiTheme="minorHAnsi" w:hAnsiTheme="minorHAnsi" w:cstheme="minorHAnsi"/>
          <w:b/>
          <w:i/>
          <w:color w:val="000000"/>
          <w:sz w:val="24"/>
          <w:szCs w:val="24"/>
          <w:vertAlign w:val="superscript"/>
        </w:rPr>
        <w:t> </w:t>
      </w:r>
      <w:hyperlink r:id="rId103"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not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get up</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anything because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 is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friend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yet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because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of the first man’s</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sheer persistence</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he will get up</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whatever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he needs</w:t>
      </w:r>
      <w:r w:rsidR="00773676" w:rsidRPr="00BF4F5A">
        <w:rPr>
          <w:rStyle w:val="netvers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So</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tell</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Ask</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it will be given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you</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seek</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will find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knock</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door</w:t>
      </w:r>
      <w:r w:rsidR="00773676" w:rsidRPr="00BF4F5A">
        <w:rPr>
          <w:rStyle w:val="apple-converted-space"/>
          <w:rFonts w:asciiTheme="minorHAnsi" w:hAnsiTheme="minorHAnsi" w:cstheme="minorHAnsi"/>
          <w:b/>
          <w:i/>
          <w:color w:val="000000"/>
          <w:sz w:val="24"/>
          <w:szCs w:val="24"/>
          <w:vertAlign w:val="superscript"/>
        </w:rPr>
        <w:t> </w:t>
      </w:r>
      <w:hyperlink r:id="rId104"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be opened for you</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everyone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who asks</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receives</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one who seeks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finds</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the one who knocks</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door</w:t>
      </w:r>
      <w:r w:rsidR="00773676" w:rsidRPr="00BF4F5A">
        <w:rPr>
          <w:rStyle w:val="apple-converted-space"/>
          <w:rFonts w:asciiTheme="minorHAnsi" w:hAnsiTheme="minorHAnsi" w:cstheme="minorHAnsi"/>
          <w:b/>
          <w:i/>
          <w:color w:val="000000"/>
          <w:sz w:val="24"/>
          <w:szCs w:val="24"/>
          <w:vertAlign w:val="superscript"/>
        </w:rPr>
        <w:t> </w:t>
      </w:r>
      <w:hyperlink r:id="rId105" w:history="1"/>
      <w:r w:rsidR="00773676" w:rsidRPr="00BF4F5A">
        <w:rPr>
          <w:rStyle w:val="s"/>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will be opened</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What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father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among</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if your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son</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asks for</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a fish</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snake</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instead of</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fish?</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if he asks for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an egg</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 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 scorpion?</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If</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you then</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although you</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are</w:t>
      </w:r>
      <w:r w:rsidR="00773676" w:rsidRPr="00BF4F5A">
        <w:rPr>
          <w:rStyle w:val="apple-converted-space"/>
          <w:rFonts w:asciiTheme="minorHAnsi" w:hAnsiTheme="minorHAnsi" w:cstheme="minorHAnsi"/>
          <w:b/>
          <w:i/>
          <w:color w:val="000000"/>
          <w:sz w:val="24"/>
          <w:szCs w:val="24"/>
          <w:vertAlign w:val="superscript"/>
        </w:rPr>
        <w:t> </w:t>
      </w:r>
      <w:hyperlink r:id="rId106" w:history="1"/>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evil</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know</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how to give good</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gifts</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to your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children</w:t>
      </w:r>
      <w:r w:rsidR="00773676" w:rsidRPr="00BF4F5A">
        <w:rPr>
          <w:rStyle w:val="netverse"/>
          <w:rFonts w:asciiTheme="minorHAnsi" w:hAnsiTheme="minorHAnsi" w:cstheme="minorHAnsi"/>
          <w:b/>
          <w:i/>
          <w:color w:val="000000"/>
          <w:sz w:val="24"/>
          <w:szCs w:val="24"/>
        </w:rPr>
        <w:t>,</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how much</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more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will</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heavenly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Father</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give</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the Holy</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Spirit</w:t>
      </w:r>
      <w:r w:rsidR="00773676" w:rsidRPr="00BF4F5A">
        <w:rPr>
          <w:rStyle w:val="apple-converted-space"/>
          <w:rFonts w:asciiTheme="minorHAnsi" w:hAnsiTheme="minorHAnsi" w:cstheme="minorHAnsi"/>
          <w:b/>
          <w:i/>
          <w:color w:val="000000"/>
          <w:sz w:val="24"/>
          <w:szCs w:val="24"/>
          <w:vertAlign w:val="superscript"/>
        </w:rPr>
        <w:t> </w:t>
      </w:r>
      <w:r w:rsidR="00773676" w:rsidRPr="00BF4F5A">
        <w:rPr>
          <w:rStyle w:val="s"/>
          <w:rFonts w:asciiTheme="minorHAnsi" w:hAnsiTheme="minorHAnsi" w:cstheme="minorHAnsi"/>
          <w:b/>
          <w:i/>
          <w:color w:val="000000"/>
          <w:sz w:val="24"/>
          <w:szCs w:val="24"/>
        </w:rPr>
        <w:t>to those who ask</w:t>
      </w:r>
      <w:r w:rsidR="00773676" w:rsidRPr="00BF4F5A">
        <w:rPr>
          <w:rStyle w:val="apple-converted-space"/>
          <w:rFonts w:asciiTheme="minorHAnsi" w:hAnsiTheme="minorHAnsi" w:cstheme="minorHAnsi"/>
          <w:b/>
          <w:i/>
          <w:color w:val="000000"/>
          <w:sz w:val="24"/>
          <w:szCs w:val="24"/>
        </w:rPr>
        <w:t> </w:t>
      </w:r>
      <w:r w:rsidR="00773676" w:rsidRPr="00BF4F5A">
        <w:rPr>
          <w:rStyle w:val="s"/>
          <w:rFonts w:asciiTheme="minorHAnsi" w:hAnsiTheme="minorHAnsi" w:cstheme="minorHAnsi"/>
          <w:b/>
          <w:i/>
          <w:color w:val="000000"/>
          <w:sz w:val="24"/>
          <w:szCs w:val="24"/>
        </w:rPr>
        <w:t>him!</w:t>
      </w:r>
      <w:r w:rsidR="00773676" w:rsidRPr="00BF4F5A">
        <w:rPr>
          <w:rStyle w:val="netverse"/>
          <w:rFonts w:asciiTheme="minorHAnsi" w:hAnsiTheme="minorHAnsi" w:cstheme="minorHAnsi"/>
          <w:b/>
          <w:i/>
          <w:color w:val="000000"/>
          <w:sz w:val="24"/>
          <w:szCs w:val="24"/>
        </w:rPr>
        <w:t>”</w:t>
      </w:r>
    </w:p>
    <w:p w14:paraId="68AE256F" w14:textId="77777777" w:rsidR="00BF4F5A" w:rsidRDefault="00BF4F5A" w:rsidP="00BF4F5A">
      <w:pPr>
        <w:ind w:firstLine="720"/>
        <w:jc w:val="both"/>
        <w:rPr>
          <w:sz w:val="24"/>
          <w:szCs w:val="24"/>
        </w:rPr>
      </w:pPr>
      <w:r>
        <w:rPr>
          <w:sz w:val="24"/>
          <w:szCs w:val="24"/>
        </w:rPr>
        <w:t xml:space="preserve">Thanks to the movie The War Room, the church has been awakened to the need for discipleship in the </w:t>
      </w:r>
      <w:r w:rsidR="00A01A13">
        <w:rPr>
          <w:sz w:val="24"/>
          <w:szCs w:val="24"/>
        </w:rPr>
        <w:t>arena of</w:t>
      </w:r>
      <w:r>
        <w:rPr>
          <w:sz w:val="24"/>
          <w:szCs w:val="24"/>
        </w:rPr>
        <w:t xml:space="preserve"> prayer. What a novel idea, that older women should teach the younger women to pray. It’s brilliant. It’s even Biblical! But sadly, it’s rare. Since the move hit the big screen, young women have come out of the wood work, searching for mature Christian women to teach them how to pray. A couple have come to me. But what they don’t know is that all I have learned about prayer, I learned at the knees of some mature godly women who come to my home for discipleship. They </w:t>
      </w:r>
      <w:r w:rsidR="006643AF">
        <w:rPr>
          <w:sz w:val="24"/>
          <w:szCs w:val="24"/>
        </w:rPr>
        <w:t xml:space="preserve">have discipled me in prayer. They still teach me, by praying with me and for me, as we bombard the throne of the King and </w:t>
      </w:r>
      <w:r w:rsidR="00D32207">
        <w:rPr>
          <w:sz w:val="24"/>
          <w:szCs w:val="24"/>
        </w:rPr>
        <w:t xml:space="preserve">as Jesus described in this model pray, sometimes, He tarries in answering us. But as someone once said, the boat full of answered fervent persistent prayer, that we are waiting on is still being loaded on the other side. </w:t>
      </w:r>
    </w:p>
    <w:p w14:paraId="7BDF08F5" w14:textId="77777777" w:rsidR="00A01A13" w:rsidRDefault="00D32207" w:rsidP="00D32207">
      <w:pPr>
        <w:ind w:firstLine="720"/>
        <w:jc w:val="both"/>
        <w:rPr>
          <w:sz w:val="24"/>
          <w:szCs w:val="24"/>
        </w:rPr>
      </w:pPr>
      <w:r>
        <w:rPr>
          <w:sz w:val="24"/>
          <w:szCs w:val="24"/>
        </w:rPr>
        <w:t xml:space="preserve">What is inferred in the above passage is that disciple makers are the ones who teach others how to pray – not only in a formal setting but by “bowing the knees together” and praying. </w:t>
      </w:r>
      <w:r w:rsidRPr="5897EC05">
        <w:rPr>
          <w:sz w:val="24"/>
          <w:szCs w:val="24"/>
        </w:rPr>
        <w:t xml:space="preserve"> </w:t>
      </w:r>
      <w:r>
        <w:rPr>
          <w:sz w:val="24"/>
          <w:szCs w:val="24"/>
        </w:rPr>
        <w:t xml:space="preserve"> The anon</w:t>
      </w:r>
      <w:r w:rsidR="00A01A13">
        <w:rPr>
          <w:sz w:val="24"/>
          <w:szCs w:val="24"/>
        </w:rPr>
        <w:t>ymous</w:t>
      </w:r>
      <w:r>
        <w:rPr>
          <w:sz w:val="24"/>
          <w:szCs w:val="24"/>
        </w:rPr>
        <w:t xml:space="preserve">, disciple asking the question was most likely the </w:t>
      </w:r>
      <w:r w:rsidR="00A01A13">
        <w:rPr>
          <w:sz w:val="24"/>
          <w:szCs w:val="24"/>
        </w:rPr>
        <w:t>apostle</w:t>
      </w:r>
      <w:r>
        <w:rPr>
          <w:sz w:val="24"/>
          <w:szCs w:val="24"/>
        </w:rPr>
        <w:t xml:space="preserve"> John. It was his habit to refer to himself in the third person. And he was also discipled by John the Baptist before John pointed </w:t>
      </w:r>
      <w:r w:rsidR="00A01A13">
        <w:rPr>
          <w:sz w:val="24"/>
          <w:szCs w:val="24"/>
        </w:rPr>
        <w:t>out</w:t>
      </w:r>
      <w:r>
        <w:rPr>
          <w:sz w:val="24"/>
          <w:szCs w:val="24"/>
        </w:rPr>
        <w:t xml:space="preserve"> the Lamb of God. Then John was Jesus’. </w:t>
      </w:r>
      <w:r w:rsidR="00A01A13">
        <w:rPr>
          <w:sz w:val="24"/>
          <w:szCs w:val="24"/>
        </w:rPr>
        <w:t>Furthermore,</w:t>
      </w:r>
      <w:r>
        <w:rPr>
          <w:sz w:val="24"/>
          <w:szCs w:val="24"/>
        </w:rPr>
        <w:t xml:space="preserve"> we know that John</w:t>
      </w:r>
      <w:r w:rsidR="00A01A13">
        <w:rPr>
          <w:sz w:val="24"/>
          <w:szCs w:val="24"/>
        </w:rPr>
        <w:t xml:space="preserve">, along with his brother James and Peter, were in the </w:t>
      </w:r>
      <w:r>
        <w:rPr>
          <w:sz w:val="24"/>
          <w:szCs w:val="24"/>
        </w:rPr>
        <w:t xml:space="preserve">Lord’s inner </w:t>
      </w:r>
      <w:r w:rsidR="00A01A13">
        <w:rPr>
          <w:sz w:val="24"/>
          <w:szCs w:val="24"/>
        </w:rPr>
        <w:t>circle</w:t>
      </w:r>
      <w:r>
        <w:rPr>
          <w:sz w:val="24"/>
          <w:szCs w:val="24"/>
        </w:rPr>
        <w:t xml:space="preserve">. </w:t>
      </w:r>
      <w:r w:rsidR="00A01A13">
        <w:rPr>
          <w:sz w:val="24"/>
          <w:szCs w:val="24"/>
        </w:rPr>
        <w:t xml:space="preserve">Therefore, they were </w:t>
      </w:r>
      <w:r w:rsidRPr="5897EC05">
        <w:rPr>
          <w:sz w:val="24"/>
          <w:szCs w:val="24"/>
        </w:rPr>
        <w:t xml:space="preserve">privy to some intimate conversations </w:t>
      </w:r>
      <w:r>
        <w:rPr>
          <w:sz w:val="24"/>
          <w:szCs w:val="24"/>
        </w:rPr>
        <w:t>between the</w:t>
      </w:r>
      <w:r w:rsidRPr="5897EC05">
        <w:rPr>
          <w:sz w:val="24"/>
          <w:szCs w:val="24"/>
        </w:rPr>
        <w:t xml:space="preserve"> Father</w:t>
      </w:r>
      <w:r>
        <w:rPr>
          <w:sz w:val="24"/>
          <w:szCs w:val="24"/>
        </w:rPr>
        <w:t xml:space="preserve"> and </w:t>
      </w:r>
      <w:r w:rsidR="00A01A13">
        <w:rPr>
          <w:sz w:val="24"/>
          <w:szCs w:val="24"/>
        </w:rPr>
        <w:t>the Son.</w:t>
      </w:r>
    </w:p>
    <w:p w14:paraId="3667A5F3" w14:textId="77777777" w:rsidR="00D32207" w:rsidRDefault="00D32207" w:rsidP="00D32207">
      <w:pPr>
        <w:ind w:firstLine="720"/>
        <w:jc w:val="both"/>
        <w:rPr>
          <w:sz w:val="24"/>
          <w:szCs w:val="24"/>
        </w:rPr>
      </w:pPr>
      <w:r w:rsidRPr="5897EC05">
        <w:rPr>
          <w:sz w:val="24"/>
          <w:szCs w:val="24"/>
        </w:rPr>
        <w:t xml:space="preserve"> </w:t>
      </w:r>
      <w:r>
        <w:rPr>
          <w:sz w:val="24"/>
          <w:szCs w:val="24"/>
        </w:rPr>
        <w:t>We learn to pray by</w:t>
      </w:r>
      <w:r w:rsidRPr="5897EC05">
        <w:rPr>
          <w:sz w:val="24"/>
          <w:szCs w:val="24"/>
        </w:rPr>
        <w:t xml:space="preserve"> praying with</w:t>
      </w:r>
      <w:r>
        <w:rPr>
          <w:sz w:val="24"/>
          <w:szCs w:val="24"/>
        </w:rPr>
        <w:t>,</w:t>
      </w:r>
      <w:r w:rsidRPr="5897EC05">
        <w:rPr>
          <w:sz w:val="24"/>
          <w:szCs w:val="24"/>
        </w:rPr>
        <w:t xml:space="preserve"> and for</w:t>
      </w:r>
      <w:r>
        <w:rPr>
          <w:sz w:val="24"/>
          <w:szCs w:val="24"/>
        </w:rPr>
        <w:t xml:space="preserve">, others. Sure, there are times when we prayer by ourselves. After all, we have been commanded to pray without ceasing. However, as my pastor, </w:t>
      </w:r>
      <w:r w:rsidRPr="5897EC05">
        <w:rPr>
          <w:sz w:val="24"/>
          <w:szCs w:val="24"/>
        </w:rPr>
        <w:t xml:space="preserve">David Lawrence, </w:t>
      </w:r>
      <w:r>
        <w:rPr>
          <w:sz w:val="24"/>
          <w:szCs w:val="24"/>
        </w:rPr>
        <w:t xml:space="preserve">pointed out in a message on prayer, </w:t>
      </w:r>
      <w:r w:rsidRPr="5897EC05">
        <w:rPr>
          <w:sz w:val="24"/>
          <w:szCs w:val="24"/>
        </w:rPr>
        <w:t>of the 37 times in scripture where Jesus taught on prayer, 33 of th</w:t>
      </w:r>
      <w:r>
        <w:rPr>
          <w:sz w:val="24"/>
          <w:szCs w:val="24"/>
        </w:rPr>
        <w:t>os</w:t>
      </w:r>
      <w:r w:rsidRPr="5897EC05">
        <w:rPr>
          <w:sz w:val="24"/>
          <w:szCs w:val="24"/>
        </w:rPr>
        <w:t xml:space="preserve">e passages were speaking of corporate prayer. </w:t>
      </w:r>
      <w:r>
        <w:rPr>
          <w:sz w:val="24"/>
          <w:szCs w:val="24"/>
        </w:rPr>
        <w:t>Additionally, h</w:t>
      </w:r>
      <w:r w:rsidRPr="5897EC05">
        <w:rPr>
          <w:sz w:val="24"/>
          <w:szCs w:val="24"/>
        </w:rPr>
        <w:t xml:space="preserve">e </w:t>
      </w:r>
      <w:r>
        <w:rPr>
          <w:sz w:val="24"/>
          <w:szCs w:val="24"/>
        </w:rPr>
        <w:t xml:space="preserve">noted </w:t>
      </w:r>
      <w:r w:rsidRPr="5897EC05">
        <w:rPr>
          <w:sz w:val="24"/>
          <w:szCs w:val="24"/>
        </w:rPr>
        <w:t>that the prayer closet was a private meeting space like the upper-room where a small gr</w:t>
      </w:r>
      <w:r>
        <w:rPr>
          <w:sz w:val="24"/>
          <w:szCs w:val="24"/>
        </w:rPr>
        <w:t xml:space="preserve">oup of people prayed together. He then took us </w:t>
      </w:r>
      <w:r w:rsidRPr="5897EC05">
        <w:rPr>
          <w:sz w:val="24"/>
          <w:szCs w:val="24"/>
        </w:rPr>
        <w:t xml:space="preserve">through the book of Acts and showed us clearly </w:t>
      </w:r>
      <w:r>
        <w:rPr>
          <w:sz w:val="24"/>
          <w:szCs w:val="24"/>
        </w:rPr>
        <w:t xml:space="preserve">why the gospel was advancing with such </w:t>
      </w:r>
      <w:r w:rsidRPr="5897EC05">
        <w:rPr>
          <w:sz w:val="24"/>
          <w:szCs w:val="24"/>
        </w:rPr>
        <w:t xml:space="preserve">great power. </w:t>
      </w:r>
      <w:r>
        <w:rPr>
          <w:sz w:val="24"/>
          <w:szCs w:val="24"/>
        </w:rPr>
        <w:t>Every</w:t>
      </w:r>
      <w:r w:rsidRPr="5897EC05">
        <w:rPr>
          <w:sz w:val="24"/>
          <w:szCs w:val="24"/>
        </w:rPr>
        <w:t xml:space="preserve"> great movement</w:t>
      </w:r>
      <w:r>
        <w:rPr>
          <w:sz w:val="24"/>
          <w:szCs w:val="24"/>
        </w:rPr>
        <w:t xml:space="preserve"> of God was</w:t>
      </w:r>
      <w:r w:rsidRPr="5897EC05">
        <w:rPr>
          <w:sz w:val="24"/>
          <w:szCs w:val="24"/>
        </w:rPr>
        <w:t xml:space="preserve"> preceded by a group of people who were devoted to prayer.</w:t>
      </w:r>
    </w:p>
    <w:p w14:paraId="41563A5D" w14:textId="77777777" w:rsidR="00D32207" w:rsidRPr="00D934D8" w:rsidRDefault="00D32207" w:rsidP="00D32207">
      <w:pPr>
        <w:spacing w:after="360" w:line="240" w:lineRule="auto"/>
        <w:rPr>
          <w:bCs/>
          <w:sz w:val="24"/>
          <w:szCs w:val="24"/>
        </w:rPr>
      </w:pPr>
      <w:r w:rsidRPr="00CC2BF3">
        <w:rPr>
          <w:b/>
          <w:bCs/>
          <w:sz w:val="24"/>
          <w:szCs w:val="24"/>
        </w:rPr>
        <w:t>DIGGING DEEPER:</w:t>
      </w:r>
      <w:r w:rsidRPr="006C5953">
        <w:rPr>
          <w:b/>
          <w:bCs/>
          <w:sz w:val="28"/>
          <w:szCs w:val="28"/>
        </w:rPr>
        <w:t xml:space="preserve"> </w:t>
      </w:r>
      <w:r w:rsidRPr="004B7821">
        <w:rPr>
          <w:bCs/>
          <w:sz w:val="24"/>
          <w:szCs w:val="24"/>
        </w:rPr>
        <w:t xml:space="preserve">1 Timothy 1:2, 2:1, 4:5, 5:5; 2 Timothy 1:3; </w:t>
      </w:r>
      <w:r w:rsidRPr="00D934D8">
        <w:rPr>
          <w:bCs/>
          <w:sz w:val="24"/>
          <w:szCs w:val="24"/>
        </w:rPr>
        <w:t xml:space="preserve">Philemon 4-7, 22-24; Colossians 1:3, 4:2-3, 12; Ephesians 6:18; </w:t>
      </w:r>
      <w:r w:rsidRPr="00D934D8">
        <w:rPr>
          <w:sz w:val="24"/>
          <w:szCs w:val="24"/>
        </w:rPr>
        <w:t>Matthew 6:5-6; Acts 1:14, 2:42, 3:1, 6:4, 10:4, 12:5 -12, 16:13-16,</w:t>
      </w:r>
      <w:r w:rsidRPr="00D934D8">
        <w:rPr>
          <w:bCs/>
          <w:sz w:val="24"/>
          <w:szCs w:val="24"/>
        </w:rPr>
        <w:t xml:space="preserve"> 20:36; 1 Peter 3:12; Philippians 1:3-10, 19, 4:6; Romans 10:1, 12:12; James 5:13-18</w:t>
      </w:r>
    </w:p>
    <w:p w14:paraId="2409C885" w14:textId="77777777" w:rsidR="006B01D2" w:rsidRDefault="006B01D2" w:rsidP="006B01D2">
      <w:pPr>
        <w:jc w:val="center"/>
        <w:rPr>
          <w:b/>
          <w:sz w:val="28"/>
          <w:szCs w:val="28"/>
        </w:rPr>
      </w:pPr>
      <w:r>
        <w:rPr>
          <w:b/>
          <w:sz w:val="28"/>
          <w:szCs w:val="28"/>
        </w:rPr>
        <w:t>I</w:t>
      </w:r>
      <w:r w:rsidRPr="00DE20A9">
        <w:rPr>
          <w:b/>
          <w:sz w:val="28"/>
          <w:szCs w:val="28"/>
        </w:rPr>
        <w:t>ntersession</w:t>
      </w:r>
    </w:p>
    <w:p w14:paraId="265E5BC7" w14:textId="77777777" w:rsidR="006B01D2" w:rsidRPr="00CC2BF3" w:rsidRDefault="006B01D2" w:rsidP="006B01D2">
      <w:pPr>
        <w:spacing w:after="0"/>
        <w:jc w:val="center"/>
        <w:rPr>
          <w:b/>
          <w:bCs/>
          <w:sz w:val="24"/>
          <w:szCs w:val="24"/>
        </w:rPr>
      </w:pPr>
      <w:r w:rsidRPr="00CC2BF3">
        <w:rPr>
          <w:b/>
          <w:bCs/>
          <w:sz w:val="24"/>
          <w:szCs w:val="24"/>
        </w:rPr>
        <w:t xml:space="preserve">2 Timothy 1:2-3 </w:t>
      </w:r>
    </w:p>
    <w:p w14:paraId="0CF3A362" w14:textId="77777777" w:rsidR="006B01D2" w:rsidRDefault="006B01D2" w:rsidP="006B01D2">
      <w:pPr>
        <w:spacing w:after="0"/>
        <w:jc w:val="center"/>
        <w:rPr>
          <w:b/>
          <w:bCs/>
          <w:i/>
          <w:iCs/>
          <w:sz w:val="24"/>
          <w:szCs w:val="24"/>
        </w:rPr>
      </w:pPr>
      <w:r w:rsidRPr="5897EC05">
        <w:rPr>
          <w:b/>
          <w:bCs/>
          <w:i/>
          <w:iCs/>
          <w:sz w:val="24"/>
          <w:szCs w:val="24"/>
        </w:rPr>
        <w:t xml:space="preserve">To Timothy, my </w:t>
      </w:r>
      <w:r w:rsidR="00CC2BF3">
        <w:rPr>
          <w:b/>
          <w:bCs/>
          <w:i/>
          <w:iCs/>
          <w:sz w:val="24"/>
          <w:szCs w:val="24"/>
        </w:rPr>
        <w:t>dear child.</w:t>
      </w:r>
      <w:r w:rsidRPr="5897EC05">
        <w:rPr>
          <w:b/>
          <w:bCs/>
          <w:i/>
          <w:iCs/>
          <w:sz w:val="24"/>
          <w:szCs w:val="24"/>
        </w:rPr>
        <w:t xml:space="preserve"> Grace, mercy and peace from God</w:t>
      </w:r>
      <w:r w:rsidR="00CC2BF3">
        <w:rPr>
          <w:b/>
          <w:bCs/>
          <w:i/>
          <w:iCs/>
          <w:sz w:val="24"/>
          <w:szCs w:val="24"/>
        </w:rPr>
        <w:t xml:space="preserve"> the Father and Christ Jesus our Lord. I am thankful to God, whom I have served with a clear consc</w:t>
      </w:r>
      <w:r w:rsidRPr="5897EC05">
        <w:rPr>
          <w:b/>
          <w:bCs/>
          <w:i/>
          <w:iCs/>
          <w:sz w:val="24"/>
          <w:szCs w:val="24"/>
        </w:rPr>
        <w:t>ience</w:t>
      </w:r>
      <w:r w:rsidR="00CC2BF3">
        <w:rPr>
          <w:b/>
          <w:bCs/>
          <w:i/>
          <w:iCs/>
          <w:sz w:val="24"/>
          <w:szCs w:val="24"/>
        </w:rPr>
        <w:t xml:space="preserve"> as my </w:t>
      </w:r>
      <w:r w:rsidR="00C927BD">
        <w:rPr>
          <w:b/>
          <w:bCs/>
          <w:i/>
          <w:iCs/>
          <w:sz w:val="24"/>
          <w:szCs w:val="24"/>
        </w:rPr>
        <w:t>ancestors</w:t>
      </w:r>
      <w:r w:rsidR="00CC2BF3">
        <w:rPr>
          <w:b/>
          <w:bCs/>
          <w:i/>
          <w:iCs/>
          <w:sz w:val="24"/>
          <w:szCs w:val="24"/>
        </w:rPr>
        <w:t xml:space="preserve"> did</w:t>
      </w:r>
      <w:r w:rsidR="00C927BD">
        <w:rPr>
          <w:b/>
          <w:bCs/>
          <w:i/>
          <w:iCs/>
          <w:sz w:val="24"/>
          <w:szCs w:val="24"/>
        </w:rPr>
        <w:t>, when I remember you in my prayers as I do constantly night and day.</w:t>
      </w:r>
    </w:p>
    <w:p w14:paraId="79CFA204" w14:textId="77777777" w:rsidR="00D934D8" w:rsidRPr="00773676" w:rsidRDefault="00D934D8" w:rsidP="00773676">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2D87753B" w14:textId="77777777" w:rsidR="008C7C6B" w:rsidRDefault="008C7C6B" w:rsidP="008C7C6B">
      <w:pPr>
        <w:ind w:firstLine="720"/>
        <w:jc w:val="both"/>
        <w:rPr>
          <w:sz w:val="24"/>
          <w:szCs w:val="24"/>
        </w:rPr>
      </w:pPr>
      <w:r>
        <w:rPr>
          <w:sz w:val="24"/>
          <w:szCs w:val="24"/>
        </w:rPr>
        <w:t>As previously noted, Ephesians was the first of four prison letters. So, one might think Paul would be wallowing in self-pity while he languished there on house arrest (Acts 28:16-31)</w:t>
      </w:r>
      <w:r w:rsidR="00BD52F5">
        <w:rPr>
          <w:sz w:val="24"/>
          <w:szCs w:val="24"/>
        </w:rPr>
        <w:t>.</w:t>
      </w:r>
      <w:r>
        <w:rPr>
          <w:sz w:val="24"/>
          <w:szCs w:val="24"/>
        </w:rPr>
        <w:t xml:space="preserve"> But not Paul. “A thankful heart, is a happy heart!”, as the adage goes. Why was Paul so happy despite his circumstances? He was happy because of the news he received from the churches, from Ephesus, Philippi and Colossae - the church planted by Epaphras - one of Paul’s disciples from Ephesus. Even though he was in Rome, Paul heard about their faith and love, which prompted praise, thanks and prayers on their behalf. Let’s point out several things about prayer from Paul’s example. For one, we see that one facet of prayer is praise and worship. </w:t>
      </w:r>
      <w:r w:rsidR="006B01D2">
        <w:rPr>
          <w:sz w:val="24"/>
          <w:szCs w:val="24"/>
        </w:rPr>
        <w:t>This is what</w:t>
      </w:r>
      <w:r>
        <w:rPr>
          <w:sz w:val="24"/>
          <w:szCs w:val="24"/>
        </w:rPr>
        <w:t xml:space="preserve"> ushers us into the presence of God. </w:t>
      </w:r>
    </w:p>
    <w:p w14:paraId="40A922FD" w14:textId="77777777" w:rsidR="008C7C6B" w:rsidRPr="00773676" w:rsidRDefault="008C7C6B" w:rsidP="00773676">
      <w:pPr>
        <w:spacing w:after="0"/>
        <w:jc w:val="center"/>
        <w:rPr>
          <w:b/>
          <w:sz w:val="24"/>
          <w:szCs w:val="24"/>
        </w:rPr>
      </w:pPr>
      <w:r w:rsidRPr="00773676">
        <w:rPr>
          <w:b/>
          <w:sz w:val="24"/>
          <w:szCs w:val="24"/>
        </w:rPr>
        <w:t>Psalm 100:4 (KJV)</w:t>
      </w:r>
    </w:p>
    <w:p w14:paraId="33B0137C" w14:textId="77777777" w:rsidR="008C7C6B" w:rsidRDefault="008C7C6B" w:rsidP="00773676">
      <w:pPr>
        <w:spacing w:after="0"/>
        <w:jc w:val="center"/>
        <w:rPr>
          <w:b/>
          <w:i/>
          <w:sz w:val="24"/>
          <w:szCs w:val="24"/>
        </w:rPr>
      </w:pPr>
      <w:r w:rsidRPr="000F6232">
        <w:rPr>
          <w:b/>
          <w:i/>
          <w:sz w:val="24"/>
          <w:szCs w:val="24"/>
        </w:rPr>
        <w:t>Enter into his gates with thanksgiving, and into his courts with praise: be thankful unto him, and bless his name.</w:t>
      </w:r>
    </w:p>
    <w:p w14:paraId="04E85225" w14:textId="77777777" w:rsidR="00773676" w:rsidRPr="000F6232" w:rsidRDefault="00773676" w:rsidP="00773676">
      <w:pPr>
        <w:spacing w:after="0"/>
        <w:jc w:val="center"/>
        <w:rPr>
          <w:b/>
          <w:i/>
          <w:sz w:val="24"/>
          <w:szCs w:val="24"/>
        </w:rPr>
      </w:pPr>
    </w:p>
    <w:p w14:paraId="5FA3FD9A" w14:textId="77777777" w:rsidR="008C7C6B" w:rsidRDefault="008C7C6B" w:rsidP="008C7C6B">
      <w:pPr>
        <w:ind w:firstLine="720"/>
        <w:jc w:val="both"/>
        <w:rPr>
          <w:sz w:val="24"/>
          <w:szCs w:val="24"/>
        </w:rPr>
      </w:pPr>
      <w:r>
        <w:rPr>
          <w:sz w:val="24"/>
          <w:szCs w:val="24"/>
        </w:rPr>
        <w:t>Moreover, David said that God, “</w:t>
      </w:r>
      <w:r w:rsidRPr="00404C41">
        <w:rPr>
          <w:sz w:val="24"/>
          <w:szCs w:val="24"/>
        </w:rPr>
        <w:t xml:space="preserve">inhabits the praises of </w:t>
      </w:r>
      <w:r>
        <w:rPr>
          <w:sz w:val="24"/>
          <w:szCs w:val="24"/>
        </w:rPr>
        <w:t>Israel”</w:t>
      </w:r>
      <w:r w:rsidRPr="00404C41">
        <w:rPr>
          <w:sz w:val="24"/>
          <w:szCs w:val="24"/>
        </w:rPr>
        <w:t xml:space="preserve"> (Psalms 2</w:t>
      </w:r>
      <w:r>
        <w:rPr>
          <w:sz w:val="24"/>
          <w:szCs w:val="24"/>
        </w:rPr>
        <w:t>2:3) (KJV). In other words,</w:t>
      </w:r>
      <w:r w:rsidRPr="00404C41">
        <w:rPr>
          <w:sz w:val="24"/>
          <w:szCs w:val="24"/>
        </w:rPr>
        <w:t xml:space="preserve"> when we worship and praise God,</w:t>
      </w:r>
      <w:r>
        <w:rPr>
          <w:sz w:val="24"/>
          <w:szCs w:val="24"/>
        </w:rPr>
        <w:t xml:space="preserve"> regardless of the situation, </w:t>
      </w:r>
      <w:r w:rsidRPr="00404C41">
        <w:rPr>
          <w:sz w:val="24"/>
          <w:szCs w:val="24"/>
        </w:rPr>
        <w:t>the Holy Spirit</w:t>
      </w:r>
      <w:r>
        <w:rPr>
          <w:sz w:val="24"/>
          <w:szCs w:val="24"/>
        </w:rPr>
        <w:t xml:space="preserve"> feels “at home” with us.</w:t>
      </w:r>
      <w:r w:rsidRPr="00404C41">
        <w:rPr>
          <w:sz w:val="24"/>
          <w:szCs w:val="24"/>
        </w:rPr>
        <w:t xml:space="preserve"> </w:t>
      </w:r>
      <w:r>
        <w:rPr>
          <w:sz w:val="24"/>
          <w:szCs w:val="24"/>
        </w:rPr>
        <w:t>After all, worshiping God is the main activity in heaven. Certainly, w</w:t>
      </w:r>
      <w:r w:rsidRPr="00404C41">
        <w:rPr>
          <w:sz w:val="24"/>
          <w:szCs w:val="24"/>
        </w:rPr>
        <w:t>orship can be singing songs of praise; that’s what Paul and Silas were doing in Acts 16:22-29</w:t>
      </w:r>
      <w:r>
        <w:rPr>
          <w:sz w:val="24"/>
          <w:szCs w:val="24"/>
        </w:rPr>
        <w:t xml:space="preserve">. But, as we will see in the following word search, prayer is a form of worship. What? “I though prayer was asking God for things I need” you may say. That’s only a small part of it. </w:t>
      </w:r>
    </w:p>
    <w:p w14:paraId="3144E493" w14:textId="77777777" w:rsidR="00D934D8" w:rsidRPr="00AA19E1" w:rsidRDefault="00D934D8" w:rsidP="00D934D8">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0196E5" w14:textId="77777777" w:rsidR="005B2B0B" w:rsidRDefault="005B2B0B" w:rsidP="005B2B0B">
      <w:pPr>
        <w:spacing w:after="0"/>
        <w:jc w:val="center"/>
        <w:rPr>
          <w:b/>
          <w:bCs/>
          <w:i/>
          <w:iCs/>
          <w:sz w:val="24"/>
          <w:szCs w:val="24"/>
        </w:rPr>
      </w:pPr>
    </w:p>
    <w:p w14:paraId="4706B192" w14:textId="77777777" w:rsidR="008C7C6B" w:rsidRDefault="008C7C6B" w:rsidP="008C7C6B">
      <w:pPr>
        <w:ind w:firstLine="720"/>
        <w:jc w:val="both"/>
      </w:pPr>
      <w:r>
        <w:rPr>
          <w:b/>
          <w:i/>
          <w:sz w:val="24"/>
          <w:szCs w:val="24"/>
        </w:rPr>
        <w:t xml:space="preserve"> </w:t>
      </w:r>
      <w:r>
        <w:rPr>
          <w:sz w:val="24"/>
          <w:szCs w:val="24"/>
        </w:rPr>
        <w:t xml:space="preserve">Is there a person in your life that you can count on when you </w:t>
      </w:r>
      <w:r w:rsidR="004E0B8A">
        <w:rPr>
          <w:sz w:val="24"/>
          <w:szCs w:val="24"/>
        </w:rPr>
        <w:t>need</w:t>
      </w:r>
      <w:r>
        <w:rPr>
          <w:sz w:val="24"/>
          <w:szCs w:val="24"/>
        </w:rPr>
        <w:t xml:space="preserve"> prayer? Can others count on you? In my estimation, prayer is one the most unselfish acts one person could do for another, because you can’t focus on yourself and someone else at the same time. No one exemplified this more than our Lord as He made intersessions for us, even His enemies, upon the cross. But His prayers did not end while He was on earth. As we learned in the lesson, Abba Father, as our Great High Priest, Jesus is praying for us even now (Hebrew 7:25; Romans 8:26-27,34). Yes, we are physically apart, while we’re on earth, we are connected to Him through prayer and joined to the very heart of God</w:t>
      </w:r>
      <w:r w:rsidRPr="00D440E7">
        <w:rPr>
          <w:sz w:val="24"/>
          <w:szCs w:val="24"/>
        </w:rPr>
        <w:t xml:space="preserve"> </w:t>
      </w:r>
      <w:r>
        <w:rPr>
          <w:sz w:val="24"/>
          <w:szCs w:val="24"/>
        </w:rPr>
        <w:t>(</w:t>
      </w:r>
      <w:r w:rsidRPr="00D440E7">
        <w:rPr>
          <w:sz w:val="24"/>
          <w:szCs w:val="24"/>
        </w:rPr>
        <w:t>Ephesians 3:14-21</w:t>
      </w:r>
      <w:r>
        <w:rPr>
          <w:sz w:val="24"/>
          <w:szCs w:val="24"/>
        </w:rPr>
        <w:t>).</w:t>
      </w:r>
      <w:r>
        <w:t xml:space="preserve">   </w:t>
      </w:r>
    </w:p>
    <w:p w14:paraId="66D71AD5" w14:textId="77777777" w:rsidR="008C7C6B" w:rsidRDefault="008C7C6B" w:rsidP="008C7C6B">
      <w:pPr>
        <w:ind w:firstLine="720"/>
        <w:jc w:val="both"/>
        <w:rPr>
          <w:sz w:val="24"/>
          <w:szCs w:val="24"/>
        </w:rPr>
      </w:pPr>
      <w:r>
        <w:rPr>
          <w:sz w:val="24"/>
          <w:szCs w:val="24"/>
        </w:rPr>
        <w:t xml:space="preserve">Now let’s look at Paul’s example from our key passage. Did this prayer include their physical needs? In other </w:t>
      </w:r>
      <w:r w:rsidR="004E0B8A">
        <w:rPr>
          <w:sz w:val="24"/>
          <w:szCs w:val="24"/>
        </w:rPr>
        <w:t>places,</w:t>
      </w:r>
      <w:r>
        <w:rPr>
          <w:sz w:val="24"/>
          <w:szCs w:val="24"/>
        </w:rPr>
        <w:t xml:space="preserve"> he did. But his greatest concern was for their spiritual needs. So often, though, we are putting the cart before the horse in prayer by seeking temporal things before eternal things. Yet we forget that if we would seek first His kingdom and righteousness, everything else will fall into place. (Matthew 6:33) Since worship is the priority in the kingdom of God, should it not take the preeminence in our lives also? </w:t>
      </w:r>
    </w:p>
    <w:p w14:paraId="652D53B0" w14:textId="77777777" w:rsidR="008C7C6B" w:rsidRPr="00C927BD" w:rsidRDefault="008C7C6B" w:rsidP="00BC1FB9">
      <w:pPr>
        <w:spacing w:after="0"/>
        <w:jc w:val="center"/>
        <w:rPr>
          <w:b/>
          <w:sz w:val="24"/>
          <w:szCs w:val="24"/>
        </w:rPr>
      </w:pPr>
      <w:r w:rsidRPr="00C927BD">
        <w:rPr>
          <w:b/>
          <w:sz w:val="24"/>
          <w:szCs w:val="24"/>
        </w:rPr>
        <w:t>1 Thessalonians 5:16-1</w:t>
      </w:r>
      <w:r w:rsidR="00C927BD">
        <w:rPr>
          <w:b/>
          <w:sz w:val="24"/>
          <w:szCs w:val="24"/>
        </w:rPr>
        <w:t>8</w:t>
      </w:r>
    </w:p>
    <w:p w14:paraId="16F07FE0" w14:textId="77777777" w:rsidR="008C7C6B" w:rsidRDefault="00C927BD" w:rsidP="00BC1FB9">
      <w:pPr>
        <w:spacing w:after="0"/>
        <w:jc w:val="center"/>
        <w:rPr>
          <w:b/>
          <w:i/>
          <w:sz w:val="24"/>
          <w:szCs w:val="24"/>
        </w:rPr>
      </w:pPr>
      <w:r>
        <w:rPr>
          <w:b/>
          <w:i/>
          <w:sz w:val="24"/>
          <w:szCs w:val="24"/>
        </w:rPr>
        <w:t>Always rejoice, constantly pray, in everything give thanks. For this is God’s will for you in Christ Jesus</w:t>
      </w:r>
      <w:r w:rsidR="008C7C6B" w:rsidRPr="002F2B53">
        <w:rPr>
          <w:b/>
          <w:i/>
          <w:sz w:val="24"/>
          <w:szCs w:val="24"/>
        </w:rPr>
        <w:t>.</w:t>
      </w:r>
    </w:p>
    <w:p w14:paraId="23666E4C" w14:textId="77777777" w:rsidR="009801F4" w:rsidRDefault="009801F4" w:rsidP="00BC1FB9">
      <w:pPr>
        <w:spacing w:after="0"/>
        <w:jc w:val="center"/>
        <w:rPr>
          <w:b/>
          <w:i/>
          <w:sz w:val="24"/>
          <w:szCs w:val="24"/>
        </w:rPr>
      </w:pPr>
    </w:p>
    <w:p w14:paraId="2BA21CBF" w14:textId="77777777" w:rsidR="008C7C6B" w:rsidRPr="00E20010" w:rsidRDefault="008C7C6B" w:rsidP="00EF73C9">
      <w:pPr>
        <w:pStyle w:val="ListParagraph"/>
        <w:numPr>
          <w:ilvl w:val="0"/>
          <w:numId w:val="38"/>
        </w:numPr>
        <w:rPr>
          <w:bCs/>
          <w:i/>
          <w:iCs/>
          <w:sz w:val="24"/>
          <w:szCs w:val="24"/>
        </w:rPr>
      </w:pPr>
      <w:r w:rsidRPr="00E20010">
        <w:rPr>
          <w:sz w:val="24"/>
          <w:szCs w:val="24"/>
        </w:rPr>
        <w:t xml:space="preserve">In </w:t>
      </w:r>
      <w:r w:rsidR="00C927BD" w:rsidRPr="00C927BD">
        <w:rPr>
          <w:bCs/>
          <w:iCs/>
          <w:sz w:val="24"/>
          <w:szCs w:val="24"/>
        </w:rPr>
        <w:t>Proverbs 28:9</w:t>
      </w:r>
      <w:r w:rsidR="00C927BD">
        <w:rPr>
          <w:bCs/>
          <w:iCs/>
          <w:sz w:val="24"/>
          <w:szCs w:val="24"/>
        </w:rPr>
        <w:t>,</w:t>
      </w:r>
      <w:r w:rsidRPr="00E20010">
        <w:rPr>
          <w:sz w:val="24"/>
          <w:szCs w:val="24"/>
        </w:rPr>
        <w:t xml:space="preserve"> how does the Lord feel about the prayers of those who refuse to hear His Words? </w:t>
      </w:r>
      <w:r w:rsidRPr="00E20010">
        <w:rPr>
          <w:bCs/>
          <w:i/>
          <w:iCs/>
          <w:sz w:val="24"/>
          <w:szCs w:val="24"/>
        </w:rPr>
        <w:t>__________________________________________________________________</w:t>
      </w:r>
    </w:p>
    <w:p w14:paraId="05359BA4" w14:textId="77777777" w:rsidR="008C7C6B" w:rsidRDefault="008C7C6B" w:rsidP="00EF73C9">
      <w:pPr>
        <w:pStyle w:val="ListParagraph"/>
        <w:numPr>
          <w:ilvl w:val="0"/>
          <w:numId w:val="38"/>
        </w:numPr>
        <w:rPr>
          <w:sz w:val="24"/>
          <w:szCs w:val="24"/>
        </w:rPr>
      </w:pPr>
      <w:r>
        <w:rPr>
          <w:sz w:val="24"/>
          <w:szCs w:val="24"/>
        </w:rPr>
        <w:t>Describe a time in your life where you spent time in prayer but neglected to open your Bible. ____________________________________________________________________________________________________________________________________</w:t>
      </w:r>
    </w:p>
    <w:p w14:paraId="74A0844B" w14:textId="77777777" w:rsidR="008C7C6B" w:rsidRPr="00B81201" w:rsidRDefault="008C7C6B" w:rsidP="00EF73C9">
      <w:pPr>
        <w:pStyle w:val="ListParagraph"/>
        <w:numPr>
          <w:ilvl w:val="0"/>
          <w:numId w:val="38"/>
        </w:numPr>
        <w:rPr>
          <w:sz w:val="24"/>
          <w:szCs w:val="24"/>
        </w:rPr>
      </w:pPr>
      <w:r>
        <w:rPr>
          <w:sz w:val="24"/>
          <w:szCs w:val="24"/>
        </w:rPr>
        <w:t xml:space="preserve">Read </w:t>
      </w:r>
      <w:r w:rsidRPr="00B81201">
        <w:rPr>
          <w:sz w:val="24"/>
          <w:szCs w:val="24"/>
        </w:rPr>
        <w:t>Song of Songs 2:10-14</w:t>
      </w:r>
      <w:r>
        <w:rPr>
          <w:sz w:val="24"/>
          <w:szCs w:val="24"/>
        </w:rPr>
        <w:t>. Here the king speaks to his beloved. What mental picture can you draw relating to Jesus and you? ____________________________________________________________________________________________________________________________________</w:t>
      </w:r>
      <w:r w:rsidRPr="00B81201">
        <w:rPr>
          <w:sz w:val="24"/>
          <w:szCs w:val="24"/>
        </w:rPr>
        <w:t xml:space="preserve"> </w:t>
      </w:r>
    </w:p>
    <w:p w14:paraId="4D002768" w14:textId="77777777" w:rsidR="008C7C6B" w:rsidRDefault="009C1ED6" w:rsidP="008C7C6B">
      <w:pPr>
        <w:ind w:firstLine="720"/>
        <w:jc w:val="both"/>
        <w:rPr>
          <w:sz w:val="24"/>
          <w:szCs w:val="24"/>
        </w:rPr>
      </w:pPr>
      <w:r>
        <w:rPr>
          <w:sz w:val="24"/>
          <w:szCs w:val="24"/>
        </w:rPr>
        <w:t>R</w:t>
      </w:r>
      <w:r w:rsidR="008C7C6B">
        <w:rPr>
          <w:sz w:val="24"/>
          <w:szCs w:val="24"/>
        </w:rPr>
        <w:t xml:space="preserve">emaining in God’s Word is a prerequisite for </w:t>
      </w:r>
      <w:r w:rsidR="008C7C6B" w:rsidRPr="5897EC05">
        <w:rPr>
          <w:sz w:val="24"/>
          <w:szCs w:val="24"/>
        </w:rPr>
        <w:t>answered prayers</w:t>
      </w:r>
      <w:r w:rsidR="008C7C6B">
        <w:rPr>
          <w:sz w:val="24"/>
          <w:szCs w:val="24"/>
        </w:rPr>
        <w:t xml:space="preserve"> and an indication of salvation. Although, we may not always see discernible results when we pray, nonetheless, we can be sure that God hears us. Besides that, prayer changes us. It brings the Prince of Peace into the chaos, confusions and conflicts of life.</w:t>
      </w:r>
    </w:p>
    <w:p w14:paraId="19F4ABDB" w14:textId="77777777" w:rsidR="00CC2BF3" w:rsidRDefault="00CC2BF3" w:rsidP="00CC2BF3">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Psalm 27:8 (KJV)</w:t>
      </w:r>
    </w:p>
    <w:p w14:paraId="5A71B9B0" w14:textId="77777777" w:rsidR="00CC2BF3" w:rsidRDefault="00CC2BF3" w:rsidP="00CC2BF3">
      <w:pPr>
        <w:spacing w:after="0" w:line="240" w:lineRule="auto"/>
        <w:jc w:val="center"/>
        <w:rPr>
          <w:rFonts w:asciiTheme="minorHAnsi" w:hAnsiTheme="minorHAnsi" w:cstheme="minorHAnsi"/>
          <w:b/>
          <w:i/>
          <w:sz w:val="24"/>
          <w:szCs w:val="24"/>
        </w:rPr>
      </w:pPr>
      <w:r w:rsidRPr="000A47DF">
        <w:rPr>
          <w:rFonts w:asciiTheme="minorHAnsi" w:hAnsiTheme="minorHAnsi" w:cstheme="minorHAnsi"/>
          <w:b/>
          <w:i/>
          <w:sz w:val="24"/>
          <w:szCs w:val="24"/>
        </w:rPr>
        <w:t xml:space="preserve">When though sadist, Seek ye my face; my heart said unto thee, Thy face, LORD, will I seek. </w:t>
      </w:r>
    </w:p>
    <w:p w14:paraId="57ED7991" w14:textId="77777777" w:rsidR="00CC2BF3" w:rsidRPr="000A47DF" w:rsidRDefault="00CC2BF3" w:rsidP="00CC2BF3">
      <w:pPr>
        <w:spacing w:after="0"/>
        <w:jc w:val="center"/>
        <w:rPr>
          <w:rFonts w:asciiTheme="minorHAnsi" w:hAnsiTheme="minorHAnsi" w:cstheme="minorHAnsi"/>
          <w:b/>
          <w:i/>
          <w:color w:val="000000"/>
          <w:sz w:val="24"/>
          <w:szCs w:val="24"/>
        </w:rPr>
      </w:pPr>
    </w:p>
    <w:p w14:paraId="4C5D8757" w14:textId="77777777" w:rsidR="00CC2BF3" w:rsidRDefault="00CC2BF3" w:rsidP="00CC2BF3">
      <w:pPr>
        <w:ind w:firstLine="720"/>
        <w:jc w:val="both"/>
        <w:rPr>
          <w:rFonts w:asciiTheme="minorHAnsi" w:hAnsiTheme="minorHAnsi" w:cstheme="minorHAnsi"/>
          <w:sz w:val="24"/>
          <w:szCs w:val="24"/>
        </w:rPr>
      </w:pPr>
      <w:r>
        <w:rPr>
          <w:rFonts w:asciiTheme="minorHAnsi" w:hAnsiTheme="minorHAnsi" w:cstheme="minorHAnsi"/>
          <w:sz w:val="24"/>
          <w:szCs w:val="24"/>
        </w:rPr>
        <w:t>Curiously enough, in the Hebrew language,</w:t>
      </w:r>
      <w:r w:rsidRPr="000A47DF">
        <w:rPr>
          <w:rFonts w:asciiTheme="minorHAnsi" w:hAnsiTheme="minorHAnsi" w:cstheme="minorHAnsi"/>
          <w:sz w:val="24"/>
          <w:szCs w:val="24"/>
        </w:rPr>
        <w:t xml:space="preserve"> the words </w:t>
      </w:r>
      <w:r w:rsidRPr="00127BE6">
        <w:rPr>
          <w:rFonts w:asciiTheme="minorHAnsi" w:hAnsiTheme="minorHAnsi" w:cstheme="minorHAnsi"/>
          <w:sz w:val="24"/>
          <w:szCs w:val="24"/>
          <w:u w:val="single"/>
        </w:rPr>
        <w:t>face,</w:t>
      </w:r>
      <w:r w:rsidRPr="000A47DF">
        <w:rPr>
          <w:rFonts w:asciiTheme="minorHAnsi" w:hAnsiTheme="minorHAnsi" w:cstheme="minorHAnsi"/>
          <w:sz w:val="24"/>
          <w:szCs w:val="24"/>
        </w:rPr>
        <w:t xml:space="preserve"> and </w:t>
      </w:r>
      <w:r w:rsidRPr="00127BE6">
        <w:rPr>
          <w:rFonts w:asciiTheme="minorHAnsi" w:hAnsiTheme="minorHAnsi" w:cstheme="minorHAnsi"/>
          <w:sz w:val="24"/>
          <w:szCs w:val="24"/>
          <w:u w:val="single"/>
        </w:rPr>
        <w:t>presence</w:t>
      </w:r>
      <w:r w:rsidRPr="000A47DF">
        <w:rPr>
          <w:rFonts w:asciiTheme="minorHAnsi" w:hAnsiTheme="minorHAnsi" w:cstheme="minorHAnsi"/>
          <w:sz w:val="24"/>
          <w:szCs w:val="24"/>
        </w:rPr>
        <w:t xml:space="preserve"> are the same word</w:t>
      </w:r>
      <w:r>
        <w:rPr>
          <w:rFonts w:asciiTheme="minorHAnsi" w:hAnsiTheme="minorHAnsi" w:cstheme="minorHAnsi"/>
          <w:sz w:val="24"/>
          <w:szCs w:val="24"/>
        </w:rPr>
        <w:t>.</w:t>
      </w:r>
      <w:r w:rsidRPr="000A47DF">
        <w:rPr>
          <w:rFonts w:asciiTheme="minorHAnsi" w:hAnsiTheme="minorHAnsi" w:cstheme="minorHAnsi"/>
          <w:sz w:val="24"/>
          <w:szCs w:val="24"/>
        </w:rPr>
        <w:t xml:space="preserve"> </w:t>
      </w:r>
      <w:r>
        <w:rPr>
          <w:rFonts w:asciiTheme="minorHAnsi" w:hAnsiTheme="minorHAnsi" w:cstheme="minorHAnsi"/>
          <w:sz w:val="24"/>
          <w:szCs w:val="24"/>
        </w:rPr>
        <w:t xml:space="preserve">Take a moment and look up these passages and see how the word was translated: Psalm 16:11; Genesis 32:30, </w:t>
      </w:r>
      <w:r w:rsidRPr="000A47DF">
        <w:rPr>
          <w:rFonts w:asciiTheme="minorHAnsi" w:hAnsiTheme="minorHAnsi" w:cstheme="minorHAnsi"/>
          <w:sz w:val="24"/>
          <w:szCs w:val="24"/>
        </w:rPr>
        <w:t>Exodus 33:1</w:t>
      </w:r>
      <w:r>
        <w:rPr>
          <w:rFonts w:asciiTheme="minorHAnsi" w:hAnsiTheme="minorHAnsi" w:cstheme="minorHAnsi"/>
          <w:sz w:val="24"/>
          <w:szCs w:val="24"/>
        </w:rPr>
        <w:t>1</w:t>
      </w:r>
      <w:r w:rsidRPr="000A47DF">
        <w:rPr>
          <w:rFonts w:asciiTheme="minorHAnsi" w:hAnsiTheme="minorHAnsi" w:cstheme="minorHAnsi"/>
          <w:sz w:val="24"/>
          <w:szCs w:val="24"/>
        </w:rPr>
        <w:t>-23</w:t>
      </w:r>
      <w:r>
        <w:rPr>
          <w:rFonts w:asciiTheme="minorHAnsi" w:hAnsiTheme="minorHAnsi" w:cstheme="minorHAnsi"/>
          <w:sz w:val="24"/>
          <w:szCs w:val="24"/>
        </w:rPr>
        <w:t xml:space="preserve">. Now let’s differentiate between what it means to seek the face of God as opposed to seeking the hand of God. </w:t>
      </w:r>
      <w:r w:rsidRPr="000A47DF">
        <w:rPr>
          <w:rFonts w:asciiTheme="minorHAnsi" w:hAnsiTheme="minorHAnsi" w:cstheme="minorHAnsi"/>
          <w:sz w:val="24"/>
          <w:szCs w:val="24"/>
        </w:rPr>
        <w:t xml:space="preserve">Essentially, to seek </w:t>
      </w:r>
      <w:r>
        <w:rPr>
          <w:rFonts w:asciiTheme="minorHAnsi" w:hAnsiTheme="minorHAnsi" w:cstheme="minorHAnsi"/>
          <w:sz w:val="24"/>
          <w:szCs w:val="24"/>
        </w:rPr>
        <w:t>God’s</w:t>
      </w:r>
      <w:r w:rsidRPr="000A47DF">
        <w:rPr>
          <w:rFonts w:asciiTheme="minorHAnsi" w:hAnsiTheme="minorHAnsi" w:cstheme="minorHAnsi"/>
          <w:sz w:val="24"/>
          <w:szCs w:val="24"/>
        </w:rPr>
        <w:t xml:space="preserve"> face is to come into His presence.</w:t>
      </w:r>
      <w:r>
        <w:rPr>
          <w:rFonts w:asciiTheme="minorHAnsi" w:hAnsiTheme="minorHAnsi" w:cstheme="minorHAnsi"/>
          <w:sz w:val="24"/>
          <w:szCs w:val="24"/>
        </w:rPr>
        <w:t xml:space="preserve"> In other words, to seek </w:t>
      </w:r>
      <w:r w:rsidRPr="004C75F1">
        <w:rPr>
          <w:rFonts w:asciiTheme="minorHAnsi" w:hAnsiTheme="minorHAnsi" w:cstheme="minorHAnsi"/>
          <w:i/>
          <w:sz w:val="24"/>
          <w:szCs w:val="24"/>
        </w:rPr>
        <w:t>Him</w:t>
      </w:r>
      <w:r>
        <w:rPr>
          <w:rFonts w:asciiTheme="minorHAnsi" w:hAnsiTheme="minorHAnsi" w:cstheme="minorHAnsi"/>
          <w:sz w:val="24"/>
          <w:szCs w:val="24"/>
        </w:rPr>
        <w:t xml:space="preserve">. </w:t>
      </w:r>
      <w:r w:rsidRPr="000A47DF">
        <w:rPr>
          <w:rFonts w:asciiTheme="minorHAnsi" w:hAnsiTheme="minorHAnsi" w:cstheme="minorHAnsi"/>
          <w:sz w:val="24"/>
          <w:szCs w:val="24"/>
        </w:rPr>
        <w:t xml:space="preserve"> </w:t>
      </w:r>
    </w:p>
    <w:p w14:paraId="3B1E0260" w14:textId="77777777" w:rsidR="00CC2BF3" w:rsidRDefault="00CC2BF3" w:rsidP="00CC2BF3">
      <w:pPr>
        <w:spacing w:after="0"/>
        <w:jc w:val="center"/>
        <w:rPr>
          <w:b/>
          <w:sz w:val="24"/>
          <w:szCs w:val="24"/>
        </w:rPr>
      </w:pPr>
      <w:r w:rsidRPr="00BC4868">
        <w:rPr>
          <w:b/>
          <w:sz w:val="24"/>
          <w:szCs w:val="24"/>
        </w:rPr>
        <w:t xml:space="preserve">Psalm 27:4 </w:t>
      </w:r>
    </w:p>
    <w:p w14:paraId="094DFAB0" w14:textId="77777777" w:rsidR="00CC2BF3" w:rsidRDefault="00CC2BF3" w:rsidP="00CC2BF3">
      <w:pPr>
        <w:spacing w:after="0"/>
        <w:jc w:val="center"/>
        <w:rPr>
          <w:rFonts w:asciiTheme="minorHAnsi" w:hAnsiTheme="minorHAnsi" w:cstheme="minorHAnsi"/>
          <w:b/>
          <w:i/>
          <w:color w:val="000000"/>
          <w:sz w:val="24"/>
          <w:szCs w:val="24"/>
        </w:rPr>
      </w:pPr>
      <w:r w:rsidRPr="000A47DF">
        <w:rPr>
          <w:rFonts w:asciiTheme="minorHAnsi" w:hAnsiTheme="minorHAnsi" w:cstheme="minorHAnsi"/>
          <w:b/>
          <w:sz w:val="24"/>
          <w:szCs w:val="24"/>
        </w:rPr>
        <w:t xml:space="preserve"> </w:t>
      </w:r>
      <w:r w:rsidRPr="000A47DF">
        <w:rPr>
          <w:rFonts w:asciiTheme="minorHAnsi" w:hAnsiTheme="minorHAnsi" w:cstheme="minorHAnsi"/>
          <w:b/>
          <w:i/>
          <w:color w:val="000000"/>
          <w:sz w:val="24"/>
          <w:szCs w:val="24"/>
        </w:rPr>
        <w:t>I have asked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for one thing – this is what I desire! I want to live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in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Fonts w:asciiTheme="minorHAnsi" w:hAnsiTheme="minorHAnsi" w:cstheme="minorHAnsi"/>
          <w:b/>
          <w:i/>
          <w:color w:val="000000"/>
          <w:sz w:val="24"/>
          <w:szCs w:val="24"/>
        </w:rPr>
        <w:t>’s house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all the days of my life, so I can gaze at the splendor</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of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 xml:space="preserve">Lord </w:t>
      </w:r>
      <w:r w:rsidRPr="000A47DF">
        <w:rPr>
          <w:rFonts w:asciiTheme="minorHAnsi" w:hAnsiTheme="minorHAnsi" w:cstheme="minorHAnsi"/>
          <w:b/>
          <w:i/>
          <w:color w:val="000000"/>
          <w:sz w:val="24"/>
          <w:szCs w:val="24"/>
        </w:rPr>
        <w:t>and contemplate in his temple.</w:t>
      </w:r>
    </w:p>
    <w:p w14:paraId="0F96F54D" w14:textId="77777777" w:rsidR="00CC2BF3" w:rsidRPr="000A47DF" w:rsidRDefault="00CC2BF3" w:rsidP="00CC2BF3">
      <w:pPr>
        <w:spacing w:after="0"/>
        <w:jc w:val="center"/>
        <w:rPr>
          <w:rFonts w:asciiTheme="minorHAnsi" w:hAnsiTheme="minorHAnsi" w:cstheme="minorHAnsi"/>
          <w:b/>
          <w:i/>
          <w:color w:val="000000"/>
          <w:sz w:val="24"/>
          <w:szCs w:val="24"/>
        </w:rPr>
      </w:pPr>
    </w:p>
    <w:p w14:paraId="2D4D49C4" w14:textId="77777777" w:rsidR="00CC2BF3" w:rsidRDefault="00CC2BF3" w:rsidP="00CC2BF3">
      <w:pPr>
        <w:ind w:firstLine="720"/>
        <w:jc w:val="both"/>
        <w:rPr>
          <w:sz w:val="24"/>
          <w:szCs w:val="24"/>
        </w:rPr>
      </w:pPr>
      <w:r>
        <w:rPr>
          <w:sz w:val="24"/>
          <w:szCs w:val="24"/>
        </w:rPr>
        <w:t xml:space="preserve">Whereas, when we seek His hand, we are coming to Him to get something. That is supplication. I don’t know about you, but, ashamedly, too often I am prone to seek God when I am in need. And the greater the need, the more earnestly I seek Him. Don’t get me wrong, it is not necessarily a bad thing to seek the Lord in times of need. He is a loving Father who desires to help His children. But, if we only seek Him for what He can give us, then we have missed the point entirely. And furthermore, this is a marker that we are not abiding in Him (John 15:1-12). </w:t>
      </w:r>
    </w:p>
    <w:p w14:paraId="09139FED" w14:textId="77777777" w:rsidR="00CC2BF3" w:rsidRPr="00C14767" w:rsidRDefault="00CC2BF3" w:rsidP="00CC2BF3">
      <w:pPr>
        <w:spacing w:after="0"/>
        <w:jc w:val="center"/>
        <w:rPr>
          <w:b/>
          <w:sz w:val="24"/>
          <w:szCs w:val="24"/>
        </w:rPr>
      </w:pPr>
      <w:r w:rsidRPr="00C14767">
        <w:rPr>
          <w:b/>
          <w:sz w:val="24"/>
          <w:szCs w:val="24"/>
        </w:rPr>
        <w:t xml:space="preserve">Psalm 119:10-16 </w:t>
      </w:r>
    </w:p>
    <w:p w14:paraId="50EAF1A8" w14:textId="77777777" w:rsidR="00CC2BF3" w:rsidRPr="0084760C" w:rsidRDefault="00CC2BF3" w:rsidP="00CC2BF3">
      <w:pPr>
        <w:spacing w:after="0"/>
        <w:jc w:val="center"/>
        <w:rPr>
          <w:rStyle w:val="text"/>
          <w:b/>
          <w:i/>
          <w:sz w:val="24"/>
          <w:szCs w:val="24"/>
        </w:rPr>
      </w:pPr>
      <w:r w:rsidRPr="0084760C">
        <w:rPr>
          <w:rStyle w:val="text"/>
          <w:b/>
          <w:i/>
          <w:sz w:val="24"/>
          <w:szCs w:val="24"/>
        </w:rPr>
        <w:t>With</w:t>
      </w:r>
      <w:r w:rsidRPr="0084760C">
        <w:rPr>
          <w:b/>
          <w:i/>
          <w:sz w:val="24"/>
          <w:szCs w:val="24"/>
        </w:rPr>
        <w:t xml:space="preserve"> all my heart</w:t>
      </w:r>
      <w:r w:rsidRPr="0084760C">
        <w:rPr>
          <w:rStyle w:val="text"/>
          <w:b/>
          <w:i/>
          <w:sz w:val="24"/>
          <w:szCs w:val="24"/>
        </w:rPr>
        <w:t>, I seek you. Do not allow</w:t>
      </w:r>
      <w:r w:rsidRPr="0084760C">
        <w:rPr>
          <w:b/>
          <w:i/>
          <w:sz w:val="24"/>
          <w:szCs w:val="24"/>
        </w:rPr>
        <w:t xml:space="preserve"> me </w:t>
      </w:r>
      <w:r w:rsidRPr="0084760C">
        <w:rPr>
          <w:rStyle w:val="text"/>
          <w:b/>
          <w:i/>
          <w:sz w:val="24"/>
          <w:szCs w:val="24"/>
        </w:rPr>
        <w:t>to stray</w:t>
      </w:r>
      <w:r w:rsidRPr="0084760C">
        <w:rPr>
          <w:b/>
          <w:i/>
          <w:sz w:val="24"/>
          <w:szCs w:val="24"/>
        </w:rPr>
        <w:t xml:space="preserve"> from your commands</w:t>
      </w:r>
      <w:r w:rsidRPr="0084760C">
        <w:rPr>
          <w:rStyle w:val="text"/>
          <w:b/>
          <w:i/>
          <w:sz w:val="24"/>
          <w:szCs w:val="24"/>
        </w:rPr>
        <w:t>!</w:t>
      </w:r>
      <w:r w:rsidRPr="0084760C">
        <w:rPr>
          <w:rStyle w:val="text"/>
          <w:b/>
          <w:i/>
          <w:sz w:val="24"/>
          <w:szCs w:val="24"/>
          <w:vertAlign w:val="superscript"/>
        </w:rPr>
        <w:t> </w:t>
      </w:r>
      <w:r w:rsidRPr="0084760C">
        <w:rPr>
          <w:rStyle w:val="text"/>
          <w:b/>
          <w:i/>
          <w:sz w:val="24"/>
          <w:szCs w:val="24"/>
        </w:rPr>
        <w:t xml:space="preserve">In </w:t>
      </w:r>
      <w:r w:rsidRPr="0084760C">
        <w:rPr>
          <w:b/>
          <w:i/>
          <w:sz w:val="24"/>
          <w:szCs w:val="24"/>
        </w:rPr>
        <w:t>my heart</w:t>
      </w:r>
      <w:r w:rsidRPr="0084760C">
        <w:rPr>
          <w:rStyle w:val="text"/>
          <w:b/>
          <w:i/>
          <w:sz w:val="24"/>
          <w:szCs w:val="24"/>
        </w:rPr>
        <w:t xml:space="preserve">, I store up your words, </w:t>
      </w:r>
      <w:r w:rsidRPr="0084760C">
        <w:rPr>
          <w:b/>
          <w:i/>
          <w:sz w:val="24"/>
          <w:szCs w:val="24"/>
        </w:rPr>
        <w:t xml:space="preserve">so I </w:t>
      </w:r>
      <w:r w:rsidRPr="0084760C">
        <w:rPr>
          <w:rStyle w:val="text"/>
          <w:b/>
          <w:i/>
          <w:sz w:val="24"/>
          <w:szCs w:val="24"/>
        </w:rPr>
        <w:t>might</w:t>
      </w:r>
      <w:r w:rsidRPr="0084760C">
        <w:rPr>
          <w:b/>
          <w:i/>
          <w:sz w:val="24"/>
          <w:szCs w:val="24"/>
        </w:rPr>
        <w:t xml:space="preserve"> not sin against </w:t>
      </w:r>
      <w:r w:rsidRPr="0084760C">
        <w:rPr>
          <w:rStyle w:val="text"/>
          <w:b/>
          <w:i/>
          <w:sz w:val="24"/>
          <w:szCs w:val="24"/>
        </w:rPr>
        <w:t xml:space="preserve">you. You deserve praise, O </w:t>
      </w:r>
      <w:r w:rsidRPr="0084760C">
        <w:rPr>
          <w:rStyle w:val="small-caps"/>
          <w:b/>
          <w:i/>
          <w:smallCaps/>
          <w:sz w:val="24"/>
          <w:szCs w:val="24"/>
        </w:rPr>
        <w:t>Lord</w:t>
      </w:r>
      <w:r w:rsidRPr="0084760C">
        <w:rPr>
          <w:rStyle w:val="text"/>
          <w:b/>
          <w:i/>
          <w:sz w:val="24"/>
          <w:szCs w:val="24"/>
        </w:rPr>
        <w:t>! Teach</w:t>
      </w:r>
      <w:r w:rsidRPr="0084760C">
        <w:rPr>
          <w:b/>
          <w:i/>
          <w:sz w:val="24"/>
          <w:szCs w:val="24"/>
        </w:rPr>
        <w:t xml:space="preserve"> me </w:t>
      </w:r>
      <w:r w:rsidRPr="0084760C">
        <w:rPr>
          <w:rStyle w:val="text"/>
          <w:b/>
          <w:i/>
          <w:sz w:val="24"/>
          <w:szCs w:val="24"/>
        </w:rPr>
        <w:t>your</w:t>
      </w:r>
      <w:r w:rsidRPr="0084760C">
        <w:rPr>
          <w:b/>
          <w:i/>
          <w:sz w:val="24"/>
          <w:szCs w:val="24"/>
        </w:rPr>
        <w:t xml:space="preserve"> statutes</w:t>
      </w:r>
      <w:r w:rsidRPr="0084760C">
        <w:rPr>
          <w:rStyle w:val="text"/>
          <w:b/>
          <w:i/>
          <w:sz w:val="24"/>
          <w:szCs w:val="24"/>
        </w:rPr>
        <w:t xml:space="preserve">! </w:t>
      </w:r>
      <w:r w:rsidRPr="0084760C">
        <w:rPr>
          <w:b/>
          <w:i/>
          <w:sz w:val="24"/>
          <w:szCs w:val="24"/>
        </w:rPr>
        <w:t xml:space="preserve">With my </w:t>
      </w:r>
      <w:r w:rsidRPr="0084760C">
        <w:rPr>
          <w:rStyle w:val="text"/>
          <w:b/>
          <w:i/>
          <w:sz w:val="24"/>
          <w:szCs w:val="24"/>
        </w:rPr>
        <w:t>lips</w:t>
      </w:r>
      <w:r w:rsidRPr="0084760C">
        <w:rPr>
          <w:b/>
          <w:i/>
          <w:sz w:val="24"/>
          <w:szCs w:val="24"/>
        </w:rPr>
        <w:t xml:space="preserve"> I proclaim all the </w:t>
      </w:r>
      <w:r w:rsidRPr="0084760C">
        <w:rPr>
          <w:rStyle w:val="text"/>
          <w:b/>
          <w:i/>
          <w:sz w:val="24"/>
          <w:szCs w:val="24"/>
        </w:rPr>
        <w:t xml:space="preserve">regulations you have revealed. </w:t>
      </w:r>
      <w:r w:rsidRPr="0084760C">
        <w:rPr>
          <w:b/>
          <w:i/>
          <w:sz w:val="24"/>
          <w:szCs w:val="24"/>
        </w:rPr>
        <w:t xml:space="preserve">I rejoice in the </w:t>
      </w:r>
      <w:r w:rsidRPr="0084760C">
        <w:rPr>
          <w:rStyle w:val="text"/>
          <w:b/>
          <w:i/>
          <w:sz w:val="24"/>
          <w:szCs w:val="24"/>
        </w:rPr>
        <w:t>lifestyle prescribed</w:t>
      </w:r>
      <w:r w:rsidRPr="0084760C">
        <w:rPr>
          <w:b/>
          <w:i/>
          <w:sz w:val="24"/>
          <w:szCs w:val="24"/>
        </w:rPr>
        <w:t xml:space="preserve"> by your </w:t>
      </w:r>
      <w:r w:rsidRPr="0084760C">
        <w:rPr>
          <w:rStyle w:val="text"/>
          <w:b/>
          <w:i/>
          <w:sz w:val="24"/>
          <w:szCs w:val="24"/>
        </w:rPr>
        <w:t>rules</w:t>
      </w:r>
      <w:r w:rsidRPr="0084760C">
        <w:rPr>
          <w:b/>
          <w:i/>
          <w:sz w:val="24"/>
          <w:szCs w:val="24"/>
        </w:rPr>
        <w:t xml:space="preserve"> as </w:t>
      </w:r>
      <w:r w:rsidRPr="0084760C">
        <w:rPr>
          <w:rStyle w:val="text"/>
          <w:b/>
          <w:i/>
          <w:sz w:val="24"/>
          <w:szCs w:val="24"/>
        </w:rPr>
        <w:t xml:space="preserve">if they were </w:t>
      </w:r>
      <w:r w:rsidRPr="0084760C">
        <w:rPr>
          <w:b/>
          <w:i/>
          <w:sz w:val="24"/>
          <w:szCs w:val="24"/>
        </w:rPr>
        <w:t>riches</w:t>
      </w:r>
      <w:r w:rsidRPr="0084760C">
        <w:rPr>
          <w:rStyle w:val="text"/>
          <w:b/>
          <w:i/>
          <w:sz w:val="24"/>
          <w:szCs w:val="24"/>
        </w:rPr>
        <w:t xml:space="preserve"> of all kinds. </w:t>
      </w:r>
      <w:r w:rsidRPr="0084760C">
        <w:rPr>
          <w:b/>
          <w:i/>
          <w:sz w:val="24"/>
          <w:szCs w:val="24"/>
        </w:rPr>
        <w:t xml:space="preserve">I will meditate on </w:t>
      </w:r>
      <w:r w:rsidRPr="0084760C">
        <w:rPr>
          <w:rStyle w:val="text"/>
          <w:b/>
          <w:i/>
          <w:sz w:val="24"/>
          <w:szCs w:val="24"/>
        </w:rPr>
        <w:t>your</w:t>
      </w:r>
      <w:r w:rsidRPr="0084760C">
        <w:rPr>
          <w:b/>
          <w:i/>
          <w:sz w:val="24"/>
          <w:szCs w:val="24"/>
        </w:rPr>
        <w:t xml:space="preserve"> precepts and </w:t>
      </w:r>
      <w:r w:rsidRPr="0084760C">
        <w:rPr>
          <w:rStyle w:val="text"/>
          <w:b/>
          <w:i/>
          <w:sz w:val="24"/>
          <w:szCs w:val="24"/>
        </w:rPr>
        <w:t xml:space="preserve">focus on your behavior. </w:t>
      </w:r>
      <w:r w:rsidRPr="0084760C">
        <w:rPr>
          <w:rStyle w:val="text"/>
          <w:b/>
          <w:i/>
          <w:sz w:val="24"/>
          <w:szCs w:val="24"/>
          <w:vertAlign w:val="superscript"/>
        </w:rPr>
        <w:t> </w:t>
      </w:r>
      <w:r w:rsidRPr="0084760C">
        <w:rPr>
          <w:b/>
          <w:i/>
          <w:sz w:val="24"/>
          <w:szCs w:val="24"/>
        </w:rPr>
        <w:t xml:space="preserve">I </w:t>
      </w:r>
      <w:r w:rsidRPr="0084760C">
        <w:rPr>
          <w:rStyle w:val="text"/>
          <w:b/>
          <w:i/>
          <w:sz w:val="24"/>
          <w:szCs w:val="24"/>
        </w:rPr>
        <w:t>find</w:t>
      </w:r>
      <w:r w:rsidRPr="0084760C">
        <w:rPr>
          <w:b/>
          <w:i/>
          <w:sz w:val="24"/>
          <w:szCs w:val="24"/>
        </w:rPr>
        <w:t xml:space="preserve"> delight in </w:t>
      </w:r>
      <w:r w:rsidRPr="0084760C">
        <w:rPr>
          <w:rStyle w:val="text"/>
          <w:b/>
          <w:i/>
          <w:sz w:val="24"/>
          <w:szCs w:val="24"/>
        </w:rPr>
        <w:t>your</w:t>
      </w:r>
      <w:r w:rsidRPr="0084760C">
        <w:rPr>
          <w:b/>
          <w:i/>
          <w:sz w:val="24"/>
          <w:szCs w:val="24"/>
        </w:rPr>
        <w:t xml:space="preserve"> statutes; I </w:t>
      </w:r>
      <w:r w:rsidRPr="0084760C">
        <w:rPr>
          <w:rStyle w:val="text"/>
          <w:b/>
          <w:i/>
          <w:sz w:val="24"/>
          <w:szCs w:val="24"/>
        </w:rPr>
        <w:t>do</w:t>
      </w:r>
      <w:r w:rsidRPr="0084760C">
        <w:rPr>
          <w:b/>
          <w:i/>
          <w:sz w:val="24"/>
          <w:szCs w:val="24"/>
        </w:rPr>
        <w:t xml:space="preserve"> not forget </w:t>
      </w:r>
      <w:r w:rsidRPr="0084760C">
        <w:rPr>
          <w:rStyle w:val="text"/>
          <w:b/>
          <w:i/>
          <w:sz w:val="24"/>
          <w:szCs w:val="24"/>
        </w:rPr>
        <w:t>your instructions.</w:t>
      </w:r>
    </w:p>
    <w:p w14:paraId="60459A76" w14:textId="77777777" w:rsidR="00CC2BF3" w:rsidRDefault="00CC2BF3" w:rsidP="008C7C6B">
      <w:pPr>
        <w:ind w:firstLine="720"/>
        <w:jc w:val="both"/>
        <w:rPr>
          <w:sz w:val="24"/>
          <w:szCs w:val="24"/>
        </w:rPr>
      </w:pPr>
    </w:p>
    <w:p w14:paraId="6943984D" w14:textId="77777777" w:rsidR="008C7C6B" w:rsidRDefault="008C7C6B" w:rsidP="008C7C6B">
      <w:pPr>
        <w:ind w:firstLine="720"/>
        <w:jc w:val="both"/>
        <w:rPr>
          <w:sz w:val="24"/>
          <w:szCs w:val="24"/>
        </w:rPr>
      </w:pPr>
      <w:r w:rsidRPr="5897EC05">
        <w:rPr>
          <w:sz w:val="24"/>
          <w:szCs w:val="24"/>
        </w:rPr>
        <w:t xml:space="preserve">Prayer, it has been said, is </w:t>
      </w:r>
      <w:r>
        <w:rPr>
          <w:sz w:val="24"/>
          <w:szCs w:val="24"/>
        </w:rPr>
        <w:t>practicing the presence of God. What’s the motivation of Prayer? It is co</w:t>
      </w:r>
      <w:r w:rsidRPr="5897EC05">
        <w:rPr>
          <w:sz w:val="24"/>
          <w:szCs w:val="24"/>
        </w:rPr>
        <w:t xml:space="preserve">mmunication with God. The result of prayer is an intimate relationship with </w:t>
      </w:r>
      <w:r>
        <w:rPr>
          <w:sz w:val="24"/>
          <w:szCs w:val="24"/>
        </w:rPr>
        <w:t>Him.</w:t>
      </w:r>
      <w:r w:rsidRPr="5897EC05">
        <w:rPr>
          <w:sz w:val="24"/>
          <w:szCs w:val="24"/>
        </w:rPr>
        <w:t xml:space="preserve"> However, the reward of prayer is God himself!  </w:t>
      </w:r>
      <w:r>
        <w:rPr>
          <w:sz w:val="24"/>
          <w:szCs w:val="24"/>
        </w:rPr>
        <w:t>Therefore, i</w:t>
      </w:r>
      <w:r w:rsidRPr="5897EC05">
        <w:rPr>
          <w:sz w:val="24"/>
          <w:szCs w:val="24"/>
        </w:rPr>
        <w:t xml:space="preserve">f we truly desire to stay connected to God, there are no shortcuts. To cultivate a divine romance with the Lord Jesus, we must </w:t>
      </w:r>
      <w:r>
        <w:rPr>
          <w:sz w:val="24"/>
          <w:szCs w:val="24"/>
        </w:rPr>
        <w:t>join</w:t>
      </w:r>
      <w:r w:rsidRPr="5897EC05">
        <w:rPr>
          <w:sz w:val="24"/>
          <w:szCs w:val="24"/>
        </w:rPr>
        <w:t xml:space="preserve"> ourselves to Him through prayer and His word. How precious is God’s Word to you?  </w:t>
      </w:r>
      <w:r>
        <w:rPr>
          <w:sz w:val="24"/>
          <w:szCs w:val="24"/>
        </w:rPr>
        <w:t>It’s where we seek and find Him, hear His voice and get to know Him – to really know Him. And this was Paul’s request on behalf of the saints -supernatural ability to grow in the knowledge of Jesus.</w:t>
      </w:r>
    </w:p>
    <w:p w14:paraId="6136B057" w14:textId="77777777" w:rsidR="00B768B2" w:rsidRDefault="00B768B2" w:rsidP="00B768B2">
      <w:pPr>
        <w:rPr>
          <w:b/>
          <w:sz w:val="28"/>
          <w:szCs w:val="28"/>
        </w:rPr>
      </w:pPr>
      <w:r>
        <w:rPr>
          <w:b/>
          <w:bCs/>
          <w:sz w:val="28"/>
          <w:szCs w:val="28"/>
        </w:rPr>
        <w:t>WORD SEARCH: from Strong’s Concordance</w:t>
      </w:r>
      <w:r w:rsidRPr="5897EC05">
        <w:rPr>
          <w:b/>
          <w:bCs/>
          <w:sz w:val="28"/>
          <w:szCs w:val="28"/>
        </w:rPr>
        <w:t>:</w:t>
      </w:r>
    </w:p>
    <w:p w14:paraId="0A17E8CD" w14:textId="77777777" w:rsidR="00B768B2" w:rsidRPr="0073163D" w:rsidRDefault="00B768B2" w:rsidP="00B768B2">
      <w:pPr>
        <w:pStyle w:val="ListParagraph"/>
        <w:numPr>
          <w:ilvl w:val="0"/>
          <w:numId w:val="32"/>
        </w:numPr>
        <w:rPr>
          <w:sz w:val="24"/>
          <w:szCs w:val="24"/>
        </w:rPr>
      </w:pPr>
      <w:r w:rsidRPr="0073163D">
        <w:t xml:space="preserve"> </w:t>
      </w:r>
      <w:r w:rsidRPr="0073163D">
        <w:rPr>
          <w:b/>
          <w:bCs/>
          <w:sz w:val="24"/>
          <w:szCs w:val="24"/>
        </w:rPr>
        <w:t>Pray/Prayers</w:t>
      </w:r>
      <w:r w:rsidRPr="0073163D">
        <w:rPr>
          <w:sz w:val="24"/>
          <w:szCs w:val="24"/>
        </w:rPr>
        <w:t xml:space="preserve">: Greek Strong’s # 4335 pros-euche /4336Proseuchomai; prayer an oratory chapel pray earnestly; prayer.  To pray to god, i.e. supplicate; </w:t>
      </w:r>
      <w:r w:rsidRPr="0073163D">
        <w:rPr>
          <w:sz w:val="24"/>
          <w:szCs w:val="24"/>
          <w:u w:val="single"/>
        </w:rPr>
        <w:t>worship</w:t>
      </w:r>
      <w:r w:rsidRPr="0073163D">
        <w:rPr>
          <w:sz w:val="24"/>
          <w:szCs w:val="24"/>
        </w:rPr>
        <w:t>: pray earnestly for. To approach; come near; visit; worship; draw near unto. (Eph</w:t>
      </w:r>
      <w:r>
        <w:rPr>
          <w:sz w:val="24"/>
          <w:szCs w:val="24"/>
        </w:rPr>
        <w:t>esians</w:t>
      </w:r>
      <w:r w:rsidRPr="0073163D">
        <w:rPr>
          <w:sz w:val="24"/>
          <w:szCs w:val="24"/>
        </w:rPr>
        <w:t xml:space="preserve"> 1:6; Luke 11:1-2; 18:1;10; Phil</w:t>
      </w:r>
      <w:r>
        <w:rPr>
          <w:sz w:val="24"/>
          <w:szCs w:val="24"/>
        </w:rPr>
        <w:t>ippians</w:t>
      </w:r>
      <w:r w:rsidRPr="0073163D">
        <w:rPr>
          <w:sz w:val="24"/>
          <w:szCs w:val="24"/>
        </w:rPr>
        <w:t xml:space="preserve"> 1:9; 4:6; James 5:13; 1 Thess</w:t>
      </w:r>
      <w:r>
        <w:rPr>
          <w:sz w:val="24"/>
          <w:szCs w:val="24"/>
        </w:rPr>
        <w:t>alonians</w:t>
      </w:r>
      <w:r w:rsidRPr="0073163D">
        <w:rPr>
          <w:sz w:val="24"/>
          <w:szCs w:val="24"/>
        </w:rPr>
        <w:t xml:space="preserve"> 5:17; Romans 8:26; Colossians 1:9;</w:t>
      </w:r>
    </w:p>
    <w:p w14:paraId="524AC93A" w14:textId="77777777" w:rsidR="00B768B2" w:rsidRPr="00F317E0" w:rsidRDefault="00B768B2" w:rsidP="00B768B2">
      <w:pPr>
        <w:pStyle w:val="ListParagraph"/>
        <w:numPr>
          <w:ilvl w:val="0"/>
          <w:numId w:val="32"/>
        </w:numPr>
        <w:rPr>
          <w:sz w:val="24"/>
          <w:szCs w:val="24"/>
        </w:rPr>
      </w:pPr>
      <w:r w:rsidRPr="00CE1E1B">
        <w:rPr>
          <w:b/>
          <w:bCs/>
          <w:sz w:val="24"/>
          <w:szCs w:val="24"/>
        </w:rPr>
        <w:t>Pray:</w:t>
      </w:r>
      <w:r w:rsidRPr="00CE1E1B">
        <w:rPr>
          <w:sz w:val="24"/>
          <w:szCs w:val="24"/>
        </w:rPr>
        <w:t xml:space="preserve"> Greek</w:t>
      </w:r>
      <w:r w:rsidRPr="5897EC05">
        <w:rPr>
          <w:sz w:val="24"/>
          <w:szCs w:val="24"/>
        </w:rPr>
        <w:t xml:space="preserve"> Strong’s #1162 Deesis; petition-prayer; request; supplication (2</w:t>
      </w:r>
      <w:r>
        <w:rPr>
          <w:sz w:val="24"/>
          <w:szCs w:val="24"/>
        </w:rPr>
        <w:t xml:space="preserve"> </w:t>
      </w:r>
      <w:r w:rsidRPr="5897EC05">
        <w:rPr>
          <w:sz w:val="24"/>
          <w:szCs w:val="24"/>
        </w:rPr>
        <w:t>Tim</w:t>
      </w:r>
      <w:r>
        <w:rPr>
          <w:sz w:val="24"/>
          <w:szCs w:val="24"/>
        </w:rPr>
        <w:t>othy</w:t>
      </w:r>
      <w:r w:rsidRPr="5897EC05">
        <w:rPr>
          <w:sz w:val="24"/>
          <w:szCs w:val="24"/>
        </w:rPr>
        <w:t xml:space="preserve"> 1:3; Phi</w:t>
      </w:r>
      <w:r>
        <w:rPr>
          <w:sz w:val="24"/>
          <w:szCs w:val="24"/>
        </w:rPr>
        <w:t xml:space="preserve">lippians </w:t>
      </w:r>
      <w:r w:rsidRPr="5897EC05">
        <w:rPr>
          <w:sz w:val="24"/>
          <w:szCs w:val="24"/>
        </w:rPr>
        <w:t>1:4; 19; 2 Cor</w:t>
      </w:r>
      <w:r>
        <w:rPr>
          <w:sz w:val="24"/>
          <w:szCs w:val="24"/>
        </w:rPr>
        <w:t>inthians</w:t>
      </w:r>
      <w:r w:rsidRPr="5897EC05">
        <w:rPr>
          <w:sz w:val="24"/>
          <w:szCs w:val="24"/>
        </w:rPr>
        <w:t xml:space="preserve"> 8:4)</w:t>
      </w:r>
    </w:p>
    <w:p w14:paraId="1A169E39" w14:textId="77777777" w:rsidR="00B768B2" w:rsidRDefault="00B768B2" w:rsidP="00B768B2">
      <w:pPr>
        <w:pStyle w:val="ListParagraph"/>
        <w:rPr>
          <w:sz w:val="24"/>
          <w:szCs w:val="24"/>
        </w:rPr>
      </w:pPr>
      <w:r w:rsidRPr="00CE1E1B">
        <w:rPr>
          <w:b/>
          <w:bCs/>
          <w:sz w:val="24"/>
          <w:szCs w:val="24"/>
        </w:rPr>
        <w:t>Draw near</w:t>
      </w:r>
      <w:r w:rsidRPr="00CE1E1B">
        <w:rPr>
          <w:sz w:val="24"/>
          <w:szCs w:val="24"/>
        </w:rPr>
        <w:t xml:space="preserve">: pros-Euchmai; to approach; </w:t>
      </w:r>
      <w:r w:rsidRPr="00CE1E1B">
        <w:rPr>
          <w:sz w:val="24"/>
          <w:szCs w:val="24"/>
          <w:u w:val="single"/>
        </w:rPr>
        <w:t>come near; visit; worship</w:t>
      </w:r>
      <w:r w:rsidRPr="00CE1E1B">
        <w:rPr>
          <w:sz w:val="24"/>
          <w:szCs w:val="24"/>
        </w:rPr>
        <w:t>; assent to; draw near; go near to. (</w:t>
      </w:r>
      <w:r>
        <w:rPr>
          <w:sz w:val="24"/>
          <w:szCs w:val="24"/>
        </w:rPr>
        <w:t xml:space="preserve">Hebrew </w:t>
      </w:r>
      <w:r w:rsidRPr="00CE1E1B">
        <w:rPr>
          <w:sz w:val="24"/>
          <w:szCs w:val="24"/>
        </w:rPr>
        <w:t>10:19-22</w:t>
      </w:r>
      <w:r>
        <w:rPr>
          <w:sz w:val="24"/>
          <w:szCs w:val="24"/>
        </w:rPr>
        <w:t>,</w:t>
      </w:r>
      <w:r w:rsidRPr="00CE1E1B">
        <w:rPr>
          <w:sz w:val="24"/>
          <w:szCs w:val="24"/>
        </w:rPr>
        <w:t xml:space="preserve"> 11:6)</w:t>
      </w:r>
    </w:p>
    <w:p w14:paraId="70C0B69D" w14:textId="77777777" w:rsidR="00B768B2" w:rsidRPr="00F527C3" w:rsidRDefault="00B768B2" w:rsidP="00B768B2">
      <w:pPr>
        <w:pStyle w:val="ListParagraph"/>
        <w:numPr>
          <w:ilvl w:val="0"/>
          <w:numId w:val="32"/>
        </w:numPr>
        <w:rPr>
          <w:sz w:val="24"/>
          <w:szCs w:val="24"/>
        </w:rPr>
      </w:pPr>
      <w:r w:rsidRPr="00CE1E1B">
        <w:rPr>
          <w:b/>
          <w:bCs/>
          <w:sz w:val="24"/>
          <w:szCs w:val="24"/>
        </w:rPr>
        <w:t>Face/ Presence</w:t>
      </w:r>
      <w:r>
        <w:rPr>
          <w:b/>
          <w:bCs/>
          <w:sz w:val="24"/>
          <w:szCs w:val="24"/>
        </w:rPr>
        <w:t xml:space="preserve"> </w:t>
      </w:r>
      <w:r w:rsidRPr="00CE1E1B">
        <w:rPr>
          <w:bCs/>
          <w:sz w:val="24"/>
          <w:szCs w:val="24"/>
        </w:rPr>
        <w:t>Greek</w:t>
      </w:r>
      <w:r w:rsidRPr="00F527C3">
        <w:rPr>
          <w:bCs/>
          <w:sz w:val="24"/>
          <w:szCs w:val="24"/>
        </w:rPr>
        <w:t xml:space="preserve"> Strong’s # 4383</w:t>
      </w:r>
      <w:r>
        <w:rPr>
          <w:bCs/>
          <w:sz w:val="24"/>
          <w:szCs w:val="24"/>
        </w:rPr>
        <w:t xml:space="preserve"> Pros -open: The front, countenance, presence, face. (</w:t>
      </w:r>
      <w:r w:rsidRPr="00CE1E1B">
        <w:rPr>
          <w:sz w:val="24"/>
          <w:szCs w:val="24"/>
        </w:rPr>
        <w:t xml:space="preserve">Hebrew </w:t>
      </w:r>
      <w:r>
        <w:rPr>
          <w:sz w:val="24"/>
          <w:szCs w:val="24"/>
        </w:rPr>
        <w:t>9:24; Acts</w:t>
      </w:r>
      <w:r>
        <w:rPr>
          <w:bCs/>
          <w:sz w:val="24"/>
          <w:szCs w:val="24"/>
        </w:rPr>
        <w:t xml:space="preserve"> 2:28,</w:t>
      </w:r>
      <w:r w:rsidRPr="006C165E">
        <w:rPr>
          <w:sz w:val="24"/>
          <w:szCs w:val="24"/>
        </w:rPr>
        <w:t xml:space="preserve"> </w:t>
      </w:r>
      <w:r>
        <w:rPr>
          <w:sz w:val="24"/>
          <w:szCs w:val="24"/>
        </w:rPr>
        <w:t>3:19</w:t>
      </w:r>
      <w:r>
        <w:rPr>
          <w:bCs/>
          <w:sz w:val="24"/>
          <w:szCs w:val="24"/>
        </w:rPr>
        <w:t>; 2 Corinthians 4:6;</w:t>
      </w:r>
      <w:r w:rsidRPr="006C165E">
        <w:rPr>
          <w:sz w:val="24"/>
          <w:szCs w:val="24"/>
        </w:rPr>
        <w:t xml:space="preserve"> </w:t>
      </w:r>
      <w:r>
        <w:rPr>
          <w:sz w:val="24"/>
          <w:szCs w:val="24"/>
        </w:rPr>
        <w:t>Revelation 22:4</w:t>
      </w:r>
      <w:r>
        <w:rPr>
          <w:bCs/>
          <w:sz w:val="24"/>
          <w:szCs w:val="24"/>
        </w:rPr>
        <w:t>)</w:t>
      </w:r>
    </w:p>
    <w:p w14:paraId="2C2A90EF" w14:textId="77777777" w:rsidR="00B768B2" w:rsidRPr="00CE1E1B" w:rsidRDefault="00B768B2" w:rsidP="00B768B2">
      <w:pPr>
        <w:pStyle w:val="ListParagraph"/>
        <w:numPr>
          <w:ilvl w:val="0"/>
          <w:numId w:val="32"/>
        </w:numPr>
        <w:rPr>
          <w:sz w:val="24"/>
          <w:szCs w:val="24"/>
        </w:rPr>
      </w:pPr>
      <w:r w:rsidRPr="00CE1E1B">
        <w:rPr>
          <w:b/>
          <w:bCs/>
          <w:sz w:val="24"/>
          <w:szCs w:val="24"/>
        </w:rPr>
        <w:t>Worship</w:t>
      </w:r>
      <w:r w:rsidRPr="00CE1E1B">
        <w:rPr>
          <w:sz w:val="24"/>
          <w:szCs w:val="24"/>
        </w:rPr>
        <w:t xml:space="preserve">: Greek Strong’s #4352 Pros-kuneo-(#2965- a dog a hound.) WORSHIP: to kiss like a dog licking his master’s hand; to fawn or crouch; to prostrate oneself in homage do reverence to adore; worship. </w:t>
      </w:r>
      <w:r>
        <w:rPr>
          <w:sz w:val="24"/>
          <w:szCs w:val="24"/>
        </w:rPr>
        <w:t>(</w:t>
      </w:r>
      <w:r w:rsidRPr="00CE1E1B">
        <w:rPr>
          <w:sz w:val="24"/>
          <w:szCs w:val="24"/>
        </w:rPr>
        <w:t>John 4:20-24</w:t>
      </w:r>
      <w:r>
        <w:rPr>
          <w:sz w:val="24"/>
          <w:szCs w:val="24"/>
        </w:rPr>
        <w:t>)</w:t>
      </w:r>
    </w:p>
    <w:p w14:paraId="7806E9E0" w14:textId="77777777" w:rsidR="00B768B2" w:rsidRPr="00CE1E1B" w:rsidRDefault="00B768B2" w:rsidP="00B768B2">
      <w:pPr>
        <w:pStyle w:val="ListParagraph"/>
        <w:numPr>
          <w:ilvl w:val="0"/>
          <w:numId w:val="32"/>
        </w:numPr>
        <w:rPr>
          <w:sz w:val="24"/>
          <w:szCs w:val="24"/>
        </w:rPr>
      </w:pPr>
      <w:r w:rsidRPr="00CE1E1B">
        <w:rPr>
          <w:b/>
          <w:bCs/>
          <w:sz w:val="24"/>
          <w:szCs w:val="24"/>
        </w:rPr>
        <w:t>Continually</w:t>
      </w:r>
      <w:r w:rsidRPr="00CE1E1B">
        <w:rPr>
          <w:sz w:val="24"/>
          <w:szCs w:val="24"/>
        </w:rPr>
        <w:t xml:space="preserve">: Greek </w:t>
      </w:r>
      <w:r>
        <w:rPr>
          <w:sz w:val="24"/>
          <w:szCs w:val="24"/>
        </w:rPr>
        <w:t xml:space="preserve"># 4342 </w:t>
      </w:r>
      <w:r w:rsidRPr="00CE1E1B">
        <w:rPr>
          <w:sz w:val="24"/>
          <w:szCs w:val="24"/>
        </w:rPr>
        <w:t>Pros-Katereo: earnest toward; persevere, constantly diligently; attend assiduously to all the exercise or to a person; to adhere closely to (As a servitor) attend give self continually, continue with; wait on continually. (Acts 6:4)</w:t>
      </w:r>
    </w:p>
    <w:p w14:paraId="3C473A66" w14:textId="77777777" w:rsidR="00B768B2" w:rsidRPr="00CE1E1B" w:rsidRDefault="00B768B2" w:rsidP="00B768B2">
      <w:pPr>
        <w:pStyle w:val="ListParagraph"/>
        <w:numPr>
          <w:ilvl w:val="0"/>
          <w:numId w:val="32"/>
        </w:numPr>
        <w:rPr>
          <w:sz w:val="24"/>
          <w:szCs w:val="24"/>
        </w:rPr>
      </w:pPr>
      <w:r w:rsidRPr="00CE1E1B">
        <w:rPr>
          <w:b/>
          <w:bCs/>
          <w:sz w:val="24"/>
          <w:szCs w:val="24"/>
        </w:rPr>
        <w:t>Seek:</w:t>
      </w:r>
      <w:r w:rsidRPr="00CE1E1B">
        <w:rPr>
          <w:sz w:val="24"/>
          <w:szCs w:val="24"/>
        </w:rPr>
        <w:t xml:space="preserve"> Greek Strong’s #2212 Zeteo: to seek; to worship (GOD); desire; enquire; endeavor; require; seek after. (Luke 11:9; 12:31)</w:t>
      </w:r>
    </w:p>
    <w:p w14:paraId="139836FF" w14:textId="77777777" w:rsidR="00B768B2" w:rsidRPr="00D934D8" w:rsidRDefault="00B768B2" w:rsidP="00B768B2">
      <w:pPr>
        <w:pStyle w:val="ListParagraph"/>
        <w:numPr>
          <w:ilvl w:val="0"/>
          <w:numId w:val="32"/>
        </w:numPr>
        <w:rPr>
          <w:sz w:val="24"/>
          <w:szCs w:val="24"/>
        </w:rPr>
      </w:pPr>
      <w:r w:rsidRPr="00CE1E1B">
        <w:rPr>
          <w:b/>
          <w:bCs/>
          <w:sz w:val="24"/>
          <w:szCs w:val="24"/>
        </w:rPr>
        <w:t xml:space="preserve">Face / Presence </w:t>
      </w:r>
      <w:r w:rsidRPr="00CE1E1B">
        <w:rPr>
          <w:bCs/>
          <w:sz w:val="24"/>
          <w:szCs w:val="24"/>
        </w:rPr>
        <w:t>Hebrew Strong’s # 6440 Paneh: The face, before, presence, shewbread, (bread of His presence)</w:t>
      </w:r>
      <w:r>
        <w:rPr>
          <w:bCs/>
          <w:sz w:val="24"/>
          <w:szCs w:val="24"/>
        </w:rPr>
        <w:t>.</w:t>
      </w:r>
      <w:r w:rsidRPr="00D934D8">
        <w:rPr>
          <w:bCs/>
          <w:sz w:val="24"/>
          <w:szCs w:val="24"/>
        </w:rPr>
        <w:t xml:space="preserve"> </w:t>
      </w:r>
      <w:r w:rsidRPr="00CE1E1B">
        <w:rPr>
          <w:bCs/>
          <w:sz w:val="24"/>
          <w:szCs w:val="24"/>
        </w:rPr>
        <w:t>(This is only a small portion of the definition.)  (Psalms 16:11, 27:8, 45:12, 95:2; Genesis 32:30; Exodus 33:14)</w:t>
      </w:r>
    </w:p>
    <w:p w14:paraId="5182833E" w14:textId="77777777" w:rsidR="00B768B2" w:rsidRDefault="00B768B2" w:rsidP="00B768B2">
      <w:pPr>
        <w:ind w:firstLine="720"/>
        <w:jc w:val="both"/>
        <w:rPr>
          <w:sz w:val="24"/>
          <w:szCs w:val="24"/>
        </w:rPr>
      </w:pPr>
      <w:r>
        <w:rPr>
          <w:sz w:val="24"/>
          <w:szCs w:val="24"/>
        </w:rPr>
        <w:t>You may be wondering why we have all these Greek and Hebrew word searches. Because, when we see why the Holy Spirit uses certain words in certain places, it gives us the proper context and can help us to better apply the passage. For instance, in both Hebrew and Greek, the words face and presence are the same words. Hence, to seek the face of God is to seek to be in His presence.</w:t>
      </w:r>
    </w:p>
    <w:p w14:paraId="16F1BA9E" w14:textId="77777777" w:rsidR="00B768B2" w:rsidRDefault="00B768B2" w:rsidP="008C7C6B">
      <w:pPr>
        <w:ind w:firstLine="720"/>
        <w:jc w:val="both"/>
        <w:rPr>
          <w:sz w:val="24"/>
          <w:szCs w:val="24"/>
        </w:rPr>
      </w:pPr>
    </w:p>
    <w:p w14:paraId="5290F1C0" w14:textId="77777777" w:rsidR="008C7C6B" w:rsidRDefault="008C7C6B" w:rsidP="006C165E">
      <w:pPr>
        <w:rPr>
          <w:sz w:val="24"/>
          <w:szCs w:val="24"/>
        </w:rPr>
      </w:pPr>
      <w:r w:rsidRPr="00C927BD">
        <w:rPr>
          <w:b/>
          <w:bCs/>
          <w:sz w:val="24"/>
          <w:szCs w:val="24"/>
        </w:rPr>
        <w:t>DIGGING DEEPER:</w:t>
      </w:r>
      <w:r>
        <w:rPr>
          <w:b/>
          <w:bCs/>
          <w:sz w:val="28"/>
          <w:szCs w:val="28"/>
        </w:rPr>
        <w:t xml:space="preserve"> </w:t>
      </w:r>
      <w:r>
        <w:rPr>
          <w:sz w:val="24"/>
          <w:szCs w:val="24"/>
        </w:rPr>
        <w:t xml:space="preserve">Deuteronomy 32:39; </w:t>
      </w:r>
      <w:r w:rsidRPr="00162297">
        <w:rPr>
          <w:sz w:val="24"/>
          <w:szCs w:val="24"/>
        </w:rPr>
        <w:t xml:space="preserve">Isaiah </w:t>
      </w:r>
      <w:r>
        <w:rPr>
          <w:sz w:val="24"/>
          <w:szCs w:val="24"/>
        </w:rPr>
        <w:t xml:space="preserve">45:5-6, </w:t>
      </w:r>
      <w:r w:rsidRPr="00162297">
        <w:rPr>
          <w:sz w:val="24"/>
          <w:szCs w:val="24"/>
        </w:rPr>
        <w:t xml:space="preserve">53:12; </w:t>
      </w:r>
      <w:r>
        <w:rPr>
          <w:sz w:val="24"/>
          <w:szCs w:val="24"/>
        </w:rPr>
        <w:t xml:space="preserve">Ezekiel 18:3-4; Psalm 24:1; 1 Samuel 2:1-6; </w:t>
      </w:r>
      <w:r w:rsidRPr="00162297">
        <w:rPr>
          <w:sz w:val="24"/>
          <w:szCs w:val="24"/>
        </w:rPr>
        <w:t xml:space="preserve">Luke 23:33-34; </w:t>
      </w:r>
      <w:r w:rsidRPr="00162297">
        <w:rPr>
          <w:bCs/>
          <w:sz w:val="24"/>
          <w:szCs w:val="24"/>
        </w:rPr>
        <w:t xml:space="preserve">Romans 8:9-15,26-34; Hebrews 7:24-25; 9:22-24; 10:19-25; John 17:1-26; </w:t>
      </w:r>
      <w:r w:rsidRPr="00162297">
        <w:rPr>
          <w:sz w:val="24"/>
          <w:szCs w:val="24"/>
        </w:rPr>
        <w:t>James 4:6-10</w:t>
      </w:r>
      <w:r>
        <w:rPr>
          <w:sz w:val="24"/>
          <w:szCs w:val="24"/>
        </w:rPr>
        <w:t>: Colossians 3:15-16</w:t>
      </w:r>
    </w:p>
    <w:p w14:paraId="1D972EFD" w14:textId="77777777" w:rsidR="006C165E" w:rsidRDefault="006C165E" w:rsidP="006C165E">
      <w:pPr>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F26A63" w14:textId="77777777" w:rsidR="008C7C6B" w:rsidRDefault="008C7C6B" w:rsidP="008C7C6B">
      <w:pPr>
        <w:jc w:val="center"/>
        <w:rPr>
          <w:b/>
          <w:bCs/>
          <w:sz w:val="28"/>
          <w:szCs w:val="28"/>
        </w:rPr>
      </w:pPr>
      <w:r w:rsidRPr="5897EC05">
        <w:rPr>
          <w:b/>
          <w:bCs/>
          <w:sz w:val="28"/>
          <w:szCs w:val="28"/>
        </w:rPr>
        <w:t>What Happens When We Pray?</w:t>
      </w:r>
    </w:p>
    <w:p w14:paraId="2DE846EF" w14:textId="77777777" w:rsidR="008C7C6B" w:rsidRPr="005C5D46" w:rsidRDefault="008C7C6B" w:rsidP="009801F4">
      <w:pPr>
        <w:spacing w:after="0"/>
        <w:jc w:val="center"/>
        <w:rPr>
          <w:b/>
          <w:bCs/>
          <w:iCs/>
          <w:sz w:val="24"/>
          <w:szCs w:val="24"/>
        </w:rPr>
      </w:pPr>
      <w:r w:rsidRPr="005C5D46">
        <w:rPr>
          <w:b/>
          <w:bCs/>
          <w:iCs/>
          <w:sz w:val="24"/>
          <w:szCs w:val="24"/>
        </w:rPr>
        <w:t xml:space="preserve">Deuteronomy 4:7 </w:t>
      </w:r>
    </w:p>
    <w:p w14:paraId="42F6190A" w14:textId="77777777" w:rsidR="008C7C6B" w:rsidRDefault="00C927BD" w:rsidP="009801F4">
      <w:pPr>
        <w:spacing w:after="0"/>
        <w:jc w:val="center"/>
        <w:rPr>
          <w:b/>
          <w:bCs/>
          <w:i/>
          <w:iCs/>
          <w:sz w:val="24"/>
          <w:szCs w:val="24"/>
        </w:rPr>
      </w:pPr>
      <w:r>
        <w:rPr>
          <w:b/>
          <w:bCs/>
          <w:i/>
          <w:iCs/>
          <w:sz w:val="24"/>
          <w:szCs w:val="24"/>
        </w:rPr>
        <w:t>In fact, w</w:t>
      </w:r>
      <w:r w:rsidR="008C7C6B" w:rsidRPr="5897EC05">
        <w:rPr>
          <w:b/>
          <w:bCs/>
          <w:i/>
          <w:iCs/>
          <w:sz w:val="24"/>
          <w:szCs w:val="24"/>
        </w:rPr>
        <w:t xml:space="preserve">hat other </w:t>
      </w:r>
      <w:r>
        <w:rPr>
          <w:b/>
          <w:bCs/>
          <w:i/>
          <w:iCs/>
          <w:sz w:val="24"/>
          <w:szCs w:val="24"/>
        </w:rPr>
        <w:t xml:space="preserve">great </w:t>
      </w:r>
      <w:r w:rsidR="008C7C6B" w:rsidRPr="5897EC05">
        <w:rPr>
          <w:b/>
          <w:bCs/>
          <w:i/>
          <w:iCs/>
          <w:sz w:val="24"/>
          <w:szCs w:val="24"/>
        </w:rPr>
        <w:t xml:space="preserve">nation </w:t>
      </w:r>
      <w:r>
        <w:rPr>
          <w:b/>
          <w:bCs/>
          <w:i/>
          <w:iCs/>
          <w:sz w:val="24"/>
          <w:szCs w:val="24"/>
        </w:rPr>
        <w:t>has a god so near to them like the Lord our God whe</w:t>
      </w:r>
      <w:r w:rsidR="00BE4132">
        <w:rPr>
          <w:b/>
          <w:bCs/>
          <w:i/>
          <w:iCs/>
          <w:sz w:val="24"/>
          <w:szCs w:val="24"/>
        </w:rPr>
        <w:t>never we call on Him?</w:t>
      </w:r>
    </w:p>
    <w:p w14:paraId="762B62C8" w14:textId="77777777" w:rsidR="009801F4" w:rsidRDefault="009801F4" w:rsidP="009801F4">
      <w:pPr>
        <w:spacing w:after="0"/>
        <w:jc w:val="center"/>
        <w:rPr>
          <w:b/>
          <w:i/>
          <w:sz w:val="24"/>
          <w:szCs w:val="24"/>
        </w:rPr>
      </w:pPr>
    </w:p>
    <w:p w14:paraId="79797DCD" w14:textId="77777777" w:rsidR="00A51BCF" w:rsidRDefault="00A51BCF" w:rsidP="00A51BCF">
      <w:pPr>
        <w:pStyle w:val="ListParagraph"/>
        <w:spacing w:after="480"/>
        <w:ind w:left="0" w:firstLine="720"/>
        <w:contextualSpacing w:val="0"/>
        <w:jc w:val="both"/>
        <w:rPr>
          <w:sz w:val="24"/>
          <w:szCs w:val="24"/>
        </w:rPr>
      </w:pPr>
      <w:r>
        <w:rPr>
          <w:sz w:val="24"/>
          <w:szCs w:val="24"/>
        </w:rPr>
        <w:t xml:space="preserve">“Who are you talking to?”, said Ada, my sassy 2-and-a-half-year-old granddaughter. She had stayed the night with us and woke up at 6 am calling for her Nonie… that’s my name.  When she calls, I come running because that’s what </w:t>
      </w:r>
      <w:proofErr w:type="spellStart"/>
      <w:r>
        <w:rPr>
          <w:sz w:val="24"/>
          <w:szCs w:val="24"/>
        </w:rPr>
        <w:t>Non</w:t>
      </w:r>
      <w:r w:rsidR="00807C65">
        <w:rPr>
          <w:sz w:val="24"/>
          <w:szCs w:val="24"/>
        </w:rPr>
        <w:t>n</w:t>
      </w:r>
      <w:r>
        <w:rPr>
          <w:sz w:val="24"/>
          <w:szCs w:val="24"/>
        </w:rPr>
        <w:t>ie</w:t>
      </w:r>
      <w:proofErr w:type="spellEnd"/>
      <w:r>
        <w:rPr>
          <w:sz w:val="24"/>
          <w:szCs w:val="24"/>
        </w:rPr>
        <w:t xml:space="preserve"> does. I scoop her up out of her little bed and bring her down stairs and put her in bed between her Poppy and I, hoping that we might all get to sleep a little longer. She doesn’t say a word, she just lays there looking back and forth between us. Art, thinking that she may be getting a little home sick, starts talking about the big pancake breakfast he is going to fix. Then, out of the clear blue, she says those now famous words, “Who are you talking too.!?” I don’t know why it is but adults, love to quote babies. It’s so bad that, not only do Art and I say that to each other, but when he told his boss what Ada said, his boss now says it too! You see children learn from adults and adults also learn from children. </w:t>
      </w:r>
    </w:p>
    <w:p w14:paraId="44DC1816" w14:textId="77777777" w:rsidR="00A51BCF" w:rsidRDefault="00A51BCF" w:rsidP="00A51BCF">
      <w:pPr>
        <w:pStyle w:val="ListParagraph"/>
        <w:spacing w:after="480"/>
        <w:ind w:left="0" w:firstLine="720"/>
        <w:contextualSpacing w:val="0"/>
        <w:jc w:val="both"/>
        <w:rPr>
          <w:sz w:val="24"/>
          <w:szCs w:val="24"/>
        </w:rPr>
      </w:pPr>
      <w:r>
        <w:rPr>
          <w:sz w:val="24"/>
          <w:szCs w:val="24"/>
        </w:rPr>
        <w:t xml:space="preserve"> Where am I going will all of this? Just to point out that sometimes we think we are praying, when in reality, we are not connecting to God at all. I imagine His saying, “Who are you talking to?” “Do you even know who I am?” You see, in prayer, we presuppose that the Lord of all creation desires to commune with us - to hear and answer our prayers. Furthermore, we must </w:t>
      </w:r>
      <w:r w:rsidR="00DC3458">
        <w:rPr>
          <w:sz w:val="24"/>
          <w:szCs w:val="24"/>
        </w:rPr>
        <w:t>know who it is we are talking to and have full assurance</w:t>
      </w:r>
      <w:r>
        <w:rPr>
          <w:sz w:val="24"/>
          <w:szCs w:val="24"/>
        </w:rPr>
        <w:t xml:space="preserve"> in the fact that </w:t>
      </w:r>
      <w:r w:rsidR="00471297">
        <w:rPr>
          <w:sz w:val="24"/>
          <w:szCs w:val="24"/>
        </w:rPr>
        <w:t>our God</w:t>
      </w:r>
      <w:r>
        <w:rPr>
          <w:sz w:val="24"/>
          <w:szCs w:val="24"/>
        </w:rPr>
        <w:t xml:space="preserve"> is all powerful and is actively engaged in the details of our lives. Without this kind of confidence, we simply will not approach Him (1 John 5:14-15). Although</w:t>
      </w:r>
      <w:r w:rsidR="00DC3458">
        <w:rPr>
          <w:sz w:val="24"/>
          <w:szCs w:val="24"/>
        </w:rPr>
        <w:t>,</w:t>
      </w:r>
      <w:r>
        <w:rPr>
          <w:sz w:val="24"/>
          <w:szCs w:val="24"/>
        </w:rPr>
        <w:t xml:space="preserve"> He is ever so approachable. </w:t>
      </w:r>
    </w:p>
    <w:p w14:paraId="4A94CC26" w14:textId="77777777" w:rsidR="008C7C6B" w:rsidRDefault="008C7C6B" w:rsidP="008C7C6B">
      <w:pPr>
        <w:ind w:firstLine="720"/>
        <w:jc w:val="both"/>
        <w:rPr>
          <w:sz w:val="24"/>
          <w:szCs w:val="24"/>
        </w:rPr>
      </w:pPr>
      <w:r w:rsidRPr="5897EC05">
        <w:rPr>
          <w:sz w:val="24"/>
          <w:szCs w:val="24"/>
        </w:rPr>
        <w:t>A.W. Tozer said, “Prayer</w:t>
      </w:r>
      <w:r>
        <w:rPr>
          <w:sz w:val="24"/>
          <w:szCs w:val="24"/>
        </w:rPr>
        <w:t>,” said A.W. Tozer, “</w:t>
      </w:r>
      <w:r w:rsidRPr="5897EC05">
        <w:rPr>
          <w:sz w:val="24"/>
          <w:szCs w:val="24"/>
        </w:rPr>
        <w:t xml:space="preserve">is the greatest power on earth if it is practiced in the true fear of the Lord.” Tozer brings up an important aspect of prayer, </w:t>
      </w:r>
      <w:r>
        <w:rPr>
          <w:sz w:val="24"/>
          <w:szCs w:val="24"/>
        </w:rPr>
        <w:t>it is humility. In this posture</w:t>
      </w:r>
      <w:r w:rsidR="005C5D46">
        <w:rPr>
          <w:sz w:val="24"/>
          <w:szCs w:val="24"/>
        </w:rPr>
        <w:t xml:space="preserve">, </w:t>
      </w:r>
      <w:r w:rsidRPr="5897EC05">
        <w:rPr>
          <w:sz w:val="24"/>
          <w:szCs w:val="24"/>
        </w:rPr>
        <w:t xml:space="preserve">we’re as close to God as </w:t>
      </w:r>
      <w:r>
        <w:rPr>
          <w:sz w:val="24"/>
          <w:szCs w:val="24"/>
        </w:rPr>
        <w:t>we can be on this earth.</w:t>
      </w:r>
      <w:r w:rsidRPr="5897EC05">
        <w:rPr>
          <w:sz w:val="24"/>
          <w:szCs w:val="24"/>
        </w:rPr>
        <w:t xml:space="preserve"> (James 4:8-10) </w:t>
      </w:r>
      <w:r>
        <w:rPr>
          <w:sz w:val="24"/>
          <w:szCs w:val="24"/>
        </w:rPr>
        <w:t>For</w:t>
      </w:r>
      <w:r w:rsidRPr="5897EC05">
        <w:rPr>
          <w:sz w:val="24"/>
          <w:szCs w:val="24"/>
        </w:rPr>
        <w:t xml:space="preserve"> when we pray, we not only come near to God, but He draws near to us.</w:t>
      </w:r>
      <w:r>
        <w:rPr>
          <w:sz w:val="24"/>
          <w:szCs w:val="24"/>
        </w:rPr>
        <w:t xml:space="preserve"> </w:t>
      </w:r>
      <w:r w:rsidR="009801F4">
        <w:rPr>
          <w:sz w:val="24"/>
          <w:szCs w:val="24"/>
        </w:rPr>
        <w:t>Yet</w:t>
      </w:r>
      <w:r>
        <w:rPr>
          <w:sz w:val="24"/>
          <w:szCs w:val="24"/>
        </w:rPr>
        <w:t>, we are already near God. Remember- the saints are already “seated with Christ in the heavenly</w:t>
      </w:r>
      <w:r w:rsidR="009801F4">
        <w:rPr>
          <w:sz w:val="24"/>
          <w:szCs w:val="24"/>
        </w:rPr>
        <w:t xml:space="preserve"> places</w:t>
      </w:r>
      <w:r>
        <w:rPr>
          <w:sz w:val="24"/>
          <w:szCs w:val="24"/>
        </w:rPr>
        <w:t>”</w:t>
      </w:r>
      <w:r w:rsidR="009801F4">
        <w:rPr>
          <w:sz w:val="24"/>
          <w:szCs w:val="24"/>
        </w:rPr>
        <w:t>.</w:t>
      </w:r>
      <w:r>
        <w:rPr>
          <w:sz w:val="24"/>
          <w:szCs w:val="24"/>
        </w:rPr>
        <w:t xml:space="preserve"> We could not get much closer than that! So</w:t>
      </w:r>
      <w:r w:rsidR="009801F4">
        <w:rPr>
          <w:sz w:val="24"/>
          <w:szCs w:val="24"/>
        </w:rPr>
        <w:t>,</w:t>
      </w:r>
      <w:r>
        <w:rPr>
          <w:sz w:val="24"/>
          <w:szCs w:val="24"/>
        </w:rPr>
        <w:t xml:space="preserve"> when we pray, we are</w:t>
      </w:r>
      <w:r w:rsidRPr="5897EC05">
        <w:rPr>
          <w:sz w:val="24"/>
          <w:szCs w:val="24"/>
        </w:rPr>
        <w:t xml:space="preserve"> joining ourselves to the Lord</w:t>
      </w:r>
      <w:r>
        <w:rPr>
          <w:sz w:val="24"/>
          <w:szCs w:val="24"/>
        </w:rPr>
        <w:t xml:space="preserve"> and trafficking in the realm of the spiritual. And when our prayers are </w:t>
      </w:r>
      <w:r w:rsidRPr="5897EC05">
        <w:rPr>
          <w:sz w:val="24"/>
          <w:szCs w:val="24"/>
        </w:rPr>
        <w:t xml:space="preserve">based upon </w:t>
      </w:r>
      <w:r>
        <w:rPr>
          <w:sz w:val="24"/>
          <w:szCs w:val="24"/>
        </w:rPr>
        <w:t>God’s</w:t>
      </w:r>
      <w:r w:rsidRPr="5897EC05">
        <w:rPr>
          <w:sz w:val="24"/>
          <w:szCs w:val="24"/>
        </w:rPr>
        <w:t xml:space="preserve"> written Word</w:t>
      </w:r>
      <w:r>
        <w:rPr>
          <w:sz w:val="24"/>
          <w:szCs w:val="24"/>
        </w:rPr>
        <w:t xml:space="preserve"> and we align our lives to it, He has promised to hear us.</w:t>
      </w:r>
    </w:p>
    <w:p w14:paraId="4968A492" w14:textId="77777777" w:rsidR="008C7C6B" w:rsidRPr="005C5D46" w:rsidRDefault="008C7C6B" w:rsidP="005C5D46">
      <w:pPr>
        <w:spacing w:after="0"/>
        <w:jc w:val="center"/>
        <w:rPr>
          <w:b/>
          <w:bCs/>
          <w:iCs/>
          <w:sz w:val="24"/>
          <w:szCs w:val="24"/>
        </w:rPr>
      </w:pPr>
      <w:r w:rsidRPr="005C5D46">
        <w:rPr>
          <w:b/>
          <w:bCs/>
          <w:iCs/>
          <w:sz w:val="24"/>
          <w:szCs w:val="24"/>
        </w:rPr>
        <w:t>Psalm 145:18</w:t>
      </w:r>
    </w:p>
    <w:p w14:paraId="4E7E5BEA" w14:textId="77777777" w:rsidR="008C7C6B" w:rsidRDefault="008C7C6B" w:rsidP="005C5D46">
      <w:pPr>
        <w:spacing w:after="0"/>
        <w:jc w:val="center"/>
        <w:rPr>
          <w:b/>
          <w:bCs/>
          <w:i/>
          <w:iCs/>
          <w:sz w:val="24"/>
          <w:szCs w:val="24"/>
        </w:rPr>
      </w:pPr>
      <w:r>
        <w:rPr>
          <w:b/>
          <w:bCs/>
          <w:i/>
          <w:iCs/>
          <w:sz w:val="24"/>
          <w:szCs w:val="24"/>
        </w:rPr>
        <w:t xml:space="preserve"> </w:t>
      </w:r>
      <w:r w:rsidRPr="5897EC05">
        <w:rPr>
          <w:b/>
          <w:bCs/>
          <w:i/>
          <w:iCs/>
          <w:sz w:val="24"/>
          <w:szCs w:val="24"/>
        </w:rPr>
        <w:t xml:space="preserve">The LORD is near all who </w:t>
      </w:r>
      <w:r w:rsidR="00BE4132">
        <w:rPr>
          <w:b/>
          <w:bCs/>
          <w:i/>
          <w:iCs/>
          <w:sz w:val="24"/>
          <w:szCs w:val="24"/>
        </w:rPr>
        <w:t xml:space="preserve">cry out to </w:t>
      </w:r>
      <w:r w:rsidRPr="5897EC05">
        <w:rPr>
          <w:b/>
          <w:bCs/>
          <w:i/>
          <w:iCs/>
          <w:sz w:val="24"/>
          <w:szCs w:val="24"/>
        </w:rPr>
        <w:t>Him, all who c</w:t>
      </w:r>
      <w:r w:rsidR="00BE4132">
        <w:rPr>
          <w:b/>
          <w:bCs/>
          <w:i/>
          <w:iCs/>
          <w:sz w:val="24"/>
          <w:szCs w:val="24"/>
        </w:rPr>
        <w:t xml:space="preserve">all out to </w:t>
      </w:r>
      <w:r w:rsidRPr="5897EC05">
        <w:rPr>
          <w:b/>
          <w:bCs/>
          <w:i/>
          <w:iCs/>
          <w:sz w:val="24"/>
          <w:szCs w:val="24"/>
        </w:rPr>
        <w:t>Him</w:t>
      </w:r>
      <w:r w:rsidR="00BE4132">
        <w:rPr>
          <w:b/>
          <w:bCs/>
          <w:i/>
          <w:iCs/>
          <w:sz w:val="24"/>
          <w:szCs w:val="24"/>
        </w:rPr>
        <w:t xml:space="preserve"> sincerely.</w:t>
      </w:r>
    </w:p>
    <w:p w14:paraId="609908E8" w14:textId="77777777" w:rsidR="005C5D46" w:rsidRPr="005B4771" w:rsidRDefault="005C5D46" w:rsidP="005C5D46">
      <w:pPr>
        <w:spacing w:after="0"/>
        <w:jc w:val="center"/>
        <w:rPr>
          <w:b/>
          <w:i/>
          <w:sz w:val="24"/>
          <w:szCs w:val="24"/>
        </w:rPr>
      </w:pPr>
    </w:p>
    <w:p w14:paraId="69F79182" w14:textId="77777777" w:rsidR="008C7C6B" w:rsidRDefault="008C7C6B" w:rsidP="00EF73C9">
      <w:pPr>
        <w:pStyle w:val="ListParagraph"/>
        <w:numPr>
          <w:ilvl w:val="0"/>
          <w:numId w:val="39"/>
        </w:numPr>
        <w:rPr>
          <w:sz w:val="24"/>
          <w:szCs w:val="24"/>
        </w:rPr>
      </w:pPr>
      <w:r>
        <w:rPr>
          <w:sz w:val="24"/>
          <w:szCs w:val="24"/>
        </w:rPr>
        <w:t xml:space="preserve">Read </w:t>
      </w:r>
      <w:r w:rsidRPr="002F7881">
        <w:rPr>
          <w:sz w:val="24"/>
          <w:szCs w:val="24"/>
        </w:rPr>
        <w:t>Psalms</w:t>
      </w:r>
      <w:r>
        <w:rPr>
          <w:sz w:val="24"/>
          <w:szCs w:val="24"/>
        </w:rPr>
        <w:t xml:space="preserve"> 73:28 and</w:t>
      </w:r>
      <w:r w:rsidRPr="002F7881">
        <w:rPr>
          <w:sz w:val="24"/>
          <w:szCs w:val="24"/>
        </w:rPr>
        <w:t xml:space="preserve"> 16:11</w:t>
      </w:r>
      <w:r>
        <w:rPr>
          <w:sz w:val="24"/>
          <w:szCs w:val="24"/>
        </w:rPr>
        <w:t xml:space="preserve">. </w:t>
      </w:r>
      <w:r w:rsidRPr="002F7881">
        <w:rPr>
          <w:sz w:val="24"/>
          <w:szCs w:val="24"/>
        </w:rPr>
        <w:t>At the right hand of God, the Father is the Lord Jesus. There is joy in the presence of Jesus</w:t>
      </w:r>
      <w:r>
        <w:rPr>
          <w:sz w:val="24"/>
          <w:szCs w:val="24"/>
        </w:rPr>
        <w:t>. Now reread Isaiah 56:5-6, printed above. What is the connection with prayer and joy in these verses? _____________________________________________________________________________________________________________________________________________________________________________________________________________________</w:t>
      </w:r>
    </w:p>
    <w:p w14:paraId="59961146" w14:textId="77777777" w:rsidR="008C7C6B" w:rsidRDefault="008C7C6B" w:rsidP="00EF73C9">
      <w:pPr>
        <w:pStyle w:val="ListParagraph"/>
        <w:numPr>
          <w:ilvl w:val="0"/>
          <w:numId w:val="39"/>
        </w:numPr>
        <w:rPr>
          <w:sz w:val="24"/>
          <w:szCs w:val="24"/>
        </w:rPr>
      </w:pPr>
      <w:r>
        <w:rPr>
          <w:sz w:val="24"/>
          <w:szCs w:val="24"/>
        </w:rPr>
        <w:t xml:space="preserve">How should the knowledge of our proximity to Christ affect </w:t>
      </w:r>
      <w:r w:rsidR="005C5D46">
        <w:rPr>
          <w:sz w:val="24"/>
          <w:szCs w:val="24"/>
        </w:rPr>
        <w:t>our prayer life</w:t>
      </w:r>
      <w:r>
        <w:rPr>
          <w:sz w:val="24"/>
          <w:szCs w:val="24"/>
        </w:rPr>
        <w:t>? (Ephesians 2:5-6) __________________________________________________________________</w:t>
      </w:r>
      <w:r w:rsidR="005C5D46">
        <w:rPr>
          <w:sz w:val="24"/>
          <w:szCs w:val="24"/>
        </w:rPr>
        <w:t>___________________________________________________________________________________________________________________________________________________</w:t>
      </w:r>
    </w:p>
    <w:p w14:paraId="6D219D98" w14:textId="77777777" w:rsidR="001673C0" w:rsidRDefault="001673C0" w:rsidP="005C5D46">
      <w:pPr>
        <w:spacing w:after="0"/>
        <w:jc w:val="center"/>
        <w:rPr>
          <w:b/>
          <w:bCs/>
          <w:sz w:val="24"/>
          <w:szCs w:val="24"/>
        </w:rPr>
      </w:pPr>
    </w:p>
    <w:p w14:paraId="3DA7B107" w14:textId="77777777" w:rsidR="008C7C6B" w:rsidRPr="005C5D46" w:rsidRDefault="008C7C6B" w:rsidP="005C5D46">
      <w:pPr>
        <w:spacing w:after="0"/>
        <w:jc w:val="center"/>
        <w:rPr>
          <w:b/>
          <w:bCs/>
          <w:sz w:val="24"/>
          <w:szCs w:val="24"/>
        </w:rPr>
      </w:pPr>
      <w:r w:rsidRPr="005C5D46">
        <w:rPr>
          <w:b/>
          <w:bCs/>
          <w:sz w:val="24"/>
          <w:szCs w:val="24"/>
        </w:rPr>
        <w:t>John 14:2 (NASB)</w:t>
      </w:r>
    </w:p>
    <w:p w14:paraId="653F2718" w14:textId="77777777" w:rsidR="008C7C6B" w:rsidRDefault="008C7C6B" w:rsidP="005C5D46">
      <w:pPr>
        <w:spacing w:after="0"/>
        <w:jc w:val="center"/>
        <w:rPr>
          <w:b/>
          <w:bCs/>
          <w:i/>
          <w:iCs/>
          <w:sz w:val="24"/>
          <w:szCs w:val="24"/>
        </w:rPr>
      </w:pPr>
      <w:r w:rsidRPr="5897EC05">
        <w:rPr>
          <w:b/>
          <w:bCs/>
          <w:i/>
          <w:iCs/>
        </w:rPr>
        <w:t>In</w:t>
      </w:r>
      <w:r w:rsidRPr="5897EC05">
        <w:rPr>
          <w:b/>
          <w:bCs/>
          <w:i/>
          <w:iCs/>
          <w:sz w:val="24"/>
          <w:szCs w:val="24"/>
        </w:rPr>
        <w:t xml:space="preserve"> My Father’s house is many (</w:t>
      </w:r>
      <w:r w:rsidRPr="5897EC05">
        <w:rPr>
          <w:b/>
          <w:bCs/>
          <w:i/>
          <w:iCs/>
          <w:sz w:val="24"/>
          <w:szCs w:val="24"/>
          <w:u w:val="single"/>
        </w:rPr>
        <w:t>dwelling</w:t>
      </w:r>
      <w:r w:rsidRPr="5897EC05">
        <w:rPr>
          <w:b/>
          <w:bCs/>
          <w:i/>
          <w:iCs/>
          <w:sz w:val="24"/>
          <w:szCs w:val="24"/>
        </w:rPr>
        <w:t xml:space="preserve"> </w:t>
      </w:r>
      <w:r w:rsidRPr="5897EC05">
        <w:rPr>
          <w:b/>
          <w:bCs/>
          <w:i/>
          <w:iCs/>
          <w:sz w:val="24"/>
          <w:szCs w:val="24"/>
          <w:u w:val="single"/>
        </w:rPr>
        <w:t>places</w:t>
      </w:r>
      <w:r w:rsidRPr="5897EC05">
        <w:rPr>
          <w:b/>
          <w:bCs/>
          <w:i/>
          <w:iCs/>
          <w:sz w:val="24"/>
          <w:szCs w:val="24"/>
        </w:rPr>
        <w:t>); if it were not so, I would have told you. I am going away to prepare a place for you.”</w:t>
      </w:r>
    </w:p>
    <w:p w14:paraId="42CB9D7C" w14:textId="77777777" w:rsidR="008C7C6B" w:rsidRDefault="008C7C6B" w:rsidP="008C7C6B">
      <w:pPr>
        <w:jc w:val="center"/>
        <w:rPr>
          <w:b/>
          <w:bCs/>
          <w:i/>
          <w:iCs/>
          <w:sz w:val="24"/>
          <w:szCs w:val="24"/>
        </w:rPr>
      </w:pPr>
      <w:r w:rsidRPr="5897EC05">
        <w:rPr>
          <w:b/>
          <w:bCs/>
          <w:i/>
          <w:iCs/>
          <w:sz w:val="24"/>
          <w:szCs w:val="24"/>
        </w:rPr>
        <w:t xml:space="preserve"> John 14:12-15 Truly, truly, I say to you, he who believes in Me, the works that I do, he will do, he will do also; and greater works than these he will do; because I go to the Father.  "Whatever you ask in my name, that I will do, so that the Father may be glorified in the Son." If you ask Me anything in My name, I will do it. If you love me, you will keep My commandments. I will ask the Father, and He will give you another Helper, that He may be with you forever; that is the Spirit of truth, whom the world cannot receive, because it does not see Him or know Him, but you know Him because He </w:t>
      </w:r>
      <w:r w:rsidRPr="5897EC05">
        <w:rPr>
          <w:b/>
          <w:bCs/>
          <w:i/>
          <w:iCs/>
          <w:sz w:val="24"/>
          <w:szCs w:val="24"/>
          <w:u w:val="single"/>
        </w:rPr>
        <w:t>abides</w:t>
      </w:r>
      <w:r w:rsidRPr="5897EC05">
        <w:rPr>
          <w:b/>
          <w:bCs/>
          <w:i/>
          <w:iCs/>
          <w:sz w:val="24"/>
          <w:szCs w:val="24"/>
        </w:rPr>
        <w:t xml:space="preserve"> with you and will be IN YOU.” </w:t>
      </w:r>
    </w:p>
    <w:p w14:paraId="186568C1" w14:textId="77777777" w:rsidR="008C7C6B" w:rsidRPr="00420D2C" w:rsidRDefault="008C7C6B" w:rsidP="008C7C6B">
      <w:pPr>
        <w:jc w:val="center"/>
        <w:rPr>
          <w:b/>
          <w:i/>
          <w:sz w:val="24"/>
          <w:szCs w:val="24"/>
        </w:rPr>
      </w:pPr>
      <w:r w:rsidRPr="5897EC05">
        <w:rPr>
          <w:b/>
          <w:bCs/>
          <w:i/>
          <w:iCs/>
          <w:sz w:val="24"/>
          <w:szCs w:val="24"/>
        </w:rPr>
        <w:t xml:space="preserve">John 14:21 “He who has my commandments and keeps them is the one who loves Me; and he who loves Me will be loved by My Father, and I will love him and </w:t>
      </w:r>
      <w:r w:rsidRPr="5897EC05">
        <w:rPr>
          <w:b/>
          <w:bCs/>
          <w:i/>
          <w:iCs/>
          <w:sz w:val="24"/>
          <w:szCs w:val="24"/>
          <w:u w:val="single"/>
        </w:rPr>
        <w:t>disclose</w:t>
      </w:r>
      <w:r w:rsidRPr="5897EC05">
        <w:rPr>
          <w:b/>
          <w:bCs/>
          <w:i/>
          <w:iCs/>
          <w:sz w:val="24"/>
          <w:szCs w:val="24"/>
        </w:rPr>
        <w:t xml:space="preserve"> Myself to him.” 23 He said “If anyone loves Me, he will keep My word. My Father will love him, and we will come to him and make our (</w:t>
      </w:r>
      <w:r w:rsidRPr="5897EC05">
        <w:rPr>
          <w:b/>
          <w:bCs/>
          <w:i/>
          <w:iCs/>
          <w:sz w:val="24"/>
          <w:szCs w:val="24"/>
          <w:u w:val="single"/>
        </w:rPr>
        <w:t>home</w:t>
      </w:r>
      <w:r w:rsidRPr="5897EC05">
        <w:rPr>
          <w:b/>
          <w:bCs/>
          <w:i/>
          <w:iCs/>
          <w:sz w:val="24"/>
          <w:szCs w:val="24"/>
        </w:rPr>
        <w:t>) with him.”</w:t>
      </w:r>
    </w:p>
    <w:p w14:paraId="05706B44" w14:textId="77777777" w:rsidR="008C7C6B" w:rsidRDefault="008C7C6B" w:rsidP="008C7C6B">
      <w:pPr>
        <w:ind w:firstLine="720"/>
        <w:jc w:val="both"/>
        <w:rPr>
          <w:sz w:val="24"/>
          <w:szCs w:val="24"/>
        </w:rPr>
      </w:pPr>
      <w:r w:rsidRPr="00E20010">
        <w:rPr>
          <w:sz w:val="24"/>
          <w:szCs w:val="24"/>
        </w:rPr>
        <w:t xml:space="preserve">There is a prerequisite to the presence and power of God in prayer. The Father and Son never promised to make their earthly dwelling in people who merely </w:t>
      </w:r>
      <w:r w:rsidRPr="00E20010">
        <w:rPr>
          <w:i/>
          <w:sz w:val="24"/>
          <w:szCs w:val="24"/>
        </w:rPr>
        <w:t>say</w:t>
      </w:r>
      <w:r w:rsidRPr="00E20010">
        <w:rPr>
          <w:sz w:val="24"/>
          <w:szCs w:val="24"/>
        </w:rPr>
        <w:t xml:space="preserve"> </w:t>
      </w:r>
      <w:r w:rsidR="00DC3458">
        <w:rPr>
          <w:sz w:val="24"/>
          <w:szCs w:val="24"/>
        </w:rPr>
        <w:t>God’s Word</w:t>
      </w:r>
      <w:r w:rsidRPr="00E20010">
        <w:rPr>
          <w:sz w:val="24"/>
          <w:szCs w:val="24"/>
        </w:rPr>
        <w:t xml:space="preserve"> in prayer, but </w:t>
      </w:r>
      <w:r w:rsidRPr="00E20010">
        <w:rPr>
          <w:i/>
          <w:sz w:val="24"/>
          <w:szCs w:val="24"/>
        </w:rPr>
        <w:t>obey</w:t>
      </w:r>
      <w:r w:rsidRPr="00E20010">
        <w:rPr>
          <w:sz w:val="24"/>
          <w:szCs w:val="24"/>
        </w:rPr>
        <w:t xml:space="preserve"> His Word. What’s the purest motivation for obedience? It is love for H</w:t>
      </w:r>
      <w:r>
        <w:rPr>
          <w:sz w:val="24"/>
          <w:szCs w:val="24"/>
        </w:rPr>
        <w:t>i</w:t>
      </w:r>
      <w:r w:rsidRPr="00E20010">
        <w:rPr>
          <w:sz w:val="24"/>
          <w:szCs w:val="24"/>
        </w:rPr>
        <w:t xml:space="preserve">m. </w:t>
      </w:r>
    </w:p>
    <w:p w14:paraId="44CFB731" w14:textId="77777777" w:rsidR="00B768B2" w:rsidRDefault="00B768B2" w:rsidP="008C7C6B">
      <w:pPr>
        <w:ind w:firstLine="720"/>
        <w:jc w:val="both"/>
        <w:rPr>
          <w:sz w:val="24"/>
          <w:szCs w:val="24"/>
        </w:rPr>
      </w:pPr>
      <w:r>
        <w:rPr>
          <w:sz w:val="24"/>
          <w:szCs w:val="24"/>
        </w:rPr>
        <w:t xml:space="preserve">In conclusion, I would like to tell you a </w:t>
      </w:r>
      <w:r w:rsidR="00C330FA">
        <w:rPr>
          <w:sz w:val="24"/>
          <w:szCs w:val="24"/>
        </w:rPr>
        <w:t>story</w:t>
      </w:r>
      <w:r>
        <w:rPr>
          <w:sz w:val="24"/>
          <w:szCs w:val="24"/>
        </w:rPr>
        <w:t xml:space="preserve"> about a woman who brought God into a beer </w:t>
      </w:r>
      <w:r w:rsidR="00C330FA">
        <w:rPr>
          <w:sz w:val="24"/>
          <w:szCs w:val="24"/>
        </w:rPr>
        <w:t>freezer</w:t>
      </w:r>
      <w:r>
        <w:rPr>
          <w:sz w:val="24"/>
          <w:szCs w:val="24"/>
        </w:rPr>
        <w:t xml:space="preserve">. </w:t>
      </w:r>
      <w:r w:rsidR="00B341D7">
        <w:rPr>
          <w:sz w:val="24"/>
          <w:szCs w:val="24"/>
        </w:rPr>
        <w:t>In May of 2011 a catastrophic EF5- tornado struck Joplin, Missouri. There is a YouTube video on a group of people</w:t>
      </w:r>
    </w:p>
    <w:p w14:paraId="6FB3A213" w14:textId="77777777" w:rsidR="003218E8" w:rsidRDefault="003218E8" w:rsidP="008C7C6B">
      <w:pPr>
        <w:ind w:firstLine="720"/>
        <w:jc w:val="both"/>
        <w:rPr>
          <w:sz w:val="24"/>
          <w:szCs w:val="24"/>
        </w:rPr>
      </w:pPr>
    </w:p>
    <w:p w14:paraId="595D937C" w14:textId="77777777" w:rsidR="003218E8" w:rsidRDefault="003218E8" w:rsidP="008C7C6B">
      <w:pPr>
        <w:ind w:firstLine="720"/>
        <w:jc w:val="both"/>
        <w:rPr>
          <w:sz w:val="24"/>
          <w:szCs w:val="24"/>
        </w:rPr>
      </w:pPr>
    </w:p>
    <w:p w14:paraId="75EFDB21" w14:textId="77777777" w:rsidR="003218E8" w:rsidRDefault="003218E8" w:rsidP="008C7C6B">
      <w:pPr>
        <w:ind w:firstLine="720"/>
        <w:jc w:val="both"/>
        <w:rPr>
          <w:sz w:val="24"/>
          <w:szCs w:val="24"/>
        </w:rPr>
      </w:pPr>
    </w:p>
    <w:p w14:paraId="0DB66E16" w14:textId="77777777" w:rsidR="003218E8" w:rsidRDefault="003218E8" w:rsidP="008C7C6B">
      <w:pPr>
        <w:ind w:firstLine="720"/>
        <w:jc w:val="both"/>
        <w:rPr>
          <w:sz w:val="24"/>
          <w:szCs w:val="24"/>
        </w:rPr>
      </w:pPr>
    </w:p>
    <w:p w14:paraId="2AAA0774" w14:textId="77777777" w:rsidR="003218E8" w:rsidRDefault="003218E8" w:rsidP="008C7C6B">
      <w:pPr>
        <w:ind w:firstLine="720"/>
        <w:jc w:val="both"/>
        <w:rPr>
          <w:sz w:val="24"/>
          <w:szCs w:val="24"/>
        </w:rPr>
      </w:pPr>
    </w:p>
    <w:p w14:paraId="57ECAF3A" w14:textId="77777777" w:rsidR="009C1ED6" w:rsidRDefault="009C1ED6" w:rsidP="008C7C6B">
      <w:pPr>
        <w:ind w:firstLine="720"/>
        <w:jc w:val="both"/>
        <w:rPr>
          <w:sz w:val="24"/>
          <w:szCs w:val="24"/>
        </w:rPr>
      </w:pPr>
    </w:p>
    <w:p w14:paraId="2E0B25DA" w14:textId="77777777" w:rsidR="009C1ED6" w:rsidRDefault="009C1ED6" w:rsidP="008C7C6B">
      <w:pPr>
        <w:ind w:firstLine="720"/>
        <w:jc w:val="both"/>
        <w:rPr>
          <w:sz w:val="24"/>
          <w:szCs w:val="24"/>
        </w:rPr>
      </w:pPr>
    </w:p>
    <w:p w14:paraId="7CB7F79B" w14:textId="77777777" w:rsidR="009C1ED6" w:rsidRDefault="009C1ED6" w:rsidP="008C7C6B">
      <w:pPr>
        <w:ind w:firstLine="720"/>
        <w:jc w:val="both"/>
        <w:rPr>
          <w:sz w:val="24"/>
          <w:szCs w:val="24"/>
        </w:rPr>
      </w:pPr>
    </w:p>
    <w:p w14:paraId="38A2E63A" w14:textId="77777777" w:rsidR="003218E8" w:rsidRDefault="003218E8" w:rsidP="008C7C6B">
      <w:pPr>
        <w:ind w:firstLine="720"/>
        <w:jc w:val="both"/>
        <w:rPr>
          <w:sz w:val="24"/>
          <w:szCs w:val="24"/>
        </w:rPr>
      </w:pPr>
    </w:p>
    <w:p w14:paraId="5C670EB8" w14:textId="77777777" w:rsidR="008C7C6B" w:rsidRDefault="008C7C6B" w:rsidP="001673C0">
      <w:pPr>
        <w:pStyle w:val="Heading2"/>
      </w:pPr>
      <w:r w:rsidRPr="0038668B">
        <w:t xml:space="preserve">DISCUSSION QUESTIONS: Let’s talk about it. </w:t>
      </w:r>
    </w:p>
    <w:p w14:paraId="78AC85E7" w14:textId="77777777" w:rsidR="008C7C6B" w:rsidRPr="006C5953" w:rsidRDefault="008C7C6B" w:rsidP="00EF73C9">
      <w:pPr>
        <w:pStyle w:val="ListParagraph"/>
        <w:numPr>
          <w:ilvl w:val="0"/>
          <w:numId w:val="37"/>
        </w:numPr>
        <w:rPr>
          <w:sz w:val="24"/>
          <w:szCs w:val="24"/>
        </w:rPr>
      </w:pPr>
      <w:r w:rsidRPr="006C5953">
        <w:rPr>
          <w:sz w:val="24"/>
          <w:szCs w:val="24"/>
        </w:rPr>
        <w:t>Do you have a spiritual parent who loves you and has your back in prayer?</w:t>
      </w:r>
      <w:r w:rsidR="005C5D46">
        <w:rPr>
          <w:sz w:val="24"/>
          <w:szCs w:val="24"/>
        </w:rPr>
        <w:t xml:space="preserve"> ________________________________________________________________________</w:t>
      </w:r>
    </w:p>
    <w:p w14:paraId="0D99DFB0" w14:textId="77777777" w:rsidR="008C7C6B" w:rsidRPr="006C5953" w:rsidRDefault="008C7C6B" w:rsidP="00EF73C9">
      <w:pPr>
        <w:pStyle w:val="ListParagraph"/>
        <w:numPr>
          <w:ilvl w:val="0"/>
          <w:numId w:val="37"/>
        </w:numPr>
        <w:rPr>
          <w:sz w:val="24"/>
          <w:szCs w:val="24"/>
        </w:rPr>
      </w:pPr>
      <w:r w:rsidRPr="006C5953">
        <w:rPr>
          <w:sz w:val="24"/>
          <w:szCs w:val="24"/>
        </w:rPr>
        <w:t>D</w:t>
      </w:r>
      <w:r>
        <w:rPr>
          <w:sz w:val="24"/>
          <w:szCs w:val="24"/>
        </w:rPr>
        <w:t>oes this</w:t>
      </w:r>
      <w:r w:rsidRPr="006C5953">
        <w:rPr>
          <w:sz w:val="24"/>
          <w:szCs w:val="24"/>
        </w:rPr>
        <w:t xml:space="preserve"> person bring you with them before the mercy seat of God in prayer?</w:t>
      </w:r>
      <w:r w:rsidR="005C5D46">
        <w:rPr>
          <w:sz w:val="24"/>
          <w:szCs w:val="24"/>
        </w:rPr>
        <w:t xml:space="preserve"> ________________________________________________________________________</w:t>
      </w:r>
    </w:p>
    <w:p w14:paraId="632724A6" w14:textId="77777777" w:rsidR="008C7C6B" w:rsidRPr="006C5953" w:rsidRDefault="008C7C6B" w:rsidP="00EF73C9">
      <w:pPr>
        <w:pStyle w:val="ListParagraph"/>
        <w:numPr>
          <w:ilvl w:val="0"/>
          <w:numId w:val="37"/>
        </w:numPr>
        <w:rPr>
          <w:sz w:val="24"/>
          <w:szCs w:val="24"/>
        </w:rPr>
      </w:pPr>
      <w:r w:rsidRPr="006C5953">
        <w:rPr>
          <w:sz w:val="24"/>
          <w:szCs w:val="24"/>
        </w:rPr>
        <w:t>According to the following passage: who teaches others to pray? (Luke 11:1-13)</w:t>
      </w:r>
      <w:r w:rsidR="005C5D46">
        <w:rPr>
          <w:sz w:val="24"/>
          <w:szCs w:val="24"/>
        </w:rPr>
        <w:t xml:space="preserve"> ________________________________________________________________________</w:t>
      </w:r>
    </w:p>
    <w:p w14:paraId="6FB5D99B" w14:textId="77777777" w:rsidR="008C7C6B" w:rsidRPr="006C5953" w:rsidRDefault="008C7C6B" w:rsidP="00EF73C9">
      <w:pPr>
        <w:pStyle w:val="ListParagraph"/>
        <w:numPr>
          <w:ilvl w:val="0"/>
          <w:numId w:val="37"/>
        </w:numPr>
        <w:rPr>
          <w:sz w:val="24"/>
          <w:szCs w:val="24"/>
        </w:rPr>
      </w:pPr>
      <w:r w:rsidRPr="006C5953">
        <w:rPr>
          <w:sz w:val="24"/>
          <w:szCs w:val="24"/>
        </w:rPr>
        <w:t>If you were locked up, would your prayers be all about yourself or focused on others?</w:t>
      </w:r>
      <w:r w:rsidR="005C5D46">
        <w:rPr>
          <w:sz w:val="24"/>
          <w:szCs w:val="24"/>
        </w:rPr>
        <w:t xml:space="preserve"> ________________________________________________________________________</w:t>
      </w:r>
    </w:p>
    <w:p w14:paraId="2E69FF54" w14:textId="77777777" w:rsidR="008C7C6B" w:rsidRPr="006C5953" w:rsidRDefault="008C7C6B" w:rsidP="00EF73C9">
      <w:pPr>
        <w:pStyle w:val="ListParagraph"/>
        <w:numPr>
          <w:ilvl w:val="0"/>
          <w:numId w:val="37"/>
        </w:numPr>
        <w:rPr>
          <w:sz w:val="24"/>
          <w:szCs w:val="24"/>
        </w:rPr>
      </w:pPr>
      <w:r w:rsidRPr="006C5953">
        <w:rPr>
          <w:sz w:val="24"/>
          <w:szCs w:val="24"/>
        </w:rPr>
        <w:t xml:space="preserve">How much of </w:t>
      </w:r>
      <w:r>
        <w:rPr>
          <w:sz w:val="24"/>
          <w:szCs w:val="24"/>
        </w:rPr>
        <w:t>your</w:t>
      </w:r>
      <w:r w:rsidRPr="006C5953">
        <w:rPr>
          <w:sz w:val="24"/>
          <w:szCs w:val="24"/>
        </w:rPr>
        <w:t xml:space="preserve"> prayers are focused on people’s eternal souls?</w:t>
      </w:r>
      <w:r w:rsidR="005C5D46">
        <w:rPr>
          <w:sz w:val="24"/>
          <w:szCs w:val="24"/>
        </w:rPr>
        <w:t xml:space="preserve"> ________________________________________________________________________</w:t>
      </w:r>
    </w:p>
    <w:p w14:paraId="33750246" w14:textId="77777777" w:rsidR="008C7C6B" w:rsidRPr="006C5953" w:rsidRDefault="008C7C6B" w:rsidP="00EF73C9">
      <w:pPr>
        <w:pStyle w:val="ListParagraph"/>
        <w:numPr>
          <w:ilvl w:val="0"/>
          <w:numId w:val="37"/>
        </w:numPr>
        <w:rPr>
          <w:sz w:val="24"/>
          <w:szCs w:val="24"/>
        </w:rPr>
      </w:pPr>
      <w:r w:rsidRPr="006C5953">
        <w:rPr>
          <w:sz w:val="24"/>
          <w:szCs w:val="24"/>
        </w:rPr>
        <w:t>In the following passages, whose prayers are heard by God? (1 John 5:12-15; John 15:7-8,16; Heb. 10:19-23; Eph. 2:12-22; Gal. 6:4; Romans 8:9-15)</w:t>
      </w:r>
      <w:r w:rsidR="005C5D46">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2AE4F938" w14:textId="77777777" w:rsidR="008C7C6B" w:rsidRPr="006C5953" w:rsidRDefault="008C7C6B" w:rsidP="00EF73C9">
      <w:pPr>
        <w:pStyle w:val="ListParagraph"/>
        <w:numPr>
          <w:ilvl w:val="0"/>
          <w:numId w:val="37"/>
        </w:numPr>
        <w:rPr>
          <w:sz w:val="24"/>
          <w:szCs w:val="24"/>
        </w:rPr>
      </w:pPr>
      <w:r w:rsidRPr="006C5953">
        <w:rPr>
          <w:sz w:val="24"/>
          <w:szCs w:val="24"/>
        </w:rPr>
        <w:t xml:space="preserve">Do you sometimes feel far away from God when you pray? </w:t>
      </w:r>
      <w:r w:rsidR="005C5D46">
        <w:rPr>
          <w:sz w:val="24"/>
          <w:szCs w:val="24"/>
        </w:rPr>
        <w:t>________________________________________________________________________</w:t>
      </w:r>
    </w:p>
    <w:p w14:paraId="2D399F41" w14:textId="77777777" w:rsidR="008C7C6B" w:rsidRPr="006C5953" w:rsidRDefault="008C7C6B" w:rsidP="00EF73C9">
      <w:pPr>
        <w:pStyle w:val="ListParagraph"/>
        <w:numPr>
          <w:ilvl w:val="0"/>
          <w:numId w:val="37"/>
        </w:numPr>
        <w:rPr>
          <w:sz w:val="24"/>
          <w:szCs w:val="24"/>
        </w:rPr>
      </w:pPr>
      <w:r w:rsidRPr="006C5953">
        <w:rPr>
          <w:sz w:val="24"/>
          <w:szCs w:val="24"/>
        </w:rPr>
        <w:t>Read the Isaiah 59:1-2. What blocks our prayers?</w:t>
      </w:r>
      <w:r w:rsidR="005C5D46">
        <w:rPr>
          <w:sz w:val="24"/>
          <w:szCs w:val="24"/>
        </w:rPr>
        <w:t xml:space="preserve"> ________________________________________________________________________</w:t>
      </w:r>
    </w:p>
    <w:p w14:paraId="169F4626" w14:textId="77777777" w:rsidR="008C7C6B" w:rsidRPr="006C5953" w:rsidRDefault="008C7C6B" w:rsidP="00EF73C9">
      <w:pPr>
        <w:pStyle w:val="ListParagraph"/>
        <w:numPr>
          <w:ilvl w:val="0"/>
          <w:numId w:val="37"/>
        </w:numPr>
        <w:rPr>
          <w:sz w:val="24"/>
          <w:szCs w:val="24"/>
        </w:rPr>
      </w:pPr>
      <w:r w:rsidRPr="006C5953">
        <w:rPr>
          <w:sz w:val="24"/>
          <w:szCs w:val="24"/>
        </w:rPr>
        <w:t>In the following passages what Priority does Jesus place on prayer? (Isaiah 56:6-7; Luke 19:46; Rev. 5:8-9; Matthew 28:18-19)</w:t>
      </w:r>
      <w:r w:rsidR="005C5D46">
        <w:rPr>
          <w:sz w:val="24"/>
          <w:szCs w:val="24"/>
        </w:rPr>
        <w:t xml:space="preserve"> ________________________________________________________________________________________________________________________________________________</w:t>
      </w:r>
    </w:p>
    <w:p w14:paraId="7752E8DB" w14:textId="77777777" w:rsidR="008C7C6B" w:rsidRPr="006C5953" w:rsidRDefault="008C7C6B" w:rsidP="00EF73C9">
      <w:pPr>
        <w:pStyle w:val="ListParagraph"/>
        <w:numPr>
          <w:ilvl w:val="0"/>
          <w:numId w:val="37"/>
        </w:numPr>
        <w:rPr>
          <w:sz w:val="24"/>
          <w:szCs w:val="24"/>
        </w:rPr>
      </w:pPr>
      <w:r w:rsidRPr="006C5953">
        <w:rPr>
          <w:sz w:val="24"/>
          <w:szCs w:val="24"/>
        </w:rPr>
        <w:t>Have you ever experienced God’s presence manifest to you through prayer?</w:t>
      </w:r>
      <w:r w:rsidR="005C5D46">
        <w:rPr>
          <w:sz w:val="24"/>
          <w:szCs w:val="24"/>
        </w:rPr>
        <w:t xml:space="preserve"> ________________________________________________________________________________________________________________________________________________</w:t>
      </w:r>
    </w:p>
    <w:p w14:paraId="42BC1D95" w14:textId="77777777" w:rsidR="008C7C6B" w:rsidRDefault="008C7C6B" w:rsidP="00EF73C9">
      <w:pPr>
        <w:pStyle w:val="ListParagraph"/>
        <w:numPr>
          <w:ilvl w:val="0"/>
          <w:numId w:val="37"/>
        </w:numPr>
        <w:spacing w:after="0" w:line="240" w:lineRule="auto"/>
        <w:rPr>
          <w:sz w:val="24"/>
          <w:szCs w:val="24"/>
        </w:rPr>
      </w:pPr>
      <w:r w:rsidRPr="00077B9A">
        <w:rPr>
          <w:sz w:val="24"/>
          <w:szCs w:val="24"/>
        </w:rPr>
        <w:t>Read the following passages and explain this statement: The prayers that originate in Heaven will be heard on earth.  (1 Peter. 3:12; Proverbs 15:8, 29; Isaiah 59:1-3; James 5:16-18; Psalm 145:18)</w:t>
      </w:r>
      <w:r w:rsidR="005C5D46">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45C7B911" w14:textId="77777777" w:rsidR="008C7C6B" w:rsidRDefault="008C7C6B" w:rsidP="008C7C6B"/>
    <w:p w14:paraId="1A139626" w14:textId="77777777" w:rsidR="005C5D46" w:rsidRDefault="005C5D46" w:rsidP="008C7C6B">
      <w:pPr>
        <w:sectPr w:rsidR="005C5D46" w:rsidSect="00EC4054">
          <w:headerReference w:type="default" r:id="rId107"/>
          <w:footerReference w:type="default" r:id="rId108"/>
          <w:type w:val="continuous"/>
          <w:pgSz w:w="12240" w:h="15840" w:code="1"/>
          <w:pgMar w:top="1440" w:right="1440" w:bottom="1440" w:left="1440" w:header="0" w:footer="720" w:gutter="0"/>
          <w:cols w:space="720"/>
          <w:titlePg/>
          <w:docGrid w:linePitch="360"/>
        </w:sectPr>
      </w:pPr>
    </w:p>
    <w:p w14:paraId="7C73E287" w14:textId="77777777" w:rsidR="008C7C6B" w:rsidRDefault="008C7C6B" w:rsidP="001673C0">
      <w:pPr>
        <w:pStyle w:val="Heading2"/>
      </w:pPr>
      <w:r w:rsidRPr="5897EC05">
        <w:t xml:space="preserve">Think </w:t>
      </w:r>
      <w:r>
        <w:t>o</w:t>
      </w:r>
      <w:r w:rsidRPr="5897EC05">
        <w:t>n These Things</w:t>
      </w:r>
    </w:p>
    <w:p w14:paraId="04C65420" w14:textId="77777777" w:rsidR="008C7C6B" w:rsidRDefault="008C7C6B" w:rsidP="008C7C6B">
      <w:pPr>
        <w:ind w:firstLine="720"/>
        <w:jc w:val="both"/>
        <w:rPr>
          <w:sz w:val="24"/>
          <w:szCs w:val="24"/>
        </w:rPr>
      </w:pPr>
      <w:r w:rsidRPr="00266EA0">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47960580" w14:textId="77777777" w:rsidR="004C601A" w:rsidRPr="00714909" w:rsidRDefault="0044311F" w:rsidP="004C601A">
      <w:pPr>
        <w:jc w:val="center"/>
        <w:rPr>
          <w:rFonts w:asciiTheme="minorHAnsi" w:hAnsiTheme="minorHAnsi" w:cstheme="minorHAnsi"/>
          <w:b/>
          <w:sz w:val="36"/>
          <w:szCs w:val="36"/>
        </w:rPr>
      </w:pPr>
      <w:r w:rsidRPr="00714909">
        <w:rPr>
          <w:rFonts w:asciiTheme="minorHAnsi" w:eastAsiaTheme="minorEastAsia" w:hAnsiTheme="minorHAnsi" w:cstheme="minorBidi"/>
          <w:b/>
          <w:bCs/>
          <w:sz w:val="36"/>
          <w:szCs w:val="36"/>
        </w:rPr>
        <w:t>Week #</w:t>
      </w:r>
      <w:r w:rsidR="009C1ED6">
        <w:rPr>
          <w:rFonts w:asciiTheme="minorHAnsi" w:eastAsiaTheme="minorEastAsia" w:hAnsiTheme="minorHAnsi" w:cstheme="minorBidi"/>
          <w:b/>
          <w:bCs/>
          <w:sz w:val="36"/>
          <w:szCs w:val="36"/>
        </w:rPr>
        <w:t>6</w:t>
      </w:r>
    </w:p>
    <w:p w14:paraId="615DC9FA" w14:textId="77777777" w:rsidR="004C601A" w:rsidRPr="00134A26" w:rsidRDefault="00026353" w:rsidP="00134A26">
      <w:pPr>
        <w:pStyle w:val="Heading1"/>
        <w:rPr>
          <w:rStyle w:val="woc"/>
        </w:rPr>
      </w:pPr>
      <w:r>
        <w:rPr>
          <w:rStyle w:val="woc"/>
        </w:rPr>
        <w:t>Holy People</w:t>
      </w:r>
    </w:p>
    <w:p w14:paraId="661A6ACA" w14:textId="77777777" w:rsidR="006E03E0" w:rsidRPr="006E03E0" w:rsidRDefault="006E03E0" w:rsidP="006E03E0">
      <w:pPr>
        <w:jc w:val="center"/>
      </w:pPr>
      <w:r>
        <w:rPr>
          <w:rFonts w:asciiTheme="minorHAnsi" w:hAnsiTheme="minorHAnsi" w:cs="Vijaya"/>
          <w:bCs/>
          <w:iCs/>
          <w:noProof/>
          <w:color w:val="C00000"/>
          <w:sz w:val="24"/>
          <w:szCs w:val="24"/>
        </w:rPr>
        <w:drawing>
          <wp:inline distT="0" distB="0" distL="0" distR="0" wp14:anchorId="6836DA51" wp14:editId="1B6247EB">
            <wp:extent cx="818161" cy="304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E7FA199" w14:textId="77777777" w:rsidR="004C601A" w:rsidRDefault="004C601A" w:rsidP="004C601A">
      <w:pPr>
        <w:jc w:val="center"/>
        <w:rPr>
          <w:rFonts w:asciiTheme="minorHAnsi" w:hAnsiTheme="minorHAnsi" w:cstheme="minorHAnsi"/>
          <w:b/>
          <w:sz w:val="28"/>
          <w:szCs w:val="28"/>
        </w:rPr>
      </w:pPr>
      <w:r w:rsidRPr="00E56D67">
        <w:rPr>
          <w:rFonts w:asciiTheme="minorHAnsi" w:hAnsiTheme="minorHAnsi" w:cstheme="minorHAnsi"/>
          <w:b/>
          <w:sz w:val="28"/>
          <w:szCs w:val="28"/>
        </w:rPr>
        <w:t>Key Passages</w:t>
      </w:r>
    </w:p>
    <w:p w14:paraId="216738BC" w14:textId="77777777" w:rsidR="00992DDF" w:rsidRDefault="00992DDF" w:rsidP="00992DDF">
      <w:pPr>
        <w:spacing w:after="5" w:line="252" w:lineRule="auto"/>
        <w:ind w:left="25" w:right="32" w:hanging="6"/>
        <w:jc w:val="center"/>
        <w:rPr>
          <w:rFonts w:asciiTheme="minorHAnsi" w:hAnsiTheme="minorHAnsi" w:cstheme="minorHAnsi"/>
          <w:b/>
          <w:sz w:val="24"/>
          <w:szCs w:val="24"/>
        </w:rPr>
      </w:pPr>
      <w:r w:rsidRPr="00127B99">
        <w:rPr>
          <w:rFonts w:asciiTheme="minorHAnsi" w:hAnsiTheme="minorHAnsi" w:cstheme="minorHAnsi"/>
          <w:b/>
          <w:sz w:val="24"/>
          <w:szCs w:val="24"/>
        </w:rPr>
        <w:t xml:space="preserve">Ephesians 1:1-5  </w:t>
      </w:r>
    </w:p>
    <w:p w14:paraId="0FF84916" w14:textId="77777777" w:rsidR="00992DDF" w:rsidRDefault="00992DDF" w:rsidP="00992DDF">
      <w:pPr>
        <w:pStyle w:val="bodytext"/>
        <w:spacing w:before="0" w:beforeAutospacing="0" w:after="0" w:afterAutospacing="0"/>
        <w:jc w:val="center"/>
        <w:rPr>
          <w:rFonts w:asciiTheme="minorHAnsi" w:hAnsiTheme="minorHAnsi" w:cstheme="minorHAnsi"/>
          <w:b/>
          <w:i/>
          <w:color w:val="000000"/>
        </w:rPr>
      </w:pPr>
      <w:r w:rsidRPr="00463185">
        <w:rPr>
          <w:rFonts w:asciiTheme="minorHAnsi" w:hAnsiTheme="minorHAnsi" w:cstheme="minorHAnsi"/>
          <w:b/>
          <w:i/>
          <w:color w:val="000000"/>
        </w:rPr>
        <w:t>From Paul,</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an apostle of Christ Jesus by the will of God, to the saints [in Ephesus],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the faithful</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Christ Jesus.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Grace and peace to you</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from God our Father and the Lord Jesus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b/>
          <w:i/>
          <w:color w:val="000000"/>
          <w:vertAlign w:val="superscript"/>
        </w:rPr>
        <w:t> </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of his will.</w:t>
      </w:r>
    </w:p>
    <w:p w14:paraId="43187ABA" w14:textId="77777777" w:rsidR="00992DDF" w:rsidRPr="00463185" w:rsidRDefault="00992DDF" w:rsidP="00992DDF">
      <w:pPr>
        <w:pStyle w:val="bodytext"/>
        <w:spacing w:before="0" w:beforeAutospacing="0" w:after="0" w:afterAutospacing="0"/>
        <w:jc w:val="center"/>
        <w:rPr>
          <w:rFonts w:asciiTheme="minorHAnsi" w:hAnsiTheme="minorHAnsi" w:cstheme="minorHAnsi"/>
          <w:b/>
          <w:i/>
          <w:color w:val="000000"/>
        </w:rPr>
      </w:pPr>
    </w:p>
    <w:p w14:paraId="1D291215" w14:textId="77777777" w:rsidR="004C601A" w:rsidRDefault="004C601A" w:rsidP="004C601A">
      <w:pPr>
        <w:jc w:val="center"/>
        <w:rPr>
          <w:b/>
          <w:bCs/>
          <w:sz w:val="28"/>
          <w:szCs w:val="28"/>
        </w:rPr>
      </w:pPr>
      <w:r w:rsidRPr="5897EC05">
        <w:rPr>
          <w:b/>
          <w:bCs/>
          <w:sz w:val="28"/>
          <w:szCs w:val="28"/>
        </w:rPr>
        <w:t>Introduction</w:t>
      </w:r>
    </w:p>
    <w:p w14:paraId="4BA7614E" w14:textId="77777777" w:rsidR="005360FD" w:rsidRDefault="005360FD" w:rsidP="004C601A">
      <w:pPr>
        <w:ind w:firstLine="720"/>
        <w:jc w:val="both"/>
        <w:rPr>
          <w:sz w:val="24"/>
          <w:szCs w:val="24"/>
        </w:rPr>
      </w:pPr>
      <w:r>
        <w:rPr>
          <w:sz w:val="24"/>
          <w:szCs w:val="24"/>
        </w:rPr>
        <w:t xml:space="preserve">When a woman goes from her parents’ home, or from living on her own, to the </w:t>
      </w:r>
      <w:r w:rsidR="007D2C28">
        <w:rPr>
          <w:sz w:val="24"/>
          <w:szCs w:val="24"/>
        </w:rPr>
        <w:t>stat</w:t>
      </w:r>
      <w:r w:rsidR="002A1F2E">
        <w:rPr>
          <w:sz w:val="24"/>
          <w:szCs w:val="24"/>
        </w:rPr>
        <w:t>us</w:t>
      </w:r>
      <w:r>
        <w:rPr>
          <w:sz w:val="24"/>
          <w:szCs w:val="24"/>
        </w:rPr>
        <w:t xml:space="preserve"> of “married</w:t>
      </w:r>
      <w:r w:rsidR="002A1F2E">
        <w:rPr>
          <w:sz w:val="24"/>
          <w:szCs w:val="24"/>
        </w:rPr>
        <w:t>,</w:t>
      </w:r>
      <w:r>
        <w:rPr>
          <w:sz w:val="24"/>
          <w:szCs w:val="24"/>
        </w:rPr>
        <w:t xml:space="preserve"> it can create </w:t>
      </w:r>
      <w:r w:rsidR="007D2C28">
        <w:rPr>
          <w:sz w:val="24"/>
          <w:szCs w:val="24"/>
        </w:rPr>
        <w:t>a crisis of identity</w:t>
      </w:r>
      <w:r>
        <w:rPr>
          <w:sz w:val="24"/>
          <w:szCs w:val="24"/>
        </w:rPr>
        <w:t xml:space="preserve">. It is not something we are cognizant </w:t>
      </w:r>
      <w:r w:rsidR="007D2C28">
        <w:rPr>
          <w:sz w:val="24"/>
          <w:szCs w:val="24"/>
        </w:rPr>
        <w:t>of,</w:t>
      </w:r>
      <w:r>
        <w:rPr>
          <w:sz w:val="24"/>
          <w:szCs w:val="24"/>
        </w:rPr>
        <w:t xml:space="preserve"> but it is real. I did not really think about it until I became an empty nester and observed the </w:t>
      </w:r>
      <w:r w:rsidR="007D2C28">
        <w:rPr>
          <w:sz w:val="24"/>
          <w:szCs w:val="24"/>
        </w:rPr>
        <w:t>phenomena</w:t>
      </w:r>
      <w:r>
        <w:rPr>
          <w:sz w:val="24"/>
          <w:szCs w:val="24"/>
        </w:rPr>
        <w:t xml:space="preserve"> of being a mother and care </w:t>
      </w:r>
      <w:r w:rsidR="007D2C28">
        <w:rPr>
          <w:sz w:val="24"/>
          <w:szCs w:val="24"/>
        </w:rPr>
        <w:t>giver one</w:t>
      </w:r>
      <w:r>
        <w:rPr>
          <w:sz w:val="24"/>
          <w:szCs w:val="24"/>
        </w:rPr>
        <w:t xml:space="preserve"> day, to being out of work the next, when the chicks all left the nest. Now what? I am still a mother, but ro</w:t>
      </w:r>
      <w:r w:rsidR="007D2C28">
        <w:rPr>
          <w:sz w:val="24"/>
          <w:szCs w:val="24"/>
        </w:rPr>
        <w:t>les</w:t>
      </w:r>
      <w:r>
        <w:rPr>
          <w:sz w:val="24"/>
          <w:szCs w:val="24"/>
        </w:rPr>
        <w:t xml:space="preserve"> change. When we get married, we are still </w:t>
      </w:r>
      <w:r w:rsidR="007D2C28">
        <w:rPr>
          <w:sz w:val="24"/>
          <w:szCs w:val="24"/>
        </w:rPr>
        <w:t>someone’s</w:t>
      </w:r>
      <w:r>
        <w:rPr>
          <w:sz w:val="24"/>
          <w:szCs w:val="24"/>
        </w:rPr>
        <w:t xml:space="preserve"> daughter, but we are now </w:t>
      </w:r>
      <w:r w:rsidR="007D2C28">
        <w:rPr>
          <w:sz w:val="24"/>
          <w:szCs w:val="24"/>
        </w:rPr>
        <w:t>someone’s</w:t>
      </w:r>
      <w:r>
        <w:rPr>
          <w:sz w:val="24"/>
          <w:szCs w:val="24"/>
        </w:rPr>
        <w:t xml:space="preserve"> wife. It can be </w:t>
      </w:r>
      <w:r w:rsidR="007D2C28">
        <w:rPr>
          <w:sz w:val="24"/>
          <w:szCs w:val="24"/>
        </w:rPr>
        <w:t>a real crisis</w:t>
      </w:r>
      <w:r>
        <w:rPr>
          <w:sz w:val="24"/>
          <w:szCs w:val="24"/>
        </w:rPr>
        <w:t xml:space="preserve"> trying to make this identity adjustment.</w:t>
      </w:r>
    </w:p>
    <w:p w14:paraId="6F4CD795" w14:textId="77777777" w:rsidR="007D2C28" w:rsidRDefault="005360FD" w:rsidP="004C601A">
      <w:pPr>
        <w:ind w:firstLine="720"/>
        <w:jc w:val="both"/>
        <w:rPr>
          <w:sz w:val="24"/>
          <w:szCs w:val="24"/>
        </w:rPr>
      </w:pPr>
      <w:r>
        <w:rPr>
          <w:sz w:val="24"/>
          <w:szCs w:val="24"/>
        </w:rPr>
        <w:t xml:space="preserve">Likewise, </w:t>
      </w:r>
      <w:r w:rsidR="007D2C28">
        <w:rPr>
          <w:sz w:val="24"/>
          <w:szCs w:val="24"/>
        </w:rPr>
        <w:t>w</w:t>
      </w:r>
      <w:r>
        <w:rPr>
          <w:sz w:val="24"/>
          <w:szCs w:val="24"/>
        </w:rPr>
        <w:t xml:space="preserve">hen we go from separation from God and a life marked by sin, to the next moment, being inhabited </w:t>
      </w:r>
      <w:r w:rsidR="007D2C28">
        <w:rPr>
          <w:sz w:val="24"/>
          <w:szCs w:val="24"/>
        </w:rPr>
        <w:t>by the</w:t>
      </w:r>
      <w:r>
        <w:rPr>
          <w:sz w:val="24"/>
          <w:szCs w:val="24"/>
        </w:rPr>
        <w:t xml:space="preserve"> Holy Spirit, we too can experience an identity crisis.</w:t>
      </w:r>
      <w:r w:rsidR="007D2C28">
        <w:rPr>
          <w:sz w:val="24"/>
          <w:szCs w:val="24"/>
        </w:rPr>
        <w:t xml:space="preserve"> We still have the </w:t>
      </w:r>
      <w:r w:rsidR="00F04017">
        <w:rPr>
          <w:sz w:val="24"/>
          <w:szCs w:val="24"/>
        </w:rPr>
        <w:t>propensity</w:t>
      </w:r>
      <w:r w:rsidR="007D2C28">
        <w:rPr>
          <w:sz w:val="24"/>
          <w:szCs w:val="24"/>
        </w:rPr>
        <w:t xml:space="preserve"> to sin, but we no longer love it as we once did. Paul addresses this predicament in Romans chapter 7. However, in this lesson we will not focus of who we once where, but who we are in Christ. </w:t>
      </w:r>
    </w:p>
    <w:p w14:paraId="71F75EB2" w14:textId="77777777" w:rsidR="003218E8" w:rsidRDefault="007D2C28" w:rsidP="003218E8">
      <w:pPr>
        <w:ind w:firstLine="720"/>
        <w:jc w:val="both"/>
        <w:rPr>
          <w:sz w:val="24"/>
          <w:szCs w:val="24"/>
        </w:rPr>
      </w:pPr>
      <w:r>
        <w:rPr>
          <w:sz w:val="24"/>
          <w:szCs w:val="24"/>
        </w:rPr>
        <w:t xml:space="preserve">You have </w:t>
      </w:r>
      <w:r w:rsidR="00F04017">
        <w:rPr>
          <w:sz w:val="24"/>
          <w:szCs w:val="24"/>
        </w:rPr>
        <w:t>probably</w:t>
      </w:r>
      <w:r>
        <w:rPr>
          <w:sz w:val="24"/>
          <w:szCs w:val="24"/>
        </w:rPr>
        <w:t xml:space="preserve"> heard it said, or perhaps you have made this statement, “I am no saint”, or, “I am just a sinner, saved by grace.” Well, if you are in Christ, you have a new identity. Truth is, you </w:t>
      </w:r>
      <w:r w:rsidRPr="007D2C28">
        <w:rPr>
          <w:i/>
          <w:sz w:val="24"/>
          <w:szCs w:val="24"/>
        </w:rPr>
        <w:t>where</w:t>
      </w:r>
      <w:r>
        <w:rPr>
          <w:i/>
          <w:sz w:val="24"/>
          <w:szCs w:val="24"/>
        </w:rPr>
        <w:t xml:space="preserve"> </w:t>
      </w:r>
      <w:r>
        <w:rPr>
          <w:sz w:val="24"/>
          <w:szCs w:val="24"/>
        </w:rPr>
        <w:t>(past-</w:t>
      </w:r>
      <w:r w:rsidR="00F04017">
        <w:rPr>
          <w:sz w:val="24"/>
          <w:szCs w:val="24"/>
        </w:rPr>
        <w:t>tense</w:t>
      </w:r>
      <w:r>
        <w:rPr>
          <w:sz w:val="24"/>
          <w:szCs w:val="24"/>
        </w:rPr>
        <w:t xml:space="preserve">) a sinner. </w:t>
      </w:r>
      <w:r w:rsidR="00F04017">
        <w:rPr>
          <w:sz w:val="24"/>
          <w:szCs w:val="24"/>
        </w:rPr>
        <w:t>But, now y</w:t>
      </w:r>
      <w:r>
        <w:rPr>
          <w:sz w:val="24"/>
          <w:szCs w:val="24"/>
        </w:rPr>
        <w:t>ou are a saint</w:t>
      </w:r>
      <w:r w:rsidR="00F04017">
        <w:rPr>
          <w:sz w:val="24"/>
          <w:szCs w:val="24"/>
        </w:rPr>
        <w:t xml:space="preserve">. </w:t>
      </w:r>
      <w:r w:rsidR="005433A8">
        <w:rPr>
          <w:sz w:val="24"/>
          <w:szCs w:val="24"/>
        </w:rPr>
        <w:t xml:space="preserve">And, because you are a saint, you are holy! </w:t>
      </w:r>
    </w:p>
    <w:p w14:paraId="39F8BE56" w14:textId="77777777" w:rsidR="009C1ED6" w:rsidRDefault="009C1ED6" w:rsidP="003218E8">
      <w:pPr>
        <w:ind w:firstLine="720"/>
        <w:jc w:val="both"/>
        <w:rPr>
          <w:rFonts w:asciiTheme="minorHAnsi" w:hAnsiTheme="minorHAnsi" w:cstheme="minorHAnsi"/>
          <w:b/>
          <w:sz w:val="28"/>
          <w:szCs w:val="28"/>
        </w:rPr>
      </w:pPr>
    </w:p>
    <w:p w14:paraId="16AAC3D5" w14:textId="77777777" w:rsidR="009C1ED6" w:rsidRDefault="009C1ED6" w:rsidP="003218E8">
      <w:pPr>
        <w:ind w:firstLine="720"/>
        <w:jc w:val="both"/>
        <w:rPr>
          <w:rFonts w:asciiTheme="minorHAnsi" w:hAnsiTheme="minorHAnsi" w:cstheme="minorHAnsi"/>
          <w:b/>
          <w:sz w:val="28"/>
          <w:szCs w:val="28"/>
        </w:rPr>
      </w:pPr>
    </w:p>
    <w:p w14:paraId="30278D02" w14:textId="77777777" w:rsidR="009C1ED6" w:rsidRDefault="009C1ED6" w:rsidP="003218E8">
      <w:pPr>
        <w:ind w:firstLine="720"/>
        <w:jc w:val="both"/>
        <w:rPr>
          <w:rFonts w:asciiTheme="minorHAnsi" w:hAnsiTheme="minorHAnsi" w:cstheme="minorHAnsi"/>
          <w:b/>
          <w:sz w:val="28"/>
          <w:szCs w:val="28"/>
        </w:rPr>
      </w:pPr>
    </w:p>
    <w:p w14:paraId="78595C44" w14:textId="77777777" w:rsidR="00F7033D" w:rsidRDefault="009C1ED6" w:rsidP="00F7033D">
      <w:pPr>
        <w:spacing w:after="5" w:line="252" w:lineRule="auto"/>
        <w:ind w:left="25" w:right="32" w:hanging="6"/>
        <w:jc w:val="center"/>
        <w:rPr>
          <w:rFonts w:asciiTheme="minorHAnsi" w:hAnsiTheme="minorHAnsi" w:cstheme="minorHAnsi"/>
          <w:b/>
          <w:sz w:val="28"/>
          <w:szCs w:val="28"/>
        </w:rPr>
      </w:pPr>
      <w:r>
        <w:rPr>
          <w:rFonts w:asciiTheme="minorHAnsi" w:hAnsiTheme="minorHAnsi" w:cstheme="minorHAnsi"/>
          <w:b/>
          <w:sz w:val="28"/>
          <w:szCs w:val="28"/>
        </w:rPr>
        <w:t xml:space="preserve">New </w:t>
      </w:r>
      <w:r w:rsidR="00992DDF" w:rsidRPr="00992DDF">
        <w:rPr>
          <w:rFonts w:asciiTheme="minorHAnsi" w:hAnsiTheme="minorHAnsi" w:cstheme="minorHAnsi"/>
          <w:b/>
          <w:sz w:val="28"/>
          <w:szCs w:val="28"/>
        </w:rPr>
        <w:t xml:space="preserve">Identity </w:t>
      </w:r>
    </w:p>
    <w:p w14:paraId="1735950A" w14:textId="77777777" w:rsidR="00992DDF" w:rsidRPr="00992DDF" w:rsidRDefault="00992DDF" w:rsidP="00F7033D">
      <w:pPr>
        <w:spacing w:after="5" w:line="252" w:lineRule="auto"/>
        <w:ind w:left="25" w:right="32" w:hanging="6"/>
        <w:jc w:val="center"/>
        <w:rPr>
          <w:rFonts w:asciiTheme="minorHAnsi" w:hAnsiTheme="minorHAnsi" w:cstheme="minorHAnsi"/>
          <w:b/>
          <w:sz w:val="28"/>
          <w:szCs w:val="28"/>
        </w:rPr>
      </w:pPr>
    </w:p>
    <w:p w14:paraId="7DA36FAE" w14:textId="77777777" w:rsidR="00F7033D" w:rsidRPr="00463185" w:rsidRDefault="00F7033D" w:rsidP="00F7033D">
      <w:pPr>
        <w:spacing w:after="0" w:line="252" w:lineRule="auto"/>
        <w:ind w:left="25" w:right="37" w:hanging="6"/>
        <w:jc w:val="center"/>
        <w:rPr>
          <w:b/>
          <w:sz w:val="24"/>
          <w:szCs w:val="24"/>
        </w:rPr>
      </w:pPr>
      <w:r w:rsidRPr="00463185">
        <w:rPr>
          <w:b/>
          <w:sz w:val="24"/>
          <w:szCs w:val="24"/>
        </w:rPr>
        <w:t xml:space="preserve">Colossians 1:21-22  </w:t>
      </w:r>
    </w:p>
    <w:p w14:paraId="02005842" w14:textId="77777777" w:rsidR="00F7033D" w:rsidRPr="00463185" w:rsidRDefault="00F7033D" w:rsidP="00F7033D">
      <w:pPr>
        <w:spacing w:after="0" w:line="252" w:lineRule="auto"/>
        <w:ind w:left="25" w:right="37" w:hanging="6"/>
        <w:jc w:val="center"/>
        <w:rPr>
          <w:rFonts w:asciiTheme="minorHAnsi" w:hAnsiTheme="minorHAnsi" w:cstheme="minorHAnsi"/>
          <w:b/>
          <w:i/>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bookmarkStart w:id="1370" w:name="v42"/>
      <w:r w:rsidRPr="00463185">
        <w:rPr>
          <w:rFonts w:asciiTheme="minorHAnsi" w:hAnsiTheme="minorHAnsi" w:cstheme="minorHAnsi"/>
          <w:b/>
          <w:i/>
          <w:color w:val="000000"/>
          <w:sz w:val="24"/>
          <w:szCs w:val="24"/>
          <w:vertAlign w:val="superscript"/>
        </w:rPr>
        <w:fldChar w:fldCharType="begin"/>
      </w:r>
      <w:r w:rsidRPr="00463185">
        <w:rPr>
          <w:rFonts w:asciiTheme="minorHAnsi" w:hAnsiTheme="minorHAnsi" w:cstheme="minorHAnsi"/>
          <w:b/>
          <w:i/>
          <w:color w:val="000000"/>
          <w:sz w:val="24"/>
          <w:szCs w:val="24"/>
          <w:vertAlign w:val="superscript"/>
        </w:rPr>
        <w:instrText xml:space="preserve"> HYPERLINK "http://classic.net.bible.org/bible.php?book=Col&amp;chapter=1" \l "n42" </w:instrText>
      </w:r>
      <w:r w:rsidRPr="00463185">
        <w:rPr>
          <w:rFonts w:asciiTheme="minorHAnsi" w:hAnsiTheme="minorHAnsi" w:cstheme="minorHAnsi"/>
          <w:b/>
          <w:i/>
          <w:color w:val="000000"/>
          <w:sz w:val="24"/>
          <w:szCs w:val="24"/>
          <w:vertAlign w:val="superscript"/>
        </w:rPr>
        <w:fldChar w:fldCharType="end"/>
      </w:r>
      <w:bookmarkEnd w:id="1370"/>
      <w:r w:rsidRPr="00463185">
        <w:rPr>
          <w:rFonts w:asciiTheme="minorHAnsi" w:hAnsiTheme="minorHAnsi" w:cstheme="minorHAnsi"/>
          <w:b/>
          <w:i/>
          <w:color w:val="000000"/>
          <w:sz w:val="24"/>
          <w:szCs w:val="24"/>
        </w:rPr>
        <w:t>by his physical body through death to present you holy, without blemish, and blameless before him.</w:t>
      </w:r>
    </w:p>
    <w:p w14:paraId="62467AC5" w14:textId="77777777" w:rsidR="00F7033D" w:rsidRPr="00463185" w:rsidRDefault="00F7033D" w:rsidP="00F7033D">
      <w:pPr>
        <w:spacing w:after="5" w:line="252" w:lineRule="auto"/>
        <w:ind w:left="25" w:right="19" w:hanging="6"/>
        <w:jc w:val="center"/>
        <w:rPr>
          <w:sz w:val="24"/>
          <w:szCs w:val="24"/>
        </w:rPr>
      </w:pPr>
    </w:p>
    <w:p w14:paraId="44E0CA82" w14:textId="77777777" w:rsidR="008259CA" w:rsidRDefault="008259CA" w:rsidP="008259CA">
      <w:pPr>
        <w:spacing w:after="205"/>
        <w:ind w:left="-15" w:right="6" w:firstLine="721"/>
        <w:jc w:val="both"/>
        <w:rPr>
          <w:sz w:val="24"/>
          <w:szCs w:val="24"/>
        </w:rPr>
      </w:pPr>
      <w:r>
        <w:rPr>
          <w:sz w:val="24"/>
          <w:szCs w:val="24"/>
        </w:rPr>
        <w:t xml:space="preserve">In Ephesians 4:12, the word translated as </w:t>
      </w:r>
      <w:r w:rsidRPr="00643682">
        <w:rPr>
          <w:i/>
          <w:sz w:val="24"/>
          <w:szCs w:val="24"/>
        </w:rPr>
        <w:t xml:space="preserve">equipping </w:t>
      </w:r>
      <w:r>
        <w:rPr>
          <w:sz w:val="24"/>
          <w:szCs w:val="24"/>
        </w:rPr>
        <w:t>the saints, has deep and significant meaning. It is rooted in another Greek word which means to bind up, or to mend, what has been broken. Since so many of us have been affected by the subject matter we are about to address, only magnifies the immense need for this Truth. Because at the very core of disciple making, is learning how to apply the gospel message to the wounded soul. That’s exactly what this lesson is intended to do.</w:t>
      </w:r>
    </w:p>
    <w:p w14:paraId="7EC5C021" w14:textId="77777777" w:rsidR="008259CA" w:rsidRDefault="008259CA" w:rsidP="008259CA">
      <w:pPr>
        <w:spacing w:after="205"/>
        <w:ind w:left="-15" w:right="6" w:firstLine="721"/>
        <w:jc w:val="both"/>
        <w:rPr>
          <w:sz w:val="24"/>
          <w:szCs w:val="24"/>
        </w:rPr>
      </w:pPr>
      <w:r w:rsidRPr="00463185">
        <w:rPr>
          <w:sz w:val="24"/>
          <w:szCs w:val="24"/>
        </w:rPr>
        <w:t xml:space="preserve">In over twenty years of experience in women’s ministry, nearly half of the women I meet in the Church have had their innocence robbed of them at an early age by sexual abuse. Now mind you, these are women who are </w:t>
      </w:r>
      <w:r w:rsidRPr="00463185">
        <w:rPr>
          <w:i/>
          <w:sz w:val="24"/>
          <w:szCs w:val="24"/>
        </w:rPr>
        <w:t>in the Church</w:t>
      </w:r>
      <w:r w:rsidRPr="00463185">
        <w:rPr>
          <w:sz w:val="24"/>
          <w:szCs w:val="24"/>
        </w:rPr>
        <w:t xml:space="preserve">. But for those of us who have worked with women in prison, and in other countries, (especially third-world countries) the statistics are even higher. A staggering 85 percent of these women were abused as children. Ironically, many of the ones who perpetrate such </w:t>
      </w:r>
      <w:r w:rsidR="003D1947">
        <w:rPr>
          <w:sz w:val="24"/>
          <w:szCs w:val="24"/>
        </w:rPr>
        <w:t xml:space="preserve">nefarious </w:t>
      </w:r>
      <w:r w:rsidRPr="00463185">
        <w:rPr>
          <w:sz w:val="24"/>
          <w:szCs w:val="24"/>
        </w:rPr>
        <w:t>acts were molested themselves as children. The psychological effects of this despicable sin are innumerable, and the casualties are escalating at an alarming rate. Did you know that statistics now show that 1 in 6 children will be sexually abused? What that means is that you or several people you know are victims. May the Lord have mercy upon us! Satan, seizin</w:t>
      </w:r>
      <w:r>
        <w:rPr>
          <w:sz w:val="24"/>
          <w:szCs w:val="24"/>
        </w:rPr>
        <w:t xml:space="preserve">g the opportunity afforded him through </w:t>
      </w:r>
      <w:r w:rsidRPr="00463185">
        <w:rPr>
          <w:sz w:val="24"/>
          <w:szCs w:val="24"/>
        </w:rPr>
        <w:t>the internet</w:t>
      </w:r>
      <w:r>
        <w:rPr>
          <w:sz w:val="24"/>
          <w:szCs w:val="24"/>
        </w:rPr>
        <w:t xml:space="preserve">, is appealing to the most debased cravings of our sinful nature. Thus, </w:t>
      </w:r>
      <w:r w:rsidRPr="00463185">
        <w:rPr>
          <w:sz w:val="24"/>
          <w:szCs w:val="24"/>
        </w:rPr>
        <w:t>entrap</w:t>
      </w:r>
      <w:r>
        <w:rPr>
          <w:sz w:val="24"/>
          <w:szCs w:val="24"/>
        </w:rPr>
        <w:t>ping</w:t>
      </w:r>
      <w:r w:rsidRPr="00463185">
        <w:rPr>
          <w:sz w:val="24"/>
          <w:szCs w:val="24"/>
        </w:rPr>
        <w:t xml:space="preserve"> men (as well as women) in the soul-destroying addiction to pornography. </w:t>
      </w:r>
      <w:r>
        <w:rPr>
          <w:sz w:val="24"/>
          <w:szCs w:val="24"/>
        </w:rPr>
        <w:t xml:space="preserve"> </w:t>
      </w:r>
    </w:p>
    <w:p w14:paraId="0368A934" w14:textId="77777777" w:rsidR="00F7033D" w:rsidRPr="00643682" w:rsidRDefault="00F7033D" w:rsidP="00F7033D">
      <w:pPr>
        <w:spacing w:after="0"/>
        <w:ind w:left="-15" w:right="6"/>
        <w:rPr>
          <w:rFonts w:asciiTheme="minorHAnsi" w:hAnsiTheme="minorHAnsi" w:cstheme="minorHAnsi"/>
          <w:sz w:val="24"/>
          <w:szCs w:val="24"/>
        </w:rPr>
      </w:pPr>
      <w:r w:rsidRPr="00C330FA">
        <w:rPr>
          <w:b/>
          <w:sz w:val="24"/>
          <w:szCs w:val="24"/>
        </w:rPr>
        <w:t>Digging Deeper</w:t>
      </w:r>
      <w:r w:rsidRPr="00C330FA">
        <w:rPr>
          <w:sz w:val="24"/>
          <w:szCs w:val="24"/>
        </w:rPr>
        <w:t xml:space="preserve">: </w:t>
      </w:r>
      <w:r w:rsidRPr="00C330FA">
        <w:rPr>
          <w:rFonts w:asciiTheme="minorHAnsi" w:hAnsiTheme="minorHAnsi" w:cstheme="minorHAnsi"/>
          <w:sz w:val="24"/>
          <w:szCs w:val="24"/>
        </w:rPr>
        <w:t>Matthew 5:22-28; Mark</w:t>
      </w:r>
      <w:r w:rsidRPr="00643682">
        <w:rPr>
          <w:rFonts w:asciiTheme="minorHAnsi" w:hAnsiTheme="minorHAnsi" w:cstheme="minorHAnsi"/>
          <w:sz w:val="24"/>
          <w:szCs w:val="24"/>
        </w:rPr>
        <w:t xml:space="preserve"> 7:21; Jeremiah 23:10-37; Revelation 2:18-29; 2 </w:t>
      </w:r>
    </w:p>
    <w:p w14:paraId="612FE311" w14:textId="77777777" w:rsidR="00F7033D" w:rsidRPr="00643682" w:rsidRDefault="00F7033D" w:rsidP="00F7033D">
      <w:pPr>
        <w:spacing w:after="206"/>
        <w:ind w:left="-15" w:right="6"/>
        <w:rPr>
          <w:rFonts w:asciiTheme="minorHAnsi" w:hAnsiTheme="minorHAnsi" w:cstheme="minorHAnsi"/>
          <w:sz w:val="24"/>
          <w:szCs w:val="24"/>
        </w:rPr>
      </w:pPr>
      <w:r w:rsidRPr="00643682">
        <w:rPr>
          <w:rFonts w:asciiTheme="minorHAnsi" w:hAnsiTheme="minorHAnsi" w:cstheme="minorHAnsi"/>
          <w:sz w:val="24"/>
          <w:szCs w:val="24"/>
        </w:rPr>
        <w:t xml:space="preserve">Peter 2:10-15; Galatians 5:19; 1 Corinthians 6:1-10; Hebrew 13:4  </w:t>
      </w:r>
    </w:p>
    <w:p w14:paraId="0526DF57" w14:textId="77777777" w:rsidR="00F7033D" w:rsidRPr="00643682"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recently sat next to a brother in Christ on a plane, and as we discussed this heinous problem, he wrote down his personal testimony. I sat in shock reading his painful life story. In chronological order, he listed one horror after another - the kind of things that no child should ever have to endure. As I realized the shame and pain he had suffered, the tears began to flow, and I was unable to speak for fear that my tears would become open sobs. Tragically, his story is not the exception… it has become the rule in a world spiraling toward hell. </w:t>
      </w:r>
    </w:p>
    <w:p w14:paraId="3F52D01E" w14:textId="77777777" w:rsidR="00F7033D" w:rsidRPr="00643682"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The fastest growing global criminal enterprise today is not the buying and selling of drugs or weapons, as you might think. It’s something much more lucrative - the trafficking of women and children as sex slaves. </w:t>
      </w:r>
      <w:r w:rsidR="008259CA">
        <w:rPr>
          <w:rFonts w:asciiTheme="minorHAnsi" w:hAnsiTheme="minorHAnsi" w:cstheme="minorHAnsi"/>
          <w:sz w:val="24"/>
          <w:szCs w:val="24"/>
        </w:rPr>
        <w:t xml:space="preserve">Truly, </w:t>
      </w:r>
      <w:r w:rsidRPr="00643682">
        <w:rPr>
          <w:rFonts w:asciiTheme="minorHAnsi" w:hAnsiTheme="minorHAnsi" w:cstheme="minorHAnsi"/>
          <w:sz w:val="24"/>
          <w:szCs w:val="24"/>
        </w:rPr>
        <w:t>“The love of money,” Paul wrote to Timothy, “is the root of all evil” (1Timothy 6:10)</w:t>
      </w:r>
      <w:r w:rsidR="008259CA">
        <w:rPr>
          <w:rFonts w:asciiTheme="minorHAnsi" w:hAnsiTheme="minorHAnsi" w:cstheme="minorHAnsi"/>
          <w:sz w:val="24"/>
          <w:szCs w:val="24"/>
        </w:rPr>
        <w:t>.</w:t>
      </w:r>
      <w:r w:rsidRPr="00643682">
        <w:rPr>
          <w:rFonts w:asciiTheme="minorHAnsi" w:hAnsiTheme="minorHAnsi" w:cstheme="minorHAnsi"/>
          <w:sz w:val="24"/>
          <w:szCs w:val="24"/>
        </w:rPr>
        <w:t xml:space="preserve"> The victims of this horrific evil, represent an estimated </w:t>
      </w:r>
      <w:r w:rsidRPr="00724C9B">
        <w:rPr>
          <w:rFonts w:asciiTheme="minorHAnsi" w:hAnsiTheme="minorHAnsi" w:cstheme="minorHAnsi"/>
          <w:sz w:val="24"/>
          <w:szCs w:val="24"/>
        </w:rPr>
        <w:t xml:space="preserve">21 to 27 million human beings! About half of these are defenseless children. And moreover, these numbers do not even </w:t>
      </w:r>
      <w:r w:rsidRPr="00643682">
        <w:rPr>
          <w:rFonts w:asciiTheme="minorHAnsi" w:hAnsiTheme="minorHAnsi" w:cstheme="minorHAnsi"/>
          <w:sz w:val="24"/>
          <w:szCs w:val="24"/>
        </w:rPr>
        <w:t xml:space="preserve">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 as well as binding up the physical, emotional and physiological wounds of these victims. The Christian origination I am most familiar with is International Justice Mission. (For more information, go to ijm.org) </w:t>
      </w:r>
    </w:p>
    <w:p w14:paraId="6706DB9F" w14:textId="77777777" w:rsidR="00F7033D"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If you don’t know God’s love personally, you may be cynical… believing the lie that God does not care. And yet, as many who have been rescued by His love will tell you, His heart is grieved by this evil. Furthermore, Jesus came, in part, to destroy the insidious work of the devil. In case you are wondering about how He feels about the perpetrators of this heinous treatment of women and children; the following passage should bring clarification.   </w:t>
      </w:r>
    </w:p>
    <w:p w14:paraId="0D2462F8" w14:textId="77777777" w:rsidR="00F7033D" w:rsidRDefault="00F7033D" w:rsidP="00F7033D">
      <w:pPr>
        <w:spacing w:after="5" w:line="252" w:lineRule="auto"/>
        <w:ind w:left="25" w:right="28" w:hanging="6"/>
        <w:jc w:val="center"/>
        <w:rPr>
          <w:rFonts w:asciiTheme="minorHAnsi" w:hAnsiTheme="minorHAnsi" w:cstheme="minorHAnsi"/>
          <w:sz w:val="24"/>
          <w:szCs w:val="24"/>
        </w:rPr>
      </w:pPr>
      <w:r w:rsidRPr="00643682">
        <w:rPr>
          <w:rFonts w:asciiTheme="minorHAnsi" w:hAnsiTheme="minorHAnsi" w:cstheme="minorHAnsi"/>
          <w:b/>
          <w:sz w:val="24"/>
          <w:szCs w:val="24"/>
        </w:rPr>
        <w:t xml:space="preserve">Matthew 18:5-14 </w:t>
      </w:r>
      <w:r w:rsidRPr="00643682">
        <w:rPr>
          <w:rFonts w:asciiTheme="minorHAnsi" w:hAnsiTheme="minorHAnsi" w:cstheme="minorHAnsi"/>
          <w:sz w:val="24"/>
          <w:szCs w:val="24"/>
        </w:rPr>
        <w:t xml:space="preserve"> </w:t>
      </w:r>
    </w:p>
    <w:p w14:paraId="47F56F67" w14:textId="77777777" w:rsidR="00F7033D" w:rsidRPr="00724C9B" w:rsidRDefault="00F7033D" w:rsidP="00F7033D">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And whoever welcomes</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a child like this in my name welcomes me.</w:t>
      </w:r>
    </w:p>
    <w:p w14:paraId="2DBF9BCF" w14:textId="77777777" w:rsidR="00F7033D" w:rsidRPr="00724C9B" w:rsidRDefault="00F7033D" w:rsidP="00F7033D">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“But if anyone causes one of these little ones who believe in me to sin,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it would be better for him to have a huge millstone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hung around his neck and to be drowned in the open sea.</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Woe to the world because of stumbling blocks! It</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is necessary that stumbling blocks come, but woe to the person through whom they come.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If</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your hand or your foot causes you to sin,</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cut it off and throw it away. It is better for you to enter life crippled or lame than to have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two hands or two feet and be thrown into eternal fire.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your eye causes you to sin, tear it out and throw it away. It is better for you to enter into life with one eye than to have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two eyes and be thrown into fiery hell.</w:t>
      </w:r>
    </w:p>
    <w:p w14:paraId="2AC9226D" w14:textId="77777777" w:rsidR="00F7033D" w:rsidRPr="00724C9B" w:rsidRDefault="00F7033D" w:rsidP="00F7033D">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“See that you do not disdain one of these little ones. For I tell you that their angels in heaven always see the face of my Father in heaven.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What do you think? If someone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owns a hundred</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sheep and one of them goes astray, will he not leave the ninety-nine on the mountains and go look for the one that went astray?</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he finds it, I tell you the truth,</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he will rejoice more over it than over the ninety-nine that did not go astray.</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In the same way, your Father in heaven is not willing that one of these little ones be lost.</w:t>
      </w:r>
    </w:p>
    <w:p w14:paraId="013A7B5B" w14:textId="77777777" w:rsidR="00F7033D" w:rsidRPr="00724C9B" w:rsidRDefault="00F7033D" w:rsidP="00F7033D">
      <w:pPr>
        <w:spacing w:after="5" w:line="252" w:lineRule="auto"/>
        <w:ind w:left="25" w:right="28" w:hanging="6"/>
        <w:jc w:val="center"/>
        <w:rPr>
          <w:rFonts w:asciiTheme="minorHAnsi" w:hAnsiTheme="minorHAnsi" w:cstheme="minorHAnsi"/>
          <w:b/>
          <w:sz w:val="24"/>
          <w:szCs w:val="24"/>
        </w:rPr>
      </w:pPr>
    </w:p>
    <w:p w14:paraId="3B9AF7AC" w14:textId="77777777" w:rsidR="00F7033D" w:rsidRDefault="00F7033D" w:rsidP="00F7033D">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sidRPr="00724C9B">
        <w:rPr>
          <w:rFonts w:asciiTheme="minorHAnsi" w:hAnsiTheme="minorHAnsi" w:cstheme="minorHAnsi"/>
          <w:i/>
          <w:sz w:val="24"/>
          <w:szCs w:val="24"/>
        </w:rPr>
        <w:t xml:space="preserve">The heart is more deceitful than all else and it is desperately sick; who can understand it? </w:t>
      </w:r>
      <w:r w:rsidRPr="00724C9B">
        <w:rPr>
          <w:rFonts w:asciiTheme="minorHAnsi" w:hAnsiTheme="minorHAnsi" w:cstheme="minorHAnsi"/>
          <w:sz w:val="24"/>
          <w:szCs w:val="24"/>
        </w:rPr>
        <w:t>(Jeremiah 17:9)</w:t>
      </w:r>
      <w:r w:rsidRPr="00643682">
        <w:rPr>
          <w:rFonts w:asciiTheme="minorHAnsi" w:hAnsiTheme="minorHAnsi" w:cstheme="minorHAnsi"/>
          <w:b/>
          <w:i/>
          <w:sz w:val="24"/>
          <w:szCs w:val="24"/>
        </w:rPr>
        <w:t xml:space="preserve"> </w:t>
      </w:r>
      <w:r w:rsidRPr="00643682">
        <w:rPr>
          <w:rFonts w:asciiTheme="minorHAnsi" w:hAnsiTheme="minorHAnsi" w:cstheme="minorHAnsi"/>
          <w:sz w:val="24"/>
          <w:szCs w:val="24"/>
        </w:rPr>
        <w:t xml:space="preserve">As you read these words, I wonder if you are feeling a stab of pain from wounds that may have been bandaged… but never truly healed. You may not even be aware of the many ways these wounds have shaped your life. If this is the case, then most likely you already know that there is no quick–fix for these kinds of wounds. </w:t>
      </w:r>
      <w:r w:rsidR="00BE4433">
        <w:rPr>
          <w:rFonts w:asciiTheme="minorHAnsi" w:hAnsiTheme="minorHAnsi" w:cstheme="minorHAnsi"/>
          <w:sz w:val="24"/>
          <w:szCs w:val="24"/>
        </w:rPr>
        <w:t>However, in Christ, and with the help of the body of Christ, you can begin to rebuild</w:t>
      </w:r>
      <w:r w:rsidR="007E48B0">
        <w:rPr>
          <w:rFonts w:asciiTheme="minorHAnsi" w:hAnsiTheme="minorHAnsi" w:cstheme="minorHAnsi"/>
          <w:sz w:val="24"/>
          <w:szCs w:val="24"/>
        </w:rPr>
        <w:t>, what t</w:t>
      </w:r>
      <w:r w:rsidR="00BE4433">
        <w:rPr>
          <w:rFonts w:asciiTheme="minorHAnsi" w:hAnsiTheme="minorHAnsi" w:cstheme="minorHAnsi"/>
          <w:sz w:val="24"/>
          <w:szCs w:val="24"/>
        </w:rPr>
        <w:t>he profit Isaiah</w:t>
      </w:r>
      <w:r w:rsidR="007E48B0">
        <w:rPr>
          <w:rFonts w:asciiTheme="minorHAnsi" w:hAnsiTheme="minorHAnsi" w:cstheme="minorHAnsi"/>
          <w:sz w:val="24"/>
          <w:szCs w:val="24"/>
        </w:rPr>
        <w:t xml:space="preserve"> called ancient ruins.</w:t>
      </w:r>
      <w:r w:rsidR="00BE4433">
        <w:rPr>
          <w:rFonts w:asciiTheme="minorHAnsi" w:hAnsiTheme="minorHAnsi" w:cstheme="minorHAnsi"/>
          <w:sz w:val="24"/>
          <w:szCs w:val="24"/>
        </w:rPr>
        <w:t xml:space="preserve"> </w:t>
      </w:r>
    </w:p>
    <w:p w14:paraId="431C625E" w14:textId="77777777" w:rsidR="0019692A" w:rsidRDefault="0019692A" w:rsidP="00F7033D">
      <w:pPr>
        <w:ind w:left="-15" w:right="6" w:firstLine="721"/>
        <w:jc w:val="both"/>
        <w:rPr>
          <w:rFonts w:asciiTheme="minorHAnsi" w:hAnsiTheme="minorHAnsi" w:cstheme="minorHAnsi"/>
          <w:sz w:val="24"/>
          <w:szCs w:val="24"/>
        </w:rPr>
      </w:pPr>
    </w:p>
    <w:p w14:paraId="32F69022" w14:textId="77777777" w:rsidR="0019692A" w:rsidRDefault="0019692A" w:rsidP="00F7033D">
      <w:pPr>
        <w:ind w:left="-15" w:right="6" w:firstLine="721"/>
        <w:jc w:val="both"/>
        <w:rPr>
          <w:rFonts w:asciiTheme="minorHAnsi" w:hAnsiTheme="minorHAnsi" w:cstheme="minorHAnsi"/>
          <w:sz w:val="24"/>
          <w:szCs w:val="24"/>
        </w:rPr>
      </w:pPr>
    </w:p>
    <w:p w14:paraId="380435FA" w14:textId="77777777" w:rsidR="0019692A" w:rsidRDefault="0019692A" w:rsidP="0019692A">
      <w:pPr>
        <w:spacing w:after="5" w:line="252" w:lineRule="auto"/>
        <w:ind w:left="25" w:right="33" w:hanging="6"/>
        <w:jc w:val="center"/>
        <w:rPr>
          <w:rFonts w:asciiTheme="minorHAnsi" w:hAnsiTheme="minorHAnsi" w:cstheme="minorHAnsi"/>
          <w:b/>
          <w:sz w:val="24"/>
          <w:szCs w:val="24"/>
        </w:rPr>
      </w:pPr>
      <w:r w:rsidRPr="00D17883">
        <w:rPr>
          <w:rFonts w:asciiTheme="minorHAnsi" w:hAnsiTheme="minorHAnsi" w:cstheme="minorHAnsi"/>
          <w:b/>
          <w:sz w:val="24"/>
          <w:szCs w:val="24"/>
        </w:rPr>
        <w:t>Luke 4:1</w:t>
      </w:r>
      <w:r>
        <w:rPr>
          <w:rFonts w:asciiTheme="minorHAnsi" w:hAnsiTheme="minorHAnsi" w:cstheme="minorHAnsi"/>
          <w:b/>
          <w:sz w:val="24"/>
          <w:szCs w:val="24"/>
        </w:rPr>
        <w:t>6</w:t>
      </w:r>
      <w:r w:rsidRPr="00D17883">
        <w:rPr>
          <w:rFonts w:asciiTheme="minorHAnsi" w:hAnsiTheme="minorHAnsi" w:cstheme="minorHAnsi"/>
          <w:b/>
          <w:sz w:val="24"/>
          <w:szCs w:val="24"/>
        </w:rPr>
        <w:t xml:space="preserve">-21  </w:t>
      </w:r>
    </w:p>
    <w:p w14:paraId="1497988E" w14:textId="77777777" w:rsidR="0019692A" w:rsidRPr="006251A4" w:rsidRDefault="0019692A" w:rsidP="0019692A">
      <w:pPr>
        <w:pStyle w:val="bodytext"/>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i/>
          <w:color w:val="000000"/>
        </w:rPr>
        <w:t>Now</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Jesus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came to Nazareth,</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where he had been brought up, and went into the synagogue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on the Sabbath day, as was his custom.</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stood up to read,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and the scroll of the prophet Isaiah was given to him. He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unrolled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and found the place where it was written,</w:t>
      </w:r>
      <w:r>
        <w:rPr>
          <w:rFonts w:asciiTheme="minorHAnsi" w:hAnsiTheme="minorHAnsi" w:cstheme="minorHAnsi"/>
          <w:b/>
          <w:i/>
          <w:color w:val="000000"/>
        </w:rPr>
        <w:t xml:space="preserve"> </w:t>
      </w:r>
      <w:r w:rsidRPr="006251A4">
        <w:rPr>
          <w:rFonts w:asciiTheme="minorHAnsi" w:hAnsiTheme="minorHAnsi" w:cstheme="minorHAnsi"/>
          <w:b/>
          <w:i/>
          <w:color w:val="000000"/>
        </w:rPr>
        <w:t>“</w:t>
      </w:r>
      <w:r w:rsidRPr="006251A4">
        <w:rPr>
          <w:rFonts w:asciiTheme="minorHAnsi" w:hAnsiTheme="minorHAnsi" w:cstheme="minorHAnsi"/>
          <w:b/>
          <w:bCs/>
          <w:i/>
          <w:iCs/>
          <w:color w:val="000000"/>
        </w:rPr>
        <w:t>The Spirit of the Lord is upon me, because he has anointed</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me to proclaim good news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the poor</w:t>
      </w:r>
      <w:r w:rsidRPr="006251A4">
        <w:rPr>
          <w:rFonts w:asciiTheme="minorHAnsi" w:hAnsiTheme="minorHAnsi" w:cstheme="minorHAnsi"/>
          <w:b/>
          <w:i/>
          <w:iCs/>
          <w:color w:val="000000"/>
        </w:rPr>
        <w:t>.</w:t>
      </w:r>
      <w:r>
        <w:rPr>
          <w:rFonts w:asciiTheme="minorHAnsi" w:hAnsiTheme="minorHAnsi" w:cstheme="minorHAnsi"/>
          <w:b/>
          <w:i/>
          <w:iCs/>
          <w:color w:val="000000"/>
        </w:rPr>
        <w:t xml:space="preserve"> </w:t>
      </w:r>
      <w:r w:rsidRPr="006251A4">
        <w:rPr>
          <w:rFonts w:asciiTheme="minorHAnsi" w:hAnsiTheme="minorHAnsi" w:cstheme="minorHAnsi"/>
          <w:b/>
          <w:bCs/>
          <w:i/>
          <w:iCs/>
          <w:color w:val="000000"/>
        </w:rPr>
        <w:t>He has sent me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proclaim release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captives</w:t>
      </w:r>
    </w:p>
    <w:p w14:paraId="16C4462C" w14:textId="77777777" w:rsidR="0019692A" w:rsidRPr="006251A4" w:rsidRDefault="0019692A" w:rsidP="0019692A">
      <w:pPr>
        <w:pStyle w:val="otpoetry"/>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bCs/>
          <w:i/>
          <w:iCs/>
          <w:color w:val="000000"/>
        </w:rPr>
        <w:t>and the regaining of sight</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blind,</w:t>
      </w:r>
      <w:r>
        <w:rPr>
          <w:rFonts w:asciiTheme="minorHAnsi" w:hAnsiTheme="minorHAnsi" w:cstheme="minorHAnsi"/>
          <w:b/>
          <w:bCs/>
          <w:i/>
          <w:iCs/>
          <w:color w:val="000000"/>
        </w:rPr>
        <w:t xml:space="preserve"> </w:t>
      </w:r>
      <w:r w:rsidRPr="006251A4">
        <w:rPr>
          <w:rFonts w:asciiTheme="minorHAnsi" w:hAnsiTheme="minorHAnsi" w:cstheme="minorHAnsi"/>
          <w:b/>
          <w:bCs/>
          <w:i/>
          <w:iCs/>
          <w:color w:val="000000"/>
        </w:rPr>
        <w:t>to set free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those who are oppressed,</w:t>
      </w:r>
      <w:r w:rsidRPr="006251A4">
        <w:rPr>
          <w:rStyle w:val="apple-converted-space"/>
          <w:rFonts w:asciiTheme="minorHAnsi" w:eastAsiaTheme="majorEastAsia" w:hAnsiTheme="minorHAnsi" w:cstheme="minorHAnsi"/>
          <w:b/>
          <w:i/>
          <w:color w:val="000000"/>
          <w:vertAlign w:val="superscript"/>
        </w:rPr>
        <w:t> </w:t>
      </w:r>
      <w:hyperlink r:id="rId109" w:history="1"/>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proclaim the year</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of the Lord</w:t>
      </w:r>
      <w:r w:rsidRPr="006251A4">
        <w:rPr>
          <w:rFonts w:asciiTheme="minorHAnsi" w:hAnsiTheme="minorHAnsi" w:cstheme="minorHAnsi"/>
          <w:b/>
          <w:i/>
          <w:color w:val="000000"/>
        </w:rPr>
        <w:t>’</w:t>
      </w:r>
      <w:r w:rsidRPr="006251A4">
        <w:rPr>
          <w:rFonts w:asciiTheme="minorHAnsi" w:hAnsiTheme="minorHAnsi" w:cstheme="minorHAnsi"/>
          <w:b/>
          <w:bCs/>
          <w:i/>
          <w:iCs/>
          <w:color w:val="000000"/>
        </w:rPr>
        <w:t>s favor</w:t>
      </w:r>
      <w:r w:rsidRPr="006251A4">
        <w:rPr>
          <w:rFonts w:asciiTheme="minorHAnsi" w:hAnsiTheme="minorHAnsi" w:cstheme="minorHAnsi"/>
          <w:b/>
          <w:i/>
          <w:iCs/>
          <w:color w:val="000000"/>
        </w:rPr>
        <w:t>.</w:t>
      </w:r>
      <w:r w:rsidRPr="006251A4">
        <w:rPr>
          <w:rFonts w:asciiTheme="minorHAnsi" w:hAnsiTheme="minorHAnsi" w:cstheme="minorHAnsi"/>
          <w:b/>
          <w:i/>
          <w:color w:val="000000"/>
        </w:rPr>
        <w:t>”</w:t>
      </w:r>
      <w:r>
        <w:rPr>
          <w:rFonts w:asciiTheme="minorHAnsi" w:hAnsiTheme="minorHAnsi" w:cstheme="minorHAnsi"/>
          <w:b/>
          <w:i/>
          <w:color w:val="000000"/>
        </w:rPr>
        <w:t xml:space="preserve">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rolled up</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gave it back to the attendant, and sat down. The eyes of everyone in the synagogue were fixed on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him.</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 began to tell them, “Today</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this scripture has been fulfilled even as you heard it being read.”</w:t>
      </w:r>
    </w:p>
    <w:p w14:paraId="02C4BD83" w14:textId="77777777" w:rsidR="0019692A" w:rsidRDefault="0019692A" w:rsidP="00F7033D">
      <w:pPr>
        <w:ind w:left="-15" w:right="6" w:firstLine="721"/>
        <w:jc w:val="both"/>
        <w:rPr>
          <w:rFonts w:asciiTheme="minorHAnsi" w:hAnsiTheme="minorHAnsi" w:cstheme="minorHAnsi"/>
          <w:sz w:val="24"/>
          <w:szCs w:val="24"/>
        </w:rPr>
      </w:pPr>
    </w:p>
    <w:p w14:paraId="50A6EE8E" w14:textId="77777777" w:rsidR="009700FE" w:rsidRDefault="009700FE" w:rsidP="009700FE">
      <w:pPr>
        <w:ind w:left="405" w:right="6"/>
        <w:rPr>
          <w:rFonts w:asciiTheme="minorHAnsi" w:hAnsiTheme="minorHAnsi" w:cstheme="minorHAnsi"/>
          <w:sz w:val="24"/>
          <w:szCs w:val="24"/>
        </w:rPr>
      </w:pPr>
      <w:r>
        <w:rPr>
          <w:rFonts w:asciiTheme="minorHAnsi" w:hAnsiTheme="minorHAnsi" w:cstheme="minorHAnsi"/>
          <w:sz w:val="24"/>
          <w:szCs w:val="24"/>
        </w:rPr>
        <w:t xml:space="preserve">?    After reading Isaiah 61:1-7 and Luke 4:16-21, make a list of the things Jesus came to do. </w:t>
      </w:r>
    </w:p>
    <w:p w14:paraId="2F1A9E9F" w14:textId="77777777" w:rsidR="009700FE" w:rsidRDefault="009700FE" w:rsidP="009700FE">
      <w:pPr>
        <w:ind w:left="720" w:right="6"/>
        <w:rPr>
          <w:rFonts w:asciiTheme="minorHAnsi" w:hAnsiTheme="minorHAnsi" w:cstheme="minorHAnsi"/>
          <w:sz w:val="24"/>
          <w:szCs w:val="24"/>
        </w:rPr>
      </w:pPr>
      <w:r>
        <w:rPr>
          <w:rFonts w:asciiTheme="minorHAnsi" w:hAnsiTheme="minorHAnsi" w:cstheme="minorHAnsi"/>
          <w:sz w:val="24"/>
          <w:szCs w:val="24"/>
        </w:rPr>
        <w:t>________________________________________________________________________________________________________________________________________________</w:t>
      </w:r>
    </w:p>
    <w:p w14:paraId="2B440CDC" w14:textId="77777777" w:rsidR="00BE4433" w:rsidRPr="009700FE" w:rsidRDefault="009700FE" w:rsidP="000D53FF">
      <w:pPr>
        <w:pStyle w:val="ListParagraph"/>
        <w:numPr>
          <w:ilvl w:val="0"/>
          <w:numId w:val="53"/>
        </w:numPr>
        <w:ind w:right="6"/>
        <w:rPr>
          <w:rFonts w:asciiTheme="minorHAnsi" w:hAnsiTheme="minorHAnsi" w:cstheme="minorHAnsi"/>
          <w:sz w:val="24"/>
          <w:szCs w:val="24"/>
        </w:rPr>
      </w:pPr>
      <w:r w:rsidRPr="009700FE">
        <w:rPr>
          <w:rFonts w:asciiTheme="minorHAnsi" w:hAnsiTheme="minorHAnsi" w:cstheme="minorHAnsi"/>
          <w:sz w:val="24"/>
          <w:szCs w:val="24"/>
        </w:rPr>
        <w:t>What are walls for? _______________________________________________________________________</w:t>
      </w:r>
      <w:r w:rsidRPr="009700FE">
        <w:rPr>
          <w:rFonts w:asciiTheme="minorHAnsi" w:hAnsiTheme="minorHAnsi" w:cstheme="minorHAnsi"/>
          <w:sz w:val="24"/>
          <w:szCs w:val="24"/>
        </w:rPr>
        <w:br/>
        <w:t>From these passages, list the names assigned to the recipients of the good news. _____________________________________________________________________________________________________________________________________________________________________________________________________________________</w:t>
      </w:r>
    </w:p>
    <w:p w14:paraId="6CAE1841" w14:textId="77777777" w:rsidR="00F7033D" w:rsidRDefault="00F7033D" w:rsidP="00EF73C9">
      <w:pPr>
        <w:pStyle w:val="ListParagraph"/>
        <w:numPr>
          <w:ilvl w:val="0"/>
          <w:numId w:val="48"/>
        </w:numPr>
        <w:ind w:right="6"/>
        <w:rPr>
          <w:rFonts w:asciiTheme="minorHAnsi" w:hAnsiTheme="minorHAnsi" w:cstheme="minorHAnsi"/>
          <w:sz w:val="24"/>
          <w:szCs w:val="24"/>
        </w:rPr>
      </w:pPr>
      <w:r w:rsidRPr="00724C9B">
        <w:rPr>
          <w:rFonts w:asciiTheme="minorHAnsi" w:hAnsiTheme="minorHAnsi" w:cstheme="minorHAnsi"/>
          <w:sz w:val="24"/>
          <w:szCs w:val="24"/>
        </w:rPr>
        <w:t xml:space="preserve">If you have personally suffered this way, have you believed the lie that you are somehow blemished for life or that you were “damaged goods?”  </w:t>
      </w:r>
      <w:r>
        <w:rPr>
          <w:rFonts w:asciiTheme="minorHAnsi" w:hAnsiTheme="minorHAnsi" w:cstheme="minorHAnsi"/>
          <w:sz w:val="24"/>
          <w:szCs w:val="24"/>
        </w:rPr>
        <w:t>_______________________________________________________________________</w:t>
      </w:r>
    </w:p>
    <w:p w14:paraId="6DE568A0" w14:textId="77777777" w:rsidR="00F7033D" w:rsidRDefault="00F7033D" w:rsidP="00EF73C9">
      <w:pPr>
        <w:pStyle w:val="ListParagraph"/>
        <w:numPr>
          <w:ilvl w:val="0"/>
          <w:numId w:val="48"/>
        </w:numPr>
        <w:ind w:right="6"/>
        <w:rPr>
          <w:rFonts w:asciiTheme="minorHAnsi" w:hAnsiTheme="minorHAnsi" w:cstheme="minorHAnsi"/>
          <w:sz w:val="24"/>
          <w:szCs w:val="24"/>
        </w:rPr>
      </w:pPr>
      <w:r>
        <w:rPr>
          <w:rFonts w:asciiTheme="minorHAnsi" w:hAnsiTheme="minorHAnsi" w:cstheme="minorHAnsi"/>
          <w:sz w:val="24"/>
          <w:szCs w:val="24"/>
        </w:rPr>
        <w:t>Have you ever confided in a trusted friend about why you feel this way? _______________________________________________________________________</w:t>
      </w:r>
    </w:p>
    <w:p w14:paraId="14EBBB70" w14:textId="77777777" w:rsidR="00F7033D" w:rsidRPr="00724C9B" w:rsidRDefault="00F7033D" w:rsidP="00EF73C9">
      <w:pPr>
        <w:pStyle w:val="ListParagraph"/>
        <w:numPr>
          <w:ilvl w:val="0"/>
          <w:numId w:val="48"/>
        </w:numPr>
        <w:spacing w:after="56"/>
        <w:ind w:right="6"/>
        <w:rPr>
          <w:rFonts w:asciiTheme="minorHAnsi" w:hAnsiTheme="minorHAnsi" w:cstheme="minorHAnsi"/>
          <w:sz w:val="24"/>
          <w:szCs w:val="24"/>
        </w:rPr>
      </w:pPr>
      <w:r w:rsidRPr="00724C9B">
        <w:rPr>
          <w:rFonts w:asciiTheme="minorHAnsi" w:hAnsiTheme="minorHAnsi" w:cstheme="minorHAnsi"/>
          <w:sz w:val="24"/>
          <w:szCs w:val="24"/>
        </w:rPr>
        <w:t xml:space="preserve">If you are in Christ, these words apply to you. (Romans 8:1; John 3:16-18) Fill in the blank: “There is now no condemnation for those who are _________________________    ___________.”  </w:t>
      </w:r>
    </w:p>
    <w:p w14:paraId="32826E29" w14:textId="77777777" w:rsidR="00F7033D" w:rsidRPr="00724C9B" w:rsidRDefault="00F7033D" w:rsidP="00EF73C9">
      <w:pPr>
        <w:pStyle w:val="ListParagraph"/>
        <w:numPr>
          <w:ilvl w:val="0"/>
          <w:numId w:val="48"/>
        </w:numPr>
        <w:spacing w:after="56"/>
        <w:ind w:right="6"/>
        <w:rPr>
          <w:rFonts w:asciiTheme="minorHAnsi" w:hAnsiTheme="minorHAnsi" w:cstheme="minorHAnsi"/>
          <w:sz w:val="24"/>
          <w:szCs w:val="24"/>
        </w:rPr>
      </w:pPr>
      <w:r>
        <w:rPr>
          <w:rFonts w:asciiTheme="minorHAnsi" w:hAnsiTheme="minorHAnsi" w:cstheme="minorHAnsi"/>
          <w:sz w:val="24"/>
          <w:szCs w:val="24"/>
        </w:rPr>
        <w:t xml:space="preserve">Do you think that </w:t>
      </w:r>
      <w:r w:rsidR="005B3265">
        <w:rPr>
          <w:rFonts w:asciiTheme="minorHAnsi" w:hAnsiTheme="minorHAnsi" w:cstheme="minorHAnsi"/>
          <w:sz w:val="24"/>
          <w:szCs w:val="24"/>
        </w:rPr>
        <w:t>opening</w:t>
      </w:r>
      <w:r>
        <w:rPr>
          <w:rFonts w:asciiTheme="minorHAnsi" w:hAnsiTheme="minorHAnsi" w:cstheme="minorHAnsi"/>
          <w:sz w:val="24"/>
          <w:szCs w:val="24"/>
        </w:rPr>
        <w:t xml:space="preserve"> </w:t>
      </w:r>
      <w:r w:rsidR="005B3265">
        <w:rPr>
          <w:rFonts w:asciiTheme="minorHAnsi" w:hAnsiTheme="minorHAnsi" w:cstheme="minorHAnsi"/>
          <w:sz w:val="24"/>
          <w:szCs w:val="24"/>
        </w:rPr>
        <w:t xml:space="preserve">your heart </w:t>
      </w:r>
      <w:r>
        <w:rPr>
          <w:rFonts w:asciiTheme="minorHAnsi" w:hAnsiTheme="minorHAnsi" w:cstheme="minorHAnsi"/>
          <w:sz w:val="24"/>
          <w:szCs w:val="24"/>
        </w:rPr>
        <w:t xml:space="preserve">and </w:t>
      </w:r>
      <w:r w:rsidR="005B3265">
        <w:rPr>
          <w:rFonts w:asciiTheme="minorHAnsi" w:hAnsiTheme="minorHAnsi" w:cstheme="minorHAnsi"/>
          <w:sz w:val="24"/>
          <w:szCs w:val="24"/>
        </w:rPr>
        <w:t>sharing</w:t>
      </w:r>
      <w:r>
        <w:rPr>
          <w:rFonts w:asciiTheme="minorHAnsi" w:hAnsiTheme="minorHAnsi" w:cstheme="minorHAnsi"/>
          <w:sz w:val="24"/>
          <w:szCs w:val="24"/>
        </w:rPr>
        <w:t xml:space="preserve"> </w:t>
      </w:r>
      <w:r w:rsidRPr="00724C9B">
        <w:rPr>
          <w:rFonts w:asciiTheme="minorHAnsi" w:hAnsiTheme="minorHAnsi" w:cstheme="minorHAnsi"/>
          <w:sz w:val="24"/>
          <w:szCs w:val="24"/>
        </w:rPr>
        <w:t xml:space="preserve">your story </w:t>
      </w:r>
      <w:r w:rsidR="005B3265">
        <w:rPr>
          <w:rFonts w:asciiTheme="minorHAnsi" w:hAnsiTheme="minorHAnsi" w:cstheme="minorHAnsi"/>
          <w:sz w:val="24"/>
          <w:szCs w:val="24"/>
        </w:rPr>
        <w:t xml:space="preserve">with others </w:t>
      </w:r>
      <w:r>
        <w:rPr>
          <w:rFonts w:asciiTheme="minorHAnsi" w:hAnsiTheme="minorHAnsi" w:cstheme="minorHAnsi"/>
          <w:sz w:val="24"/>
          <w:szCs w:val="24"/>
        </w:rPr>
        <w:t xml:space="preserve">might bring </w:t>
      </w:r>
      <w:r w:rsidR="005B3265">
        <w:rPr>
          <w:rFonts w:asciiTheme="minorHAnsi" w:hAnsiTheme="minorHAnsi" w:cstheme="minorHAnsi"/>
          <w:sz w:val="24"/>
          <w:szCs w:val="24"/>
        </w:rPr>
        <w:t>cathartic</w:t>
      </w:r>
      <w:r>
        <w:rPr>
          <w:rFonts w:asciiTheme="minorHAnsi" w:hAnsiTheme="minorHAnsi" w:cstheme="minorHAnsi"/>
          <w:sz w:val="24"/>
          <w:szCs w:val="24"/>
        </w:rPr>
        <w:t xml:space="preserve"> relief </w:t>
      </w:r>
      <w:r w:rsidR="004E0B8A">
        <w:rPr>
          <w:rFonts w:asciiTheme="minorHAnsi" w:hAnsiTheme="minorHAnsi" w:cstheme="minorHAnsi"/>
          <w:sz w:val="24"/>
          <w:szCs w:val="24"/>
        </w:rPr>
        <w:t>and</w:t>
      </w:r>
      <w:r w:rsidR="005B3265">
        <w:rPr>
          <w:rFonts w:asciiTheme="minorHAnsi" w:hAnsiTheme="minorHAnsi" w:cstheme="minorHAnsi"/>
          <w:sz w:val="24"/>
          <w:szCs w:val="24"/>
        </w:rPr>
        <w:t xml:space="preserve"> </w:t>
      </w:r>
      <w:r w:rsidRPr="00724C9B">
        <w:rPr>
          <w:rFonts w:asciiTheme="minorHAnsi" w:hAnsiTheme="minorHAnsi" w:cstheme="minorHAnsi"/>
          <w:sz w:val="24"/>
          <w:szCs w:val="24"/>
        </w:rPr>
        <w:t xml:space="preserve">help others find healing in Christ? </w:t>
      </w:r>
      <w:r>
        <w:rPr>
          <w:rFonts w:asciiTheme="minorHAnsi" w:hAnsiTheme="minorHAnsi" w:cstheme="minorHAnsi"/>
          <w:sz w:val="24"/>
          <w:szCs w:val="24"/>
        </w:rPr>
        <w:t>Why or why not? ______________________________________________________________________________________________________________________________________________</w:t>
      </w:r>
    </w:p>
    <w:p w14:paraId="50C8F6C2" w14:textId="77777777" w:rsidR="00F7033D" w:rsidRPr="00643682" w:rsidRDefault="00F7033D" w:rsidP="00F7033D">
      <w:pPr>
        <w:spacing w:after="0"/>
        <w:ind w:left="1484"/>
        <w:rPr>
          <w:rFonts w:asciiTheme="minorHAnsi" w:hAnsiTheme="minorHAnsi" w:cstheme="minorHAnsi"/>
          <w:sz w:val="24"/>
          <w:szCs w:val="24"/>
        </w:rPr>
      </w:pPr>
      <w:r w:rsidRPr="00643682">
        <w:rPr>
          <w:rFonts w:asciiTheme="minorHAnsi" w:hAnsiTheme="minorHAnsi" w:cstheme="minorHAnsi"/>
          <w:sz w:val="24"/>
          <w:szCs w:val="24"/>
        </w:rPr>
        <w:t xml:space="preserve"> </w:t>
      </w:r>
    </w:p>
    <w:p w14:paraId="48AF3E7A" w14:textId="77777777" w:rsidR="00F7033D" w:rsidRDefault="009700FE" w:rsidP="00F7033D">
      <w:pPr>
        <w:ind w:left="-15" w:right="6" w:firstLine="721"/>
        <w:jc w:val="both"/>
        <w:rPr>
          <w:rFonts w:asciiTheme="minorHAnsi" w:hAnsiTheme="minorHAnsi" w:cstheme="minorHAnsi"/>
          <w:sz w:val="24"/>
          <w:szCs w:val="24"/>
        </w:rPr>
      </w:pPr>
      <w:r>
        <w:rPr>
          <w:rFonts w:asciiTheme="minorHAnsi" w:hAnsiTheme="minorHAnsi" w:cstheme="minorHAnsi"/>
          <w:sz w:val="24"/>
          <w:szCs w:val="24"/>
        </w:rPr>
        <w:t>In their</w:t>
      </w:r>
      <w:r w:rsidR="007E48B0">
        <w:rPr>
          <w:rFonts w:asciiTheme="minorHAnsi" w:hAnsiTheme="minorHAnsi" w:cstheme="minorHAnsi"/>
          <w:sz w:val="24"/>
          <w:szCs w:val="24"/>
        </w:rPr>
        <w:t xml:space="preserve"> insightful</w:t>
      </w:r>
      <w:r>
        <w:rPr>
          <w:rFonts w:asciiTheme="minorHAnsi" w:hAnsiTheme="minorHAnsi" w:cstheme="minorHAnsi"/>
          <w:sz w:val="24"/>
          <w:szCs w:val="24"/>
        </w:rPr>
        <w:t xml:space="preserve"> book</w:t>
      </w:r>
      <w:r w:rsidR="007E48B0">
        <w:rPr>
          <w:rFonts w:asciiTheme="minorHAnsi" w:hAnsiTheme="minorHAnsi" w:cstheme="minorHAnsi"/>
          <w:sz w:val="24"/>
          <w:szCs w:val="24"/>
        </w:rPr>
        <w:t xml:space="preserve"> </w:t>
      </w:r>
      <w:r w:rsidR="007E48B0" w:rsidRPr="007E48B0">
        <w:rPr>
          <w:rFonts w:asciiTheme="minorHAnsi" w:hAnsiTheme="minorHAnsi" w:cstheme="minorHAnsi"/>
          <w:i/>
          <w:sz w:val="24"/>
          <w:szCs w:val="24"/>
        </w:rPr>
        <w:t>Boundaries</w:t>
      </w:r>
      <w:r w:rsidR="007E48B0">
        <w:rPr>
          <w:rFonts w:asciiTheme="minorHAnsi" w:hAnsiTheme="minorHAnsi" w:cstheme="minorHAnsi"/>
          <w:sz w:val="24"/>
          <w:szCs w:val="24"/>
        </w:rPr>
        <w:t xml:space="preserve">, Dr. Henry Cloud and Dr. John Townsend, speak directly to the cause, and effects, and rebuilding of lives that have been torn asunder by sin. I found it extremely practical and eye-opening personally, and I highly recommend it.  </w:t>
      </w:r>
      <w:r w:rsidR="00F7033D" w:rsidRPr="00643682">
        <w:rPr>
          <w:rFonts w:asciiTheme="minorHAnsi" w:hAnsiTheme="minorHAnsi" w:cstheme="minorHAnsi"/>
          <w:sz w:val="24"/>
          <w:szCs w:val="24"/>
        </w:rPr>
        <w:t>After living through the atrocities of war and concentration camps, Cory Ten Boom surely knew depression and despair, and yet she survived it all with her faith intact. This is one of her quotes: “There is no pit so deep, that God’s love is not deeper still.” If you, or someone close to you, has suffered these unspeakable traumas, then take heart. The love of God is deeper</w:t>
      </w:r>
      <w:r w:rsidR="009548D2">
        <w:rPr>
          <w:rFonts w:asciiTheme="minorHAnsi" w:hAnsiTheme="minorHAnsi" w:cstheme="minorHAnsi"/>
          <w:sz w:val="24"/>
          <w:szCs w:val="24"/>
        </w:rPr>
        <w:t>,</w:t>
      </w:r>
      <w:r w:rsidR="00F7033D" w:rsidRPr="00643682">
        <w:rPr>
          <w:rFonts w:asciiTheme="minorHAnsi" w:hAnsiTheme="minorHAnsi" w:cstheme="minorHAnsi"/>
          <w:sz w:val="24"/>
          <w:szCs w:val="24"/>
        </w:rPr>
        <w:t xml:space="preserve"> and the Great Physician still makes house calls</w:t>
      </w:r>
      <w:r w:rsidR="008259CA">
        <w:rPr>
          <w:rFonts w:asciiTheme="minorHAnsi" w:hAnsiTheme="minorHAnsi" w:cstheme="minorHAnsi"/>
          <w:sz w:val="24"/>
          <w:szCs w:val="24"/>
        </w:rPr>
        <w:t>.</w:t>
      </w:r>
      <w:r w:rsidR="00F7033D" w:rsidRPr="00643682">
        <w:rPr>
          <w:rFonts w:asciiTheme="minorHAnsi" w:hAnsiTheme="minorHAnsi" w:cstheme="minorHAnsi"/>
          <w:sz w:val="24"/>
          <w:szCs w:val="24"/>
        </w:rPr>
        <w:t xml:space="preserve"> </w:t>
      </w:r>
    </w:p>
    <w:p w14:paraId="05FCAB89" w14:textId="77777777" w:rsidR="00E81D18" w:rsidRDefault="00E81D18" w:rsidP="00F7033D">
      <w:pPr>
        <w:ind w:left="-15" w:right="6" w:firstLine="721"/>
        <w:jc w:val="both"/>
        <w:rPr>
          <w:rFonts w:asciiTheme="minorHAnsi" w:hAnsiTheme="minorHAnsi" w:cstheme="minorHAnsi"/>
          <w:sz w:val="24"/>
          <w:szCs w:val="24"/>
        </w:rPr>
      </w:pPr>
      <w:r>
        <w:rPr>
          <w:rFonts w:asciiTheme="minorHAnsi" w:hAnsiTheme="minorHAnsi" w:cstheme="minorHAnsi"/>
          <w:sz w:val="24"/>
          <w:szCs w:val="24"/>
        </w:rPr>
        <w:t xml:space="preserve">To sum up this lesson, </w:t>
      </w:r>
      <w:r w:rsidR="00224865">
        <w:rPr>
          <w:rFonts w:asciiTheme="minorHAnsi" w:hAnsiTheme="minorHAnsi" w:cstheme="minorHAnsi"/>
          <w:sz w:val="24"/>
          <w:szCs w:val="24"/>
        </w:rPr>
        <w:t xml:space="preserve">from </w:t>
      </w:r>
      <w:r w:rsidR="00224865" w:rsidRPr="00224865">
        <w:rPr>
          <w:rFonts w:asciiTheme="minorHAnsi" w:hAnsiTheme="minorHAnsi" w:cstheme="minorHAnsi"/>
          <w:sz w:val="24"/>
          <w:szCs w:val="24"/>
        </w:rPr>
        <w:t xml:space="preserve">kinds of people God chooses: </w:t>
      </w:r>
      <w:r w:rsidR="00224865" w:rsidRPr="00224865">
        <w:rPr>
          <w:rFonts w:asciiTheme="minorHAnsi" w:eastAsia="Times New Roman" w:hAnsiTheme="minorHAnsi" w:cstheme="minorHAnsi"/>
          <w:bCs/>
          <w:sz w:val="24"/>
          <w:szCs w:val="24"/>
        </w:rPr>
        <w:t>Short pithy gems</w:t>
      </w:r>
      <w:r w:rsidR="00224865">
        <w:rPr>
          <w:rFonts w:asciiTheme="minorHAnsi" w:eastAsia="Times New Roman" w:hAnsiTheme="minorHAnsi" w:cstheme="minorHAnsi"/>
          <w:bCs/>
          <w:sz w:val="24"/>
          <w:szCs w:val="24"/>
        </w:rPr>
        <w:t>,</w:t>
      </w:r>
      <w:r w:rsidR="00224865" w:rsidRPr="0093336B">
        <w:rPr>
          <w:rFonts w:ascii="Verdana" w:eastAsia="Times New Roman" w:hAnsi="Verdana" w:cs="Arial"/>
          <w:b/>
          <w:bCs/>
          <w:sz w:val="20"/>
          <w:szCs w:val="20"/>
        </w:rPr>
        <w:t xml:space="preserve"> </w:t>
      </w:r>
      <w:r>
        <w:rPr>
          <w:rFonts w:asciiTheme="minorHAnsi" w:hAnsiTheme="minorHAnsi" w:cstheme="minorHAnsi"/>
          <w:sz w:val="24"/>
          <w:szCs w:val="24"/>
        </w:rPr>
        <w:t xml:space="preserve">here is a fitting quote by J. R. Miller: </w:t>
      </w:r>
    </w:p>
    <w:p w14:paraId="494D58BF" w14:textId="77777777" w:rsidR="00E81D18" w:rsidRDefault="00E81D18" w:rsidP="00224865">
      <w:pPr>
        <w:ind w:left="720" w:right="720" w:firstLine="721"/>
        <w:jc w:val="both"/>
        <w:rPr>
          <w:rFonts w:asciiTheme="minorHAnsi" w:hAnsiTheme="minorHAnsi" w:cstheme="minorHAnsi"/>
          <w:sz w:val="24"/>
          <w:szCs w:val="24"/>
        </w:rPr>
      </w:pPr>
      <w:r>
        <w:rPr>
          <w:rFonts w:asciiTheme="minorHAnsi" w:hAnsiTheme="minorHAnsi" w:cstheme="minorHAnsi"/>
          <w:sz w:val="24"/>
          <w:szCs w:val="24"/>
        </w:rPr>
        <w:t>Christ is building His kingdom with earth’s broken things. Men want only the strong, the successful, the victorious, the unbroken –</w:t>
      </w:r>
      <w:r w:rsidR="00224865">
        <w:rPr>
          <w:rFonts w:asciiTheme="minorHAnsi" w:hAnsiTheme="minorHAnsi" w:cstheme="minorHAnsi"/>
          <w:sz w:val="24"/>
          <w:szCs w:val="24"/>
        </w:rPr>
        <w:t xml:space="preserve"> </w:t>
      </w:r>
      <w:r>
        <w:rPr>
          <w:rFonts w:asciiTheme="minorHAnsi" w:hAnsiTheme="minorHAnsi" w:cstheme="minorHAnsi"/>
          <w:sz w:val="24"/>
          <w:szCs w:val="24"/>
        </w:rPr>
        <w:t>in building their kingdoms. But God is the God of the</w:t>
      </w:r>
      <w:r w:rsidR="00224865">
        <w:rPr>
          <w:rFonts w:asciiTheme="minorHAnsi" w:hAnsiTheme="minorHAnsi" w:cstheme="minorHAnsi"/>
          <w:sz w:val="24"/>
          <w:szCs w:val="24"/>
        </w:rPr>
        <w:t xml:space="preserve"> unsuccessful, of those who have failed. Heaven is filling with earth’s broken live, and there is no bruised reed that Christ cannot take and restore to glorious blessedness and beauty. He can take the life crushed by pain or sorrow—and make it into a harp whose music shall be all praise. He can lift earth’s saddest failure –up to Heaven’s glory! </w:t>
      </w:r>
    </w:p>
    <w:p w14:paraId="37527725" w14:textId="77777777" w:rsidR="00F7033D" w:rsidRPr="006251A4" w:rsidRDefault="00F7033D" w:rsidP="00F7033D">
      <w:pPr>
        <w:spacing w:after="0"/>
        <w:ind w:left="-15" w:right="6"/>
        <w:rPr>
          <w:sz w:val="24"/>
          <w:szCs w:val="24"/>
        </w:rPr>
      </w:pPr>
      <w:r w:rsidRPr="00C330FA">
        <w:rPr>
          <w:b/>
          <w:sz w:val="28"/>
          <w:szCs w:val="28"/>
        </w:rPr>
        <w:t xml:space="preserve">DIGGING DEEPER: </w:t>
      </w:r>
      <w:r w:rsidRPr="00C330FA">
        <w:rPr>
          <w:sz w:val="28"/>
          <w:szCs w:val="28"/>
        </w:rPr>
        <w:t>Psalms 72:1-12, 107:8-21; Jeremiah 8:20-</w:t>
      </w:r>
      <w:r w:rsidRPr="006251A4">
        <w:rPr>
          <w:sz w:val="24"/>
          <w:szCs w:val="24"/>
        </w:rPr>
        <w:t xml:space="preserve">22; Proverbs 4:20-23; Hebrews </w:t>
      </w:r>
    </w:p>
    <w:p w14:paraId="71B1A586" w14:textId="77777777" w:rsidR="00F7033D" w:rsidRDefault="00F7033D" w:rsidP="00F7033D">
      <w:pPr>
        <w:spacing w:after="0"/>
        <w:ind w:left="-15" w:right="6"/>
        <w:rPr>
          <w:sz w:val="24"/>
          <w:szCs w:val="24"/>
        </w:rPr>
      </w:pPr>
      <w:r w:rsidRPr="006251A4">
        <w:rPr>
          <w:sz w:val="24"/>
          <w:szCs w:val="24"/>
        </w:rPr>
        <w:t xml:space="preserve">4:12-13 </w:t>
      </w:r>
    </w:p>
    <w:p w14:paraId="4727F2C6" w14:textId="77777777" w:rsidR="00FD2077" w:rsidRPr="006251A4" w:rsidRDefault="00FD2077" w:rsidP="00F7033D">
      <w:pPr>
        <w:spacing w:after="0"/>
        <w:ind w:left="-15" w:right="6"/>
        <w:rPr>
          <w:sz w:val="24"/>
          <w:szCs w:val="24"/>
        </w:rPr>
      </w:pPr>
    </w:p>
    <w:p w14:paraId="629981C0" w14:textId="77777777" w:rsidR="00F7033D" w:rsidRPr="006251A4" w:rsidRDefault="00F7033D" w:rsidP="00F7033D">
      <w:pPr>
        <w:ind w:left="-15" w:right="6" w:firstLine="721"/>
        <w:jc w:val="both"/>
        <w:rPr>
          <w:sz w:val="24"/>
          <w:szCs w:val="24"/>
        </w:rPr>
      </w:pPr>
      <w:r w:rsidRPr="006251A4">
        <w:rPr>
          <w:sz w:val="24"/>
          <w:szCs w:val="24"/>
        </w:rPr>
        <w:t>Isn’t it time to take back what’s been robbed from us and discover our true</w:t>
      </w:r>
      <w:r w:rsidR="009548D2">
        <w:rPr>
          <w:sz w:val="24"/>
          <w:szCs w:val="24"/>
        </w:rPr>
        <w:t xml:space="preserve"> </w:t>
      </w:r>
      <w:r w:rsidRPr="006251A4">
        <w:rPr>
          <w:sz w:val="24"/>
          <w:szCs w:val="24"/>
        </w:rPr>
        <w:t>identity? Those who are in Christ, are clean, pure, blameless and holy. Yes, you heard that correctly</w:t>
      </w:r>
      <w:r w:rsidRPr="006251A4">
        <w:rPr>
          <w:i/>
          <w:sz w:val="24"/>
          <w:szCs w:val="24"/>
        </w:rPr>
        <w:t>. If you are a saint, then you are holy!</w:t>
      </w:r>
      <w:r w:rsidRPr="006251A4">
        <w:rPr>
          <w:sz w:val="24"/>
          <w:szCs w:val="24"/>
        </w:rPr>
        <w:t xml:space="preserve"> As you look at the following word search from Strong’s Concordance, you will see that the words holy and saint mean the same thing. In fact, they are translated from the exact same Greek word - Hagios. </w:t>
      </w:r>
    </w:p>
    <w:p w14:paraId="36138B33" w14:textId="77777777" w:rsidR="00F7033D" w:rsidRDefault="00F7033D" w:rsidP="00F7033D">
      <w:pPr>
        <w:spacing w:after="5" w:line="252" w:lineRule="auto"/>
        <w:ind w:left="25" w:right="29" w:hanging="6"/>
        <w:jc w:val="center"/>
        <w:rPr>
          <w:b/>
          <w:sz w:val="24"/>
          <w:szCs w:val="24"/>
        </w:rPr>
      </w:pPr>
      <w:r w:rsidRPr="006251A4">
        <w:rPr>
          <w:b/>
          <w:sz w:val="24"/>
          <w:szCs w:val="24"/>
        </w:rPr>
        <w:t>Zechariah 3:</w:t>
      </w:r>
      <w:r>
        <w:rPr>
          <w:b/>
          <w:sz w:val="24"/>
          <w:szCs w:val="24"/>
        </w:rPr>
        <w:t>1-5</w:t>
      </w:r>
      <w:r w:rsidRPr="006251A4">
        <w:rPr>
          <w:b/>
          <w:sz w:val="24"/>
          <w:szCs w:val="24"/>
        </w:rPr>
        <w:t xml:space="preserve"> </w:t>
      </w:r>
    </w:p>
    <w:p w14:paraId="26D00550" w14:textId="77777777" w:rsidR="009548D2" w:rsidRDefault="00F7033D" w:rsidP="00F7033D">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Fonts w:asciiTheme="minorHAnsi" w:hAnsiTheme="minorHAnsi" w:cstheme="minorHAnsi"/>
          <w:b/>
          <w:i/>
          <w:color w:val="000000"/>
          <w:sz w:val="24"/>
          <w:szCs w:val="24"/>
        </w:rPr>
        <w:t>Next I saw Joshua the high priest</w:t>
      </w:r>
      <w:r w:rsidRPr="006251A4">
        <w:rPr>
          <w:rStyle w:val="apple-converted-space"/>
          <w:rFonts w:asciiTheme="minorHAnsi" w:hAnsiTheme="minorHAnsi" w:cstheme="minorHAnsi"/>
          <w:b/>
          <w:i/>
          <w:color w:val="000000"/>
          <w:sz w:val="24"/>
          <w:szCs w:val="24"/>
          <w:vertAlign w:val="superscript"/>
        </w:rPr>
        <w:t> </w:t>
      </w:r>
      <w:r w:rsidRPr="006251A4">
        <w:rPr>
          <w:rFonts w:asciiTheme="minorHAnsi" w:hAnsiTheme="minorHAnsi" w:cstheme="minorHAnsi"/>
          <w:b/>
          <w:i/>
          <w:color w:val="000000"/>
          <w:sz w:val="24"/>
          <w:szCs w:val="24"/>
        </w:rPr>
        <w:t>standing before the angel of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Fonts w:asciiTheme="minorHAnsi" w:hAnsiTheme="minorHAnsi" w:cstheme="minorHAnsi"/>
          <w:b/>
          <w:i/>
          <w:color w:val="000000"/>
          <w:sz w:val="24"/>
          <w:szCs w:val="24"/>
        </w:rPr>
        <w:t>, with Satan</w:t>
      </w:r>
      <w:r w:rsidRPr="006251A4">
        <w:rPr>
          <w:rFonts w:asciiTheme="minorHAnsi" w:hAnsiTheme="minorHAnsi" w:cstheme="minorHAnsi"/>
          <w:b/>
          <w:i/>
          <w:color w:val="000000"/>
          <w:sz w:val="24"/>
          <w:szCs w:val="24"/>
          <w:vertAlign w:val="superscript"/>
        </w:rPr>
        <w:t> </w:t>
      </w:r>
      <w:r w:rsidRPr="006251A4">
        <w:rPr>
          <w:rFonts w:asciiTheme="minorHAnsi" w:hAnsiTheme="minorHAnsi" w:cstheme="minorHAnsi"/>
          <w:b/>
          <w:i/>
          <w:color w:val="000000"/>
          <w:sz w:val="24"/>
          <w:szCs w:val="24"/>
        </w:rPr>
        <w:t>standing at his right hand to accuse him.</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005B3265">
        <w:rPr>
          <w:rStyle w:val="sc"/>
          <w:rFonts w:asciiTheme="minorHAnsi" w:hAnsiTheme="minorHAnsi" w:cstheme="minorHAnsi"/>
          <w:b/>
          <w:i/>
          <w:smallCaps/>
          <w:color w:val="000000"/>
          <w:sz w:val="24"/>
          <w:szCs w:val="24"/>
        </w:rPr>
        <w:t xml:space="preserve"> </w:t>
      </w:r>
      <w:r w:rsidRPr="006251A4">
        <w:rPr>
          <w:rFonts w:asciiTheme="minorHAnsi" w:hAnsiTheme="minorHAnsi" w:cstheme="minorHAnsi"/>
          <w:b/>
          <w:i/>
          <w:color w:val="000000"/>
          <w:sz w:val="24"/>
          <w:szCs w:val="24"/>
        </w:rPr>
        <w:t>said to Satan, “May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rebuke you, Satan! May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Fonts w:asciiTheme="minorHAnsi" w:hAnsiTheme="minorHAnsi" w:cstheme="minorHAnsi"/>
          <w:b/>
          <w:i/>
          <w:color w:val="000000"/>
          <w:sz w:val="24"/>
          <w:szCs w:val="24"/>
        </w:rPr>
        <w:t>, who has chosen Jerusalem,</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rebuke you! Isn’t this man like a burning stick snatched from the fire?”</w:t>
      </w:r>
      <w:r w:rsidRPr="006251A4">
        <w:rPr>
          <w:rStyle w:val="apple-converted-space"/>
          <w:rFonts w:asciiTheme="minorHAnsi" w:hAnsiTheme="minorHAnsi" w:cstheme="minorHAnsi"/>
          <w:b/>
          <w:i/>
          <w:color w:val="000000"/>
          <w:sz w:val="24"/>
          <w:szCs w:val="24"/>
        </w:rPr>
        <w:t> </w:t>
      </w:r>
    </w:p>
    <w:p w14:paraId="1568831D" w14:textId="77777777" w:rsidR="00F7033D" w:rsidRDefault="00F7033D" w:rsidP="00F7033D">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Now Joshua was dressed in filthy clothes</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as he stood there before the angel.</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The angel</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spoke up to those standing all around, “Remove his filthy clothes.” Then he said to Joshua, “I have freely forgiven your iniquity and will dress you</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in fine clothing.”</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Then I spoke up, “Let a clean turban be put on his head.” So they put a clean turban on his head and clothed him, while the angel of the</w:t>
      </w:r>
      <w:r w:rsidRPr="006251A4">
        <w:rPr>
          <w:rStyle w:val="apple-converted-space"/>
          <w:rFonts w:asciiTheme="minorHAnsi" w:hAnsiTheme="minorHAnsi" w:cstheme="minorHAnsi"/>
          <w:b/>
          <w:i/>
          <w:color w:val="000000"/>
          <w:sz w:val="24"/>
          <w:szCs w:val="24"/>
        </w:rPr>
        <w:t> </w:t>
      </w:r>
      <w:r w:rsidRPr="006251A4">
        <w:rPr>
          <w:rStyle w:val="sc"/>
          <w:rFonts w:asciiTheme="minorHAnsi" w:hAnsiTheme="minorHAnsi" w:cstheme="minorHAnsi"/>
          <w:b/>
          <w:i/>
          <w:smallCaps/>
          <w:color w:val="000000"/>
          <w:sz w:val="24"/>
          <w:szCs w:val="24"/>
        </w:rPr>
        <w:t>Lord</w:t>
      </w:r>
      <w:r w:rsidRPr="006251A4">
        <w:rPr>
          <w:rStyle w:val="apple-converted-space"/>
          <w:rFonts w:asciiTheme="minorHAnsi" w:hAnsiTheme="minorHAnsi" w:cstheme="minorHAnsi"/>
          <w:b/>
          <w:i/>
          <w:color w:val="000000"/>
          <w:sz w:val="24"/>
          <w:szCs w:val="24"/>
        </w:rPr>
        <w:t> </w:t>
      </w:r>
      <w:r w:rsidRPr="006251A4">
        <w:rPr>
          <w:rFonts w:asciiTheme="minorHAnsi" w:hAnsiTheme="minorHAnsi" w:cstheme="minorHAnsi"/>
          <w:b/>
          <w:i/>
          <w:color w:val="000000"/>
          <w:sz w:val="24"/>
          <w:szCs w:val="24"/>
        </w:rPr>
        <w:t>stood nearby.</w:t>
      </w:r>
      <w:r w:rsidRPr="006251A4">
        <w:rPr>
          <w:rStyle w:val="apple-converted-space"/>
          <w:rFonts w:asciiTheme="minorHAnsi" w:hAnsiTheme="minorHAnsi" w:cstheme="minorHAnsi"/>
          <w:b/>
          <w:i/>
          <w:color w:val="000000"/>
          <w:sz w:val="24"/>
          <w:szCs w:val="24"/>
        </w:rPr>
        <w:t> </w:t>
      </w:r>
    </w:p>
    <w:p w14:paraId="657ABA16" w14:textId="77777777" w:rsidR="00F7033D" w:rsidRDefault="00F7033D" w:rsidP="00F7033D">
      <w:pPr>
        <w:spacing w:after="5" w:line="252" w:lineRule="auto"/>
        <w:ind w:left="25" w:right="29" w:hanging="6"/>
        <w:rPr>
          <w:rStyle w:val="apple-converted-space"/>
          <w:rFonts w:asciiTheme="minorHAnsi" w:hAnsiTheme="minorHAnsi" w:cstheme="minorHAnsi"/>
          <w:color w:val="000000"/>
          <w:sz w:val="24"/>
          <w:szCs w:val="24"/>
        </w:rPr>
      </w:pPr>
    </w:p>
    <w:p w14:paraId="3041D3EE" w14:textId="77777777" w:rsidR="00F7033D" w:rsidRPr="006251A4" w:rsidRDefault="00F7033D" w:rsidP="00F7033D">
      <w:pPr>
        <w:spacing w:after="5" w:line="252" w:lineRule="auto"/>
        <w:ind w:left="25" w:right="29" w:firstLine="695"/>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The passage above is a beautiful metaphor that illustrates the heavenly reality that takes place when the Lord forgives us and dresses us in His righteousness. Next you will find a list of Greek words and their definitions. Take a moment and look up some of the passages to see how they were used. </w:t>
      </w:r>
    </w:p>
    <w:p w14:paraId="686C278D" w14:textId="77777777" w:rsidR="00F7033D" w:rsidRPr="006251A4" w:rsidRDefault="00F7033D" w:rsidP="00F7033D">
      <w:pPr>
        <w:spacing w:after="5" w:line="252" w:lineRule="auto"/>
        <w:ind w:left="25" w:right="29" w:hanging="6"/>
        <w:rPr>
          <w:rFonts w:asciiTheme="minorHAnsi" w:hAnsiTheme="minorHAnsi" w:cstheme="minorHAnsi"/>
          <w:b/>
          <w:i/>
          <w:sz w:val="24"/>
          <w:szCs w:val="24"/>
        </w:rPr>
      </w:pPr>
    </w:p>
    <w:p w14:paraId="1836411D" w14:textId="77777777" w:rsidR="00F7033D" w:rsidRPr="000E506F" w:rsidRDefault="00F7033D" w:rsidP="00F7033D">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746CB6CB" w14:textId="77777777" w:rsidR="00F7033D" w:rsidRPr="006251A4" w:rsidRDefault="00F7033D" w:rsidP="00EF73C9">
      <w:pPr>
        <w:numPr>
          <w:ilvl w:val="0"/>
          <w:numId w:val="42"/>
        </w:numPr>
        <w:spacing w:after="51" w:line="269" w:lineRule="auto"/>
        <w:ind w:left="714" w:right="5" w:hanging="361"/>
        <w:jc w:val="both"/>
        <w:rPr>
          <w:sz w:val="24"/>
          <w:szCs w:val="24"/>
        </w:rPr>
      </w:pPr>
      <w:r w:rsidRPr="006251A4">
        <w:rPr>
          <w:b/>
          <w:sz w:val="24"/>
          <w:szCs w:val="24"/>
        </w:rPr>
        <w:t>Saint/Holy</w:t>
      </w:r>
      <w:r w:rsidRPr="006251A4">
        <w:rPr>
          <w:sz w:val="24"/>
          <w:szCs w:val="24"/>
        </w:rPr>
        <w:t>: Strong’s #40 – Greek: Hagios -</w:t>
      </w:r>
      <w:r w:rsidRPr="006251A4">
        <w:rPr>
          <w:i/>
          <w:sz w:val="24"/>
          <w:szCs w:val="24"/>
        </w:rPr>
        <w:t>most holy one, saint. Sacred, pure, morally blameless, consecrated.</w:t>
      </w:r>
      <w:r w:rsidRPr="006251A4">
        <w:rPr>
          <w:sz w:val="24"/>
          <w:szCs w:val="24"/>
        </w:rPr>
        <w:t xml:space="preserve">  See: Ephesians 1:1, 4, 13, 15, 18, 19, 2:19, 21; 4:12, 30; Romans 1:6-7 </w:t>
      </w:r>
    </w:p>
    <w:p w14:paraId="09AD91F8" w14:textId="77777777" w:rsidR="00F7033D" w:rsidRPr="006251A4" w:rsidRDefault="00F7033D" w:rsidP="00EF73C9">
      <w:pPr>
        <w:numPr>
          <w:ilvl w:val="0"/>
          <w:numId w:val="42"/>
        </w:numPr>
        <w:spacing w:after="52" w:line="269" w:lineRule="auto"/>
        <w:ind w:left="714" w:right="5" w:hanging="361"/>
        <w:jc w:val="both"/>
        <w:rPr>
          <w:sz w:val="24"/>
          <w:szCs w:val="24"/>
        </w:rPr>
      </w:pPr>
      <w:r w:rsidRPr="006251A4">
        <w:rPr>
          <w:b/>
          <w:sz w:val="24"/>
          <w:szCs w:val="24"/>
        </w:rPr>
        <w:t>Sanctified</w:t>
      </w:r>
      <w:r w:rsidRPr="006251A4">
        <w:rPr>
          <w:sz w:val="24"/>
          <w:szCs w:val="24"/>
        </w:rPr>
        <w:t>: Strong’s # 37-John 17:17,19; Ephesian</w:t>
      </w:r>
      <w:r>
        <w:rPr>
          <w:sz w:val="24"/>
          <w:szCs w:val="24"/>
        </w:rPr>
        <w:t>s</w:t>
      </w:r>
      <w:r w:rsidRPr="006251A4">
        <w:rPr>
          <w:sz w:val="24"/>
          <w:szCs w:val="24"/>
        </w:rPr>
        <w:t xml:space="preserve"> 5:2; 1 Cor</w:t>
      </w:r>
      <w:r>
        <w:rPr>
          <w:sz w:val="24"/>
          <w:szCs w:val="24"/>
        </w:rPr>
        <w:t>inthians</w:t>
      </w:r>
      <w:r w:rsidRPr="006251A4">
        <w:rPr>
          <w:sz w:val="24"/>
          <w:szCs w:val="24"/>
        </w:rPr>
        <w:t xml:space="preserve"> 1:2, 6:11; 1 Timothy 4:5; 1 Thessalonian 5:3 </w:t>
      </w:r>
    </w:p>
    <w:p w14:paraId="62C59342" w14:textId="77777777" w:rsidR="00F7033D" w:rsidRPr="006251A4" w:rsidRDefault="00F7033D" w:rsidP="00EF73C9">
      <w:pPr>
        <w:numPr>
          <w:ilvl w:val="0"/>
          <w:numId w:val="42"/>
        </w:numPr>
        <w:spacing w:after="51" w:line="271" w:lineRule="auto"/>
        <w:ind w:left="714" w:right="5" w:hanging="361"/>
        <w:jc w:val="both"/>
        <w:rPr>
          <w:sz w:val="24"/>
          <w:szCs w:val="24"/>
        </w:rPr>
      </w:pPr>
      <w:r w:rsidRPr="006251A4">
        <w:rPr>
          <w:b/>
          <w:sz w:val="24"/>
          <w:szCs w:val="24"/>
        </w:rPr>
        <w:t>Pure:</w:t>
      </w:r>
      <w:r w:rsidRPr="006251A4">
        <w:rPr>
          <w:sz w:val="24"/>
          <w:szCs w:val="24"/>
        </w:rPr>
        <w:t xml:space="preserve"> Strong’s #53 – Hagnos from holy /saint</w:t>
      </w:r>
      <w:r w:rsidRPr="006251A4">
        <w:rPr>
          <w:i/>
          <w:sz w:val="24"/>
          <w:szCs w:val="24"/>
        </w:rPr>
        <w:t>, clean, innocent, modest, perfect, chaste, clean, pure.</w:t>
      </w:r>
      <w:r w:rsidRPr="006251A4">
        <w:rPr>
          <w:sz w:val="24"/>
          <w:szCs w:val="24"/>
        </w:rPr>
        <w:t xml:space="preserve">1 John 3:3; 1 Peter 2:9 </w:t>
      </w:r>
    </w:p>
    <w:p w14:paraId="50AF45B5" w14:textId="77777777" w:rsidR="00F7033D" w:rsidRPr="006251A4" w:rsidRDefault="00F7033D" w:rsidP="00EF73C9">
      <w:pPr>
        <w:numPr>
          <w:ilvl w:val="0"/>
          <w:numId w:val="42"/>
        </w:numPr>
        <w:spacing w:after="35" w:line="268" w:lineRule="auto"/>
        <w:ind w:left="714" w:right="5" w:hanging="361"/>
        <w:jc w:val="both"/>
        <w:rPr>
          <w:sz w:val="24"/>
          <w:szCs w:val="24"/>
        </w:rPr>
      </w:pPr>
      <w:r w:rsidRPr="006251A4">
        <w:rPr>
          <w:b/>
          <w:sz w:val="24"/>
          <w:szCs w:val="24"/>
        </w:rPr>
        <w:t>Pure</w:t>
      </w:r>
      <w:r w:rsidRPr="006251A4">
        <w:rPr>
          <w:sz w:val="24"/>
          <w:szCs w:val="24"/>
        </w:rPr>
        <w:t>: Strong’s #2513 Katharos</w:t>
      </w:r>
      <w:r w:rsidRPr="006251A4">
        <w:rPr>
          <w:i/>
          <w:sz w:val="24"/>
          <w:szCs w:val="24"/>
        </w:rPr>
        <w:t>, clean clear, pure</w:t>
      </w:r>
      <w:r w:rsidRPr="006251A4">
        <w:rPr>
          <w:sz w:val="24"/>
          <w:szCs w:val="24"/>
        </w:rPr>
        <w:t xml:space="preserve">. Hebrews 10:22 </w:t>
      </w:r>
    </w:p>
    <w:p w14:paraId="6F121ED2" w14:textId="77777777" w:rsidR="00F7033D" w:rsidRPr="006251A4" w:rsidRDefault="00F7033D" w:rsidP="00EF73C9">
      <w:pPr>
        <w:numPr>
          <w:ilvl w:val="0"/>
          <w:numId w:val="42"/>
        </w:numPr>
        <w:spacing w:after="50" w:line="271" w:lineRule="auto"/>
        <w:ind w:left="714" w:right="5" w:hanging="361"/>
        <w:jc w:val="both"/>
        <w:rPr>
          <w:sz w:val="24"/>
          <w:szCs w:val="24"/>
        </w:rPr>
      </w:pPr>
      <w:r w:rsidRPr="006251A4">
        <w:rPr>
          <w:b/>
          <w:sz w:val="24"/>
          <w:szCs w:val="24"/>
        </w:rPr>
        <w:t>Cleansed</w:t>
      </w:r>
      <w:r w:rsidRPr="006251A4">
        <w:rPr>
          <w:sz w:val="24"/>
          <w:szCs w:val="24"/>
        </w:rPr>
        <w:t xml:space="preserve">: Strong’s #2511/2513- Karharizo: </w:t>
      </w:r>
      <w:r w:rsidRPr="006251A4">
        <w:rPr>
          <w:i/>
          <w:sz w:val="24"/>
          <w:szCs w:val="24"/>
        </w:rPr>
        <w:t>to cleanse, make clean, purge, purify, pure.</w:t>
      </w:r>
      <w:r w:rsidRPr="006251A4">
        <w:rPr>
          <w:sz w:val="24"/>
          <w:szCs w:val="24"/>
        </w:rPr>
        <w:t xml:space="preserve"> John 13:10-11 </w:t>
      </w:r>
    </w:p>
    <w:p w14:paraId="253557F9" w14:textId="77777777" w:rsidR="00F7033D" w:rsidRPr="006251A4" w:rsidRDefault="00F7033D" w:rsidP="00EF73C9">
      <w:pPr>
        <w:numPr>
          <w:ilvl w:val="0"/>
          <w:numId w:val="42"/>
        </w:numPr>
        <w:spacing w:after="35" w:line="268" w:lineRule="auto"/>
        <w:ind w:left="714" w:right="5" w:hanging="361"/>
        <w:jc w:val="both"/>
        <w:rPr>
          <w:sz w:val="24"/>
          <w:szCs w:val="24"/>
        </w:rPr>
      </w:pPr>
      <w:r w:rsidRPr="006251A4">
        <w:rPr>
          <w:b/>
          <w:sz w:val="24"/>
          <w:szCs w:val="24"/>
        </w:rPr>
        <w:t>Blameless</w:t>
      </w:r>
      <w:r w:rsidRPr="006251A4">
        <w:rPr>
          <w:sz w:val="24"/>
          <w:szCs w:val="24"/>
        </w:rPr>
        <w:t>: Strong’s # 298 Amometos–</w:t>
      </w:r>
      <w:r w:rsidRPr="006251A4">
        <w:rPr>
          <w:i/>
          <w:sz w:val="24"/>
          <w:szCs w:val="24"/>
        </w:rPr>
        <w:t xml:space="preserve">unblamable.  </w:t>
      </w:r>
      <w:r w:rsidRPr="006251A4">
        <w:rPr>
          <w:sz w:val="24"/>
          <w:szCs w:val="24"/>
        </w:rPr>
        <w:t xml:space="preserve">2 Peter 3:14 </w:t>
      </w:r>
    </w:p>
    <w:p w14:paraId="0A7CC4B3" w14:textId="77777777" w:rsidR="00F7033D" w:rsidRPr="006251A4" w:rsidRDefault="00F7033D" w:rsidP="00EF73C9">
      <w:pPr>
        <w:numPr>
          <w:ilvl w:val="0"/>
          <w:numId w:val="42"/>
        </w:numPr>
        <w:spacing w:after="31" w:line="271" w:lineRule="auto"/>
        <w:ind w:left="714" w:right="5" w:hanging="361"/>
        <w:jc w:val="both"/>
        <w:rPr>
          <w:sz w:val="24"/>
          <w:szCs w:val="24"/>
        </w:rPr>
      </w:pPr>
      <w:r w:rsidRPr="006251A4">
        <w:rPr>
          <w:b/>
          <w:sz w:val="24"/>
          <w:szCs w:val="24"/>
        </w:rPr>
        <w:t>Blameless</w:t>
      </w:r>
      <w:r w:rsidRPr="006251A4">
        <w:rPr>
          <w:sz w:val="24"/>
          <w:szCs w:val="24"/>
        </w:rPr>
        <w:t>: Strong’s # 410-</w:t>
      </w:r>
      <w:r w:rsidRPr="006251A4">
        <w:rPr>
          <w:i/>
          <w:sz w:val="24"/>
          <w:szCs w:val="24"/>
        </w:rPr>
        <w:t>unaccused, irreproachable blameless</w:t>
      </w:r>
      <w:r w:rsidRPr="006251A4">
        <w:rPr>
          <w:sz w:val="24"/>
          <w:szCs w:val="24"/>
        </w:rPr>
        <w:t>. 1 Cor</w:t>
      </w:r>
      <w:r>
        <w:rPr>
          <w:sz w:val="24"/>
          <w:szCs w:val="24"/>
        </w:rPr>
        <w:t>inthians</w:t>
      </w:r>
      <w:r w:rsidRPr="006251A4">
        <w:rPr>
          <w:sz w:val="24"/>
          <w:szCs w:val="24"/>
        </w:rPr>
        <w:t xml:space="preserve"> 1:8, </w:t>
      </w:r>
    </w:p>
    <w:p w14:paraId="6F92C750" w14:textId="77777777" w:rsidR="00F7033D" w:rsidRPr="006251A4" w:rsidRDefault="00F7033D" w:rsidP="00EF73C9">
      <w:pPr>
        <w:numPr>
          <w:ilvl w:val="0"/>
          <w:numId w:val="42"/>
        </w:numPr>
        <w:spacing w:after="4" w:line="271" w:lineRule="auto"/>
        <w:ind w:left="714" w:right="5" w:hanging="361"/>
        <w:jc w:val="both"/>
        <w:rPr>
          <w:sz w:val="24"/>
          <w:szCs w:val="24"/>
        </w:rPr>
      </w:pPr>
      <w:r w:rsidRPr="006251A4">
        <w:rPr>
          <w:b/>
          <w:sz w:val="24"/>
          <w:szCs w:val="24"/>
        </w:rPr>
        <w:t>Blameless</w:t>
      </w:r>
      <w:r w:rsidRPr="006251A4">
        <w:rPr>
          <w:sz w:val="24"/>
          <w:szCs w:val="24"/>
        </w:rPr>
        <w:t xml:space="preserve">: Strong’s #274- Amemptos- </w:t>
      </w:r>
      <w:r w:rsidRPr="006251A4">
        <w:rPr>
          <w:i/>
          <w:sz w:val="24"/>
          <w:szCs w:val="24"/>
        </w:rPr>
        <w:t>faultless, blameless, un-blamable</w:t>
      </w:r>
      <w:r w:rsidRPr="006251A4">
        <w:rPr>
          <w:sz w:val="24"/>
          <w:szCs w:val="24"/>
        </w:rPr>
        <w:t>. 1 Thess</w:t>
      </w:r>
      <w:r>
        <w:rPr>
          <w:sz w:val="24"/>
          <w:szCs w:val="24"/>
        </w:rPr>
        <w:t>alonians</w:t>
      </w:r>
      <w:r w:rsidRPr="006251A4">
        <w:rPr>
          <w:sz w:val="24"/>
          <w:szCs w:val="24"/>
        </w:rPr>
        <w:t xml:space="preserve"> 5:23 </w:t>
      </w:r>
    </w:p>
    <w:p w14:paraId="6CF5426B" w14:textId="77777777" w:rsidR="00F7033D" w:rsidRPr="006251A4" w:rsidRDefault="00F7033D" w:rsidP="00F7033D">
      <w:pPr>
        <w:spacing w:after="4" w:line="271" w:lineRule="auto"/>
        <w:ind w:right="5"/>
        <w:jc w:val="both"/>
        <w:rPr>
          <w:sz w:val="24"/>
          <w:szCs w:val="24"/>
        </w:rPr>
      </w:pPr>
    </w:p>
    <w:p w14:paraId="1801F48A" w14:textId="77777777" w:rsidR="00F7033D" w:rsidRDefault="00F7033D" w:rsidP="002A1F2E">
      <w:pPr>
        <w:spacing w:after="0"/>
        <w:jc w:val="center"/>
        <w:rPr>
          <w:b/>
          <w:sz w:val="24"/>
          <w:szCs w:val="24"/>
        </w:rPr>
      </w:pPr>
      <w:r w:rsidRPr="002169B6">
        <w:rPr>
          <w:b/>
          <w:sz w:val="24"/>
          <w:szCs w:val="24"/>
        </w:rPr>
        <w:t xml:space="preserve">Psalms 103:1-5 </w:t>
      </w:r>
    </w:p>
    <w:p w14:paraId="1E0F1ABE" w14:textId="77777777" w:rsidR="00F7033D" w:rsidRPr="002169B6" w:rsidRDefault="00F7033D" w:rsidP="00F7033D">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With all that is within me, praise</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his holy name!</w:t>
      </w:r>
    </w:p>
    <w:p w14:paraId="44819EE0" w14:textId="77777777" w:rsidR="00F7033D" w:rsidRPr="002169B6" w:rsidRDefault="00F7033D" w:rsidP="00F7033D">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Do not forget all his kind deeds!</w:t>
      </w:r>
      <w:r w:rsidRPr="002169B6">
        <w:rPr>
          <w:rStyle w:val="apple-converted-space"/>
          <w:rFonts w:asciiTheme="minorHAnsi" w:eastAsiaTheme="majorEastAsia" w:hAnsiTheme="minorHAnsi" w:cstheme="minorHAnsi"/>
          <w:b/>
          <w:i/>
          <w:color w:val="000000"/>
          <w:vertAlign w:val="superscript"/>
        </w:rPr>
        <w:t> </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He is the one who forgives all your sins, who heals all your diseases,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who delivers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your life from the Pit,</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who crowns you with his loyal love and compassion,</w:t>
      </w:r>
      <w:r>
        <w:rPr>
          <w:rFonts w:asciiTheme="minorHAnsi" w:hAnsiTheme="minorHAnsi" w:cstheme="minorHAnsi"/>
          <w:b/>
          <w:i/>
          <w:color w:val="000000"/>
        </w:rPr>
        <w:t xml:space="preserve"> </w:t>
      </w:r>
      <w:r w:rsidRPr="002169B6">
        <w:rPr>
          <w:rFonts w:asciiTheme="minorHAnsi" w:hAnsiTheme="minorHAnsi" w:cstheme="minorHAnsi"/>
          <w:b/>
          <w:i/>
          <w:color w:val="000000"/>
        </w:rPr>
        <w:t>who satisfies your life with good things,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so your youth is renewed like an eagle’s.</w:t>
      </w:r>
    </w:p>
    <w:p w14:paraId="3BB8C587" w14:textId="77777777" w:rsidR="00F7033D" w:rsidRPr="006251A4" w:rsidRDefault="00F7033D" w:rsidP="00F7033D">
      <w:pPr>
        <w:spacing w:after="0"/>
        <w:ind w:left="48"/>
        <w:jc w:val="center"/>
        <w:rPr>
          <w:sz w:val="24"/>
          <w:szCs w:val="24"/>
        </w:rPr>
      </w:pPr>
    </w:p>
    <w:p w14:paraId="3A7E90D4" w14:textId="77777777" w:rsidR="008259CA" w:rsidRDefault="008259CA" w:rsidP="008259CA">
      <w:pPr>
        <w:spacing w:after="0"/>
        <w:ind w:left="-15" w:right="6" w:firstLine="721"/>
        <w:jc w:val="both"/>
        <w:rPr>
          <w:sz w:val="24"/>
          <w:szCs w:val="24"/>
        </w:rPr>
      </w:pPr>
      <w:r w:rsidRPr="006251A4">
        <w:rPr>
          <w:sz w:val="24"/>
          <w:szCs w:val="24"/>
        </w:rPr>
        <w:t xml:space="preserve">I don’t know about you, but given the sins of my past, it’s quite difficult to see myself as blameless, and yet that is what the Bible calls me. Although, at one time we were </w:t>
      </w:r>
      <w:r>
        <w:rPr>
          <w:sz w:val="24"/>
          <w:szCs w:val="24"/>
        </w:rPr>
        <w:t xml:space="preserve">as </w:t>
      </w:r>
      <w:r w:rsidRPr="006251A4">
        <w:rPr>
          <w:sz w:val="24"/>
          <w:szCs w:val="24"/>
        </w:rPr>
        <w:t xml:space="preserve">guilty as sin, but now we are clean and blameless in His sight. Do you think of yourself that way? My guess is not, because there is someone who loves to bring up our past to taunt us. </w:t>
      </w:r>
      <w:r>
        <w:rPr>
          <w:sz w:val="24"/>
          <w:szCs w:val="24"/>
        </w:rPr>
        <w:t xml:space="preserve"> </w:t>
      </w:r>
      <w:r w:rsidRPr="006251A4">
        <w:rPr>
          <w:sz w:val="24"/>
          <w:szCs w:val="24"/>
        </w:rPr>
        <w:t xml:space="preserve">Also called “the accuser of the brethren,” Satan loves to remind us of our shameful past. </w:t>
      </w:r>
    </w:p>
    <w:p w14:paraId="2486E51E" w14:textId="77777777" w:rsidR="00FD2077" w:rsidRDefault="00FD2077" w:rsidP="008259CA">
      <w:pPr>
        <w:spacing w:after="0"/>
        <w:ind w:left="-15" w:right="6" w:firstLine="721"/>
        <w:jc w:val="both"/>
        <w:rPr>
          <w:sz w:val="24"/>
          <w:szCs w:val="24"/>
        </w:rPr>
      </w:pPr>
    </w:p>
    <w:p w14:paraId="66106A0A" w14:textId="77777777" w:rsidR="008259CA" w:rsidRPr="002120D6" w:rsidRDefault="008259CA" w:rsidP="008259CA">
      <w:pPr>
        <w:spacing w:after="0"/>
        <w:ind w:right="6"/>
        <w:jc w:val="center"/>
        <w:rPr>
          <w:b/>
          <w:sz w:val="24"/>
          <w:szCs w:val="24"/>
        </w:rPr>
      </w:pPr>
      <w:r w:rsidRPr="002120D6">
        <w:rPr>
          <w:b/>
          <w:sz w:val="24"/>
          <w:szCs w:val="24"/>
        </w:rPr>
        <w:t xml:space="preserve">Acts 10:15b </w:t>
      </w:r>
    </w:p>
    <w:p w14:paraId="1EC1000A" w14:textId="77777777" w:rsidR="008259CA" w:rsidRPr="002120D6" w:rsidRDefault="008259CA" w:rsidP="008259CA">
      <w:pPr>
        <w:spacing w:after="0"/>
        <w:ind w:right="6"/>
        <w:jc w:val="center"/>
        <w:rPr>
          <w:b/>
          <w:sz w:val="24"/>
          <w:szCs w:val="24"/>
        </w:rPr>
      </w:pPr>
      <w:r w:rsidRPr="002120D6">
        <w:rPr>
          <w:b/>
          <w:i/>
          <w:sz w:val="24"/>
          <w:szCs w:val="24"/>
        </w:rPr>
        <w:t>What God has made clean, you must not consider ritually unclean.</w:t>
      </w:r>
    </w:p>
    <w:p w14:paraId="6D2B4384" w14:textId="77777777" w:rsidR="008259CA" w:rsidRPr="006251A4" w:rsidRDefault="008259CA" w:rsidP="008259CA">
      <w:pPr>
        <w:spacing w:after="0"/>
        <w:ind w:left="-15" w:right="6" w:firstLine="721"/>
        <w:jc w:val="both"/>
        <w:rPr>
          <w:sz w:val="24"/>
          <w:szCs w:val="24"/>
        </w:rPr>
      </w:pPr>
    </w:p>
    <w:p w14:paraId="2FCA0E86" w14:textId="77777777" w:rsidR="008259CA" w:rsidRPr="006251A4" w:rsidRDefault="008259CA" w:rsidP="008259CA">
      <w:pPr>
        <w:spacing w:after="0"/>
        <w:ind w:left="-15" w:right="6" w:firstLine="721"/>
        <w:jc w:val="both"/>
        <w:rPr>
          <w:sz w:val="24"/>
          <w:szCs w:val="24"/>
        </w:rPr>
      </w:pPr>
      <w:r w:rsidRPr="006251A4">
        <w:rPr>
          <w:sz w:val="24"/>
          <w:szCs w:val="24"/>
        </w:rPr>
        <w:t>Before conversion, Saul was the same man who had held the cloaks for the men who stoned saint Steven to death. And this was in addition to all the other Christians who he hunted down, persecuted and had killed</w:t>
      </w:r>
      <w:r>
        <w:rPr>
          <w:sz w:val="24"/>
          <w:szCs w:val="24"/>
        </w:rPr>
        <w:t>.</w:t>
      </w:r>
      <w:r w:rsidRPr="006251A4">
        <w:rPr>
          <w:sz w:val="24"/>
          <w:szCs w:val="24"/>
        </w:rPr>
        <w:t xml:space="preserve">  Just consider how Paul must have felt as the Holy Spirit inspired him to write these words, in light of the facts of his past.  How could Paul possibly go forward to serve the Lord unless he truly believed what God said about him in </w:t>
      </w:r>
      <w:r>
        <w:rPr>
          <w:sz w:val="24"/>
          <w:szCs w:val="24"/>
        </w:rPr>
        <w:t xml:space="preserve">the face of </w:t>
      </w:r>
      <w:r w:rsidRPr="006251A4">
        <w:rPr>
          <w:sz w:val="24"/>
          <w:szCs w:val="24"/>
        </w:rPr>
        <w:t xml:space="preserve">the painful reminders of the accuser? Thankfully, precious few of the saints have the kind of painful past to deal with that Paul did. Nonetheless, our shameful past can haunt us just the same. Regardless of how dirty we may feel, that is not how God sees us. When God looks at us, He sees us in Jesus – the sinless One.  </w:t>
      </w:r>
    </w:p>
    <w:p w14:paraId="759BEFFC" w14:textId="77777777" w:rsidR="00F7033D" w:rsidRDefault="00F7033D" w:rsidP="00F7033D">
      <w:pPr>
        <w:spacing w:after="5" w:line="252" w:lineRule="auto"/>
        <w:jc w:val="center"/>
        <w:rPr>
          <w:b/>
          <w:sz w:val="24"/>
          <w:szCs w:val="24"/>
        </w:rPr>
      </w:pPr>
      <w:r w:rsidRPr="002169B6">
        <w:rPr>
          <w:b/>
          <w:sz w:val="24"/>
          <w:szCs w:val="24"/>
        </w:rPr>
        <w:t xml:space="preserve">Ezekiel 36:25-27 </w:t>
      </w:r>
    </w:p>
    <w:p w14:paraId="7A52976C" w14:textId="77777777" w:rsidR="00F7033D" w:rsidRDefault="00F7033D" w:rsidP="00F7033D">
      <w:pPr>
        <w:spacing w:after="5" w:line="252" w:lineRule="auto"/>
        <w:jc w:val="center"/>
        <w:rPr>
          <w:rFonts w:asciiTheme="minorHAnsi" w:hAnsiTheme="minorHAnsi" w:cstheme="minorHAnsi"/>
          <w:b/>
          <w:i/>
          <w:color w:val="000000"/>
          <w:sz w:val="24"/>
          <w:szCs w:val="24"/>
        </w:rPr>
      </w:pPr>
      <w:r w:rsidRPr="002169B6">
        <w:rPr>
          <w:rFonts w:asciiTheme="minorHAnsi" w:hAnsiTheme="minorHAnsi" w:cstheme="minorHAnsi"/>
          <w:b/>
          <w:i/>
          <w:color w:val="000000"/>
          <w:sz w:val="24"/>
          <w:szCs w:val="24"/>
        </w:rPr>
        <w:t>I will sprinkle you with pure water</w:t>
      </w:r>
      <w:r w:rsidRPr="002169B6">
        <w:rPr>
          <w:rStyle w:val="apple-converted-space"/>
          <w:rFonts w:asciiTheme="minorHAnsi" w:hAnsiTheme="minorHAnsi" w:cstheme="minorHAnsi"/>
          <w:b/>
          <w:i/>
          <w:color w:val="000000"/>
          <w:sz w:val="24"/>
          <w:szCs w:val="24"/>
          <w:vertAlign w:val="superscript"/>
        </w:rPr>
        <w:t> </w:t>
      </w:r>
      <w:r w:rsidRPr="002169B6">
        <w:rPr>
          <w:rFonts w:asciiTheme="minorHAnsi" w:hAnsiTheme="minorHAnsi" w:cstheme="minorHAnsi"/>
          <w:b/>
          <w:i/>
          <w:color w:val="000000"/>
          <w:sz w:val="24"/>
          <w:szCs w:val="24"/>
        </w:rPr>
        <w:t>and you will be clean from all your impurities. I will purify you from all your idols.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give you a new heart, and I will put a new spirit within you. I will remove the heart of stone</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from your body and give you a heart of flesh.</w:t>
      </w:r>
      <w:r w:rsidRPr="002169B6">
        <w:rPr>
          <w:rStyle w:val="apple-converted-space"/>
          <w:rFonts w:asciiTheme="minorHAnsi" w:hAnsiTheme="minorHAnsi" w:cstheme="minorHAnsi"/>
          <w:b/>
          <w:i/>
          <w:color w:val="000000"/>
          <w:sz w:val="24"/>
          <w:szCs w:val="24"/>
          <w:vertAlign w:val="superscript"/>
        </w:rPr>
        <w:t> </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put my Spirit within you;</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take the initiative and you will obey my statutes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carefully observe my regulations.</w:t>
      </w:r>
    </w:p>
    <w:p w14:paraId="4D87F442" w14:textId="77777777" w:rsidR="00F617C7" w:rsidRPr="002169B6" w:rsidRDefault="00F617C7" w:rsidP="00F7033D">
      <w:pPr>
        <w:spacing w:after="5" w:line="252" w:lineRule="auto"/>
        <w:jc w:val="center"/>
        <w:rPr>
          <w:rFonts w:asciiTheme="minorHAnsi" w:hAnsiTheme="minorHAnsi" w:cstheme="minorHAnsi"/>
          <w:b/>
          <w:i/>
          <w:sz w:val="24"/>
          <w:szCs w:val="24"/>
        </w:rPr>
      </w:pPr>
    </w:p>
    <w:p w14:paraId="73B262B6" w14:textId="77777777" w:rsidR="00F7033D" w:rsidRPr="002169B6" w:rsidRDefault="00F7033D" w:rsidP="00F7033D">
      <w:pPr>
        <w:ind w:left="-15" w:right="6"/>
        <w:rPr>
          <w:sz w:val="24"/>
          <w:szCs w:val="24"/>
        </w:rPr>
      </w:pPr>
      <w:r w:rsidRPr="00C330FA">
        <w:rPr>
          <w:b/>
          <w:sz w:val="24"/>
          <w:szCs w:val="24"/>
        </w:rPr>
        <w:t xml:space="preserve">DIGGING DEEPER: </w:t>
      </w:r>
      <w:r w:rsidRPr="00C330FA">
        <w:rPr>
          <w:sz w:val="24"/>
          <w:szCs w:val="24"/>
        </w:rPr>
        <w:t>1 Peter 1:14</w:t>
      </w:r>
      <w:r w:rsidRPr="002169B6">
        <w:rPr>
          <w:sz w:val="24"/>
          <w:szCs w:val="24"/>
        </w:rPr>
        <w:t xml:space="preserve">-17; 1 John 1:7; 2 Peter 3:14; 1 Corinthians 3:17; 6:9-20; 7:1215; Ephesians 5:25-27; Col. 1:19-22; Titus 2:11-15; 3:3-7 </w:t>
      </w:r>
    </w:p>
    <w:p w14:paraId="1D81DF0C" w14:textId="77777777" w:rsidR="00F7033D" w:rsidRDefault="00F7033D" w:rsidP="00F7033D">
      <w:pPr>
        <w:spacing w:after="5" w:line="252" w:lineRule="auto"/>
        <w:ind w:left="25" w:right="33" w:hanging="6"/>
        <w:jc w:val="center"/>
        <w:rPr>
          <w:b/>
          <w:sz w:val="24"/>
          <w:szCs w:val="24"/>
        </w:rPr>
      </w:pPr>
      <w:r w:rsidRPr="00DA5BB7">
        <w:rPr>
          <w:b/>
          <w:sz w:val="24"/>
          <w:szCs w:val="24"/>
        </w:rPr>
        <w:t xml:space="preserve">1 Corinthians 6:9-11  </w:t>
      </w:r>
    </w:p>
    <w:p w14:paraId="1A569DD0" w14:textId="77777777" w:rsidR="00F7033D" w:rsidRPr="00DA5BB7" w:rsidRDefault="00F7033D" w:rsidP="00F7033D">
      <w:pPr>
        <w:spacing w:after="5" w:line="252" w:lineRule="auto"/>
        <w:ind w:left="25" w:right="33" w:hanging="6"/>
        <w:jc w:val="center"/>
        <w:rPr>
          <w:rFonts w:asciiTheme="minorHAnsi" w:hAnsiTheme="minorHAnsi" w:cstheme="minorHAnsi"/>
          <w:b/>
          <w:i/>
          <w:sz w:val="24"/>
          <w:szCs w:val="24"/>
        </w:rPr>
      </w:pPr>
      <w:r w:rsidRPr="00DA5BB7">
        <w:rPr>
          <w:rFonts w:asciiTheme="minorHAnsi" w:hAnsiTheme="minorHAnsi" w:cstheme="minorHAnsi"/>
          <w:b/>
          <w:i/>
          <w:color w:val="000000"/>
          <w:sz w:val="24"/>
          <w:szCs w:val="24"/>
        </w:rPr>
        <w:t>Do you not know that the unrighteous will not inherit the kingdom of God? Do not be deceived! The sexually immoral, idolaters, adulterers, passive homosexual partners,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practicing homosexuals,</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thieves, the greedy, drunkards, the verbally abusive,</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swindlers will not inherit the kingdom of God.</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Some of you once lived this way.</w:t>
      </w:r>
      <w:r w:rsidRPr="00DA5BB7">
        <w:rPr>
          <w:rStyle w:val="apple-converted-space"/>
          <w:rFonts w:asciiTheme="minorHAnsi" w:hAnsiTheme="minorHAnsi" w:cstheme="minorHAnsi"/>
          <w:b/>
          <w:i/>
          <w:color w:val="000000"/>
          <w:sz w:val="24"/>
          <w:szCs w:val="24"/>
          <w:vertAlign w:val="superscript"/>
        </w:rPr>
        <w:t> </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But you were washed, you were sanctified, you were justified in the name of the Lord Jesus Christ</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by the Spirit of our God.</w:t>
      </w:r>
    </w:p>
    <w:p w14:paraId="07F0EEDC" w14:textId="77777777" w:rsidR="00F7033D" w:rsidRPr="002169B6" w:rsidRDefault="00F7033D" w:rsidP="00F7033D">
      <w:pPr>
        <w:spacing w:after="0"/>
        <w:ind w:left="48"/>
        <w:jc w:val="center"/>
        <w:rPr>
          <w:sz w:val="24"/>
          <w:szCs w:val="24"/>
        </w:rPr>
      </w:pPr>
    </w:p>
    <w:p w14:paraId="41082D89" w14:textId="77777777" w:rsidR="00F7033D" w:rsidRDefault="00F7033D" w:rsidP="00F7033D">
      <w:pPr>
        <w:ind w:left="-15" w:right="6" w:firstLine="721"/>
        <w:jc w:val="both"/>
        <w:rPr>
          <w:sz w:val="24"/>
          <w:szCs w:val="24"/>
        </w:rPr>
      </w:pPr>
      <w:r w:rsidRPr="002169B6">
        <w:rPr>
          <w:sz w:val="24"/>
          <w:szCs w:val="24"/>
        </w:rPr>
        <w:t xml:space="preserve">Spiritual songs are scriptures put to melody, such as a song by Kari Jobe titled “My Beloved.” It is based upon the words king Solomon wrote about his bride. If you are in Christ, then you are His bride. The following passage from Song of Solomon reminds us of how the Lord views us…. We are clean, spotless, pure and holy.  </w:t>
      </w:r>
    </w:p>
    <w:p w14:paraId="71C7C2C6" w14:textId="77777777" w:rsidR="00F7033D" w:rsidRDefault="00F7033D" w:rsidP="00F7033D">
      <w:pPr>
        <w:spacing w:after="0" w:line="265" w:lineRule="auto"/>
        <w:ind w:left="24" w:hanging="10"/>
        <w:jc w:val="center"/>
        <w:rPr>
          <w:b/>
          <w:sz w:val="24"/>
          <w:szCs w:val="24"/>
        </w:rPr>
      </w:pPr>
      <w:r w:rsidRPr="00DA5BB7">
        <w:rPr>
          <w:b/>
          <w:sz w:val="24"/>
          <w:szCs w:val="24"/>
        </w:rPr>
        <w:t xml:space="preserve">Song of Songs 4:7 </w:t>
      </w:r>
    </w:p>
    <w:p w14:paraId="17881640" w14:textId="77777777" w:rsidR="00F7033D" w:rsidRDefault="00F7033D" w:rsidP="00F7033D">
      <w:pPr>
        <w:spacing w:after="0" w:line="265" w:lineRule="auto"/>
        <w:ind w:left="24" w:hanging="10"/>
        <w:jc w:val="center"/>
        <w:rPr>
          <w:b/>
          <w:i/>
          <w:sz w:val="24"/>
          <w:szCs w:val="24"/>
        </w:rPr>
      </w:pPr>
      <w:r w:rsidRPr="00DA5BB7">
        <w:rPr>
          <w:b/>
          <w:i/>
          <w:sz w:val="24"/>
          <w:szCs w:val="24"/>
        </w:rPr>
        <w:t xml:space="preserve">You are altogether beautiful, my darling! There is no </w:t>
      </w:r>
      <w:r w:rsidR="00A87E0F" w:rsidRPr="00DA5BB7">
        <w:rPr>
          <w:b/>
          <w:i/>
          <w:sz w:val="24"/>
          <w:szCs w:val="24"/>
        </w:rPr>
        <w:t>blemish</w:t>
      </w:r>
      <w:r w:rsidRPr="00DA5BB7">
        <w:rPr>
          <w:b/>
          <w:i/>
          <w:sz w:val="24"/>
          <w:szCs w:val="24"/>
        </w:rPr>
        <w:t xml:space="preserve"> in you!</w:t>
      </w:r>
    </w:p>
    <w:p w14:paraId="5ACA5384" w14:textId="77777777" w:rsidR="00224865" w:rsidRDefault="00224865" w:rsidP="00F7033D">
      <w:pPr>
        <w:spacing w:after="0" w:line="265" w:lineRule="auto"/>
        <w:ind w:left="24" w:hanging="10"/>
        <w:jc w:val="center"/>
        <w:rPr>
          <w:b/>
          <w:i/>
          <w:sz w:val="24"/>
          <w:szCs w:val="24"/>
        </w:rPr>
      </w:pPr>
    </w:p>
    <w:p w14:paraId="1EF2C69F" w14:textId="77777777" w:rsidR="00224865" w:rsidRDefault="00224865" w:rsidP="00F7033D">
      <w:pPr>
        <w:spacing w:after="0" w:line="265" w:lineRule="auto"/>
        <w:ind w:left="24" w:hanging="10"/>
        <w:jc w:val="center"/>
        <w:rPr>
          <w:b/>
          <w:i/>
          <w:sz w:val="24"/>
          <w:szCs w:val="24"/>
        </w:rPr>
      </w:pPr>
    </w:p>
    <w:p w14:paraId="62BA892B" w14:textId="77777777" w:rsidR="00224865" w:rsidRDefault="00224865" w:rsidP="00F7033D">
      <w:pPr>
        <w:spacing w:after="0" w:line="265" w:lineRule="auto"/>
        <w:ind w:left="24" w:hanging="10"/>
        <w:jc w:val="center"/>
        <w:rPr>
          <w:b/>
          <w:i/>
          <w:sz w:val="24"/>
          <w:szCs w:val="24"/>
        </w:rPr>
      </w:pPr>
    </w:p>
    <w:p w14:paraId="292D146F" w14:textId="77777777" w:rsidR="00224865" w:rsidRDefault="00224865" w:rsidP="00F7033D">
      <w:pPr>
        <w:spacing w:after="0" w:line="265" w:lineRule="auto"/>
        <w:ind w:left="24" w:hanging="10"/>
        <w:jc w:val="center"/>
        <w:rPr>
          <w:b/>
          <w:i/>
          <w:sz w:val="24"/>
          <w:szCs w:val="24"/>
        </w:rPr>
      </w:pPr>
    </w:p>
    <w:p w14:paraId="4175A9AF" w14:textId="77777777" w:rsidR="00224865" w:rsidRDefault="00224865" w:rsidP="00F7033D">
      <w:pPr>
        <w:spacing w:after="0" w:line="265" w:lineRule="auto"/>
        <w:ind w:left="24" w:hanging="10"/>
        <w:jc w:val="center"/>
        <w:rPr>
          <w:b/>
          <w:i/>
          <w:sz w:val="24"/>
          <w:szCs w:val="24"/>
        </w:rPr>
      </w:pPr>
    </w:p>
    <w:p w14:paraId="59FB83BA" w14:textId="77777777" w:rsidR="00224865" w:rsidRDefault="00224865" w:rsidP="00F7033D">
      <w:pPr>
        <w:spacing w:after="0" w:line="265" w:lineRule="auto"/>
        <w:ind w:left="24" w:hanging="10"/>
        <w:jc w:val="center"/>
        <w:rPr>
          <w:b/>
          <w:i/>
          <w:sz w:val="24"/>
          <w:szCs w:val="24"/>
        </w:rPr>
      </w:pPr>
    </w:p>
    <w:p w14:paraId="20F958A7" w14:textId="77777777" w:rsidR="00224865" w:rsidRDefault="00224865" w:rsidP="00F7033D">
      <w:pPr>
        <w:spacing w:after="0" w:line="265" w:lineRule="auto"/>
        <w:ind w:left="24" w:hanging="10"/>
        <w:jc w:val="center"/>
        <w:rPr>
          <w:b/>
          <w:i/>
          <w:sz w:val="24"/>
          <w:szCs w:val="24"/>
        </w:rPr>
      </w:pPr>
    </w:p>
    <w:p w14:paraId="18CACF98" w14:textId="77777777" w:rsidR="00224865" w:rsidRDefault="00224865" w:rsidP="00F7033D">
      <w:pPr>
        <w:spacing w:after="0" w:line="265" w:lineRule="auto"/>
        <w:ind w:left="24" w:hanging="10"/>
        <w:jc w:val="center"/>
        <w:rPr>
          <w:b/>
          <w:i/>
          <w:sz w:val="24"/>
          <w:szCs w:val="24"/>
        </w:rPr>
      </w:pPr>
    </w:p>
    <w:p w14:paraId="378AB44A" w14:textId="77777777" w:rsidR="00224865" w:rsidRDefault="00224865" w:rsidP="00F7033D">
      <w:pPr>
        <w:spacing w:after="0" w:line="265" w:lineRule="auto"/>
        <w:ind w:left="24" w:hanging="10"/>
        <w:jc w:val="center"/>
        <w:rPr>
          <w:b/>
          <w:i/>
          <w:sz w:val="24"/>
          <w:szCs w:val="24"/>
        </w:rPr>
      </w:pPr>
    </w:p>
    <w:p w14:paraId="5F334BF4" w14:textId="77777777" w:rsidR="00224865" w:rsidRDefault="00224865" w:rsidP="00F7033D">
      <w:pPr>
        <w:spacing w:after="0" w:line="265" w:lineRule="auto"/>
        <w:ind w:left="24" w:hanging="10"/>
        <w:jc w:val="center"/>
        <w:rPr>
          <w:b/>
          <w:i/>
          <w:sz w:val="24"/>
          <w:szCs w:val="24"/>
        </w:rPr>
      </w:pPr>
    </w:p>
    <w:p w14:paraId="4DF5BE02" w14:textId="77777777" w:rsidR="00224865" w:rsidRDefault="00224865" w:rsidP="00F7033D">
      <w:pPr>
        <w:spacing w:after="0" w:line="265" w:lineRule="auto"/>
        <w:ind w:left="24" w:hanging="10"/>
        <w:jc w:val="center"/>
        <w:rPr>
          <w:b/>
          <w:i/>
          <w:sz w:val="24"/>
          <w:szCs w:val="24"/>
        </w:rPr>
      </w:pPr>
    </w:p>
    <w:p w14:paraId="678741EB" w14:textId="77777777" w:rsidR="00224865" w:rsidRDefault="00224865" w:rsidP="00F7033D">
      <w:pPr>
        <w:spacing w:after="0" w:line="265" w:lineRule="auto"/>
        <w:ind w:left="24" w:hanging="10"/>
        <w:jc w:val="center"/>
        <w:rPr>
          <w:b/>
          <w:i/>
          <w:sz w:val="24"/>
          <w:szCs w:val="24"/>
        </w:rPr>
      </w:pPr>
    </w:p>
    <w:p w14:paraId="4AF8C37D" w14:textId="77777777" w:rsidR="00F7033D" w:rsidRDefault="00F7033D" w:rsidP="00F7033D">
      <w:pPr>
        <w:tabs>
          <w:tab w:val="left" w:pos="945"/>
          <w:tab w:val="center" w:pos="5040"/>
        </w:tabs>
        <w:jc w:val="center"/>
        <w:rPr>
          <w:rStyle w:val="text"/>
          <w:rFonts w:asciiTheme="minorHAnsi" w:eastAsiaTheme="minorEastAsia" w:hAnsiTheme="minorHAnsi" w:cstheme="minorBidi"/>
          <w:b/>
          <w:bCs/>
          <w:i/>
          <w:iCs/>
        </w:rPr>
      </w:pPr>
      <w:r w:rsidRPr="5897EC05">
        <w:rPr>
          <w:b/>
          <w:bCs/>
          <w:sz w:val="28"/>
          <w:szCs w:val="28"/>
        </w:rPr>
        <w:t xml:space="preserve">DISCUSSION QUESTIONS: </w:t>
      </w:r>
      <w:r>
        <w:rPr>
          <w:b/>
          <w:bCs/>
          <w:sz w:val="28"/>
          <w:szCs w:val="28"/>
        </w:rPr>
        <w:t>Let’s talk about it.</w:t>
      </w:r>
    </w:p>
    <w:p w14:paraId="44707A8F" w14:textId="77777777" w:rsidR="00F7033D" w:rsidRPr="00201289" w:rsidRDefault="00F7033D" w:rsidP="00EF73C9">
      <w:pPr>
        <w:pStyle w:val="ListParagraph"/>
        <w:numPr>
          <w:ilvl w:val="0"/>
          <w:numId w:val="45"/>
        </w:numPr>
        <w:spacing w:after="208"/>
        <w:ind w:right="6"/>
        <w:rPr>
          <w:sz w:val="24"/>
          <w:szCs w:val="24"/>
        </w:rPr>
      </w:pPr>
      <w:r w:rsidRPr="00201289">
        <w:rPr>
          <w:sz w:val="24"/>
          <w:szCs w:val="24"/>
        </w:rPr>
        <w:t>Would you describe yourself as a sinner or a saint? Explain your answer.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2A1AAC39" w14:textId="77777777" w:rsidR="00F7033D" w:rsidRDefault="00F7033D" w:rsidP="00EF73C9">
      <w:pPr>
        <w:pStyle w:val="ListParagraph"/>
        <w:numPr>
          <w:ilvl w:val="0"/>
          <w:numId w:val="45"/>
        </w:numPr>
        <w:spacing w:after="208"/>
        <w:ind w:right="6"/>
        <w:rPr>
          <w:sz w:val="24"/>
          <w:szCs w:val="24"/>
        </w:rPr>
      </w:pPr>
      <w:r w:rsidRPr="00201289">
        <w:rPr>
          <w:sz w:val="24"/>
          <w:szCs w:val="24"/>
        </w:rPr>
        <w:t xml:space="preserve">Have you experienced the </w:t>
      </w:r>
      <w:r w:rsidR="005B3265" w:rsidRPr="00201289">
        <w:rPr>
          <w:sz w:val="24"/>
          <w:szCs w:val="24"/>
        </w:rPr>
        <w:t>trauma</w:t>
      </w:r>
      <w:r w:rsidRPr="00201289">
        <w:rPr>
          <w:sz w:val="24"/>
          <w:szCs w:val="24"/>
        </w:rPr>
        <w:t xml:space="preserve"> of abuse? ______________________________________________________________________________</w:t>
      </w:r>
      <w:r>
        <w:rPr>
          <w:sz w:val="24"/>
          <w:szCs w:val="24"/>
        </w:rPr>
        <w:t>__________________________________________________________________</w:t>
      </w:r>
    </w:p>
    <w:p w14:paraId="5C4DCC3D" w14:textId="77777777"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If so, have you struggled with any addictions that could have resulted from past wounds? ________________________________________________________________________________________________________________________________________________</w:t>
      </w:r>
    </w:p>
    <w:p w14:paraId="2FA12F94" w14:textId="77777777" w:rsidR="00F7033D" w:rsidRPr="00201289" w:rsidRDefault="00F7033D" w:rsidP="00EF73C9">
      <w:pPr>
        <w:pStyle w:val="ListParagraph"/>
        <w:numPr>
          <w:ilvl w:val="0"/>
          <w:numId w:val="45"/>
        </w:numPr>
        <w:spacing w:after="208"/>
        <w:ind w:right="6"/>
        <w:rPr>
          <w:sz w:val="24"/>
          <w:szCs w:val="24"/>
        </w:rPr>
      </w:pPr>
      <w:r w:rsidRPr="00201289">
        <w:rPr>
          <w:sz w:val="24"/>
          <w:szCs w:val="24"/>
        </w:rPr>
        <w:t>If so, have you sought help through counseling? _______________________________________</w:t>
      </w:r>
      <w:r>
        <w:rPr>
          <w:sz w:val="24"/>
          <w:szCs w:val="24"/>
        </w:rPr>
        <w:t>_________________________________</w:t>
      </w:r>
    </w:p>
    <w:p w14:paraId="55AB1E6D" w14:textId="77777777"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Has God revealed to you any areas in your life that need further healing or deliverance? ________________________________________________________________________________________________________________________________</w:t>
      </w:r>
      <w:r>
        <w:rPr>
          <w:sz w:val="24"/>
          <w:szCs w:val="24"/>
        </w:rPr>
        <w:t>________________</w:t>
      </w:r>
    </w:p>
    <w:p w14:paraId="20BB1763" w14:textId="77777777"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Do you think some of our insecurities come from an unhealthy fear that God will treat us as our sins deserve, or perhaps that God cannot truly love us because of what we have done?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447CF7FF" w14:textId="77777777" w:rsidR="00F7033D" w:rsidRPr="00201289" w:rsidRDefault="00F7033D" w:rsidP="00EF73C9">
      <w:pPr>
        <w:pStyle w:val="ListParagraph"/>
        <w:numPr>
          <w:ilvl w:val="0"/>
          <w:numId w:val="45"/>
        </w:numPr>
        <w:spacing w:after="208"/>
        <w:ind w:right="6"/>
        <w:jc w:val="both"/>
        <w:rPr>
          <w:sz w:val="24"/>
          <w:szCs w:val="24"/>
        </w:rPr>
      </w:pPr>
      <w:r w:rsidRPr="00201289">
        <w:rPr>
          <w:sz w:val="24"/>
          <w:szCs w:val="24"/>
        </w:rPr>
        <w:t>Do you feel like you must pay penitence for your past sin to earn God’s love? __________________________________________________________________________________________________________________________________________</w:t>
      </w:r>
      <w:r>
        <w:rPr>
          <w:sz w:val="24"/>
          <w:szCs w:val="24"/>
        </w:rPr>
        <w:t>______</w:t>
      </w:r>
    </w:p>
    <w:p w14:paraId="0942D2F9" w14:textId="77777777" w:rsidR="00F7033D" w:rsidRPr="00201289" w:rsidRDefault="00F7033D" w:rsidP="00EF73C9">
      <w:pPr>
        <w:pStyle w:val="ListParagraph"/>
        <w:numPr>
          <w:ilvl w:val="0"/>
          <w:numId w:val="45"/>
        </w:numPr>
        <w:spacing w:after="208"/>
        <w:ind w:right="6"/>
        <w:rPr>
          <w:sz w:val="24"/>
          <w:szCs w:val="24"/>
        </w:rPr>
      </w:pPr>
      <w:r w:rsidRPr="00201289">
        <w:rPr>
          <w:sz w:val="24"/>
          <w:szCs w:val="24"/>
        </w:rPr>
        <w:t xml:space="preserve">Read: Psalms 103:1-14. In verse 4, the Psalmist describes deliverance from the pit. Can you describe a “pit” that he Lord has delivered from?  </w:t>
      </w: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A44C0F" w14:textId="77777777" w:rsidR="00F7033D" w:rsidRDefault="00F7033D" w:rsidP="002A1F2E">
      <w:pPr>
        <w:spacing w:after="221"/>
        <w:ind w:left="705"/>
      </w:pPr>
    </w:p>
    <w:p w14:paraId="3106BEBB" w14:textId="77777777" w:rsidR="002A1F2E" w:rsidRDefault="002A1F2E" w:rsidP="00F7033D">
      <w:pPr>
        <w:spacing w:after="221"/>
        <w:ind w:left="721"/>
      </w:pPr>
    </w:p>
    <w:p w14:paraId="6ACFD942" w14:textId="77777777" w:rsidR="0019692A" w:rsidRDefault="0019692A" w:rsidP="00F7033D">
      <w:pPr>
        <w:spacing w:after="221"/>
        <w:ind w:left="721"/>
      </w:pPr>
    </w:p>
    <w:p w14:paraId="42CEA433" w14:textId="77777777" w:rsidR="00224865" w:rsidRDefault="00224865" w:rsidP="00F7033D">
      <w:pPr>
        <w:spacing w:after="221"/>
        <w:ind w:left="721"/>
      </w:pPr>
    </w:p>
    <w:p w14:paraId="0C7E0FAC" w14:textId="77777777" w:rsidR="00F7033D" w:rsidRDefault="009548D2" w:rsidP="009548D2">
      <w:pPr>
        <w:spacing w:after="217"/>
        <w:jc w:val="center"/>
      </w:pPr>
      <w:r>
        <w:rPr>
          <w:b/>
          <w:sz w:val="36"/>
          <w:szCs w:val="36"/>
        </w:rPr>
        <w:t>Week #</w:t>
      </w:r>
      <w:r w:rsidR="002A1F2E">
        <w:rPr>
          <w:b/>
          <w:sz w:val="36"/>
          <w:szCs w:val="36"/>
        </w:rPr>
        <w:t>6</w:t>
      </w:r>
    </w:p>
    <w:p w14:paraId="5B2BF67A" w14:textId="77777777" w:rsidR="00F7033D" w:rsidRPr="00224865" w:rsidRDefault="00F7033D" w:rsidP="001673C0">
      <w:pPr>
        <w:pStyle w:val="Heading2"/>
      </w:pPr>
      <w:r w:rsidRPr="00224865">
        <w:t>Redeemed by Love</w:t>
      </w:r>
    </w:p>
    <w:p w14:paraId="409B7A9D" w14:textId="77777777" w:rsidR="005B3265" w:rsidRPr="005B3265" w:rsidRDefault="005B3265" w:rsidP="005B3265">
      <w:pPr>
        <w:jc w:val="center"/>
      </w:pPr>
      <w:r>
        <w:rPr>
          <w:rFonts w:asciiTheme="minorHAnsi" w:hAnsiTheme="minorHAnsi" w:cs="Vijaya"/>
          <w:bCs/>
          <w:iCs/>
          <w:noProof/>
          <w:color w:val="C00000"/>
          <w:sz w:val="24"/>
          <w:szCs w:val="24"/>
        </w:rPr>
        <w:drawing>
          <wp:inline distT="0" distB="0" distL="0" distR="0" wp14:anchorId="246DCAD4" wp14:editId="230AF34B">
            <wp:extent cx="818161" cy="3048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27BBC023" w14:textId="77777777" w:rsidR="00F7033D" w:rsidRPr="005B3265" w:rsidRDefault="00F7033D" w:rsidP="00F7033D">
      <w:pPr>
        <w:pStyle w:val="Heading3"/>
        <w:ind w:left="357" w:right="359"/>
        <w:jc w:val="center"/>
        <w:rPr>
          <w:rFonts w:asciiTheme="minorHAnsi" w:hAnsiTheme="minorHAnsi" w:cstheme="minorHAnsi"/>
          <w:sz w:val="28"/>
          <w:szCs w:val="28"/>
        </w:rPr>
      </w:pPr>
      <w:r w:rsidRPr="005B3265">
        <w:rPr>
          <w:rFonts w:asciiTheme="minorHAnsi" w:hAnsiTheme="minorHAnsi" w:cstheme="minorHAnsi"/>
          <w:sz w:val="28"/>
          <w:szCs w:val="28"/>
        </w:rPr>
        <w:t>Key Passage</w:t>
      </w:r>
      <w:r w:rsidR="005B3265">
        <w:rPr>
          <w:rFonts w:asciiTheme="minorHAnsi" w:hAnsiTheme="minorHAnsi" w:cstheme="minorHAnsi"/>
          <w:sz w:val="28"/>
          <w:szCs w:val="28"/>
        </w:rPr>
        <w:t>s</w:t>
      </w:r>
    </w:p>
    <w:p w14:paraId="68C6D627" w14:textId="77777777" w:rsidR="00F7033D" w:rsidRDefault="00F7033D" w:rsidP="00F7033D">
      <w:pPr>
        <w:spacing w:after="5" w:line="252" w:lineRule="auto"/>
        <w:ind w:left="15" w:right="30" w:hanging="6"/>
        <w:jc w:val="center"/>
        <w:rPr>
          <w:b/>
          <w:sz w:val="24"/>
          <w:szCs w:val="24"/>
        </w:rPr>
      </w:pPr>
      <w:r w:rsidRPr="005B3265">
        <w:rPr>
          <w:b/>
          <w:sz w:val="24"/>
          <w:szCs w:val="24"/>
        </w:rPr>
        <w:t>Ephesians 1:7</w:t>
      </w:r>
      <w:r w:rsidR="005B3265" w:rsidRPr="005B3265">
        <w:rPr>
          <w:b/>
          <w:sz w:val="24"/>
          <w:szCs w:val="24"/>
        </w:rPr>
        <w:t>-8</w:t>
      </w:r>
      <w:r w:rsidRPr="005B3265">
        <w:rPr>
          <w:b/>
          <w:sz w:val="24"/>
          <w:szCs w:val="24"/>
        </w:rPr>
        <w:t xml:space="preserve"> </w:t>
      </w:r>
    </w:p>
    <w:p w14:paraId="2F129566" w14:textId="77777777" w:rsidR="005B3265" w:rsidRPr="005B3265" w:rsidRDefault="005B3265" w:rsidP="00F7033D">
      <w:pPr>
        <w:spacing w:after="5" w:line="252" w:lineRule="auto"/>
        <w:ind w:left="15" w:right="30" w:hanging="6"/>
        <w:jc w:val="center"/>
        <w:rPr>
          <w:rFonts w:asciiTheme="minorHAnsi" w:hAnsiTheme="minorHAnsi"/>
          <w:b/>
          <w:i/>
          <w:sz w:val="24"/>
          <w:szCs w:val="24"/>
        </w:rPr>
      </w:pPr>
      <w:r w:rsidRPr="005B3265">
        <w:rPr>
          <w:rFonts w:asciiTheme="minorHAnsi" w:hAnsiTheme="minorHAnsi"/>
          <w:b/>
          <w:i/>
          <w:color w:val="000000"/>
          <w:sz w:val="24"/>
          <w:szCs w:val="24"/>
        </w:rPr>
        <w:t>In him</w:t>
      </w:r>
      <w:r w:rsidRPr="005B3265">
        <w:rPr>
          <w:rStyle w:val="apple-converted-space"/>
          <w:rFonts w:asciiTheme="minorHAnsi" w:hAnsiTheme="minorHAnsi"/>
          <w:b/>
          <w:i/>
          <w:color w:val="000000"/>
          <w:sz w:val="24"/>
          <w:szCs w:val="24"/>
          <w:vertAlign w:val="superscript"/>
        </w:rPr>
        <w:t> </w:t>
      </w:r>
      <w:r w:rsidRPr="005B3265">
        <w:rPr>
          <w:rFonts w:asciiTheme="minorHAnsi" w:hAnsiTheme="minorHAnsi"/>
          <w:b/>
          <w:i/>
          <w:color w:val="000000"/>
          <w:sz w:val="24"/>
          <w:szCs w:val="24"/>
        </w:rPr>
        <w:t>we have redemption through his blood,</w:t>
      </w:r>
      <w:r w:rsidRPr="005B3265">
        <w:rPr>
          <w:rStyle w:val="apple-converted-space"/>
          <w:rFonts w:asciiTheme="minorHAnsi" w:hAnsiTheme="minorHAnsi"/>
          <w:b/>
          <w:i/>
          <w:color w:val="000000"/>
          <w:sz w:val="24"/>
          <w:szCs w:val="24"/>
        </w:rPr>
        <w:t> </w:t>
      </w:r>
      <w:r w:rsidRPr="005B3265">
        <w:rPr>
          <w:rFonts w:asciiTheme="minorHAnsi" w:hAnsiTheme="minorHAnsi"/>
          <w:b/>
          <w:i/>
          <w:color w:val="000000"/>
          <w:sz w:val="24"/>
          <w:szCs w:val="24"/>
        </w:rPr>
        <w:t>the forgiveness of our trespasses, according to the riches of his grace</w:t>
      </w:r>
      <w:r w:rsidRPr="005B3265">
        <w:rPr>
          <w:rStyle w:val="apple-converted-space"/>
          <w:rFonts w:asciiTheme="minorHAnsi" w:hAnsiTheme="minorHAnsi"/>
          <w:b/>
          <w:i/>
          <w:color w:val="000000"/>
          <w:sz w:val="24"/>
          <w:szCs w:val="24"/>
        </w:rPr>
        <w:t> </w:t>
      </w:r>
      <w:r w:rsidRPr="005B3265">
        <w:rPr>
          <w:rFonts w:asciiTheme="minorHAnsi" w:hAnsiTheme="minorHAnsi"/>
          <w:b/>
          <w:i/>
          <w:color w:val="000000"/>
          <w:sz w:val="24"/>
          <w:szCs w:val="24"/>
        </w:rPr>
        <w:t>that he lavished on us in all wisdom and insight.</w:t>
      </w:r>
      <w:r w:rsidRPr="005B3265">
        <w:rPr>
          <w:rStyle w:val="apple-converted-space"/>
          <w:rFonts w:asciiTheme="minorHAnsi" w:hAnsiTheme="minorHAnsi"/>
          <w:b/>
          <w:i/>
          <w:color w:val="000000"/>
          <w:sz w:val="24"/>
          <w:szCs w:val="24"/>
        </w:rPr>
        <w:t> </w:t>
      </w:r>
    </w:p>
    <w:p w14:paraId="76FA2DDD" w14:textId="77777777" w:rsidR="00F7033D" w:rsidRPr="00992DDF" w:rsidRDefault="00F7033D" w:rsidP="00F7033D">
      <w:pPr>
        <w:pStyle w:val="Heading3"/>
        <w:ind w:left="357" w:right="365"/>
        <w:jc w:val="center"/>
        <w:rPr>
          <w:rFonts w:asciiTheme="minorHAnsi" w:hAnsiTheme="minorHAnsi" w:cstheme="minorHAnsi"/>
          <w:sz w:val="28"/>
          <w:szCs w:val="28"/>
        </w:rPr>
      </w:pPr>
      <w:r w:rsidRPr="00992DDF">
        <w:rPr>
          <w:rFonts w:asciiTheme="minorHAnsi" w:hAnsiTheme="minorHAnsi" w:cstheme="minorHAnsi"/>
          <w:sz w:val="28"/>
          <w:szCs w:val="28"/>
        </w:rPr>
        <w:t>Introduction</w:t>
      </w:r>
    </w:p>
    <w:p w14:paraId="76BE5FE2" w14:textId="77777777" w:rsidR="00F7033D" w:rsidRPr="0066161B" w:rsidRDefault="00F7033D" w:rsidP="00F7033D">
      <w:pPr>
        <w:ind w:left="-15" w:right="6" w:firstLine="721"/>
        <w:jc w:val="both"/>
        <w:rPr>
          <w:sz w:val="24"/>
          <w:szCs w:val="24"/>
        </w:rPr>
      </w:pPr>
      <w:r w:rsidRPr="0066161B">
        <w:rPr>
          <w:sz w:val="24"/>
          <w:szCs w:val="24"/>
        </w:rPr>
        <w:t>Chances are, the word redemption is not a word you are familiar with. For those of us who live in suburban America, the only time we are likely to use that word is when we “redeem a coupon.” In case you don’t know what that means, it’s a piece of paper that is used to get a discounted price on an item.  However, for the saints at Ephesus, the word redemption had great significance. The following commentary on Ephesians 1:7 from the (N.I.V.) Study Bible, sheds light on the customs in Ephesus (1 Timothy 6)</w:t>
      </w:r>
      <w:r>
        <w:rPr>
          <w:sz w:val="24"/>
          <w:szCs w:val="24"/>
        </w:rPr>
        <w:t>.</w:t>
      </w:r>
      <w:r w:rsidRPr="0066161B">
        <w:rPr>
          <w:sz w:val="24"/>
          <w:szCs w:val="24"/>
        </w:rPr>
        <w:t xml:space="preserve"> </w:t>
      </w:r>
    </w:p>
    <w:p w14:paraId="007150D3" w14:textId="77777777" w:rsidR="00F7033D" w:rsidRPr="0066161B" w:rsidRDefault="00F7033D" w:rsidP="00F7033D">
      <w:pPr>
        <w:spacing w:after="142" w:line="271" w:lineRule="auto"/>
        <w:ind w:left="721" w:right="731"/>
        <w:jc w:val="both"/>
        <w:rPr>
          <w:sz w:val="24"/>
          <w:szCs w:val="24"/>
        </w:rPr>
      </w:pPr>
      <w:r w:rsidRPr="0066161B">
        <w:rPr>
          <w:i/>
          <w:sz w:val="24"/>
          <w:szCs w:val="24"/>
        </w:rPr>
        <w:t xml:space="preserve">Ephesians were familiar with the Greco-Roman practice of redemption: Slaves were freed by the payment of a ransom. Similarly, the ransom necessary to free sinners from the bondage of sin and the resulting curse imposed by the law was the death of Christ (called here “his blood”).  </w:t>
      </w:r>
    </w:p>
    <w:p w14:paraId="16365B8A" w14:textId="77777777" w:rsidR="0084476E" w:rsidRDefault="0084476E" w:rsidP="00F7033D">
      <w:pPr>
        <w:spacing w:after="182"/>
        <w:ind w:left="-15" w:right="6" w:firstLine="721"/>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According to an article in USA TODAY, dated September 19, 2017, a report shows that about 40 million people worldwide were subject to modern slavery in 2016. Among them, about 28.7 million- or 71%- were women or girls forced into sex, marriage or labor. It has been estimated that number to be around 57,700. How in the world can this be?</w:t>
      </w:r>
    </w:p>
    <w:p w14:paraId="3E62690B" w14:textId="77777777" w:rsidR="00D04BD0" w:rsidRDefault="0084476E" w:rsidP="00F7033D">
      <w:pPr>
        <w:spacing w:after="182"/>
        <w:ind w:left="-15" w:right="6" w:firstLine="721"/>
        <w:jc w:val="both"/>
        <w:rPr>
          <w:sz w:val="24"/>
          <w:szCs w:val="24"/>
        </w:rPr>
      </w:pPr>
      <w:r>
        <w:rPr>
          <w:sz w:val="24"/>
          <w:szCs w:val="24"/>
        </w:rPr>
        <w:t>On</w:t>
      </w:r>
      <w:r w:rsidR="00F7033D" w:rsidRPr="0066161B">
        <w:rPr>
          <w:sz w:val="24"/>
          <w:szCs w:val="24"/>
        </w:rPr>
        <w:t xml:space="preserve">e of the best novels I have ever read that paints a portrait of redemption </w:t>
      </w:r>
      <w:r w:rsidR="00F7033D" w:rsidRPr="00A87E0F">
        <w:rPr>
          <w:sz w:val="24"/>
          <w:szCs w:val="24"/>
        </w:rPr>
        <w:t xml:space="preserve">is </w:t>
      </w:r>
      <w:r w:rsidR="00F7033D" w:rsidRPr="00A87E0F">
        <w:rPr>
          <w:i/>
          <w:sz w:val="24"/>
          <w:szCs w:val="24"/>
          <w:u w:color="000000"/>
        </w:rPr>
        <w:t>Redeeming</w:t>
      </w:r>
      <w:r w:rsidR="00F7033D" w:rsidRPr="00A87E0F">
        <w:rPr>
          <w:i/>
          <w:sz w:val="24"/>
          <w:szCs w:val="24"/>
        </w:rPr>
        <w:t xml:space="preserve"> </w:t>
      </w:r>
      <w:r w:rsidR="00F7033D" w:rsidRPr="00A87E0F">
        <w:rPr>
          <w:i/>
          <w:sz w:val="24"/>
          <w:szCs w:val="24"/>
          <w:u w:color="000000"/>
        </w:rPr>
        <w:t>Love</w:t>
      </w:r>
      <w:r w:rsidR="00F7033D" w:rsidRPr="00A87E0F">
        <w:rPr>
          <w:i/>
          <w:sz w:val="24"/>
          <w:szCs w:val="24"/>
        </w:rPr>
        <w:t xml:space="preserve"> </w:t>
      </w:r>
      <w:r w:rsidR="00F7033D" w:rsidRPr="0066161B">
        <w:rPr>
          <w:sz w:val="24"/>
          <w:szCs w:val="24"/>
        </w:rPr>
        <w:t xml:space="preserve">by Francine Rivers. She was a very successful author of romance novels when she met the love of her life – the Lord Jesus. Like so many of us, she too had called herself a Christian before she was truly born–again. You can read her testimony recorded in the back cover of this novel. A masterful allegory on the book of Hosea, the story beautifully portrays the amazing grace of God towards His lost sinful humanity. </w:t>
      </w:r>
      <w:r w:rsidR="00D04BD0">
        <w:rPr>
          <w:sz w:val="24"/>
          <w:szCs w:val="24"/>
        </w:rPr>
        <w:t>In fact, Hosea, as well as Isaiah, were two of the Old Testament prophets who were privy to the mystery, later unveiled to Paul, that God is the Husband of His people (Isaiah 54:13). (</w:t>
      </w:r>
      <w:r w:rsidR="00F7033D" w:rsidRPr="0066161B">
        <w:rPr>
          <w:sz w:val="24"/>
          <w:szCs w:val="24"/>
        </w:rPr>
        <w:t>Hosea</w:t>
      </w:r>
      <w:r w:rsidR="00D04BD0">
        <w:rPr>
          <w:sz w:val="24"/>
          <w:szCs w:val="24"/>
        </w:rPr>
        <w:t xml:space="preserve"> chapters one, two and three, would make for a great side study.) </w:t>
      </w:r>
    </w:p>
    <w:p w14:paraId="60649AE8" w14:textId="77777777" w:rsidR="005B3265" w:rsidRDefault="00F7033D" w:rsidP="00F7033D">
      <w:pPr>
        <w:spacing w:after="182"/>
        <w:ind w:left="-15" w:right="6" w:firstLine="721"/>
        <w:jc w:val="both"/>
        <w:rPr>
          <w:sz w:val="24"/>
          <w:szCs w:val="24"/>
        </w:rPr>
      </w:pPr>
      <w:r w:rsidRPr="0066161B">
        <w:rPr>
          <w:sz w:val="24"/>
          <w:szCs w:val="24"/>
        </w:rPr>
        <w:t xml:space="preserve"> The hero </w:t>
      </w:r>
      <w:r w:rsidR="00D04BD0">
        <w:rPr>
          <w:sz w:val="24"/>
          <w:szCs w:val="24"/>
        </w:rPr>
        <w:t xml:space="preserve">in Rivers book </w:t>
      </w:r>
      <w:r w:rsidRPr="0066161B">
        <w:rPr>
          <w:sz w:val="24"/>
          <w:szCs w:val="24"/>
        </w:rPr>
        <w:t xml:space="preserve">is a mirror image of the Lord Jesus. He passionately loves a bride who runs away from Him into the abusive arms of one man after another. Her lovers use, abuse and abandon her.  Yet, even after she is sold into slavery to sin, he woos her, pursues her and ultimately gives up everything to buy her for Himself. While Rivers’ story is fiction, God’s story is not. And it’s His story that gives us eternal hope for our future, regardless of our past. In fact, the underlying theme of the Bible is God’s redeeming Love. </w:t>
      </w:r>
    </w:p>
    <w:p w14:paraId="0E979897" w14:textId="77777777" w:rsidR="00F7033D" w:rsidRPr="00EA46EA" w:rsidRDefault="00F7033D" w:rsidP="00EA46EA">
      <w:pPr>
        <w:spacing w:after="182"/>
        <w:ind w:right="6"/>
        <w:jc w:val="center"/>
        <w:rPr>
          <w:rFonts w:asciiTheme="minorHAnsi" w:hAnsiTheme="minorHAnsi" w:cstheme="minorHAnsi"/>
          <w:b/>
          <w:sz w:val="28"/>
          <w:szCs w:val="28"/>
        </w:rPr>
      </w:pPr>
      <w:r w:rsidRPr="00EA46EA">
        <w:rPr>
          <w:rFonts w:asciiTheme="minorHAnsi" w:hAnsiTheme="minorHAnsi" w:cstheme="minorHAnsi"/>
          <w:b/>
          <w:sz w:val="28"/>
          <w:szCs w:val="28"/>
        </w:rPr>
        <w:t>Redeemed from a Sinful Past</w:t>
      </w:r>
    </w:p>
    <w:p w14:paraId="68C59851" w14:textId="77777777" w:rsidR="00F7033D" w:rsidRDefault="00F7033D" w:rsidP="00F7033D">
      <w:pPr>
        <w:spacing w:after="146" w:line="268" w:lineRule="auto"/>
        <w:ind w:left="-15" w:right="10" w:firstLine="711"/>
        <w:jc w:val="both"/>
        <w:rPr>
          <w:sz w:val="24"/>
          <w:szCs w:val="24"/>
        </w:rPr>
      </w:pPr>
      <w:r w:rsidRPr="0066161B">
        <w:rPr>
          <w:sz w:val="24"/>
          <w:szCs w:val="24"/>
        </w:rPr>
        <w:t xml:space="preserve">We live in the information age; and because of this, through the internet, there is an abundance of sites that afford us the opportunity to trace the steps of our family’s blood-line.  Have you ever done a search of your ancestry to see where in the world your forefathers came from? If you have, then you probably found all sorts of interesting folks. There are some who you would be proud to hang their picture on your family’s hall of fame - while others you would rather keep hidden in the closet of shame. Nevertheless, every family has it’s proverbial “skeletons in the closets.” The apostle Peter aptly describes our earthly ancestry this way: “An empty way of life handed down to us from our forefathers.” Perhaps, the word empty doesn’t quite describe your heritage, because what your family “handed–down” to you was a life filled with pain and shame. If you don’t have a Godly heritage, please do not lose heart. As we are about to learn, in Christ, we have a new blood line, and in Him we’ve been given life to the full. Through the encouragement of Scripture there is hope for us all.  </w:t>
      </w:r>
    </w:p>
    <w:p w14:paraId="7F7155DB" w14:textId="77777777" w:rsidR="00F7033D" w:rsidRDefault="00F7033D" w:rsidP="00F7033D">
      <w:pPr>
        <w:spacing w:after="5" w:line="252" w:lineRule="auto"/>
        <w:ind w:left="25" w:right="28" w:hanging="6"/>
        <w:jc w:val="center"/>
        <w:rPr>
          <w:b/>
          <w:sz w:val="24"/>
          <w:szCs w:val="24"/>
        </w:rPr>
      </w:pPr>
      <w:r w:rsidRPr="007B2896">
        <w:rPr>
          <w:b/>
          <w:sz w:val="24"/>
          <w:szCs w:val="24"/>
        </w:rPr>
        <w:t>1 Corinthians 1:2</w:t>
      </w:r>
      <w:r>
        <w:rPr>
          <w:b/>
          <w:sz w:val="24"/>
          <w:szCs w:val="24"/>
        </w:rPr>
        <w:t>6</w:t>
      </w:r>
      <w:r w:rsidRPr="007B2896">
        <w:rPr>
          <w:b/>
          <w:sz w:val="24"/>
          <w:szCs w:val="24"/>
        </w:rPr>
        <w:t xml:space="preserve">-31  </w:t>
      </w:r>
    </w:p>
    <w:p w14:paraId="39F7AB1E" w14:textId="77777777" w:rsidR="00EE16FE" w:rsidRDefault="00F7033D" w:rsidP="00F7033D">
      <w:pPr>
        <w:spacing w:after="5" w:line="252" w:lineRule="auto"/>
        <w:ind w:left="25" w:right="28" w:hanging="6"/>
        <w:jc w:val="center"/>
        <w:rPr>
          <w:rFonts w:asciiTheme="minorHAnsi" w:hAnsiTheme="minorHAnsi" w:cstheme="minorHAnsi"/>
          <w:b/>
          <w:i/>
          <w:color w:val="000000"/>
          <w:sz w:val="24"/>
          <w:szCs w:val="24"/>
        </w:rPr>
      </w:pPr>
      <w:r w:rsidRPr="00A13908">
        <w:rPr>
          <w:rFonts w:asciiTheme="minorHAnsi" w:hAnsiTheme="minorHAnsi" w:cstheme="minorHAnsi"/>
          <w:b/>
          <w:i/>
          <w:color w:val="000000"/>
          <w:sz w:val="24"/>
          <w:szCs w:val="24"/>
        </w:rPr>
        <w:t>Think about the circumstances of your call,</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brothers and sisters.</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wise by human standards,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powerful, not many were born to a privileged position.</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But God chose what the world thinks foolish to shame the wise, and God chose what the world thinks weak to shame the strong.</w:t>
      </w:r>
    </w:p>
    <w:p w14:paraId="6D6C81C7" w14:textId="77777777" w:rsidR="00F7033D" w:rsidRPr="00A13908" w:rsidRDefault="00F7033D" w:rsidP="00F7033D">
      <w:pPr>
        <w:spacing w:after="5" w:line="252" w:lineRule="auto"/>
        <w:ind w:left="25" w:right="28" w:hanging="6"/>
        <w:jc w:val="center"/>
        <w:rPr>
          <w:rFonts w:asciiTheme="minorHAnsi" w:hAnsiTheme="minorHAnsi" w:cstheme="minorHAnsi"/>
          <w:b/>
          <w:i/>
          <w:sz w:val="24"/>
          <w:szCs w:val="24"/>
        </w:rPr>
      </w:pP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God chose</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what is low and despised in the world, what is regarded as nothing, to set aside what is regarded as something,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no one can boast in his presence.</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He is the reason you have a relationship with Christ Jesus,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who became for us wisdom from God, and righteousness and sanctification and redemption,</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as it is written, “</w:t>
      </w:r>
      <w:r w:rsidRPr="00A13908">
        <w:rPr>
          <w:rFonts w:asciiTheme="minorHAnsi" w:hAnsiTheme="minorHAnsi" w:cstheme="minorHAnsi"/>
          <w:b/>
          <w:bCs/>
          <w:i/>
          <w:iCs/>
          <w:color w:val="000000"/>
          <w:sz w:val="24"/>
          <w:szCs w:val="24"/>
        </w:rPr>
        <w:t>Let the one who boasts</w:t>
      </w:r>
      <w:r w:rsidRPr="00A13908">
        <w:rPr>
          <w:rFonts w:asciiTheme="minorHAnsi" w:hAnsiTheme="minorHAnsi" w:cstheme="minorHAnsi"/>
          <w:b/>
          <w:i/>
          <w:iCs/>
          <w:color w:val="000000"/>
          <w:sz w:val="24"/>
          <w:szCs w:val="24"/>
        </w:rPr>
        <w:t>,</w:t>
      </w:r>
      <w:r w:rsidRPr="00A13908">
        <w:rPr>
          <w:rStyle w:val="apple-converted-space"/>
          <w:rFonts w:asciiTheme="minorHAnsi" w:hAnsiTheme="minorHAnsi" w:cstheme="minorHAnsi"/>
          <w:b/>
          <w:i/>
          <w:iCs/>
          <w:color w:val="000000"/>
          <w:sz w:val="24"/>
          <w:szCs w:val="24"/>
        </w:rPr>
        <w:t> </w:t>
      </w:r>
      <w:r w:rsidRPr="00A13908">
        <w:rPr>
          <w:rFonts w:asciiTheme="minorHAnsi" w:hAnsiTheme="minorHAnsi" w:cstheme="minorHAnsi"/>
          <w:b/>
          <w:bCs/>
          <w:i/>
          <w:iCs/>
          <w:color w:val="000000"/>
          <w:sz w:val="24"/>
          <w:szCs w:val="24"/>
        </w:rPr>
        <w:t>boast in the Lord</w:t>
      </w:r>
      <w:r w:rsidRPr="00A13908">
        <w:rPr>
          <w:rFonts w:asciiTheme="minorHAnsi" w:hAnsiTheme="minorHAnsi" w:cstheme="minorHAnsi"/>
          <w:b/>
          <w:i/>
          <w:color w:val="000000"/>
          <w:sz w:val="24"/>
          <w:szCs w:val="24"/>
        </w:rPr>
        <w:t>.”</w:t>
      </w:r>
    </w:p>
    <w:p w14:paraId="76BB8E00" w14:textId="77777777" w:rsidR="00F7033D" w:rsidRPr="0066161B" w:rsidRDefault="00F7033D" w:rsidP="00F7033D">
      <w:pPr>
        <w:spacing w:after="5" w:line="252" w:lineRule="auto"/>
        <w:ind w:left="25" w:right="19" w:hanging="6"/>
        <w:jc w:val="center"/>
        <w:rPr>
          <w:sz w:val="24"/>
          <w:szCs w:val="24"/>
        </w:rPr>
      </w:pPr>
    </w:p>
    <w:p w14:paraId="1443869F" w14:textId="77777777" w:rsidR="008259CA" w:rsidRPr="0066161B" w:rsidRDefault="008259CA" w:rsidP="008259CA">
      <w:pPr>
        <w:spacing w:after="5" w:line="252" w:lineRule="auto"/>
        <w:ind w:left="25" w:right="19" w:firstLine="695"/>
        <w:jc w:val="both"/>
        <w:rPr>
          <w:sz w:val="24"/>
          <w:szCs w:val="24"/>
        </w:rPr>
      </w:pPr>
      <w:r w:rsidRPr="0066161B">
        <w:rPr>
          <w:sz w:val="24"/>
          <w:szCs w:val="24"/>
        </w:rPr>
        <w:t>I would like to do a quick review of the women listed in the earthly genealogy of Jesus (Matt. 1:3-6).  For starters, you should know that women were hardly ever listed in the family tree. So</w:t>
      </w:r>
      <w:r>
        <w:rPr>
          <w:sz w:val="24"/>
          <w:szCs w:val="24"/>
        </w:rPr>
        <w:t>,</w:t>
      </w:r>
      <w:r w:rsidRPr="0066161B">
        <w:rPr>
          <w:sz w:val="24"/>
          <w:szCs w:val="24"/>
        </w:rPr>
        <w:t xml:space="preserve"> the fact that the Holy Spirit inspired Matthew to list them by name speaks volumes, not to mention, the </w:t>
      </w:r>
      <w:r w:rsidRPr="0066161B">
        <w:rPr>
          <w:i/>
          <w:sz w:val="24"/>
          <w:szCs w:val="24"/>
        </w:rPr>
        <w:t>kind of women</w:t>
      </w:r>
      <w:r w:rsidRPr="0066161B">
        <w:rPr>
          <w:sz w:val="24"/>
          <w:szCs w:val="24"/>
        </w:rPr>
        <w:t xml:space="preserve"> that are listed here. But before we look at these women, there are three significant points that we don’t want to miss, and these are directed toward all kinds of people.   </w:t>
      </w:r>
    </w:p>
    <w:p w14:paraId="7D903589" w14:textId="77777777" w:rsidR="008259CA" w:rsidRPr="0066161B" w:rsidRDefault="008259CA" w:rsidP="008259CA">
      <w:pPr>
        <w:spacing w:after="1"/>
        <w:ind w:left="360"/>
        <w:jc w:val="both"/>
        <w:rPr>
          <w:sz w:val="24"/>
          <w:szCs w:val="24"/>
        </w:rPr>
      </w:pPr>
      <w:r w:rsidRPr="0066161B">
        <w:rPr>
          <w:sz w:val="24"/>
          <w:szCs w:val="24"/>
        </w:rPr>
        <w:t xml:space="preserve"> </w:t>
      </w:r>
    </w:p>
    <w:p w14:paraId="2062B651" w14:textId="77777777" w:rsidR="008259CA" w:rsidRPr="0066161B" w:rsidRDefault="008259CA" w:rsidP="008259CA">
      <w:pPr>
        <w:spacing w:after="0"/>
        <w:ind w:left="360" w:right="6"/>
        <w:jc w:val="both"/>
        <w:rPr>
          <w:sz w:val="24"/>
          <w:szCs w:val="24"/>
        </w:rPr>
      </w:pPr>
      <w:r w:rsidRPr="0066161B">
        <w:rPr>
          <w:sz w:val="24"/>
          <w:szCs w:val="24"/>
        </w:rPr>
        <w:t xml:space="preserve">Number one: God chooses all kinds of people, even those who others deem insignificant.  </w:t>
      </w:r>
    </w:p>
    <w:p w14:paraId="05F90A7C" w14:textId="77777777" w:rsidR="008259CA" w:rsidRDefault="008259CA" w:rsidP="008259CA">
      <w:pPr>
        <w:spacing w:after="0"/>
        <w:ind w:left="360" w:right="1247"/>
        <w:jc w:val="both"/>
        <w:rPr>
          <w:sz w:val="24"/>
          <w:szCs w:val="24"/>
        </w:rPr>
      </w:pPr>
      <w:r w:rsidRPr="0066161B">
        <w:rPr>
          <w:sz w:val="24"/>
          <w:szCs w:val="24"/>
        </w:rPr>
        <w:t xml:space="preserve">Number two: God chooses sinful people, for only sinners can be saved. </w:t>
      </w:r>
    </w:p>
    <w:p w14:paraId="3E13EE58" w14:textId="77777777" w:rsidR="008259CA" w:rsidRPr="0066161B" w:rsidRDefault="008259CA" w:rsidP="008259CA">
      <w:pPr>
        <w:spacing w:after="0"/>
        <w:ind w:left="360" w:right="1247"/>
        <w:jc w:val="both"/>
        <w:rPr>
          <w:sz w:val="24"/>
          <w:szCs w:val="24"/>
        </w:rPr>
      </w:pPr>
      <w:r w:rsidRPr="0066161B">
        <w:rPr>
          <w:sz w:val="24"/>
          <w:szCs w:val="24"/>
        </w:rPr>
        <w:t xml:space="preserve">Number three: God gives honor and dignity to “these kind” of people. </w:t>
      </w:r>
    </w:p>
    <w:p w14:paraId="1DAB81C2" w14:textId="77777777" w:rsidR="008259CA" w:rsidRPr="0066161B" w:rsidRDefault="008259CA" w:rsidP="008259CA">
      <w:pPr>
        <w:spacing w:after="0"/>
        <w:ind w:left="360"/>
        <w:jc w:val="both"/>
        <w:rPr>
          <w:sz w:val="24"/>
          <w:szCs w:val="24"/>
        </w:rPr>
      </w:pPr>
      <w:r w:rsidRPr="0066161B">
        <w:rPr>
          <w:sz w:val="24"/>
          <w:szCs w:val="24"/>
        </w:rPr>
        <w:t xml:space="preserve"> </w:t>
      </w:r>
    </w:p>
    <w:p w14:paraId="579DB682" w14:textId="77777777" w:rsidR="00F7033D" w:rsidRPr="0066161B" w:rsidRDefault="008D3718" w:rsidP="008259CA">
      <w:pPr>
        <w:ind w:left="-15" w:right="6" w:firstLine="721"/>
        <w:jc w:val="both"/>
        <w:rPr>
          <w:sz w:val="24"/>
          <w:szCs w:val="24"/>
        </w:rPr>
      </w:pPr>
      <w:r>
        <w:rPr>
          <w:sz w:val="24"/>
          <w:szCs w:val="24"/>
        </w:rPr>
        <w:t>Case in point,</w:t>
      </w:r>
      <w:r w:rsidR="00B16275">
        <w:rPr>
          <w:sz w:val="24"/>
          <w:szCs w:val="24"/>
        </w:rPr>
        <w:t xml:space="preserve"> the</w:t>
      </w:r>
      <w:r w:rsidR="008259CA" w:rsidRPr="0066161B">
        <w:rPr>
          <w:sz w:val="24"/>
          <w:szCs w:val="24"/>
        </w:rPr>
        <w:t xml:space="preserve"> women chosen to be in the royal blood line of Jesus. The first one listed </w:t>
      </w:r>
      <w:r w:rsidR="00B16275">
        <w:rPr>
          <w:sz w:val="24"/>
          <w:szCs w:val="24"/>
        </w:rPr>
        <w:t>was</w:t>
      </w:r>
      <w:r w:rsidR="008259CA" w:rsidRPr="0066161B">
        <w:rPr>
          <w:sz w:val="24"/>
          <w:szCs w:val="24"/>
        </w:rPr>
        <w:t xml:space="preserve"> Tamar</w:t>
      </w:r>
      <w:r w:rsidR="00B16275">
        <w:rPr>
          <w:sz w:val="24"/>
          <w:szCs w:val="24"/>
        </w:rPr>
        <w:t>,</w:t>
      </w:r>
      <w:r w:rsidR="008259CA" w:rsidRPr="0066161B">
        <w:rPr>
          <w:sz w:val="24"/>
          <w:szCs w:val="24"/>
        </w:rPr>
        <w:t xml:space="preserve"> the widow of one of Judah’s sons</w:t>
      </w:r>
      <w:r w:rsidR="00B16275">
        <w:rPr>
          <w:sz w:val="24"/>
          <w:szCs w:val="24"/>
        </w:rPr>
        <w:t>. After</w:t>
      </w:r>
      <w:r w:rsidR="008259CA" w:rsidRPr="0066161B">
        <w:rPr>
          <w:sz w:val="24"/>
          <w:szCs w:val="24"/>
        </w:rPr>
        <w:t xml:space="preserve"> she was cheated out of a kinsman to redeem her, she posed as a prostitute and had sex with her father- in- law. This produced twin boy</w:t>
      </w:r>
      <w:r w:rsidR="008259CA">
        <w:rPr>
          <w:sz w:val="24"/>
          <w:szCs w:val="24"/>
        </w:rPr>
        <w:t>s</w:t>
      </w:r>
      <w:r w:rsidR="008259CA" w:rsidRPr="0066161B">
        <w:rPr>
          <w:sz w:val="24"/>
          <w:szCs w:val="24"/>
        </w:rPr>
        <w:t>; the first born was Perez (</w:t>
      </w:r>
      <w:r w:rsidR="001673C0" w:rsidRPr="0066161B">
        <w:rPr>
          <w:sz w:val="24"/>
          <w:szCs w:val="24"/>
        </w:rPr>
        <w:t>Gen</w:t>
      </w:r>
      <w:r w:rsidR="001673C0">
        <w:rPr>
          <w:sz w:val="24"/>
          <w:szCs w:val="24"/>
        </w:rPr>
        <w:t>esis</w:t>
      </w:r>
      <w:r w:rsidR="008259CA" w:rsidRPr="0066161B">
        <w:rPr>
          <w:sz w:val="24"/>
          <w:szCs w:val="24"/>
        </w:rPr>
        <w:t xml:space="preserve"> 38:1-30; Ruth 4:1-22)</w:t>
      </w:r>
      <w:r w:rsidR="008259CA">
        <w:rPr>
          <w:sz w:val="24"/>
          <w:szCs w:val="24"/>
        </w:rPr>
        <w:t>.</w:t>
      </w:r>
      <w:r w:rsidR="008259CA" w:rsidRPr="0066161B">
        <w:rPr>
          <w:sz w:val="24"/>
          <w:szCs w:val="24"/>
        </w:rPr>
        <w:t xml:space="preserve"> Now Perez 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w:t>
      </w:r>
      <w:r w:rsidR="00F7033D" w:rsidRPr="0066161B">
        <w:rPr>
          <w:sz w:val="24"/>
          <w:szCs w:val="24"/>
        </w:rPr>
        <w:t xml:space="preserve"> </w:t>
      </w:r>
    </w:p>
    <w:p w14:paraId="586F7A8F" w14:textId="77777777" w:rsidR="00F7033D" w:rsidRDefault="00F7033D" w:rsidP="00F7033D">
      <w:pPr>
        <w:spacing w:after="0"/>
        <w:ind w:left="-15" w:right="6" w:firstLine="721"/>
        <w:jc w:val="both"/>
        <w:rPr>
          <w:sz w:val="24"/>
          <w:szCs w:val="24"/>
        </w:rPr>
      </w:pPr>
      <w:r w:rsidRPr="0066161B">
        <w:rPr>
          <w:sz w:val="24"/>
          <w:szCs w:val="24"/>
        </w:rPr>
        <w:t xml:space="preserve">Incidentally, the line or cord that hung out her window in Hebrew means </w:t>
      </w:r>
      <w:r w:rsidRPr="0066161B">
        <w:rPr>
          <w:i/>
          <w:sz w:val="24"/>
          <w:szCs w:val="24"/>
        </w:rPr>
        <w:t>hope</w:t>
      </w:r>
      <w:r w:rsidRPr="0066161B">
        <w:rPr>
          <w:sz w:val="24"/>
          <w:szCs w:val="24"/>
        </w:rPr>
        <w:t>. Through her marriage, this former prostitute now began a new honorable bloodline for her descendants. She had a baby who would grow up to become a kinsman redeemer; his name was Boaz</w:t>
      </w:r>
      <w:r w:rsidR="008259CA">
        <w:rPr>
          <w:sz w:val="24"/>
          <w:szCs w:val="24"/>
        </w:rPr>
        <w:t xml:space="preserve"> (Ruth 4). </w:t>
      </w:r>
      <w:r w:rsidRPr="0066161B">
        <w:rPr>
          <w:sz w:val="24"/>
          <w:szCs w:val="24"/>
        </w:rPr>
        <w:t>Boaz redeemed a Moabite widow named Ruth.  Now Ruth’s family heritage was also marred by sexual sin. The Moabites were the product of Lot's incestuous relationship with his own daughters (Gen</w:t>
      </w:r>
      <w:r>
        <w:rPr>
          <w:sz w:val="24"/>
          <w:szCs w:val="24"/>
        </w:rPr>
        <w:t>ius</w:t>
      </w:r>
      <w:r w:rsidRPr="0066161B">
        <w:rPr>
          <w:sz w:val="24"/>
          <w:szCs w:val="24"/>
        </w:rPr>
        <w:t xml:space="preserve"> 19)</w:t>
      </w:r>
      <w:r>
        <w:rPr>
          <w:sz w:val="24"/>
          <w:szCs w:val="24"/>
        </w:rPr>
        <w:t>.</w:t>
      </w:r>
      <w:r w:rsidRPr="0066161B">
        <w:rPr>
          <w:sz w:val="24"/>
          <w:szCs w:val="24"/>
        </w:rPr>
        <w:t xml:space="preserve"> But because Boaz chooses to redeem Ruth, she was promised that one of her offspring would be a famous redeemer in Bethlehem - the city of David. Bethlehem, by the way, means house of bread - a foreshadowing of the coming Redeemer, also called the Bread of Life. The kinsman redeemer and Ruth had a child. His name was Obed. He was the father of Jesse whose son was King David.</w:t>
      </w:r>
    </w:p>
    <w:p w14:paraId="47BD97EA" w14:textId="77777777" w:rsidR="00992DDF" w:rsidRDefault="00992DDF" w:rsidP="00F7033D">
      <w:pPr>
        <w:spacing w:after="0"/>
        <w:ind w:left="-15" w:right="6" w:firstLine="721"/>
        <w:jc w:val="both"/>
        <w:rPr>
          <w:sz w:val="24"/>
          <w:szCs w:val="24"/>
        </w:rPr>
      </w:pPr>
    </w:p>
    <w:p w14:paraId="4F79CF4A" w14:textId="77777777" w:rsidR="00F7033D" w:rsidRDefault="00F7033D" w:rsidP="00EF73C9">
      <w:pPr>
        <w:pStyle w:val="ListParagraph"/>
        <w:numPr>
          <w:ilvl w:val="0"/>
          <w:numId w:val="19"/>
        </w:numPr>
        <w:spacing w:after="0"/>
        <w:jc w:val="both"/>
        <w:rPr>
          <w:sz w:val="24"/>
          <w:szCs w:val="24"/>
        </w:rPr>
      </w:pPr>
      <w:r w:rsidRPr="001F46BC">
        <w:rPr>
          <w:sz w:val="24"/>
          <w:szCs w:val="24"/>
        </w:rPr>
        <w:t>Read the book of Ruth and see how Jesus is foreshadowed as the “Kinsmen Redeemer.” 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________________________________</w:t>
      </w:r>
    </w:p>
    <w:p w14:paraId="0F121736" w14:textId="77777777" w:rsidR="005B3265" w:rsidRDefault="005B3265" w:rsidP="005B3265">
      <w:pPr>
        <w:pStyle w:val="ListParagraph"/>
        <w:spacing w:after="0"/>
        <w:jc w:val="both"/>
        <w:rPr>
          <w:sz w:val="24"/>
          <w:szCs w:val="24"/>
        </w:rPr>
      </w:pPr>
    </w:p>
    <w:p w14:paraId="4411377A" w14:textId="77777777" w:rsidR="00F7033D" w:rsidRPr="0066161B" w:rsidRDefault="00F7033D" w:rsidP="00F7033D">
      <w:pPr>
        <w:spacing w:after="0"/>
        <w:ind w:left="-15" w:right="6" w:firstLine="721"/>
        <w:jc w:val="both"/>
        <w:rPr>
          <w:sz w:val="24"/>
          <w:szCs w:val="24"/>
        </w:rPr>
      </w:pPr>
      <w:r w:rsidRPr="0066161B">
        <w:rPr>
          <w:sz w:val="24"/>
          <w:szCs w:val="24"/>
        </w:rPr>
        <w:t xml:space="preserve"> Although we know that David was a “a man after God’s own heart,” David committed adultery with Bathsheba, got her pregnant, </w:t>
      </w:r>
      <w:r w:rsidR="00EE16FE">
        <w:rPr>
          <w:sz w:val="24"/>
          <w:szCs w:val="24"/>
        </w:rPr>
        <w:t xml:space="preserve">and </w:t>
      </w:r>
      <w:r w:rsidRPr="0066161B">
        <w:rPr>
          <w:sz w:val="24"/>
          <w:szCs w:val="24"/>
        </w:rPr>
        <w:t>then killed her husband</w:t>
      </w:r>
      <w:r w:rsidR="00EE16FE">
        <w:rPr>
          <w:sz w:val="24"/>
          <w:szCs w:val="24"/>
        </w:rPr>
        <w:t>. The tragic consequences</w:t>
      </w:r>
      <w:r w:rsidRPr="0066161B">
        <w:rPr>
          <w:sz w:val="24"/>
          <w:szCs w:val="24"/>
        </w:rPr>
        <w:t xml:space="preserve"> of all this sin </w:t>
      </w:r>
      <w:r w:rsidR="00EE16FE">
        <w:rPr>
          <w:sz w:val="24"/>
          <w:szCs w:val="24"/>
        </w:rPr>
        <w:t xml:space="preserve">was that </w:t>
      </w:r>
      <w:r w:rsidRPr="0066161B">
        <w:rPr>
          <w:sz w:val="24"/>
          <w:szCs w:val="24"/>
        </w:rPr>
        <w:t>their baby died (2 Sam</w:t>
      </w:r>
      <w:r>
        <w:rPr>
          <w:sz w:val="24"/>
          <w:szCs w:val="24"/>
        </w:rPr>
        <w:t>uel</w:t>
      </w:r>
      <w:r w:rsidRPr="0066161B">
        <w:rPr>
          <w:sz w:val="24"/>
          <w:szCs w:val="24"/>
        </w:rPr>
        <w:t xml:space="preserve"> 11)</w:t>
      </w:r>
      <w:r>
        <w:rPr>
          <w:sz w:val="24"/>
          <w:szCs w:val="24"/>
        </w:rPr>
        <w:t>.</w:t>
      </w:r>
      <w:r w:rsidRPr="0066161B">
        <w:rPr>
          <w:sz w:val="24"/>
          <w:szCs w:val="24"/>
        </w:rPr>
        <w:t xml:space="preserve"> Yet, </w:t>
      </w:r>
      <w:r w:rsidR="00A87E0F">
        <w:rPr>
          <w:sz w:val="24"/>
          <w:szCs w:val="24"/>
        </w:rPr>
        <w:t>despite</w:t>
      </w:r>
      <w:r w:rsidRPr="0066161B">
        <w:rPr>
          <w:sz w:val="24"/>
          <w:szCs w:val="24"/>
        </w:rPr>
        <w:t xml:space="preserve"> their checkered past, God had mercy on these adulterers. He gave them a son, wise King Solomon. While we read about his wedding in Psalms 45, the book of Hebrews attributes this passage of scripture to one of Solomon’s offspring… His name is the Lord Jesus Christ (Hebrews chapter one</w:t>
      </w:r>
      <w:r w:rsidR="008259CA">
        <w:rPr>
          <w:sz w:val="24"/>
          <w:szCs w:val="24"/>
        </w:rPr>
        <w:t>).</w:t>
      </w:r>
    </w:p>
    <w:p w14:paraId="638A1A63" w14:textId="77777777" w:rsidR="00F7033D" w:rsidRPr="0066161B" w:rsidRDefault="00F7033D" w:rsidP="00F7033D">
      <w:pPr>
        <w:spacing w:after="0"/>
        <w:ind w:left="721"/>
        <w:jc w:val="both"/>
        <w:rPr>
          <w:sz w:val="24"/>
          <w:szCs w:val="24"/>
        </w:rPr>
      </w:pPr>
      <w:r w:rsidRPr="0066161B">
        <w:rPr>
          <w:sz w:val="24"/>
          <w:szCs w:val="24"/>
        </w:rPr>
        <w:t xml:space="preserve"> </w:t>
      </w:r>
    </w:p>
    <w:p w14:paraId="4423245A" w14:textId="77777777" w:rsidR="00F7033D" w:rsidRPr="0066161B" w:rsidRDefault="00F7033D" w:rsidP="00F7033D">
      <w:pPr>
        <w:spacing w:after="0"/>
        <w:ind w:left="-15" w:right="6" w:firstLine="360"/>
        <w:jc w:val="both"/>
        <w:rPr>
          <w:sz w:val="24"/>
          <w:szCs w:val="24"/>
        </w:rPr>
      </w:pPr>
      <w:r w:rsidRPr="0066161B">
        <w:rPr>
          <w:sz w:val="24"/>
          <w:szCs w:val="24"/>
        </w:rPr>
        <w:t xml:space="preserve">  </w:t>
      </w:r>
      <w:r>
        <w:rPr>
          <w:sz w:val="24"/>
          <w:szCs w:val="24"/>
        </w:rPr>
        <w:tab/>
      </w:r>
      <w:r w:rsidRPr="0066161B">
        <w:rPr>
          <w:sz w:val="24"/>
          <w:szCs w:val="24"/>
        </w:rPr>
        <w:t xml:space="preserve"> Ironically, all these women had a shameful past; yet, each one was chosen by God to be in the royal lineage of Jesus, right up to the Virgin Mary who would give birth to our Redeemer. Jesus’ earthly ancestry so poignantly stresses a weighty reality. Regardless of how dishonorable our heritage may be, our earthly family’s past does not have to dictate the future of a child of God. Please don’t miss this! For those who have had a spiritual birth, they have an opportunity to begin a new legacy and leave a godly inheritance for their offspring. What God did for these women - He can do for you. How do I know this? He has done this for me.  </w:t>
      </w:r>
    </w:p>
    <w:p w14:paraId="1336691D" w14:textId="77777777" w:rsidR="00F7033D" w:rsidRPr="0066161B" w:rsidRDefault="00F7033D" w:rsidP="00F7033D">
      <w:pPr>
        <w:spacing w:after="0"/>
        <w:ind w:left="-15" w:right="6" w:firstLine="360"/>
        <w:jc w:val="both"/>
        <w:rPr>
          <w:sz w:val="24"/>
          <w:szCs w:val="24"/>
        </w:rPr>
      </w:pPr>
    </w:p>
    <w:p w14:paraId="296B3DE6" w14:textId="77777777" w:rsidR="00F178D2" w:rsidRDefault="00F178D2" w:rsidP="00F178D2">
      <w:pPr>
        <w:spacing w:after="0"/>
        <w:ind w:left="-15" w:right="6" w:firstLine="721"/>
        <w:jc w:val="both"/>
        <w:rPr>
          <w:sz w:val="24"/>
          <w:szCs w:val="24"/>
        </w:rPr>
      </w:pPr>
      <w:r w:rsidRPr="0066161B">
        <w:rPr>
          <w:noProof/>
          <w:sz w:val="24"/>
          <w:szCs w:val="24"/>
        </w:rPr>
        <w:t>Sometime</w:t>
      </w:r>
      <w:r w:rsidRPr="0066161B">
        <w:rPr>
          <w:sz w:val="24"/>
          <w:szCs w:val="24"/>
        </w:rPr>
        <w:t xml:space="preserve"> has passed since I penned the above record of Jesus’ earthly lineage. Meanwhile, we have celebrated the wedding of my first-born son. My precious, beautiful and godly daughter-in-law, has been around this family of ours long enough to know about our shameful past. I will refrain from sharing the details, but trust me when I tell you, it’s not a lovely story</w:t>
      </w:r>
      <w:r>
        <w:rPr>
          <w:sz w:val="24"/>
          <w:szCs w:val="24"/>
        </w:rPr>
        <w:t>.</w:t>
      </w:r>
      <w:r w:rsidRPr="0066161B">
        <w:rPr>
          <w:sz w:val="24"/>
          <w:szCs w:val="24"/>
        </w:rPr>
        <w:t xml:space="preserve"> Jessica was forewarned of what she was getting herself into when she married into this family. At their rehearsal dinner, there was no shortage of tears as Jessica’s brother, followed by my husband, gave the couple encouraging words of wisdom and admonition. Amid this joyful, yet highly emotional moment, it became apparent to all of us that God was giving our two families a second chance, a do-over, and a fresh start. Jessica’s brother and my husband both said the same thing in different way</w:t>
      </w:r>
      <w:r>
        <w:rPr>
          <w:sz w:val="24"/>
          <w:szCs w:val="24"/>
        </w:rPr>
        <w:t>s</w:t>
      </w:r>
      <w:r w:rsidRPr="0066161B">
        <w:rPr>
          <w:sz w:val="24"/>
          <w:szCs w:val="24"/>
        </w:rPr>
        <w:t xml:space="preserve">. </w:t>
      </w:r>
      <w:r>
        <w:rPr>
          <w:sz w:val="24"/>
          <w:szCs w:val="24"/>
        </w:rPr>
        <w:t>In essence, w</w:t>
      </w:r>
      <w:r w:rsidRPr="0066161B">
        <w:rPr>
          <w:sz w:val="24"/>
          <w:szCs w:val="24"/>
        </w:rPr>
        <w:t>hat they said</w:t>
      </w:r>
      <w:r>
        <w:rPr>
          <w:sz w:val="24"/>
          <w:szCs w:val="24"/>
        </w:rPr>
        <w:t xml:space="preserve"> was this: “Ethan and Jessica, regardless of our family’s</w:t>
      </w:r>
      <w:r w:rsidRPr="0066161B">
        <w:rPr>
          <w:sz w:val="24"/>
          <w:szCs w:val="24"/>
        </w:rPr>
        <w:t xml:space="preserve"> past, God is giving you the opportunity and responsibility to break the cycles of generational sin and start a godly legacy. The only reason this is even possible is that Christ Jesus is Lord of their lives.</w:t>
      </w:r>
      <w:r>
        <w:rPr>
          <w:sz w:val="24"/>
          <w:szCs w:val="24"/>
        </w:rPr>
        <w:t xml:space="preserve"> And i</w:t>
      </w:r>
      <w:r w:rsidRPr="0066161B">
        <w:rPr>
          <w:sz w:val="24"/>
          <w:szCs w:val="24"/>
        </w:rPr>
        <w:t>f they will love the Lord their God and keep His commandments</w:t>
      </w:r>
      <w:r>
        <w:rPr>
          <w:sz w:val="24"/>
          <w:szCs w:val="24"/>
        </w:rPr>
        <w:t>, then b</w:t>
      </w:r>
      <w:r w:rsidRPr="0066161B">
        <w:rPr>
          <w:sz w:val="24"/>
          <w:szCs w:val="24"/>
        </w:rPr>
        <w:t xml:space="preserve">y God’s grace, </w:t>
      </w:r>
      <w:r>
        <w:rPr>
          <w:sz w:val="24"/>
          <w:szCs w:val="24"/>
        </w:rPr>
        <w:t>there home</w:t>
      </w:r>
      <w:r w:rsidRPr="0066161B">
        <w:rPr>
          <w:sz w:val="24"/>
          <w:szCs w:val="24"/>
        </w:rPr>
        <w:t xml:space="preserve"> will be built upon the Rock</w:t>
      </w:r>
      <w:r>
        <w:rPr>
          <w:sz w:val="24"/>
          <w:szCs w:val="24"/>
        </w:rPr>
        <w:t>.</w:t>
      </w:r>
    </w:p>
    <w:p w14:paraId="12327B85" w14:textId="77777777" w:rsidR="00F178D2" w:rsidRPr="0066161B" w:rsidRDefault="00F178D2" w:rsidP="00F178D2">
      <w:pPr>
        <w:spacing w:after="0"/>
        <w:ind w:left="-15" w:right="6" w:firstLine="721"/>
        <w:jc w:val="both"/>
        <w:rPr>
          <w:sz w:val="24"/>
          <w:szCs w:val="24"/>
        </w:rPr>
      </w:pPr>
      <w:r w:rsidRPr="0066161B">
        <w:rPr>
          <w:sz w:val="24"/>
          <w:szCs w:val="24"/>
        </w:rPr>
        <w:t xml:space="preserve"> </w:t>
      </w:r>
    </w:p>
    <w:p w14:paraId="35B9646D" w14:textId="77777777" w:rsidR="00F178D2" w:rsidRPr="007B2896" w:rsidRDefault="00F178D2" w:rsidP="00F178D2">
      <w:pPr>
        <w:spacing w:after="5" w:line="252" w:lineRule="auto"/>
        <w:ind w:left="25" w:right="28" w:hanging="6"/>
        <w:jc w:val="center"/>
        <w:rPr>
          <w:rFonts w:asciiTheme="minorHAnsi" w:hAnsiTheme="minorHAnsi" w:cstheme="minorHAnsi"/>
          <w:sz w:val="24"/>
          <w:szCs w:val="24"/>
        </w:rPr>
      </w:pPr>
      <w:r w:rsidRPr="007B2896">
        <w:rPr>
          <w:rFonts w:asciiTheme="minorHAnsi" w:hAnsiTheme="minorHAnsi" w:cstheme="minorHAnsi"/>
          <w:b/>
          <w:sz w:val="24"/>
          <w:szCs w:val="24"/>
        </w:rPr>
        <w:t>Exodus 20:1-6 (KJV)</w:t>
      </w:r>
    </w:p>
    <w:p w14:paraId="244E6B89" w14:textId="77777777" w:rsidR="00F178D2" w:rsidRPr="00887DCF" w:rsidRDefault="00F178D2" w:rsidP="00F178D2">
      <w:pPr>
        <w:spacing w:after="4" w:line="252" w:lineRule="auto"/>
        <w:ind w:left="91" w:right="18" w:firstLine="9"/>
        <w:jc w:val="center"/>
        <w:rPr>
          <w:rFonts w:asciiTheme="minorHAnsi" w:hAnsiTheme="minorHAnsi" w:cstheme="minorHAnsi"/>
          <w:sz w:val="24"/>
          <w:szCs w:val="24"/>
        </w:rPr>
      </w:pPr>
      <w:r w:rsidRPr="00887DCF">
        <w:rPr>
          <w:rFonts w:asciiTheme="minorHAnsi" w:hAnsiTheme="minorHAnsi" w:cstheme="minorHAnsi"/>
          <w:b/>
          <w:i/>
          <w:sz w:val="24"/>
          <w:szCs w:val="24"/>
        </w:rPr>
        <w:t>And God spake all these words, saying, I am the LORD thy God, which have brought thee out of the land of Egypt, out of the house of bondage. Thou shalt have no other gods before me.</w:t>
      </w:r>
    </w:p>
    <w:p w14:paraId="6F803A9D" w14:textId="77777777" w:rsidR="00F178D2" w:rsidRPr="00887DCF" w:rsidRDefault="00F178D2" w:rsidP="00F178D2">
      <w:pPr>
        <w:spacing w:after="4" w:line="252" w:lineRule="auto"/>
        <w:ind w:left="178" w:right="18" w:firstLine="197"/>
        <w:jc w:val="center"/>
        <w:rPr>
          <w:rFonts w:asciiTheme="minorHAnsi" w:hAnsiTheme="minorHAnsi" w:cstheme="minorHAnsi"/>
          <w:sz w:val="24"/>
          <w:szCs w:val="24"/>
        </w:rPr>
      </w:pPr>
      <w:r w:rsidRPr="00887DCF">
        <w:rPr>
          <w:rFonts w:asciiTheme="minorHAnsi" w:hAnsiTheme="minorHAnsi" w:cstheme="minorHAnsi"/>
          <w:b/>
          <w:i/>
          <w:sz w:val="24"/>
          <w:szCs w:val="24"/>
        </w:rPr>
        <w:t>Thou shalt not make unto thee any graven image, or any likeness of anything that is in heaven above, or that is in the earth beneath, or that is in the water under the earth: Thou</w:t>
      </w:r>
    </w:p>
    <w:p w14:paraId="25557CB1" w14:textId="77777777" w:rsidR="00F178D2" w:rsidRPr="00887DCF" w:rsidRDefault="00F178D2" w:rsidP="00F178D2">
      <w:pPr>
        <w:spacing w:after="40" w:line="252" w:lineRule="auto"/>
        <w:ind w:left="153" w:right="18" w:hanging="139"/>
        <w:jc w:val="center"/>
        <w:rPr>
          <w:rFonts w:asciiTheme="minorHAnsi" w:hAnsiTheme="minorHAnsi" w:cstheme="minorHAnsi"/>
          <w:b/>
          <w:i/>
          <w:sz w:val="24"/>
          <w:szCs w:val="24"/>
        </w:rPr>
      </w:pPr>
      <w:r w:rsidRPr="00887DCF">
        <w:rPr>
          <w:rFonts w:asciiTheme="minorHAnsi" w:hAnsiTheme="minorHAnsi" w:cstheme="minorHAnsi"/>
          <w:b/>
          <w:i/>
          <w:sz w:val="24"/>
          <w:szCs w:val="24"/>
        </w:rPr>
        <w:t>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14:paraId="5B9D5C41" w14:textId="77777777" w:rsidR="00F178D2" w:rsidRDefault="00F178D2" w:rsidP="00F178D2">
      <w:pPr>
        <w:spacing w:after="40" w:line="252" w:lineRule="auto"/>
        <w:ind w:left="153" w:right="18" w:hanging="139"/>
      </w:pPr>
    </w:p>
    <w:p w14:paraId="3EE90E2B" w14:textId="77777777" w:rsidR="00F178D2" w:rsidRPr="000E506F" w:rsidRDefault="00F178D2" w:rsidP="00F178D2">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0DD15852" w14:textId="77777777" w:rsidR="00F178D2" w:rsidRPr="00887DCF" w:rsidRDefault="00F178D2" w:rsidP="00EF73C9">
      <w:pPr>
        <w:numPr>
          <w:ilvl w:val="0"/>
          <w:numId w:val="43"/>
        </w:numPr>
        <w:spacing w:after="53" w:line="268" w:lineRule="auto"/>
        <w:ind w:right="6" w:hanging="360"/>
        <w:jc w:val="both"/>
        <w:rPr>
          <w:sz w:val="24"/>
          <w:szCs w:val="24"/>
        </w:rPr>
      </w:pPr>
      <w:r w:rsidRPr="00887DCF">
        <w:rPr>
          <w:b/>
          <w:sz w:val="24"/>
          <w:szCs w:val="24"/>
        </w:rPr>
        <w:t xml:space="preserve">Redeem/ Redeemer </w:t>
      </w:r>
      <w:r w:rsidRPr="00887DCF">
        <w:rPr>
          <w:sz w:val="24"/>
          <w:szCs w:val="24"/>
        </w:rPr>
        <w:t>Strong’s #1350 Hebrew word Gaal:</w:t>
      </w:r>
      <w:r w:rsidRPr="00887DCF">
        <w:rPr>
          <w:i/>
          <w:sz w:val="24"/>
          <w:szCs w:val="24"/>
        </w:rPr>
        <w:t xml:space="preserve"> to redeem; of oriental law of kinship; i.e. to be the next of kin and as such, to buy back a relative’s property, marry his widow, avenger, deliver, kinsfolk-man, purchase, ransom, redeemer, revenger. </w:t>
      </w:r>
      <w:r w:rsidRPr="00887DCF">
        <w:rPr>
          <w:sz w:val="24"/>
          <w:szCs w:val="24"/>
        </w:rPr>
        <w:t>See: Ruth 4:4,14; Psalm 103:4; Isaiah 43:14; 49:7</w:t>
      </w:r>
      <w:r>
        <w:rPr>
          <w:sz w:val="24"/>
          <w:szCs w:val="24"/>
        </w:rPr>
        <w:t xml:space="preserve">, </w:t>
      </w:r>
      <w:r w:rsidRPr="00887DCF">
        <w:rPr>
          <w:sz w:val="24"/>
          <w:szCs w:val="24"/>
        </w:rPr>
        <w:t>26; 54:5,</w:t>
      </w:r>
      <w:r>
        <w:rPr>
          <w:sz w:val="24"/>
          <w:szCs w:val="24"/>
        </w:rPr>
        <w:t xml:space="preserve"> </w:t>
      </w:r>
      <w:r w:rsidRPr="00887DCF">
        <w:rPr>
          <w:sz w:val="24"/>
          <w:szCs w:val="24"/>
        </w:rPr>
        <w:t>8</w:t>
      </w:r>
      <w:r>
        <w:rPr>
          <w:sz w:val="24"/>
          <w:szCs w:val="24"/>
        </w:rPr>
        <w:t>.</w:t>
      </w:r>
      <w:r w:rsidRPr="00887DCF">
        <w:rPr>
          <w:sz w:val="24"/>
          <w:szCs w:val="24"/>
        </w:rPr>
        <w:t xml:space="preserve"> </w:t>
      </w:r>
    </w:p>
    <w:p w14:paraId="33360D51" w14:textId="77777777" w:rsidR="00F178D2" w:rsidRPr="00887DCF" w:rsidRDefault="00F178D2" w:rsidP="00EF73C9">
      <w:pPr>
        <w:numPr>
          <w:ilvl w:val="0"/>
          <w:numId w:val="43"/>
        </w:numPr>
        <w:spacing w:after="10" w:line="269" w:lineRule="auto"/>
        <w:ind w:right="6" w:hanging="360"/>
        <w:jc w:val="both"/>
        <w:rPr>
          <w:sz w:val="24"/>
          <w:szCs w:val="24"/>
        </w:rPr>
      </w:pPr>
      <w:r w:rsidRPr="00887DCF">
        <w:rPr>
          <w:b/>
          <w:sz w:val="24"/>
          <w:szCs w:val="24"/>
        </w:rPr>
        <w:t xml:space="preserve">Redeem </w:t>
      </w:r>
      <w:r>
        <w:rPr>
          <w:sz w:val="24"/>
          <w:szCs w:val="24"/>
        </w:rPr>
        <w:t>Strong’s #3085 #</w:t>
      </w:r>
      <w:r w:rsidRPr="00887DCF">
        <w:rPr>
          <w:sz w:val="24"/>
          <w:szCs w:val="24"/>
        </w:rPr>
        <w:t xml:space="preserve">3804 from #3803 Greek word Lotrosis: </w:t>
      </w:r>
      <w:r w:rsidRPr="00887DCF">
        <w:rPr>
          <w:i/>
          <w:sz w:val="24"/>
          <w:szCs w:val="24"/>
        </w:rPr>
        <w:t xml:space="preserve">a ransoming redeemer; loosen with a redemption price; atonement. </w:t>
      </w:r>
      <w:r w:rsidRPr="00887DCF">
        <w:rPr>
          <w:sz w:val="24"/>
          <w:szCs w:val="24"/>
        </w:rPr>
        <w:t xml:space="preserve">See: Titus 2:14; Ephesians </w:t>
      </w:r>
    </w:p>
    <w:p w14:paraId="3BA9B9DD" w14:textId="77777777" w:rsidR="00F178D2" w:rsidRPr="00887DCF" w:rsidRDefault="00F178D2" w:rsidP="00F178D2">
      <w:pPr>
        <w:spacing w:after="56"/>
        <w:ind w:left="1081" w:right="6"/>
        <w:jc w:val="both"/>
        <w:rPr>
          <w:sz w:val="24"/>
          <w:szCs w:val="24"/>
        </w:rPr>
      </w:pPr>
      <w:r w:rsidRPr="00887DCF">
        <w:rPr>
          <w:sz w:val="24"/>
          <w:szCs w:val="24"/>
        </w:rPr>
        <w:t>1:7; 1 Peter 1:18; Colossians 1:14; Hebrews 9:12</w:t>
      </w:r>
      <w:r>
        <w:rPr>
          <w:sz w:val="24"/>
          <w:szCs w:val="24"/>
        </w:rPr>
        <w:t>.</w:t>
      </w:r>
      <w:r w:rsidRPr="00887DCF">
        <w:rPr>
          <w:sz w:val="24"/>
          <w:szCs w:val="24"/>
        </w:rPr>
        <w:t xml:space="preserve"> </w:t>
      </w:r>
    </w:p>
    <w:p w14:paraId="794C1A2A" w14:textId="77777777" w:rsidR="00F178D2" w:rsidRPr="00950F70" w:rsidRDefault="00F178D2" w:rsidP="00EF73C9">
      <w:pPr>
        <w:numPr>
          <w:ilvl w:val="0"/>
          <w:numId w:val="43"/>
        </w:numPr>
        <w:spacing w:after="54" w:line="268" w:lineRule="auto"/>
        <w:ind w:right="6" w:hanging="360"/>
        <w:jc w:val="both"/>
        <w:rPr>
          <w:i/>
          <w:sz w:val="24"/>
          <w:szCs w:val="24"/>
        </w:rPr>
      </w:pPr>
      <w:r w:rsidRPr="00950F70">
        <w:rPr>
          <w:b/>
          <w:sz w:val="24"/>
          <w:szCs w:val="24"/>
        </w:rPr>
        <w:t xml:space="preserve">Redeemed </w:t>
      </w:r>
      <w:r w:rsidRPr="00950F70">
        <w:rPr>
          <w:sz w:val="24"/>
          <w:szCs w:val="24"/>
        </w:rPr>
        <w:t>Strong’s #59 Greek word Agorazo:</w:t>
      </w:r>
      <w:r w:rsidRPr="00950F70">
        <w:rPr>
          <w:i/>
          <w:sz w:val="24"/>
          <w:szCs w:val="24"/>
        </w:rPr>
        <w:t xml:space="preserve"> to go to the market place; to purchase; redeem; buy. </w:t>
      </w:r>
      <w:r w:rsidRPr="00950F70">
        <w:rPr>
          <w:sz w:val="24"/>
          <w:szCs w:val="24"/>
        </w:rPr>
        <w:t>See:</w:t>
      </w:r>
      <w:r w:rsidRPr="00950F70">
        <w:rPr>
          <w:i/>
          <w:sz w:val="24"/>
          <w:szCs w:val="24"/>
        </w:rPr>
        <w:t xml:space="preserve"> </w:t>
      </w:r>
      <w:r w:rsidRPr="00950F70">
        <w:rPr>
          <w:sz w:val="24"/>
          <w:szCs w:val="24"/>
        </w:rPr>
        <w:t>Revelation</w:t>
      </w:r>
      <w:r w:rsidRPr="00950F70">
        <w:rPr>
          <w:i/>
          <w:sz w:val="24"/>
          <w:szCs w:val="24"/>
        </w:rPr>
        <w:t xml:space="preserve"> </w:t>
      </w:r>
      <w:r w:rsidRPr="00950F70">
        <w:rPr>
          <w:sz w:val="24"/>
          <w:szCs w:val="24"/>
        </w:rPr>
        <w:t>5:9</w:t>
      </w:r>
      <w:r>
        <w:rPr>
          <w:sz w:val="24"/>
          <w:szCs w:val="24"/>
        </w:rPr>
        <w:t>.</w:t>
      </w:r>
      <w:r w:rsidRPr="00950F70">
        <w:rPr>
          <w:i/>
          <w:sz w:val="24"/>
          <w:szCs w:val="24"/>
        </w:rPr>
        <w:t xml:space="preserve"> </w:t>
      </w:r>
    </w:p>
    <w:p w14:paraId="7794B703" w14:textId="77777777" w:rsidR="00F178D2" w:rsidRPr="00887DCF" w:rsidRDefault="00F178D2" w:rsidP="00EF73C9">
      <w:pPr>
        <w:numPr>
          <w:ilvl w:val="0"/>
          <w:numId w:val="43"/>
        </w:numPr>
        <w:spacing w:after="51" w:line="270" w:lineRule="auto"/>
        <w:ind w:right="6" w:hanging="360"/>
        <w:jc w:val="both"/>
        <w:rPr>
          <w:sz w:val="24"/>
          <w:szCs w:val="24"/>
        </w:rPr>
      </w:pPr>
      <w:r w:rsidRPr="00887DCF">
        <w:rPr>
          <w:b/>
          <w:sz w:val="24"/>
          <w:szCs w:val="24"/>
        </w:rPr>
        <w:t xml:space="preserve">Redeemed </w:t>
      </w:r>
      <w:r w:rsidRPr="00887DCF">
        <w:rPr>
          <w:sz w:val="24"/>
          <w:szCs w:val="24"/>
        </w:rPr>
        <w:t xml:space="preserve">Strong’s #629 Greek word Apolutrosis: </w:t>
      </w:r>
      <w:r w:rsidRPr="00887DCF">
        <w:rPr>
          <w:i/>
          <w:sz w:val="24"/>
          <w:szCs w:val="24"/>
        </w:rPr>
        <w:t xml:space="preserve">act of ransom in full; salvation; deliverance; redemption. </w:t>
      </w:r>
      <w:r w:rsidRPr="00887DCF">
        <w:rPr>
          <w:sz w:val="24"/>
          <w:szCs w:val="24"/>
        </w:rPr>
        <w:t>See: Ephesians 1:7 -14, 4:30; Colossians; 1:14; Hebrews 9:15</w:t>
      </w:r>
      <w:r>
        <w:rPr>
          <w:sz w:val="24"/>
          <w:szCs w:val="24"/>
        </w:rPr>
        <w:t>.</w:t>
      </w:r>
      <w:r w:rsidRPr="00887DCF">
        <w:rPr>
          <w:sz w:val="24"/>
          <w:szCs w:val="24"/>
        </w:rPr>
        <w:t xml:space="preserve"> </w:t>
      </w:r>
    </w:p>
    <w:p w14:paraId="1F3DF4BD" w14:textId="77777777" w:rsidR="00F178D2" w:rsidRDefault="00F178D2" w:rsidP="00EF73C9">
      <w:pPr>
        <w:numPr>
          <w:ilvl w:val="0"/>
          <w:numId w:val="43"/>
        </w:numPr>
        <w:spacing w:after="248" w:line="268" w:lineRule="auto"/>
        <w:ind w:right="6" w:hanging="360"/>
        <w:jc w:val="both"/>
        <w:rPr>
          <w:sz w:val="24"/>
          <w:szCs w:val="24"/>
        </w:rPr>
      </w:pPr>
      <w:r w:rsidRPr="00887DCF">
        <w:rPr>
          <w:b/>
          <w:sz w:val="24"/>
          <w:szCs w:val="24"/>
        </w:rPr>
        <w:t>Redeemed/Rescue</w:t>
      </w:r>
      <w:r w:rsidRPr="00887DCF">
        <w:rPr>
          <w:sz w:val="24"/>
          <w:szCs w:val="24"/>
        </w:rPr>
        <w:t xml:space="preserve"> Strong’s # 1805 Greek word Exagorazo:</w:t>
      </w:r>
      <w:r w:rsidRPr="00887DCF">
        <w:rPr>
          <w:i/>
          <w:sz w:val="24"/>
          <w:szCs w:val="24"/>
        </w:rPr>
        <w:t xml:space="preserve"> to buy up, i.e. ransom; to rescue from loss (improve opportunity) redeem. </w:t>
      </w:r>
      <w:r w:rsidRPr="00887DCF">
        <w:rPr>
          <w:sz w:val="24"/>
          <w:szCs w:val="24"/>
        </w:rPr>
        <w:t>See: Galatians 3:13, 4:5; Ephesians 5:16</w:t>
      </w:r>
      <w:r>
        <w:rPr>
          <w:sz w:val="24"/>
          <w:szCs w:val="24"/>
        </w:rPr>
        <w:t>.</w:t>
      </w:r>
      <w:r w:rsidRPr="00887DCF">
        <w:rPr>
          <w:sz w:val="24"/>
          <w:szCs w:val="24"/>
        </w:rPr>
        <w:t xml:space="preserve"> </w:t>
      </w:r>
    </w:p>
    <w:p w14:paraId="26E2B9DF" w14:textId="77777777" w:rsidR="00EE16FE" w:rsidRDefault="00EE16FE" w:rsidP="00EE16FE">
      <w:pPr>
        <w:spacing w:after="248" w:line="268" w:lineRule="auto"/>
        <w:ind w:right="6"/>
        <w:jc w:val="both"/>
        <w:rPr>
          <w:sz w:val="24"/>
          <w:szCs w:val="24"/>
        </w:rPr>
      </w:pPr>
    </w:p>
    <w:p w14:paraId="6301773A" w14:textId="77777777" w:rsidR="00EE16FE" w:rsidRDefault="00EE16FE" w:rsidP="00EE16FE">
      <w:pPr>
        <w:spacing w:after="248" w:line="268" w:lineRule="auto"/>
        <w:ind w:right="6"/>
        <w:jc w:val="both"/>
        <w:rPr>
          <w:sz w:val="24"/>
          <w:szCs w:val="24"/>
        </w:rPr>
      </w:pPr>
    </w:p>
    <w:p w14:paraId="4A47D665" w14:textId="77777777" w:rsidR="00EE16FE" w:rsidRDefault="00EE16FE" w:rsidP="00EE16FE">
      <w:pPr>
        <w:spacing w:after="248" w:line="268" w:lineRule="auto"/>
        <w:ind w:right="6"/>
        <w:jc w:val="both"/>
        <w:rPr>
          <w:sz w:val="24"/>
          <w:szCs w:val="24"/>
        </w:rPr>
      </w:pPr>
    </w:p>
    <w:p w14:paraId="40F8B0DD" w14:textId="77777777" w:rsidR="00EE16FE" w:rsidRDefault="00EE16FE" w:rsidP="00EE16FE">
      <w:pPr>
        <w:spacing w:after="248" w:line="268" w:lineRule="auto"/>
        <w:ind w:right="6"/>
        <w:jc w:val="both"/>
        <w:rPr>
          <w:sz w:val="24"/>
          <w:szCs w:val="24"/>
        </w:rPr>
      </w:pPr>
    </w:p>
    <w:p w14:paraId="1FA5F5C3" w14:textId="77777777" w:rsidR="00EE16FE" w:rsidRDefault="00EE16FE" w:rsidP="00EE16FE">
      <w:pPr>
        <w:spacing w:after="248" w:line="268" w:lineRule="auto"/>
        <w:ind w:right="6"/>
        <w:jc w:val="both"/>
        <w:rPr>
          <w:sz w:val="24"/>
          <w:szCs w:val="24"/>
        </w:rPr>
      </w:pPr>
    </w:p>
    <w:p w14:paraId="3CD20DC3" w14:textId="77777777" w:rsidR="00EE16FE" w:rsidRDefault="00EE16FE" w:rsidP="00EE16FE">
      <w:pPr>
        <w:spacing w:after="248" w:line="268" w:lineRule="auto"/>
        <w:ind w:right="6"/>
        <w:jc w:val="both"/>
        <w:rPr>
          <w:sz w:val="24"/>
          <w:szCs w:val="24"/>
        </w:rPr>
      </w:pPr>
    </w:p>
    <w:p w14:paraId="6166B619" w14:textId="77777777" w:rsidR="00EE16FE" w:rsidRDefault="00EE16FE" w:rsidP="00EE16FE">
      <w:pPr>
        <w:spacing w:after="248" w:line="268" w:lineRule="auto"/>
        <w:ind w:right="6"/>
        <w:jc w:val="both"/>
        <w:rPr>
          <w:sz w:val="24"/>
          <w:szCs w:val="24"/>
        </w:rPr>
      </w:pPr>
    </w:p>
    <w:p w14:paraId="3C64C921" w14:textId="77777777" w:rsidR="00EE16FE" w:rsidRDefault="00EE16FE" w:rsidP="00EE16FE">
      <w:pPr>
        <w:spacing w:after="248" w:line="268" w:lineRule="auto"/>
        <w:ind w:right="6"/>
        <w:jc w:val="both"/>
        <w:rPr>
          <w:sz w:val="24"/>
          <w:szCs w:val="24"/>
        </w:rPr>
      </w:pPr>
    </w:p>
    <w:p w14:paraId="0184CDFC" w14:textId="77777777" w:rsidR="0006292D" w:rsidRDefault="0006292D" w:rsidP="00EE16FE">
      <w:pPr>
        <w:spacing w:after="248" w:line="268" w:lineRule="auto"/>
        <w:ind w:right="6"/>
        <w:jc w:val="both"/>
        <w:rPr>
          <w:sz w:val="24"/>
          <w:szCs w:val="24"/>
        </w:rPr>
      </w:pPr>
    </w:p>
    <w:p w14:paraId="5EDEEB9A" w14:textId="77777777" w:rsidR="0006292D" w:rsidRDefault="0006292D" w:rsidP="00EE16FE">
      <w:pPr>
        <w:spacing w:after="248" w:line="268" w:lineRule="auto"/>
        <w:ind w:right="6"/>
        <w:jc w:val="both"/>
        <w:rPr>
          <w:sz w:val="24"/>
          <w:szCs w:val="24"/>
        </w:rPr>
      </w:pPr>
    </w:p>
    <w:p w14:paraId="29014F7C" w14:textId="77777777" w:rsidR="0006292D" w:rsidRDefault="0006292D" w:rsidP="00EE16FE">
      <w:pPr>
        <w:spacing w:after="248" w:line="268" w:lineRule="auto"/>
        <w:ind w:right="6"/>
        <w:jc w:val="both"/>
        <w:rPr>
          <w:sz w:val="24"/>
          <w:szCs w:val="24"/>
        </w:rPr>
      </w:pPr>
    </w:p>
    <w:p w14:paraId="32531380" w14:textId="77777777" w:rsidR="0006292D" w:rsidRDefault="0006292D" w:rsidP="00EE16FE">
      <w:pPr>
        <w:spacing w:after="248" w:line="268" w:lineRule="auto"/>
        <w:ind w:right="6"/>
        <w:jc w:val="both"/>
        <w:rPr>
          <w:sz w:val="24"/>
          <w:szCs w:val="24"/>
        </w:rPr>
      </w:pPr>
    </w:p>
    <w:p w14:paraId="381FEBF8" w14:textId="77777777" w:rsidR="0006292D" w:rsidRDefault="0006292D" w:rsidP="00EE16FE">
      <w:pPr>
        <w:spacing w:after="248" w:line="268" w:lineRule="auto"/>
        <w:ind w:right="6"/>
        <w:jc w:val="both"/>
        <w:rPr>
          <w:sz w:val="24"/>
          <w:szCs w:val="24"/>
        </w:rPr>
      </w:pPr>
    </w:p>
    <w:p w14:paraId="3BAC5419" w14:textId="77777777" w:rsidR="0006292D" w:rsidRDefault="0006292D" w:rsidP="00EE16FE">
      <w:pPr>
        <w:spacing w:after="248" w:line="268" w:lineRule="auto"/>
        <w:ind w:right="6"/>
        <w:jc w:val="both"/>
        <w:rPr>
          <w:sz w:val="24"/>
          <w:szCs w:val="24"/>
        </w:rPr>
      </w:pPr>
    </w:p>
    <w:p w14:paraId="5D23161A" w14:textId="77777777" w:rsidR="0006292D" w:rsidRDefault="0006292D" w:rsidP="00EE16FE">
      <w:pPr>
        <w:spacing w:after="248" w:line="268" w:lineRule="auto"/>
        <w:ind w:right="6"/>
        <w:jc w:val="both"/>
        <w:rPr>
          <w:sz w:val="24"/>
          <w:szCs w:val="24"/>
        </w:rPr>
      </w:pPr>
    </w:p>
    <w:p w14:paraId="2613C72D" w14:textId="77777777" w:rsidR="0006292D" w:rsidRDefault="0006292D" w:rsidP="00EE16FE">
      <w:pPr>
        <w:spacing w:after="248" w:line="268" w:lineRule="auto"/>
        <w:ind w:right="6"/>
        <w:jc w:val="both"/>
        <w:rPr>
          <w:sz w:val="24"/>
          <w:szCs w:val="24"/>
        </w:rPr>
      </w:pPr>
    </w:p>
    <w:p w14:paraId="5FCCDA1E" w14:textId="77777777" w:rsidR="00EE16FE" w:rsidRDefault="00EE16FE" w:rsidP="00EE16FE">
      <w:pPr>
        <w:spacing w:after="248" w:line="268" w:lineRule="auto"/>
        <w:ind w:right="6"/>
        <w:jc w:val="both"/>
        <w:rPr>
          <w:sz w:val="24"/>
          <w:szCs w:val="24"/>
        </w:rPr>
      </w:pPr>
    </w:p>
    <w:p w14:paraId="50D8A9C2" w14:textId="77777777" w:rsidR="00EE16FE" w:rsidRDefault="00EE16FE" w:rsidP="00EE16FE">
      <w:pPr>
        <w:spacing w:after="248" w:line="268" w:lineRule="auto"/>
        <w:ind w:right="6"/>
        <w:jc w:val="both"/>
        <w:rPr>
          <w:sz w:val="24"/>
          <w:szCs w:val="24"/>
        </w:rPr>
      </w:pPr>
    </w:p>
    <w:p w14:paraId="22F550CB" w14:textId="77777777" w:rsidR="00F7033D" w:rsidRDefault="00F7033D" w:rsidP="00F7033D">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38294301" w14:textId="77777777" w:rsidR="00F7033D" w:rsidRPr="00887DCF" w:rsidRDefault="00F7033D" w:rsidP="00EF73C9">
      <w:pPr>
        <w:pStyle w:val="ListParagraph"/>
        <w:numPr>
          <w:ilvl w:val="0"/>
          <w:numId w:val="46"/>
        </w:numPr>
        <w:spacing w:after="207"/>
        <w:ind w:right="6"/>
        <w:rPr>
          <w:sz w:val="24"/>
          <w:szCs w:val="24"/>
        </w:rPr>
      </w:pPr>
      <w:r w:rsidRPr="00887DCF">
        <w:rPr>
          <w:sz w:val="24"/>
          <w:szCs w:val="24"/>
        </w:rPr>
        <w:t xml:space="preserve">Could you relate to any of the women listed in Jesus’ lineage? </w:t>
      </w:r>
      <w:r>
        <w:rPr>
          <w:sz w:val="24"/>
          <w:szCs w:val="24"/>
        </w:rPr>
        <w:t>____________________________________________</w:t>
      </w:r>
      <w:r w:rsidRPr="00887DCF">
        <w:rPr>
          <w:sz w:val="24"/>
          <w:szCs w:val="24"/>
        </w:rPr>
        <w:t>____________________________</w:t>
      </w:r>
    </w:p>
    <w:p w14:paraId="21FC4D3D" w14:textId="77777777" w:rsidR="00F7033D" w:rsidRPr="00887DCF" w:rsidRDefault="00F7033D" w:rsidP="00EF73C9">
      <w:pPr>
        <w:pStyle w:val="ListParagraph"/>
        <w:numPr>
          <w:ilvl w:val="0"/>
          <w:numId w:val="46"/>
        </w:numPr>
        <w:spacing w:after="207"/>
        <w:ind w:right="6"/>
        <w:rPr>
          <w:sz w:val="24"/>
          <w:szCs w:val="24"/>
        </w:rPr>
      </w:pPr>
      <w:r w:rsidRPr="00887DCF">
        <w:rPr>
          <w:sz w:val="24"/>
          <w:szCs w:val="24"/>
        </w:rPr>
        <w:t xml:space="preserve"> If so, how has this chapter given you hope? ______________________________________________</w:t>
      </w:r>
      <w:r>
        <w:rPr>
          <w:sz w:val="24"/>
          <w:szCs w:val="24"/>
        </w:rPr>
        <w:t>__________________________</w:t>
      </w:r>
    </w:p>
    <w:p w14:paraId="672BE8C3"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From Exodus 20:1-6, what do you think is meant by the sins of the fathers being visited (KJV) upon the children to the third and fourth generation?</w:t>
      </w:r>
      <w:r>
        <w:rPr>
          <w:sz w:val="24"/>
          <w:szCs w:val="24"/>
        </w:rPr>
        <w:t xml:space="preserve"> ________________________</w:t>
      </w:r>
    </w:p>
    <w:p w14:paraId="1A8D653F"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 When God said </w:t>
      </w:r>
      <w:r w:rsidR="00CB2731">
        <w:rPr>
          <w:sz w:val="24"/>
          <w:szCs w:val="24"/>
        </w:rPr>
        <w:t xml:space="preserve">that </w:t>
      </w:r>
      <w:r w:rsidRPr="00887DCF">
        <w:rPr>
          <w:sz w:val="24"/>
          <w:szCs w:val="24"/>
        </w:rPr>
        <w:t>He would show His love to a thousand generations, it was contingent upon two things. What are they? (Exodus 20:1-6)</w:t>
      </w:r>
      <w:r>
        <w:rPr>
          <w:sz w:val="24"/>
          <w:szCs w:val="24"/>
        </w:rPr>
        <w:t xml:space="preserve"> ________________________________</w:t>
      </w:r>
      <w:r w:rsidRPr="00887DCF">
        <w:rPr>
          <w:sz w:val="24"/>
          <w:szCs w:val="24"/>
        </w:rPr>
        <w:t xml:space="preserve"> </w:t>
      </w:r>
    </w:p>
    <w:p w14:paraId="3D71E4A6"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Can you think of anyone who needs to hear this truth? Would you prayerfully consider sharing this with them? </w:t>
      </w:r>
      <w:r>
        <w:rPr>
          <w:sz w:val="24"/>
          <w:szCs w:val="24"/>
        </w:rPr>
        <w:t>_____________________________________________________</w:t>
      </w:r>
    </w:p>
    <w:p w14:paraId="555D8813" w14:textId="77777777" w:rsidR="00F7033D" w:rsidRPr="00887DCF" w:rsidRDefault="00F7033D" w:rsidP="00EF73C9">
      <w:pPr>
        <w:pStyle w:val="ListParagraph"/>
        <w:numPr>
          <w:ilvl w:val="0"/>
          <w:numId w:val="46"/>
        </w:numPr>
        <w:spacing w:after="207"/>
        <w:ind w:right="6"/>
        <w:jc w:val="both"/>
        <w:rPr>
          <w:sz w:val="24"/>
          <w:szCs w:val="24"/>
        </w:rPr>
      </w:pPr>
      <w:r w:rsidRPr="00887DCF">
        <w:rPr>
          <w:sz w:val="24"/>
          <w:szCs w:val="24"/>
        </w:rPr>
        <w:t xml:space="preserve">Jesus came to redeem us from the “empty way of life” handed down from our forefathers. What kind of “hand-me-downs’ did you get? </w:t>
      </w:r>
      <w:r>
        <w:rPr>
          <w:sz w:val="24"/>
          <w:szCs w:val="24"/>
        </w:rPr>
        <w:t>____________________________________</w:t>
      </w:r>
    </w:p>
    <w:p w14:paraId="003A1D98" w14:textId="77777777" w:rsidR="00F7033D" w:rsidRDefault="00F7033D" w:rsidP="00EF73C9">
      <w:pPr>
        <w:pStyle w:val="ListParagraph"/>
        <w:numPr>
          <w:ilvl w:val="0"/>
          <w:numId w:val="46"/>
        </w:numPr>
        <w:spacing w:after="207"/>
        <w:ind w:right="6"/>
        <w:jc w:val="both"/>
        <w:rPr>
          <w:sz w:val="24"/>
          <w:szCs w:val="24"/>
        </w:rPr>
      </w:pPr>
      <w:r w:rsidRPr="00887DCF">
        <w:rPr>
          <w:sz w:val="24"/>
          <w:szCs w:val="24"/>
        </w:rPr>
        <w:t xml:space="preserve">How could this lesson help someone dealing with feelings of worthlessness? </w:t>
      </w:r>
      <w:r>
        <w:rPr>
          <w:sz w:val="24"/>
          <w:szCs w:val="24"/>
        </w:rPr>
        <w:t>________________________________________________________________________________________________________________________________________________</w:t>
      </w:r>
    </w:p>
    <w:p w14:paraId="508DF7C8" w14:textId="77777777" w:rsidR="00F7033D" w:rsidRDefault="00F7033D" w:rsidP="00EF73C9">
      <w:pPr>
        <w:pStyle w:val="ListParagraph"/>
        <w:numPr>
          <w:ilvl w:val="0"/>
          <w:numId w:val="46"/>
        </w:numPr>
        <w:spacing w:after="207"/>
        <w:ind w:right="6"/>
        <w:jc w:val="both"/>
        <w:rPr>
          <w:sz w:val="24"/>
          <w:szCs w:val="24"/>
        </w:rPr>
      </w:pPr>
      <w:r>
        <w:rPr>
          <w:sz w:val="24"/>
          <w:szCs w:val="24"/>
        </w:rPr>
        <w:t>The following is a case study that illustrates the principle in these lessons. Read the following accounts Genesis 36:1-5; Exodus 6:21-24; Numbers 16:1-40, 26:9-11,58.</w:t>
      </w:r>
    </w:p>
    <w:p w14:paraId="716789E6" w14:textId="77777777" w:rsidR="00F7033D" w:rsidRDefault="00F7033D" w:rsidP="00F7033D">
      <w:pPr>
        <w:pStyle w:val="ListParagraph"/>
        <w:spacing w:after="207"/>
        <w:ind w:left="705" w:right="6"/>
        <w:rPr>
          <w:sz w:val="24"/>
          <w:szCs w:val="24"/>
        </w:rPr>
      </w:pPr>
      <w:r>
        <w:rPr>
          <w:sz w:val="24"/>
          <w:szCs w:val="24"/>
        </w:rPr>
        <w:t xml:space="preserve"> What do you learn about the sons of Korah? ________________________________________________________________________________________________________________________________________________</w:t>
      </w:r>
    </w:p>
    <w:p w14:paraId="2C222767" w14:textId="77777777" w:rsidR="00F7033D" w:rsidRPr="00887DCF" w:rsidRDefault="00F7033D" w:rsidP="00EF73C9">
      <w:pPr>
        <w:pStyle w:val="ListParagraph"/>
        <w:numPr>
          <w:ilvl w:val="0"/>
          <w:numId w:val="46"/>
        </w:numPr>
        <w:spacing w:after="207"/>
        <w:ind w:right="6"/>
        <w:rPr>
          <w:sz w:val="24"/>
          <w:szCs w:val="24"/>
        </w:rPr>
      </w:pPr>
      <w:r>
        <w:rPr>
          <w:sz w:val="24"/>
          <w:szCs w:val="24"/>
        </w:rPr>
        <w:t>Now read the Psalms 44-49, 84-85, 87-88. Considering who they were, what stands out to you in the writings of the sons of Korah?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4E7528" w14:textId="77777777" w:rsidR="00F7033D" w:rsidRPr="00887DCF" w:rsidRDefault="00F7033D" w:rsidP="00F7033D">
      <w:pPr>
        <w:spacing w:after="207"/>
        <w:ind w:right="6"/>
        <w:jc w:val="both"/>
        <w:rPr>
          <w:sz w:val="24"/>
          <w:szCs w:val="24"/>
        </w:rPr>
      </w:pPr>
    </w:p>
    <w:p w14:paraId="1DF15819" w14:textId="77777777" w:rsidR="00F7033D" w:rsidRDefault="00F7033D" w:rsidP="00F7033D">
      <w:pPr>
        <w:spacing w:after="207"/>
        <w:ind w:right="6"/>
        <w:jc w:val="both"/>
        <w:rPr>
          <w:sz w:val="24"/>
          <w:szCs w:val="24"/>
        </w:rPr>
      </w:pPr>
    </w:p>
    <w:p w14:paraId="4ECD8562" w14:textId="77777777" w:rsidR="00EA46EA" w:rsidRDefault="00EA46EA" w:rsidP="00F7033D">
      <w:pPr>
        <w:spacing w:after="207"/>
        <w:ind w:right="6"/>
        <w:jc w:val="both"/>
        <w:rPr>
          <w:sz w:val="24"/>
          <w:szCs w:val="24"/>
        </w:rPr>
      </w:pPr>
    </w:p>
    <w:p w14:paraId="3D82D353" w14:textId="77777777" w:rsidR="00EA46EA" w:rsidRDefault="00EA46EA" w:rsidP="00F7033D">
      <w:pPr>
        <w:spacing w:after="207"/>
        <w:ind w:right="6"/>
        <w:jc w:val="both"/>
        <w:rPr>
          <w:sz w:val="24"/>
          <w:szCs w:val="24"/>
        </w:rPr>
      </w:pPr>
    </w:p>
    <w:p w14:paraId="5EF1DF02" w14:textId="77777777" w:rsidR="00EA46EA" w:rsidRDefault="00EA46EA" w:rsidP="00F7033D">
      <w:pPr>
        <w:spacing w:after="207"/>
        <w:ind w:right="6"/>
        <w:jc w:val="both"/>
        <w:rPr>
          <w:sz w:val="24"/>
          <w:szCs w:val="24"/>
        </w:rPr>
      </w:pPr>
    </w:p>
    <w:p w14:paraId="000530FD" w14:textId="77777777" w:rsidR="00EA46EA" w:rsidRPr="00887DCF" w:rsidRDefault="00EA46EA" w:rsidP="00F7033D">
      <w:pPr>
        <w:spacing w:after="207"/>
        <w:ind w:right="6"/>
        <w:jc w:val="both"/>
        <w:rPr>
          <w:sz w:val="24"/>
          <w:szCs w:val="24"/>
        </w:rPr>
      </w:pPr>
    </w:p>
    <w:p w14:paraId="6235048B" w14:textId="77777777" w:rsidR="00F7033D" w:rsidRPr="003171AB" w:rsidRDefault="003171AB" w:rsidP="003171AB">
      <w:pPr>
        <w:spacing w:after="207"/>
        <w:ind w:right="6"/>
        <w:jc w:val="center"/>
        <w:rPr>
          <w:b/>
          <w:sz w:val="36"/>
          <w:szCs w:val="36"/>
        </w:rPr>
      </w:pPr>
      <w:r w:rsidRPr="003171AB">
        <w:rPr>
          <w:b/>
          <w:sz w:val="36"/>
          <w:szCs w:val="36"/>
        </w:rPr>
        <w:t>Week #</w:t>
      </w:r>
      <w:r w:rsidR="00287000">
        <w:rPr>
          <w:b/>
          <w:sz w:val="36"/>
          <w:szCs w:val="36"/>
        </w:rPr>
        <w:t>7</w:t>
      </w:r>
    </w:p>
    <w:p w14:paraId="26FC2FE7" w14:textId="77777777" w:rsidR="00F7033D" w:rsidRPr="00A55B1D" w:rsidRDefault="00F7033D" w:rsidP="00F7033D">
      <w:pPr>
        <w:spacing w:after="221"/>
        <w:jc w:val="center"/>
        <w:rPr>
          <w:rFonts w:ascii="Edwardian Script ITC" w:hAnsi="Edwardian Script ITC" w:cstheme="minorHAnsi"/>
          <w:b/>
          <w:sz w:val="72"/>
          <w:szCs w:val="72"/>
        </w:rPr>
      </w:pPr>
      <w:r>
        <w:rPr>
          <w:rFonts w:ascii="Edwardian Script ITC" w:hAnsi="Edwardian Script ITC" w:cstheme="minorHAnsi"/>
          <w:b/>
          <w:sz w:val="72"/>
          <w:szCs w:val="72"/>
        </w:rPr>
        <w:t>Abba Father</w:t>
      </w:r>
    </w:p>
    <w:p w14:paraId="33C6655E" w14:textId="77777777" w:rsidR="00F7033D" w:rsidRPr="00BB578C" w:rsidRDefault="00F7033D" w:rsidP="00F7033D">
      <w:pPr>
        <w:pStyle w:val="Heading4"/>
        <w:ind w:left="357" w:right="360"/>
        <w:jc w:val="center"/>
        <w:rPr>
          <w:rFonts w:asciiTheme="minorHAnsi" w:hAnsiTheme="minorHAnsi" w:cstheme="minorHAnsi"/>
        </w:rPr>
      </w:pPr>
      <w:r w:rsidRPr="00BB578C">
        <w:rPr>
          <w:rFonts w:asciiTheme="minorHAnsi" w:hAnsiTheme="minorHAnsi" w:cstheme="minorHAnsi"/>
        </w:rPr>
        <w:t>Key Passages</w:t>
      </w:r>
    </w:p>
    <w:p w14:paraId="5D2BA6AE" w14:textId="77777777" w:rsidR="00F7033D" w:rsidRDefault="00F7033D" w:rsidP="00F7033D">
      <w:pPr>
        <w:spacing w:after="5" w:line="252" w:lineRule="auto"/>
        <w:ind w:left="357" w:hanging="6"/>
        <w:jc w:val="center"/>
        <w:rPr>
          <w:rFonts w:asciiTheme="minorHAnsi" w:hAnsiTheme="minorHAnsi" w:cstheme="minorHAnsi"/>
          <w:b/>
          <w:sz w:val="24"/>
          <w:szCs w:val="24"/>
        </w:rPr>
      </w:pPr>
      <w:r w:rsidRPr="00E747D0">
        <w:rPr>
          <w:rFonts w:asciiTheme="minorHAnsi" w:hAnsiTheme="minorHAnsi" w:cstheme="minorHAnsi"/>
          <w:b/>
          <w:sz w:val="24"/>
          <w:szCs w:val="24"/>
        </w:rPr>
        <w:t xml:space="preserve">Ephesians 1:3-7  </w:t>
      </w:r>
    </w:p>
    <w:p w14:paraId="6EA651C0" w14:textId="77777777" w:rsidR="00F7033D" w:rsidRPr="00E747D0" w:rsidRDefault="00F7033D" w:rsidP="00F7033D">
      <w:pPr>
        <w:spacing w:after="5" w:line="252" w:lineRule="auto"/>
        <w:ind w:left="357" w:hanging="6"/>
        <w:jc w:val="center"/>
        <w:rPr>
          <w:rFonts w:asciiTheme="minorHAnsi" w:hAnsiTheme="minorHAnsi" w:cstheme="minorHAnsi"/>
          <w:b/>
          <w:i/>
          <w:color w:val="000000"/>
          <w:sz w:val="24"/>
          <w:szCs w:val="24"/>
        </w:rPr>
      </w:pPr>
      <w:r w:rsidRPr="00E747D0">
        <w:rPr>
          <w:rFonts w:asciiTheme="minorHAnsi" w:hAnsiTheme="minorHAnsi" w:cstheme="minorHAnsi"/>
          <w:b/>
          <w:i/>
          <w:color w:val="000000"/>
          <w:sz w:val="24"/>
          <w:szCs w:val="24"/>
        </w:rPr>
        <w:t>Blessed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the God and Father of our Lord Jesus Christ, who has blessed</w:t>
      </w:r>
      <w:r w:rsidRPr="00E747D0">
        <w:rPr>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with every spiritual blessing in the heavenly realms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For</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chose us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before the foundation of the world that we may be holy and unblemished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his sight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love.</w:t>
      </w:r>
      <w:r w:rsidRPr="00E747D0">
        <w:rPr>
          <w:rStyle w:val="apple-converted-space"/>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did this by predestining</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to adoption as his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sons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through Jesus Christ, according to the pleasure</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of his will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to the praise of the glory of his grace</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that he has freely bestowed on us in his dearly loved Son.</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him</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we have redemption through his blood,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the forgiveness of our trespasses, according to the riches of his grace.</w:t>
      </w:r>
    </w:p>
    <w:p w14:paraId="7D9B2C35" w14:textId="77777777" w:rsidR="00F7033D" w:rsidRPr="00E747D0" w:rsidRDefault="00F7033D" w:rsidP="00F7033D">
      <w:pPr>
        <w:spacing w:after="5" w:line="252" w:lineRule="auto"/>
        <w:ind w:left="357" w:hanging="6"/>
        <w:jc w:val="center"/>
        <w:rPr>
          <w:rFonts w:asciiTheme="minorHAnsi" w:hAnsiTheme="minorHAnsi" w:cstheme="minorHAnsi"/>
          <w:sz w:val="24"/>
          <w:szCs w:val="24"/>
        </w:rPr>
      </w:pPr>
      <w:r>
        <w:rPr>
          <w:rStyle w:val="apple-converted-space"/>
          <w:rFonts w:ascii="Georgia" w:hAnsi="Georgia"/>
          <w:color w:val="000000"/>
          <w:sz w:val="27"/>
          <w:szCs w:val="27"/>
        </w:rPr>
        <w:t> </w:t>
      </w:r>
    </w:p>
    <w:p w14:paraId="44FBD807" w14:textId="77777777" w:rsidR="00F7033D" w:rsidRPr="00F7033D" w:rsidRDefault="00F7033D" w:rsidP="00F7033D">
      <w:pPr>
        <w:pStyle w:val="Heading4"/>
        <w:spacing w:after="167"/>
        <w:ind w:right="7"/>
        <w:jc w:val="center"/>
        <w:rPr>
          <w:rFonts w:asciiTheme="minorHAnsi" w:hAnsiTheme="minorHAnsi" w:cstheme="minorHAnsi"/>
        </w:rPr>
      </w:pPr>
      <w:r w:rsidRPr="00F7033D">
        <w:rPr>
          <w:rFonts w:asciiTheme="minorHAnsi" w:hAnsiTheme="minorHAnsi" w:cstheme="minorHAnsi"/>
        </w:rPr>
        <w:t>Introduction</w:t>
      </w:r>
    </w:p>
    <w:p w14:paraId="0C9B583E" w14:textId="77777777" w:rsidR="00F7033D" w:rsidRDefault="00F7033D" w:rsidP="00F7033D">
      <w:pPr>
        <w:spacing w:after="0"/>
        <w:ind w:left="-15" w:right="6"/>
        <w:jc w:val="both"/>
        <w:rPr>
          <w:sz w:val="24"/>
          <w:szCs w:val="24"/>
        </w:rPr>
      </w:pPr>
      <w:r>
        <w:rPr>
          <w:b/>
          <w:i/>
        </w:rPr>
        <w:t xml:space="preserve">    </w:t>
      </w:r>
      <w:r>
        <w:t xml:space="preserve">  </w:t>
      </w:r>
      <w:r>
        <w:tab/>
      </w:r>
      <w:r w:rsidRPr="006E3984">
        <w:rPr>
          <w:sz w:val="24"/>
          <w:szCs w:val="24"/>
        </w:rPr>
        <w:t xml:space="preserve">Just the mention of the name father can conjure up a myriad of emotions - some good and some bad. Generally speaking, most of us base our concept of God as a Father on our experience with our earthly fathers. For those who were fortunate enough to be raised by a loving father, this lesson will bring up fond memories. Whereas, if you were raised in a family with an ungodly, abusive, absent or emotionally disconnected father, then what we’re about to study could possibly evoke memories that are anything but pleasant. Maybe this describes you. If so, you may be thinking, “If God is anything like my father, then I want no part of Him!” And frankly, who could blame you? This thinking makes perfect sense if you don’t know God. If this is the situation that you most easily relate to, then your concept of God could be tainted by the wounds inflicted by your father. And regrettably, this has left you with a false image of God that in no way resembles the God of the Bible. Therefore, it cannot be stressed enough the crucial role a father plays in the lives of their children. </w:t>
      </w:r>
    </w:p>
    <w:p w14:paraId="3E94F1E1" w14:textId="77777777" w:rsidR="00F7033D" w:rsidRPr="006E3984" w:rsidRDefault="00F7033D" w:rsidP="00F7033D">
      <w:pPr>
        <w:spacing w:after="0"/>
        <w:ind w:left="-15" w:right="6"/>
        <w:jc w:val="both"/>
        <w:rPr>
          <w:sz w:val="24"/>
          <w:szCs w:val="24"/>
        </w:rPr>
      </w:pPr>
    </w:p>
    <w:p w14:paraId="731016C8" w14:textId="77777777" w:rsidR="00F7033D" w:rsidRDefault="00F7033D" w:rsidP="00F7033D">
      <w:pPr>
        <w:ind w:left="-15" w:right="6" w:firstLine="721"/>
        <w:jc w:val="both"/>
        <w:rPr>
          <w:sz w:val="24"/>
          <w:szCs w:val="24"/>
        </w:rPr>
      </w:pPr>
      <w:r w:rsidRPr="006E3984">
        <w:rPr>
          <w:sz w:val="24"/>
          <w:szCs w:val="24"/>
        </w:rPr>
        <w:t xml:space="preserve">The truth is, </w:t>
      </w:r>
      <w:r w:rsidR="00A87E0F" w:rsidRPr="006E3984">
        <w:rPr>
          <w:sz w:val="24"/>
          <w:szCs w:val="24"/>
        </w:rPr>
        <w:t>many</w:t>
      </w:r>
      <w:r w:rsidRPr="006E3984">
        <w:rPr>
          <w:sz w:val="24"/>
          <w:szCs w:val="24"/>
        </w:rPr>
        <w:t xml:space="preserve"> us are quite familiar with difficult family dynamics. As already discussed, these are the effects of the fall and part of the curse. However, as we deal with what could be for some, an extremely sensitive subject, let me assure you on the front end, our goal is healing. There is a God - placed intrinsic need in all of us to know God our Father as He </w:t>
      </w:r>
      <w:r w:rsidRPr="006E3984">
        <w:rPr>
          <w:i/>
          <w:sz w:val="24"/>
          <w:szCs w:val="24"/>
        </w:rPr>
        <w:t>really</w:t>
      </w:r>
      <w:r w:rsidRPr="006E3984">
        <w:rPr>
          <w:sz w:val="24"/>
          <w:szCs w:val="24"/>
        </w:rPr>
        <w:t xml:space="preserve"> is… </w:t>
      </w:r>
      <w:r w:rsidR="00526281">
        <w:rPr>
          <w:sz w:val="24"/>
          <w:szCs w:val="24"/>
        </w:rPr>
        <w:t>a</w:t>
      </w:r>
      <w:r w:rsidRPr="006E3984">
        <w:rPr>
          <w:sz w:val="24"/>
          <w:szCs w:val="24"/>
        </w:rPr>
        <w:t xml:space="preserve"> God of love, real, unending, soul healing love. So, if you are apt to become depressed or despondent when thinking about your earthly father, when you come to know God as your </w:t>
      </w:r>
      <w:r w:rsidRPr="006E3984">
        <w:rPr>
          <w:i/>
          <w:sz w:val="24"/>
          <w:szCs w:val="24"/>
        </w:rPr>
        <w:t>real Father</w:t>
      </w:r>
      <w:r w:rsidRPr="006E3984">
        <w:rPr>
          <w:sz w:val="24"/>
          <w:szCs w:val="24"/>
        </w:rPr>
        <w:t xml:space="preserve"> your glum will be turned to gladness. With that being said,</w:t>
      </w:r>
      <w:r w:rsidR="00A87E0F">
        <w:rPr>
          <w:sz w:val="24"/>
          <w:szCs w:val="24"/>
        </w:rPr>
        <w:t xml:space="preserve"> </w:t>
      </w:r>
      <w:r w:rsidRPr="006E3984">
        <w:rPr>
          <w:sz w:val="24"/>
          <w:szCs w:val="24"/>
        </w:rPr>
        <w:t xml:space="preserve">you may need to get your tissue box handy, not because of tears of sorrow, but tears of joy when you meet your </w:t>
      </w:r>
      <w:r w:rsidRPr="00823F3F">
        <w:rPr>
          <w:i/>
          <w:sz w:val="24"/>
          <w:szCs w:val="24"/>
        </w:rPr>
        <w:t>heavenly Father</w:t>
      </w:r>
      <w:r w:rsidRPr="00823F3F">
        <w:rPr>
          <w:sz w:val="24"/>
          <w:szCs w:val="24"/>
        </w:rPr>
        <w:t xml:space="preserve">.   </w:t>
      </w:r>
    </w:p>
    <w:p w14:paraId="4B46F2E3" w14:textId="77777777" w:rsidR="00417FFE" w:rsidRDefault="00417FFE" w:rsidP="00417FFE">
      <w:pPr>
        <w:spacing w:after="5" w:line="252" w:lineRule="auto"/>
        <w:ind w:left="25" w:right="28" w:hanging="6"/>
        <w:jc w:val="center"/>
        <w:rPr>
          <w:b/>
          <w:sz w:val="24"/>
          <w:szCs w:val="24"/>
        </w:rPr>
      </w:pPr>
      <w:r w:rsidRPr="00823F3F">
        <w:rPr>
          <w:b/>
          <w:sz w:val="24"/>
          <w:szCs w:val="24"/>
        </w:rPr>
        <w:t xml:space="preserve">Jeremiah 8:20-22  </w:t>
      </w:r>
    </w:p>
    <w:p w14:paraId="7BE0CE98" w14:textId="77777777"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“They cry,</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‘Harvest time has come and gone, and the summer is over,</w:t>
      </w:r>
    </w:p>
    <w:p w14:paraId="7A629F24" w14:textId="77777777"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and still we have not been delivered.’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My heart is crushed because my dear people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are</w:t>
      </w:r>
      <w:r w:rsidRPr="00823F3F">
        <w:rPr>
          <w:rFonts w:asciiTheme="minorHAnsi" w:hAnsiTheme="minorHAnsi" w:cstheme="minorHAnsi"/>
          <w:b/>
          <w:i/>
          <w:color w:val="000000"/>
        </w:rPr>
        <w:t xml:space="preserve"> being crushed.</w:t>
      </w:r>
      <w:r w:rsidRPr="00823F3F">
        <w:rPr>
          <w:rStyle w:val="apple-converted-space"/>
          <w:rFonts w:asciiTheme="minorHAnsi" w:eastAsiaTheme="majorEastAsia" w:hAnsiTheme="minorHAnsi" w:cstheme="minorHAnsi"/>
          <w:b/>
          <w:i/>
          <w:color w:val="000000"/>
          <w:vertAlign w:val="superscript"/>
        </w:rPr>
        <w:t xml:space="preserve">  </w:t>
      </w:r>
      <w:r w:rsidRPr="00823F3F">
        <w:rPr>
          <w:rFonts w:asciiTheme="minorHAnsi" w:hAnsiTheme="minorHAnsi" w:cstheme="minorHAnsi"/>
          <w:b/>
          <w:i/>
          <w:color w:val="000000"/>
        </w:rPr>
        <w:t>I go about crying and grieving. I am overwhelmed with dismay.</w:t>
      </w:r>
      <w:r w:rsidRPr="00823F3F">
        <w:rPr>
          <w:rStyle w:val="apple-converted-space"/>
          <w:rFonts w:asciiTheme="minorHAnsi" w:eastAsiaTheme="majorEastAsia" w:hAnsiTheme="minorHAnsi" w:cstheme="minorHAnsi"/>
          <w:b/>
          <w:i/>
          <w:color w:val="000000"/>
          <w:vertAlign w:val="superscript"/>
        </w:rPr>
        <w:t> </w:t>
      </w:r>
      <w:bookmarkStart w:id="1371" w:name="v57"/>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"n57" </w:instrText>
      </w:r>
      <w:r w:rsidRPr="00823F3F">
        <w:rPr>
          <w:rFonts w:asciiTheme="minorHAnsi" w:hAnsiTheme="minorHAnsi" w:cstheme="minorHAnsi"/>
          <w:b/>
          <w:i/>
          <w:color w:val="000000"/>
          <w:vertAlign w:val="superscript"/>
        </w:rPr>
        <w:fldChar w:fldCharType="end"/>
      </w:r>
      <w:bookmarkEnd w:id="1371"/>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There is still medicinal ointment</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available</w:t>
      </w:r>
      <w:r w:rsidRPr="00823F3F">
        <w:rPr>
          <w:rFonts w:asciiTheme="minorHAnsi" w:hAnsiTheme="minorHAnsi" w:cstheme="minorHAnsi"/>
          <w:b/>
          <w:i/>
          <w:color w:val="000000"/>
        </w:rPr>
        <w:t xml:space="preserve"> in Gilead!</w:t>
      </w:r>
    </w:p>
    <w:p w14:paraId="34802715" w14:textId="77777777" w:rsidR="00417FFE" w:rsidRPr="00823F3F"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There is still a physician there!</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Why then have my dear people</w:t>
      </w:r>
      <w:r w:rsidRPr="00823F3F">
        <w:rPr>
          <w:rStyle w:val="apple-converted-space"/>
          <w:rFonts w:asciiTheme="minorHAnsi" w:eastAsiaTheme="majorEastAsia" w:hAnsiTheme="minorHAnsi" w:cstheme="minorHAnsi"/>
          <w:b/>
          <w:i/>
          <w:color w:val="000000"/>
          <w:vertAlign w:val="superscript"/>
        </w:rPr>
        <w:t> </w:t>
      </w:r>
      <w:bookmarkStart w:id="1372" w:name="v60"/>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"n60" </w:instrText>
      </w:r>
      <w:r w:rsidRPr="00823F3F">
        <w:rPr>
          <w:rFonts w:asciiTheme="minorHAnsi" w:hAnsiTheme="minorHAnsi" w:cstheme="minorHAnsi"/>
          <w:b/>
          <w:i/>
          <w:color w:val="000000"/>
          <w:vertAlign w:val="superscript"/>
        </w:rPr>
        <w:fldChar w:fldCharType="end"/>
      </w:r>
      <w:bookmarkEnd w:id="1372"/>
    </w:p>
    <w:p w14:paraId="336825F9" w14:textId="77777777" w:rsidR="00417FFE" w:rsidRDefault="00417FFE" w:rsidP="00417FFE">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not been restored to health?</w:t>
      </w:r>
    </w:p>
    <w:p w14:paraId="3D859707" w14:textId="77777777" w:rsidR="00417FFE" w:rsidRDefault="00417FFE" w:rsidP="00417FFE">
      <w:pPr>
        <w:pStyle w:val="poetry"/>
        <w:spacing w:before="0" w:beforeAutospacing="0" w:after="0" w:afterAutospacing="0"/>
        <w:jc w:val="center"/>
        <w:rPr>
          <w:rFonts w:asciiTheme="minorHAnsi" w:hAnsiTheme="minorHAnsi" w:cstheme="minorHAnsi"/>
          <w:b/>
          <w:i/>
          <w:color w:val="000000"/>
        </w:rPr>
      </w:pPr>
    </w:p>
    <w:p w14:paraId="48FFABA7" w14:textId="77777777" w:rsidR="00901C39" w:rsidRDefault="00901C39" w:rsidP="00901C39">
      <w:pPr>
        <w:pStyle w:val="Heading5"/>
        <w:ind w:left="357" w:right="361"/>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The Father Chose the Bride for His Son</w:t>
      </w:r>
    </w:p>
    <w:p w14:paraId="136903C8" w14:textId="77777777" w:rsidR="00901C39" w:rsidRPr="00823F3F" w:rsidRDefault="00901C39" w:rsidP="00417FFE">
      <w:pPr>
        <w:pStyle w:val="poetry"/>
        <w:spacing w:before="0" w:beforeAutospacing="0" w:after="0" w:afterAutospacing="0"/>
        <w:jc w:val="center"/>
        <w:rPr>
          <w:rFonts w:asciiTheme="minorHAnsi" w:hAnsiTheme="minorHAnsi" w:cstheme="minorHAnsi"/>
          <w:b/>
          <w:i/>
          <w:color w:val="000000"/>
        </w:rPr>
      </w:pPr>
    </w:p>
    <w:p w14:paraId="3EC2C887" w14:textId="77777777" w:rsidR="00526281" w:rsidRPr="006E3984" w:rsidRDefault="00526281" w:rsidP="00526281">
      <w:pPr>
        <w:ind w:left="-15" w:right="6" w:firstLine="721"/>
        <w:jc w:val="both"/>
        <w:rPr>
          <w:sz w:val="24"/>
          <w:szCs w:val="24"/>
        </w:rPr>
      </w:pPr>
      <w:r>
        <w:rPr>
          <w:sz w:val="24"/>
          <w:szCs w:val="24"/>
        </w:rPr>
        <w:t>Father</w:t>
      </w:r>
      <w:r w:rsidRPr="00D55C9E">
        <w:rPr>
          <w:sz w:val="24"/>
          <w:szCs w:val="24"/>
        </w:rPr>
        <w:t xml:space="preserve"> is</w:t>
      </w:r>
      <w:r w:rsidRPr="006E3984">
        <w:rPr>
          <w:sz w:val="24"/>
          <w:szCs w:val="24"/>
        </w:rPr>
        <w:t xml:space="preserve"> the first word in the Hebrew dictionary. And, as it just so happens, the first time in the Bible that the word father is mentioned is at the wedding of Adam and Eve. </w:t>
      </w:r>
      <w:r>
        <w:rPr>
          <w:sz w:val="24"/>
          <w:szCs w:val="24"/>
        </w:rPr>
        <w:t xml:space="preserve">Here, </w:t>
      </w:r>
      <w:r w:rsidRPr="006E3984">
        <w:rPr>
          <w:sz w:val="24"/>
          <w:szCs w:val="24"/>
        </w:rPr>
        <w:t>God Himself, presided over the ceremony</w:t>
      </w:r>
      <w:r>
        <w:rPr>
          <w:sz w:val="24"/>
          <w:szCs w:val="24"/>
        </w:rPr>
        <w:t>. T</w:t>
      </w:r>
      <w:r w:rsidRPr="006E3984">
        <w:rPr>
          <w:sz w:val="24"/>
          <w:szCs w:val="24"/>
        </w:rPr>
        <w:t>his was His charge to the couple: “</w:t>
      </w:r>
      <w:r w:rsidRPr="006E3984">
        <w:rPr>
          <w:i/>
          <w:sz w:val="24"/>
          <w:szCs w:val="24"/>
        </w:rPr>
        <w:t xml:space="preserve">For this reason, a man shall leave his father and mother, and be joined to his wife; and the two shall become one flesh” </w:t>
      </w:r>
      <w:r w:rsidRPr="006E3984">
        <w:rPr>
          <w:sz w:val="24"/>
          <w:szCs w:val="24"/>
        </w:rPr>
        <w:t>(Genesis 2:24)</w:t>
      </w:r>
      <w:r>
        <w:rPr>
          <w:sz w:val="24"/>
          <w:szCs w:val="24"/>
        </w:rPr>
        <w:t>.</w:t>
      </w:r>
      <w:r w:rsidRPr="006E3984">
        <w:rPr>
          <w:sz w:val="24"/>
          <w:szCs w:val="24"/>
        </w:rPr>
        <w:t xml:space="preserve"> Perhaps they were a bit confused by this statement. If you’ll remember, they didn’t have any parents - only God the Father. Genesis 2:24 is a passage that is typically used in marriage ceremonies, and it’s quite relevant to me. As previously mentioned, Ethan, my first-born son, has recently left his father and I to become united with his new wife Jessica. And while the “uniting” part gives me great joy, the “leaving” part evokes other emotions in this mother’s heart. </w:t>
      </w:r>
      <w:r>
        <w:rPr>
          <w:sz w:val="24"/>
          <w:szCs w:val="24"/>
        </w:rPr>
        <w:t>At the time of this writing,</w:t>
      </w:r>
      <w:r w:rsidRPr="006E3984">
        <w:rPr>
          <w:sz w:val="24"/>
          <w:szCs w:val="24"/>
        </w:rPr>
        <w:t xml:space="preserve"> both of my sons</w:t>
      </w:r>
      <w:r>
        <w:rPr>
          <w:sz w:val="24"/>
          <w:szCs w:val="24"/>
        </w:rPr>
        <w:t xml:space="preserve"> had just</w:t>
      </w:r>
      <w:r w:rsidRPr="006E3984">
        <w:rPr>
          <w:sz w:val="24"/>
          <w:szCs w:val="24"/>
        </w:rPr>
        <w:t xml:space="preserve"> graduated from the University of Memphis and promptly left my “nest.” I’m officially an “empty nester</w:t>
      </w:r>
      <w:r>
        <w:rPr>
          <w:sz w:val="24"/>
          <w:szCs w:val="24"/>
        </w:rPr>
        <w:t>.</w:t>
      </w:r>
      <w:r w:rsidRPr="006E3984">
        <w:rPr>
          <w:sz w:val="24"/>
          <w:szCs w:val="24"/>
        </w:rPr>
        <w:t xml:space="preserve">” </w:t>
      </w:r>
    </w:p>
    <w:p w14:paraId="5193B7B6" w14:textId="77777777" w:rsidR="00526281" w:rsidRDefault="00526281" w:rsidP="00526281">
      <w:pPr>
        <w:ind w:left="-15" w:right="6" w:firstLine="721"/>
        <w:jc w:val="both"/>
        <w:rPr>
          <w:sz w:val="24"/>
          <w:szCs w:val="24"/>
        </w:rPr>
      </w:pPr>
      <w:r>
        <w:rPr>
          <w:sz w:val="24"/>
          <w:szCs w:val="24"/>
        </w:rPr>
        <w:t>In another lesson,</w:t>
      </w:r>
      <w:r w:rsidRPr="00D55C9E">
        <w:rPr>
          <w:sz w:val="24"/>
          <w:szCs w:val="24"/>
        </w:rPr>
        <w:t xml:space="preserve"> we will gain a better understanding of the implications of leaving and cleaving. But for now, let’s focus our attention on the one who ordained marriage in the first place - God the Father. As foreign as the custom may sound to us, in many cultures the father is the one who selects the bride for his son. The same can be said for the bride of Christ. God the Father chose us as the bride for His Son. Furthermore, the Father not only selected us for Jesus, but He is the One who draws us to Jesus (John 6:39-65; Ephesians 1:3-5). And it is through Jesus that we can have the same intimacy, familiarity and tender affection that exists between God the Father and God the Son. </w:t>
      </w:r>
      <w:r>
        <w:rPr>
          <w:sz w:val="24"/>
          <w:szCs w:val="24"/>
        </w:rPr>
        <w:t>Nowhere is this relationship displayed more</w:t>
      </w:r>
      <w:r w:rsidRPr="006E3984">
        <w:rPr>
          <w:sz w:val="24"/>
          <w:szCs w:val="24"/>
        </w:rPr>
        <w:t xml:space="preserve"> poignant</w:t>
      </w:r>
      <w:r>
        <w:rPr>
          <w:sz w:val="24"/>
          <w:szCs w:val="24"/>
        </w:rPr>
        <w:t>ly than the</w:t>
      </w:r>
      <w:r w:rsidRPr="006E3984">
        <w:rPr>
          <w:sz w:val="24"/>
          <w:szCs w:val="24"/>
        </w:rPr>
        <w:t xml:space="preserve"> moment</w:t>
      </w:r>
      <w:r>
        <w:rPr>
          <w:sz w:val="24"/>
          <w:szCs w:val="24"/>
        </w:rPr>
        <w:t xml:space="preserve"> on the cross when Jesus,</w:t>
      </w:r>
      <w:r w:rsidRPr="006E3984">
        <w:rPr>
          <w:sz w:val="24"/>
          <w:szCs w:val="24"/>
        </w:rPr>
        <w:t xml:space="preserve"> cried out in Aramaic, “Abba,” which is translated</w:t>
      </w:r>
      <w:r w:rsidRPr="00D55C9E">
        <w:rPr>
          <w:sz w:val="24"/>
          <w:szCs w:val="24"/>
        </w:rPr>
        <w:t xml:space="preserve">… </w:t>
      </w:r>
      <w:r w:rsidRPr="00D55C9E">
        <w:rPr>
          <w:i/>
          <w:sz w:val="24"/>
          <w:szCs w:val="24"/>
        </w:rPr>
        <w:t>Daddy</w:t>
      </w:r>
      <w:r w:rsidRPr="00D55C9E">
        <w:rPr>
          <w:sz w:val="24"/>
          <w:szCs w:val="24"/>
        </w:rPr>
        <w:t>.</w:t>
      </w:r>
      <w:r w:rsidRPr="006E3984">
        <w:rPr>
          <w:sz w:val="24"/>
          <w:szCs w:val="24"/>
        </w:rPr>
        <w:t xml:space="preserve"> </w:t>
      </w:r>
    </w:p>
    <w:p w14:paraId="2AFBA4B3" w14:textId="77777777" w:rsidR="00526281" w:rsidRDefault="00526281" w:rsidP="00526281">
      <w:pPr>
        <w:spacing w:after="5" w:line="252" w:lineRule="auto"/>
        <w:ind w:left="25" w:right="33" w:hanging="6"/>
        <w:jc w:val="center"/>
        <w:rPr>
          <w:b/>
          <w:sz w:val="24"/>
          <w:szCs w:val="24"/>
        </w:rPr>
      </w:pPr>
      <w:r w:rsidRPr="00D55C9E">
        <w:rPr>
          <w:b/>
          <w:sz w:val="24"/>
          <w:szCs w:val="24"/>
        </w:rPr>
        <w:t xml:space="preserve">John 6:44-46  </w:t>
      </w:r>
    </w:p>
    <w:p w14:paraId="12EA29DE" w14:textId="77777777" w:rsidR="00526281" w:rsidRPr="00D55C9E" w:rsidRDefault="00526281" w:rsidP="00526281">
      <w:pPr>
        <w:spacing w:after="5" w:line="252" w:lineRule="auto"/>
        <w:ind w:left="25" w:right="33" w:hanging="6"/>
        <w:jc w:val="center"/>
        <w:rPr>
          <w:rFonts w:asciiTheme="minorHAnsi" w:hAnsiTheme="minorHAnsi" w:cstheme="minorHAnsi"/>
          <w:b/>
          <w:i/>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It is written in the prophets, ‘</w:t>
      </w:r>
      <w:r w:rsidRPr="00D55C9E">
        <w:rPr>
          <w:rFonts w:asciiTheme="minorHAnsi" w:hAnsiTheme="minorHAnsi" w:cstheme="minorHAnsi"/>
          <w:b/>
          <w:bCs/>
          <w:i/>
          <w:iCs/>
          <w:color w:val="000000"/>
          <w:sz w:val="24"/>
          <w:szCs w:val="24"/>
        </w:rPr>
        <w:t>And they will all be taught by God</w:t>
      </w:r>
      <w:r w:rsidRPr="00D55C9E">
        <w:rPr>
          <w:rFonts w:asciiTheme="minorHAnsi" w:hAnsiTheme="minorHAnsi" w:cstheme="minorHAnsi"/>
          <w:b/>
          <w:i/>
          <w:color w:val="000000"/>
          <w:sz w:val="24"/>
          <w:szCs w:val="24"/>
        </w:rPr>
        <w:t>.’</w:t>
      </w:r>
      <w:r w:rsidRPr="00D55C9E">
        <w:rPr>
          <w:rStyle w:val="apple-converted-space"/>
          <w:rFonts w:asciiTheme="minorHAnsi" w:hAnsiTheme="minorHAnsi" w:cstheme="minorHAnsi"/>
          <w:b/>
          <w:i/>
          <w:color w:val="000000"/>
          <w:sz w:val="24"/>
          <w:szCs w:val="24"/>
          <w:vertAlign w:val="superscript"/>
        </w:rPr>
        <w:t> </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Everyone who hears and learns from the Father</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comes to me.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(Not that anyone has seen the Father except the one who is from God – he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has seen the Father.)</w:t>
      </w:r>
    </w:p>
    <w:p w14:paraId="3C54DE06" w14:textId="77777777" w:rsidR="00526281" w:rsidRPr="006E3984" w:rsidRDefault="00526281" w:rsidP="00526281">
      <w:pPr>
        <w:spacing w:after="5" w:line="250" w:lineRule="auto"/>
        <w:ind w:left="26" w:right="16" w:hanging="10"/>
        <w:jc w:val="center"/>
        <w:rPr>
          <w:sz w:val="24"/>
          <w:szCs w:val="24"/>
        </w:rPr>
      </w:pPr>
    </w:p>
    <w:p w14:paraId="1ED664BF" w14:textId="77777777" w:rsidR="00526281" w:rsidRPr="001F544E" w:rsidRDefault="00526281" w:rsidP="00526281">
      <w:pPr>
        <w:ind w:left="-15" w:right="6" w:firstLine="721"/>
        <w:jc w:val="both"/>
        <w:rPr>
          <w:sz w:val="24"/>
          <w:szCs w:val="24"/>
        </w:rPr>
      </w:pPr>
      <w:r w:rsidRPr="001F544E">
        <w:rPr>
          <w:sz w:val="24"/>
          <w:szCs w:val="24"/>
        </w:rPr>
        <w:t xml:space="preserve">The prophet Isaiah called Jesus, “The Everlasting Father” (Isaiah </w:t>
      </w:r>
      <w:r>
        <w:rPr>
          <w:sz w:val="24"/>
          <w:szCs w:val="24"/>
        </w:rPr>
        <w:t>9:2-17</w:t>
      </w:r>
      <w:r w:rsidRPr="001F544E">
        <w:rPr>
          <w:sz w:val="24"/>
          <w:szCs w:val="24"/>
        </w:rPr>
        <w:t xml:space="preserve">). Incidentally, </w:t>
      </w:r>
      <w:r>
        <w:rPr>
          <w:sz w:val="24"/>
          <w:szCs w:val="24"/>
        </w:rPr>
        <w:t>some seven-hundred and fifty years before Christ’s birth, the</w:t>
      </w:r>
      <w:r w:rsidRPr="001F544E">
        <w:rPr>
          <w:sz w:val="24"/>
          <w:szCs w:val="24"/>
        </w:rPr>
        <w:t xml:space="preserve"> prophet described</w:t>
      </w:r>
      <w:r>
        <w:rPr>
          <w:sz w:val="24"/>
          <w:szCs w:val="24"/>
        </w:rPr>
        <w:t>,</w:t>
      </w:r>
      <w:r w:rsidRPr="001F544E">
        <w:rPr>
          <w:sz w:val="24"/>
          <w:szCs w:val="24"/>
        </w:rPr>
        <w:t xml:space="preserve"> </w:t>
      </w:r>
      <w:r>
        <w:rPr>
          <w:sz w:val="24"/>
          <w:szCs w:val="24"/>
        </w:rPr>
        <w:t xml:space="preserve">in vivid details, </w:t>
      </w:r>
      <w:r w:rsidRPr="001F544E">
        <w:rPr>
          <w:sz w:val="24"/>
          <w:szCs w:val="24"/>
        </w:rPr>
        <w:t>the passion of Christ</w:t>
      </w:r>
      <w:r>
        <w:rPr>
          <w:sz w:val="24"/>
          <w:szCs w:val="24"/>
        </w:rPr>
        <w:t>.</w:t>
      </w:r>
      <w:r w:rsidRPr="001F544E">
        <w:rPr>
          <w:sz w:val="24"/>
          <w:szCs w:val="24"/>
        </w:rPr>
        <w:t xml:space="preserve"> In verse ten of this passage, what is the stated will of the Father?</w:t>
      </w:r>
    </w:p>
    <w:p w14:paraId="21E3C1B0" w14:textId="77777777" w:rsidR="00526281" w:rsidRPr="00FA0A80" w:rsidRDefault="00526281" w:rsidP="00526281">
      <w:pPr>
        <w:pStyle w:val="poetry"/>
        <w:spacing w:before="0" w:beforeAutospacing="0" w:after="0" w:afterAutospacing="0"/>
        <w:jc w:val="center"/>
        <w:rPr>
          <w:rFonts w:asciiTheme="minorHAnsi" w:hAnsiTheme="minorHAnsi" w:cstheme="minorHAnsi"/>
          <w:b/>
        </w:rPr>
      </w:pPr>
      <w:r w:rsidRPr="00FA0A80">
        <w:rPr>
          <w:rFonts w:asciiTheme="minorHAnsi" w:hAnsiTheme="minorHAnsi" w:cstheme="minorHAnsi"/>
          <w:b/>
        </w:rPr>
        <w:t xml:space="preserve">Isaiah 53:10-12 </w:t>
      </w:r>
    </w:p>
    <w:p w14:paraId="398A4FA9"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Though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desired to crush him and make him ill,</w:t>
      </w:r>
    </w:p>
    <w:p w14:paraId="0A1ECE41"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once restitution is made,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he will see descendants and enjoy long life,</w:t>
      </w:r>
    </w:p>
    <w:p w14:paraId="5ADB4E81"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and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Fonts w:asciiTheme="minorHAnsi" w:hAnsiTheme="minorHAnsi" w:cstheme="minorHAnsi"/>
          <w:b/>
          <w:i/>
          <w:color w:val="000000"/>
        </w:rPr>
        <w:t>’s purpose will be accomplished through him.</w:t>
      </w:r>
    </w:p>
    <w:p w14:paraId="2A5FA23A"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Having suffered, he will reflect on his work, he will be satisfied when he understands what he has done.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“My servant</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will acquit many,</w:t>
      </w:r>
    </w:p>
    <w:p w14:paraId="31DF4C1C"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for he carried their sins.</w:t>
      </w:r>
      <w:r w:rsidRPr="00FA0A80">
        <w:rPr>
          <w:rStyle w:val="apple-converted-space"/>
          <w:rFonts w:asciiTheme="minorHAnsi" w:eastAsiaTheme="majorEastAsia"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So I will assign him a portion with the multitudes,</w:t>
      </w:r>
    </w:p>
    <w:p w14:paraId="5E779B1F" w14:textId="77777777" w:rsidR="00526281" w:rsidRDefault="00526281" w:rsidP="00526281">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he will divide the spoils of victory with the powerful,</w:t>
      </w:r>
      <w:r w:rsidRPr="00FA0A80">
        <w:rPr>
          <w:rStyle w:val="apple-converted-space"/>
          <w:rFonts w:asciiTheme="minorHAnsi" w:eastAsiaTheme="majorEastAsia" w:hAnsiTheme="minorHAnsi" w:cstheme="minorHAnsi"/>
          <w:b/>
          <w:i/>
          <w:color w:val="000000"/>
          <w:vertAlign w:val="superscript"/>
        </w:rPr>
        <w:t xml:space="preserve"> </w:t>
      </w:r>
      <w:r w:rsidRPr="00FA0A80">
        <w:rPr>
          <w:rFonts w:asciiTheme="minorHAnsi" w:hAnsiTheme="minorHAnsi" w:cstheme="minorHAnsi"/>
          <w:b/>
          <w:i/>
          <w:color w:val="000000"/>
        </w:rPr>
        <w:t>because he willingly submitted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to death and was numbered with the rebels, when he lifted up the sin of many and intervened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on behalf of the rebels.”</w:t>
      </w:r>
    </w:p>
    <w:p w14:paraId="2D86E302" w14:textId="77777777" w:rsidR="00526281" w:rsidRPr="00FA0A80" w:rsidRDefault="00526281" w:rsidP="00526281">
      <w:pPr>
        <w:pStyle w:val="poetry"/>
        <w:spacing w:before="0" w:beforeAutospacing="0" w:after="0" w:afterAutospacing="0"/>
        <w:jc w:val="center"/>
        <w:rPr>
          <w:rFonts w:asciiTheme="minorHAnsi" w:hAnsiTheme="minorHAnsi" w:cstheme="minorHAnsi"/>
          <w:b/>
          <w:i/>
          <w:color w:val="000000"/>
        </w:rPr>
      </w:pPr>
    </w:p>
    <w:p w14:paraId="2ABF8909" w14:textId="77777777" w:rsidR="00526281" w:rsidRPr="00FA0A80" w:rsidRDefault="00526281" w:rsidP="00526281">
      <w:pPr>
        <w:spacing w:after="5" w:line="252" w:lineRule="auto"/>
        <w:ind w:left="25" w:right="-33" w:hanging="6"/>
        <w:jc w:val="center"/>
        <w:rPr>
          <w:sz w:val="24"/>
          <w:szCs w:val="24"/>
        </w:rPr>
      </w:pPr>
      <w:r w:rsidRPr="00FA0A80">
        <w:rPr>
          <w:b/>
          <w:sz w:val="24"/>
          <w:szCs w:val="24"/>
        </w:rPr>
        <w:t xml:space="preserve">Ephesians 1:5b (KJV) </w:t>
      </w:r>
    </w:p>
    <w:p w14:paraId="10F8F8C9" w14:textId="77777777" w:rsidR="00526281" w:rsidRPr="006E3984" w:rsidRDefault="00526281" w:rsidP="00526281">
      <w:pPr>
        <w:spacing w:after="52"/>
        <w:ind w:left="55" w:hanging="10"/>
        <w:jc w:val="center"/>
        <w:rPr>
          <w:b/>
          <w:i/>
          <w:sz w:val="24"/>
          <w:szCs w:val="24"/>
        </w:rPr>
      </w:pPr>
      <w:r w:rsidRPr="006E3984">
        <w:rPr>
          <w:b/>
          <w:i/>
          <w:sz w:val="24"/>
          <w:szCs w:val="24"/>
        </w:rPr>
        <w:t xml:space="preserve">“The good </w:t>
      </w:r>
      <w:r w:rsidRPr="006E3984">
        <w:rPr>
          <w:b/>
          <w:i/>
          <w:sz w:val="24"/>
          <w:szCs w:val="24"/>
          <w:u w:val="single" w:color="000000"/>
        </w:rPr>
        <w:t>pleasure</w:t>
      </w:r>
      <w:r w:rsidRPr="006E3984">
        <w:rPr>
          <w:b/>
          <w:i/>
          <w:sz w:val="24"/>
          <w:szCs w:val="24"/>
        </w:rPr>
        <w:t xml:space="preserve"> of His </w:t>
      </w:r>
      <w:r w:rsidRPr="006E3984">
        <w:rPr>
          <w:b/>
          <w:i/>
          <w:sz w:val="24"/>
          <w:szCs w:val="24"/>
          <w:u w:val="single" w:color="000000"/>
        </w:rPr>
        <w:t>will</w:t>
      </w:r>
      <w:r w:rsidRPr="006E3984">
        <w:rPr>
          <w:b/>
          <w:i/>
          <w:sz w:val="24"/>
          <w:szCs w:val="24"/>
        </w:rPr>
        <w:t xml:space="preserve">.” </w:t>
      </w:r>
    </w:p>
    <w:p w14:paraId="3A6CFAAE" w14:textId="77777777" w:rsidR="00526281" w:rsidRPr="006E3984" w:rsidRDefault="00526281" w:rsidP="00526281">
      <w:pPr>
        <w:spacing w:after="52"/>
        <w:ind w:left="55" w:hanging="10"/>
        <w:jc w:val="center"/>
        <w:rPr>
          <w:sz w:val="24"/>
          <w:szCs w:val="24"/>
        </w:rPr>
      </w:pPr>
    </w:p>
    <w:p w14:paraId="01D9BFE1" w14:textId="77777777" w:rsidR="00526281" w:rsidRPr="000E506F" w:rsidRDefault="00526281" w:rsidP="00526281">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9A2C5F9" w14:textId="77777777" w:rsidR="00526281" w:rsidRPr="006E3984" w:rsidRDefault="00526281" w:rsidP="00EF73C9">
      <w:pPr>
        <w:numPr>
          <w:ilvl w:val="0"/>
          <w:numId w:val="41"/>
        </w:numPr>
        <w:spacing w:after="52" w:line="270" w:lineRule="auto"/>
        <w:ind w:left="542" w:right="3" w:hanging="360"/>
        <w:jc w:val="both"/>
        <w:rPr>
          <w:sz w:val="24"/>
          <w:szCs w:val="24"/>
        </w:rPr>
      </w:pPr>
      <w:r w:rsidRPr="006E3984">
        <w:rPr>
          <w:b/>
          <w:sz w:val="24"/>
          <w:szCs w:val="24"/>
        </w:rPr>
        <w:t>Pleasure:</w:t>
      </w:r>
      <w:r w:rsidRPr="006E3984">
        <w:rPr>
          <w:sz w:val="24"/>
          <w:szCs w:val="24"/>
        </w:rPr>
        <w:t xml:space="preserve"> Strong’s # 2107 Greek word Eduokia: </w:t>
      </w:r>
      <w:r w:rsidRPr="006E3984">
        <w:rPr>
          <w:i/>
          <w:sz w:val="24"/>
          <w:szCs w:val="24"/>
        </w:rPr>
        <w:t xml:space="preserve">satisfaction, delight, kindness, wish, purpose, desire, good pleasure, will. </w:t>
      </w:r>
      <w:r w:rsidRPr="006E3984">
        <w:rPr>
          <w:sz w:val="24"/>
          <w:szCs w:val="24"/>
        </w:rPr>
        <w:t xml:space="preserve">See: Eph. 1:5 &amp;9 from # 2106 </w:t>
      </w:r>
      <w:r w:rsidRPr="006E3984">
        <w:rPr>
          <w:b/>
          <w:sz w:val="24"/>
          <w:szCs w:val="24"/>
        </w:rPr>
        <w:t xml:space="preserve">Well Pleased: </w:t>
      </w:r>
      <w:r w:rsidRPr="006E3984">
        <w:rPr>
          <w:sz w:val="24"/>
          <w:szCs w:val="24"/>
        </w:rPr>
        <w:t xml:space="preserve">See: Luke 3:22; Matthew 3:17, 12:18, 17:5; Mark 1:11 </w:t>
      </w:r>
    </w:p>
    <w:p w14:paraId="1491B3E2" w14:textId="77777777" w:rsidR="00526281" w:rsidRPr="006E3984" w:rsidRDefault="00526281" w:rsidP="00EF73C9">
      <w:pPr>
        <w:numPr>
          <w:ilvl w:val="0"/>
          <w:numId w:val="41"/>
        </w:numPr>
        <w:spacing w:after="4" w:line="271" w:lineRule="auto"/>
        <w:ind w:left="542" w:right="3" w:hanging="360"/>
        <w:jc w:val="both"/>
        <w:rPr>
          <w:sz w:val="24"/>
          <w:szCs w:val="24"/>
        </w:rPr>
      </w:pPr>
      <w:r w:rsidRPr="006E3984">
        <w:rPr>
          <w:b/>
          <w:sz w:val="24"/>
          <w:szCs w:val="24"/>
        </w:rPr>
        <w:t>Will:</w:t>
      </w:r>
      <w:r w:rsidRPr="006E3984">
        <w:rPr>
          <w:sz w:val="24"/>
          <w:szCs w:val="24"/>
        </w:rPr>
        <w:t xml:space="preserve"> Strong’s #2307 Greek word Thelema: </w:t>
      </w:r>
      <w:r w:rsidRPr="006E3984">
        <w:rPr>
          <w:i/>
          <w:sz w:val="24"/>
          <w:szCs w:val="24"/>
        </w:rPr>
        <w:t xml:space="preserve">a determination, i.e. act, choice, specific purpose, decree, volition, inclination, desire, pleasure, will. </w:t>
      </w:r>
      <w:r w:rsidRPr="006E3984">
        <w:rPr>
          <w:sz w:val="24"/>
          <w:szCs w:val="24"/>
        </w:rPr>
        <w:t xml:space="preserve">See this used in: Eph. 1:5, 9, 11, </w:t>
      </w:r>
    </w:p>
    <w:p w14:paraId="34AEA817" w14:textId="77777777" w:rsidR="00526281" w:rsidRPr="006E3984" w:rsidRDefault="00526281" w:rsidP="00526281">
      <w:pPr>
        <w:spacing w:after="61"/>
        <w:ind w:left="543" w:right="6"/>
        <w:rPr>
          <w:sz w:val="24"/>
          <w:szCs w:val="24"/>
        </w:rPr>
      </w:pPr>
      <w:r w:rsidRPr="006E3984">
        <w:rPr>
          <w:sz w:val="24"/>
          <w:szCs w:val="24"/>
        </w:rPr>
        <w:t xml:space="preserve">5:17, 6:6-7; John 6:38-40; 1 Peter 2:15, 3:17, 4:2-3, 4:19; 2 Peter 1:21 </w:t>
      </w:r>
    </w:p>
    <w:p w14:paraId="2B733CAB" w14:textId="77777777" w:rsidR="00526281" w:rsidRPr="006E3984" w:rsidRDefault="00526281" w:rsidP="00EF73C9">
      <w:pPr>
        <w:numPr>
          <w:ilvl w:val="0"/>
          <w:numId w:val="41"/>
        </w:numPr>
        <w:spacing w:after="4" w:line="271" w:lineRule="auto"/>
        <w:ind w:left="542" w:right="3" w:hanging="360"/>
        <w:jc w:val="both"/>
        <w:rPr>
          <w:sz w:val="24"/>
          <w:szCs w:val="24"/>
        </w:rPr>
      </w:pPr>
      <w:r w:rsidRPr="006E3984">
        <w:rPr>
          <w:b/>
          <w:sz w:val="24"/>
          <w:szCs w:val="24"/>
        </w:rPr>
        <w:t>Chose</w:t>
      </w:r>
      <w:r w:rsidRPr="006E3984">
        <w:rPr>
          <w:sz w:val="24"/>
          <w:szCs w:val="24"/>
        </w:rPr>
        <w:t xml:space="preserve">: Strong’s #1586 Greek word Eklegomi: </w:t>
      </w:r>
      <w:r w:rsidRPr="006E3984">
        <w:rPr>
          <w:i/>
          <w:sz w:val="24"/>
          <w:szCs w:val="24"/>
        </w:rPr>
        <w:t xml:space="preserve">to select, make a choice, choose out, chosen. </w:t>
      </w:r>
    </w:p>
    <w:p w14:paraId="7EEB3C71" w14:textId="77777777" w:rsidR="00526281" w:rsidRDefault="00526281" w:rsidP="00526281">
      <w:pPr>
        <w:spacing w:after="56"/>
        <w:ind w:left="543" w:right="6"/>
        <w:rPr>
          <w:sz w:val="24"/>
          <w:szCs w:val="24"/>
        </w:rPr>
      </w:pPr>
      <w:r w:rsidRPr="006E3984">
        <w:rPr>
          <w:sz w:val="24"/>
          <w:szCs w:val="24"/>
        </w:rPr>
        <w:t xml:space="preserve">From #1588 eklektos: </w:t>
      </w:r>
      <w:r w:rsidRPr="006E3984">
        <w:rPr>
          <w:i/>
          <w:sz w:val="24"/>
          <w:szCs w:val="24"/>
        </w:rPr>
        <w:t xml:space="preserve">select by implication, favorite, chose, elect. </w:t>
      </w:r>
      <w:r w:rsidRPr="006E3984">
        <w:rPr>
          <w:sz w:val="24"/>
          <w:szCs w:val="24"/>
        </w:rPr>
        <w:t xml:space="preserve">See this used in: Ephesians 1:4; John 13:18, 15:16 -19; 1 Peter 2:4-9 </w:t>
      </w:r>
    </w:p>
    <w:p w14:paraId="217AB077" w14:textId="77777777" w:rsidR="00526281" w:rsidRDefault="00526281" w:rsidP="00526281">
      <w:pPr>
        <w:spacing w:after="56"/>
        <w:ind w:left="543" w:right="6"/>
        <w:rPr>
          <w:sz w:val="24"/>
          <w:szCs w:val="24"/>
        </w:rPr>
      </w:pPr>
    </w:p>
    <w:p w14:paraId="7AD090FB" w14:textId="77777777" w:rsidR="00526281" w:rsidRPr="006E3984" w:rsidRDefault="00526281" w:rsidP="00526281">
      <w:pPr>
        <w:spacing w:after="152" w:line="261" w:lineRule="auto"/>
        <w:ind w:left="-15" w:right="-5" w:firstLine="711"/>
        <w:jc w:val="both"/>
        <w:rPr>
          <w:sz w:val="24"/>
          <w:szCs w:val="24"/>
        </w:rPr>
      </w:pPr>
      <w:r w:rsidRPr="006E3984">
        <w:rPr>
          <w:sz w:val="24"/>
          <w:szCs w:val="24"/>
        </w:rPr>
        <w:t xml:space="preserve">Let’s use our holy imagination here for a moment. In eternity past, God the Father looked through all of time and He saw you - warts, blemishes, hurts and all. Then He looked to His right hand at His Precious Son Jesus, and He said, “My Beloved, I have chosen for you a Bride, and her name is__________________.” (If you belong to Him, place your name there.)  </w:t>
      </w:r>
    </w:p>
    <w:p w14:paraId="2E56DF87" w14:textId="77777777" w:rsidR="00526281" w:rsidRPr="006E3984" w:rsidRDefault="00526281" w:rsidP="00526281">
      <w:pPr>
        <w:spacing w:after="56"/>
        <w:ind w:left="543" w:right="6"/>
        <w:rPr>
          <w:sz w:val="24"/>
          <w:szCs w:val="24"/>
        </w:rPr>
      </w:pPr>
    </w:p>
    <w:p w14:paraId="55C9F8B6" w14:textId="77777777" w:rsidR="00526281" w:rsidRPr="006E3984" w:rsidRDefault="00526281" w:rsidP="00526281">
      <w:pPr>
        <w:spacing w:after="0"/>
        <w:ind w:left="-15" w:right="6"/>
        <w:rPr>
          <w:sz w:val="24"/>
          <w:szCs w:val="24"/>
        </w:rPr>
      </w:pPr>
      <w:r>
        <w:rPr>
          <w:b/>
          <w:sz w:val="28"/>
        </w:rPr>
        <w:t xml:space="preserve">DIGGING DEEPER: </w:t>
      </w:r>
      <w:r w:rsidRPr="006E3984">
        <w:rPr>
          <w:sz w:val="24"/>
          <w:szCs w:val="24"/>
        </w:rPr>
        <w:t>Matthew 3:13-17, 25:31-34; John 1:1-18, 3:1-18, 6:45-65, 8:16-58, 10:25-</w:t>
      </w:r>
    </w:p>
    <w:p w14:paraId="40574093" w14:textId="77777777" w:rsidR="00526281" w:rsidRPr="006E3984" w:rsidRDefault="00526281" w:rsidP="00526281">
      <w:pPr>
        <w:spacing w:after="0"/>
        <w:ind w:left="-15" w:right="6"/>
        <w:rPr>
          <w:sz w:val="24"/>
          <w:szCs w:val="24"/>
        </w:rPr>
      </w:pPr>
      <w:r w:rsidRPr="006E3984">
        <w:rPr>
          <w:sz w:val="24"/>
          <w:szCs w:val="24"/>
        </w:rPr>
        <w:t xml:space="preserve">38, 14:1-26, 17:1-6; Isaiah 49:14-16, 53:1-12, 54:13; 1 Peter 1:9-25, 2:4; 1 Corinthians 15:20-28; </w:t>
      </w:r>
    </w:p>
    <w:p w14:paraId="6E5514CD" w14:textId="77777777" w:rsidR="00526281" w:rsidRDefault="00526281" w:rsidP="00526281">
      <w:pPr>
        <w:spacing w:after="186"/>
        <w:ind w:left="-15" w:right="6"/>
      </w:pPr>
      <w:r>
        <w:t xml:space="preserve">Ephesians 2:11-14; Colossians1:1-13; 1 John 3:1-10, 4:10-19; Romans 8:15-17; Galatians 4:3-7; Titus 1:2-4; 3:4-7; Jeremiah 31:3, 31-34 </w:t>
      </w:r>
    </w:p>
    <w:p w14:paraId="510BEEAA" w14:textId="77777777" w:rsidR="00526281" w:rsidRDefault="00526281" w:rsidP="00526281">
      <w:pPr>
        <w:pStyle w:val="Heading5"/>
        <w:spacing w:after="240"/>
        <w:ind w:left="357" w:right="360"/>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Our Daddy in Heaven</w:t>
      </w:r>
    </w:p>
    <w:p w14:paraId="51CFC2B4" w14:textId="77777777" w:rsidR="00526281" w:rsidRDefault="00526281" w:rsidP="00526281">
      <w:pPr>
        <w:spacing w:after="0" w:line="252" w:lineRule="auto"/>
        <w:ind w:left="25" w:right="28" w:hanging="6"/>
        <w:jc w:val="center"/>
        <w:rPr>
          <w:b/>
          <w:sz w:val="24"/>
          <w:szCs w:val="24"/>
        </w:rPr>
      </w:pPr>
      <w:r w:rsidRPr="00FA0A80">
        <w:rPr>
          <w:b/>
          <w:sz w:val="24"/>
          <w:szCs w:val="24"/>
        </w:rPr>
        <w:t xml:space="preserve">Ephesians 3:14-19  </w:t>
      </w:r>
    </w:p>
    <w:p w14:paraId="2A6D5027" w14:textId="77777777" w:rsidR="00526281" w:rsidRPr="00FA0A80" w:rsidRDefault="00526281" w:rsidP="00526281">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3EA8BD10" w14:textId="77777777" w:rsidR="00526281" w:rsidRPr="00181CB1" w:rsidRDefault="00526281" w:rsidP="00526281">
      <w:pPr>
        <w:spacing w:after="5" w:line="252" w:lineRule="auto"/>
        <w:ind w:left="25" w:right="17" w:hanging="6"/>
        <w:jc w:val="center"/>
        <w:rPr>
          <w:sz w:val="24"/>
          <w:szCs w:val="24"/>
        </w:rPr>
      </w:pPr>
    </w:p>
    <w:p w14:paraId="6A69E0EF" w14:textId="77777777" w:rsidR="00526281" w:rsidRDefault="00526281" w:rsidP="00526281">
      <w:pPr>
        <w:spacing w:after="249"/>
        <w:ind w:left="-15" w:right="6" w:firstLine="721"/>
        <w:jc w:val="both"/>
        <w:rPr>
          <w:sz w:val="24"/>
          <w:szCs w:val="24"/>
        </w:rPr>
      </w:pPr>
      <w:r w:rsidRPr="00181CB1">
        <w:rPr>
          <w:sz w:val="24"/>
          <w:szCs w:val="24"/>
        </w:rPr>
        <w:t>Paul’s pra</w:t>
      </w:r>
      <w:r>
        <w:rPr>
          <w:sz w:val="24"/>
          <w:szCs w:val="24"/>
        </w:rPr>
        <w:t>yer,</w:t>
      </w:r>
      <w:r w:rsidRPr="00181CB1">
        <w:rPr>
          <w:sz w:val="24"/>
          <w:szCs w:val="24"/>
        </w:rPr>
        <w:t xml:space="preserve"> in the above passage, stands out like an artesian well in the midst of a desert wasteland. </w:t>
      </w:r>
      <w:r>
        <w:rPr>
          <w:sz w:val="24"/>
          <w:szCs w:val="24"/>
        </w:rPr>
        <w:t>L</w:t>
      </w:r>
      <w:r w:rsidRPr="00181CB1">
        <w:rPr>
          <w:sz w:val="24"/>
          <w:szCs w:val="24"/>
        </w:rPr>
        <w:t xml:space="preserve">ike an oasis to </w:t>
      </w:r>
      <w:r>
        <w:rPr>
          <w:sz w:val="24"/>
          <w:szCs w:val="24"/>
        </w:rPr>
        <w:t>the thirsty</w:t>
      </w:r>
      <w:r w:rsidRPr="00181CB1">
        <w:rPr>
          <w:sz w:val="24"/>
          <w:szCs w:val="24"/>
        </w:rPr>
        <w:t xml:space="preserve"> barren soul. At least, that’s how David described his thirst for the love of God in Psalms 42:1-3 and Psalms 63:1-8. The above prayer could possibly be the most meaningful prayer that one could ever pray for another individual. Because God’s Word is alive, living and active, these words have the potential to unleash a flood of miraculous healing power (Hebrews 4:12-13)</w:t>
      </w:r>
      <w:r>
        <w:rPr>
          <w:sz w:val="24"/>
          <w:szCs w:val="24"/>
        </w:rPr>
        <w:t>.</w:t>
      </w:r>
      <w:r w:rsidRPr="00181CB1">
        <w:rPr>
          <w:sz w:val="24"/>
          <w:szCs w:val="24"/>
        </w:rPr>
        <w:t xml:space="preserve"> </w:t>
      </w:r>
    </w:p>
    <w:p w14:paraId="7AE70DA8" w14:textId="77777777" w:rsidR="00526281" w:rsidRPr="00181CB1" w:rsidRDefault="00526281" w:rsidP="00526281">
      <w:pPr>
        <w:spacing w:after="249"/>
        <w:ind w:left="-15" w:right="6" w:firstLine="721"/>
        <w:jc w:val="both"/>
        <w:rPr>
          <w:sz w:val="24"/>
          <w:szCs w:val="24"/>
        </w:rPr>
      </w:pPr>
      <w:r>
        <w:rPr>
          <w:sz w:val="24"/>
          <w:szCs w:val="24"/>
        </w:rPr>
        <w:t>Additionally, t</w:t>
      </w:r>
      <w:r w:rsidRPr="00181CB1">
        <w:rPr>
          <w:sz w:val="24"/>
          <w:szCs w:val="24"/>
        </w:rPr>
        <w:t xml:space="preserve">here is something quite unique about this passage. In the entirety of the New Testament, the one and only time the word </w:t>
      </w:r>
      <w:r w:rsidRPr="00181CB1">
        <w:rPr>
          <w:i/>
          <w:sz w:val="24"/>
          <w:szCs w:val="24"/>
        </w:rPr>
        <w:t>family</w:t>
      </w:r>
      <w:r w:rsidRPr="00181CB1">
        <w:rPr>
          <w:sz w:val="24"/>
          <w:szCs w:val="24"/>
        </w:rPr>
        <w:t xml:space="preserve"> is used is in that prayer</w:t>
      </w:r>
      <w:r>
        <w:rPr>
          <w:sz w:val="24"/>
          <w:szCs w:val="24"/>
        </w:rPr>
        <w:t>.</w:t>
      </w:r>
      <w:r w:rsidRPr="00181CB1">
        <w:rPr>
          <w:sz w:val="24"/>
          <w:szCs w:val="24"/>
        </w:rPr>
        <w:t xml:space="preserve"> And did you notice the location of the family? We’re a family in heaven and on earth, and we have the honor of bearing our Father’s name</w:t>
      </w:r>
      <w:r>
        <w:rPr>
          <w:sz w:val="24"/>
          <w:szCs w:val="24"/>
        </w:rPr>
        <w:t>.</w:t>
      </w:r>
      <w:r w:rsidRPr="00181CB1">
        <w:rPr>
          <w:sz w:val="24"/>
          <w:szCs w:val="24"/>
        </w:rPr>
        <w:t xml:space="preserve"> </w:t>
      </w:r>
    </w:p>
    <w:p w14:paraId="0D03E843" w14:textId="77777777" w:rsidR="00526281" w:rsidRDefault="00526281"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r w:rsidRPr="00D8326A">
        <w:rPr>
          <w:sz w:val="24"/>
          <w:szCs w:val="24"/>
        </w:rPr>
        <w:t xml:space="preserve">Paul’s prayer is impressive, but it doesn’t even compare to the Lord’s Prayer, recorded in John 17:1-26. It was just before Jesus went to the cross that He had a conversation with the Father about those the Father had given to Him. In the prayer, we have a rare opportunity to know the specific request Jesus made on our behalf. This prayer is chockfull of truths too numerous to ponder in one chapter, so we’ll focus on just a few statements such as, “This is eternal life, that they may know you, the only true God, and Jesus Christ whom You have sent.” And….  “I have revealed you to those whom you have given me out of the world. They were yours: you gave them to me and they have obeyed your word” (John 17:3-6) (NIV). We think of eternal life as living forever, yet that is not what the passage says. “Eternal life,” Jesus said, is “knowing God the Father.”  </w:t>
      </w:r>
      <w:r>
        <w:rPr>
          <w:sz w:val="24"/>
          <w:szCs w:val="24"/>
        </w:rPr>
        <w:t>But, how is it possible to know the unseen God</w:t>
      </w:r>
      <w:r w:rsidRPr="00D8326A">
        <w:rPr>
          <w:sz w:val="24"/>
          <w:szCs w:val="24"/>
        </w:rPr>
        <w:t xml:space="preserve">? We can’t apart from knowing the Lord Jesus, because, as He said, “No one comes to the Father except through me” (John 14:1-6). And…. “If you have seen me, you have seen the Father” and…. “I and the Father are One” (John 10:30-38). And </w:t>
      </w:r>
      <w:r w:rsidRPr="00D8326A">
        <w:rPr>
          <w:rFonts w:asciiTheme="minorHAnsi" w:hAnsiTheme="minorHAnsi" w:cstheme="minorHAnsi"/>
          <w:sz w:val="24"/>
          <w:szCs w:val="24"/>
        </w:rPr>
        <w:t>furthermore, “</w:t>
      </w:r>
      <w:r w:rsidRPr="00D8326A">
        <w:rPr>
          <w:rFonts w:asciiTheme="minorHAnsi" w:hAnsiTheme="minorHAnsi" w:cstheme="minorHAnsi"/>
          <w:color w:val="000000"/>
          <w:sz w:val="24"/>
          <w:szCs w:val="24"/>
        </w:rPr>
        <w:t>No one has ever seen God. The only one,</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himself God, who is in closest fellowship with</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the Father, has made God</w:t>
      </w:r>
      <w:r w:rsidRPr="00D8326A">
        <w:rPr>
          <w:rStyle w:val="apple-converted-space"/>
          <w:rFonts w:asciiTheme="minorHAnsi" w:hAnsiTheme="minorHAnsi" w:cstheme="minorHAnsi"/>
          <w:color w:val="000000"/>
          <w:sz w:val="24"/>
          <w:szCs w:val="24"/>
        </w:rPr>
        <w:t> </w:t>
      </w:r>
      <w:r w:rsidRPr="00D8326A">
        <w:rPr>
          <w:rFonts w:asciiTheme="minorHAnsi" w:hAnsiTheme="minorHAnsi" w:cstheme="minorHAnsi"/>
          <w:color w:val="000000"/>
          <w:sz w:val="24"/>
          <w:szCs w:val="24"/>
        </w:rPr>
        <w:t xml:space="preserve">known </w:t>
      </w:r>
      <w:r w:rsidRPr="00D8326A">
        <w:rPr>
          <w:rFonts w:asciiTheme="minorHAnsi" w:hAnsiTheme="minorHAnsi" w:cstheme="minorHAnsi"/>
          <w:sz w:val="24"/>
          <w:szCs w:val="24"/>
        </w:rPr>
        <w:t>(John 1:14-18)</w:t>
      </w:r>
      <w:r w:rsidRPr="00D8326A">
        <w:rPr>
          <w:rFonts w:asciiTheme="minorHAnsi" w:hAnsiTheme="minorHAnsi" w:cstheme="minorHAnsi"/>
          <w:color w:val="000000"/>
          <w:sz w:val="24"/>
          <w:szCs w:val="24"/>
        </w:rPr>
        <w:t>.</w:t>
      </w:r>
      <w:r w:rsidRPr="00D8326A">
        <w:rPr>
          <w:rStyle w:val="apple-converted-space"/>
          <w:rFonts w:asciiTheme="minorHAnsi" w:hAnsiTheme="minorHAnsi" w:cstheme="minorHAnsi"/>
          <w:color w:val="000000"/>
          <w:sz w:val="24"/>
          <w:szCs w:val="24"/>
          <w:vertAlign w:val="superscript"/>
        </w:rPr>
        <w:t> </w:t>
      </w:r>
    </w:p>
    <w:p w14:paraId="69F1FA20" w14:textId="77777777" w:rsidR="001F1743" w:rsidRDefault="001F1743"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p>
    <w:p w14:paraId="031588C7" w14:textId="77777777" w:rsidR="001F1743" w:rsidRDefault="001F1743" w:rsidP="00526281">
      <w:pPr>
        <w:spacing w:after="146" w:line="268" w:lineRule="auto"/>
        <w:ind w:left="-15" w:right="10" w:firstLine="711"/>
        <w:jc w:val="both"/>
        <w:rPr>
          <w:rStyle w:val="apple-converted-space"/>
          <w:rFonts w:asciiTheme="minorHAnsi" w:hAnsiTheme="minorHAnsi" w:cstheme="minorHAnsi"/>
          <w:color w:val="000000"/>
          <w:sz w:val="24"/>
          <w:szCs w:val="24"/>
          <w:vertAlign w:val="superscript"/>
        </w:rPr>
      </w:pPr>
    </w:p>
    <w:p w14:paraId="6C2CE407" w14:textId="77777777" w:rsidR="00526281" w:rsidRDefault="00526281" w:rsidP="00526281">
      <w:pPr>
        <w:spacing w:after="5" w:line="252" w:lineRule="auto"/>
        <w:ind w:left="25" w:right="33" w:hanging="6"/>
        <w:jc w:val="center"/>
        <w:rPr>
          <w:b/>
          <w:sz w:val="24"/>
          <w:szCs w:val="24"/>
        </w:rPr>
      </w:pPr>
      <w:r w:rsidRPr="008125BC">
        <w:rPr>
          <w:b/>
          <w:sz w:val="24"/>
          <w:szCs w:val="24"/>
        </w:rPr>
        <w:t xml:space="preserve">Romans 8:14-16  </w:t>
      </w:r>
    </w:p>
    <w:p w14:paraId="1134C10E" w14:textId="77777777" w:rsidR="00526281" w:rsidRPr="008125BC" w:rsidRDefault="00526281" w:rsidP="00526281">
      <w:pPr>
        <w:spacing w:after="5" w:line="252" w:lineRule="auto"/>
        <w:ind w:left="25" w:right="33" w:hanging="6"/>
        <w:jc w:val="center"/>
        <w:rPr>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vertAlign w:val="superscript"/>
        </w:rPr>
        <w:t> </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14:paraId="2FDEFED8" w14:textId="77777777" w:rsidR="00526281" w:rsidRPr="008125BC" w:rsidRDefault="00526281" w:rsidP="00526281">
      <w:pPr>
        <w:spacing w:after="5" w:line="252" w:lineRule="auto"/>
        <w:ind w:left="25" w:right="33" w:hanging="6"/>
        <w:jc w:val="center"/>
        <w:rPr>
          <w:sz w:val="24"/>
          <w:szCs w:val="24"/>
        </w:rPr>
      </w:pPr>
    </w:p>
    <w:p w14:paraId="18E36642" w14:textId="77777777" w:rsidR="00526281" w:rsidRPr="00181CB1" w:rsidRDefault="00526281" w:rsidP="00526281">
      <w:pPr>
        <w:ind w:left="-15" w:right="6" w:firstLine="721"/>
        <w:jc w:val="both"/>
        <w:rPr>
          <w:sz w:val="24"/>
          <w:szCs w:val="24"/>
        </w:rPr>
      </w:pPr>
      <w:r w:rsidRPr="00181CB1">
        <w:rPr>
          <w:sz w:val="24"/>
          <w:szCs w:val="24"/>
        </w:rPr>
        <w:t xml:space="preserve">While working on this chapter, my husband and I attended a mission conference where we met three brothers in Christ, each from different Muslim countries. One was from Morocco, one from Iran and one from Lebanon. We were riveted by their compelling stories. Gilbert, an Iranian Christian, endured the martyrdom of his father for the gospel. Brother Rachid, the son of a Moroccan Imam, was disowned by his family when he believed in Jesus. And then there was André Houssney, whose believing parents still live in Beirut. </w:t>
      </w:r>
      <w:r>
        <w:rPr>
          <w:sz w:val="24"/>
          <w:szCs w:val="24"/>
        </w:rPr>
        <w:t>Even though</w:t>
      </w:r>
      <w:r w:rsidRPr="00181CB1">
        <w:rPr>
          <w:sz w:val="24"/>
          <w:szCs w:val="24"/>
        </w:rPr>
        <w:t xml:space="preserve"> they are hated by their Muslim neighbors, they faithfully share the gospel. These three brothers in Christ taught us so much about Islam and how to love and reach those who are enslaved by the fastest growing religion in the world. </w:t>
      </w:r>
    </w:p>
    <w:p w14:paraId="66D6B7E2" w14:textId="77777777" w:rsidR="00526281" w:rsidRPr="00181CB1" w:rsidRDefault="00526281" w:rsidP="00526281">
      <w:pPr>
        <w:ind w:left="-15" w:right="6" w:firstLine="721"/>
        <w:jc w:val="both"/>
        <w:rPr>
          <w:sz w:val="24"/>
          <w:szCs w:val="24"/>
        </w:rPr>
      </w:pPr>
      <w:r w:rsidRPr="00181CB1">
        <w:rPr>
          <w:sz w:val="24"/>
          <w:szCs w:val="24"/>
        </w:rPr>
        <w:t>We learned that Muslims adhere to Five Pillars of Faith</w:t>
      </w:r>
      <w:r>
        <w:rPr>
          <w:sz w:val="24"/>
          <w:szCs w:val="24"/>
        </w:rPr>
        <w:t>. E</w:t>
      </w:r>
      <w:r w:rsidRPr="00181CB1">
        <w:rPr>
          <w:sz w:val="24"/>
          <w:szCs w:val="24"/>
        </w:rPr>
        <w:t>ach one stands in stark contrast to the Christian faith</w:t>
      </w:r>
      <w:r>
        <w:rPr>
          <w:sz w:val="24"/>
          <w:szCs w:val="24"/>
        </w:rPr>
        <w:t xml:space="preserve"> with </w:t>
      </w:r>
      <w:r w:rsidRPr="00181CB1">
        <w:rPr>
          <w:sz w:val="24"/>
          <w:szCs w:val="24"/>
        </w:rPr>
        <w:t xml:space="preserve">numerous differences. For instance, take Islam’s second pillar - prayer. Five times a day they must bow down and recite rote prayers in Aramaic - a language that few Muslims speak - much less understand. For them, prayer is a religious duty, an obligation, and to refuse to pray is an offence punishable by death! It’s little wonder, because the word Islam means submission. </w:t>
      </w:r>
      <w:r>
        <w:rPr>
          <w:sz w:val="24"/>
          <w:szCs w:val="24"/>
        </w:rPr>
        <w:t>Conversely, for the child of God,</w:t>
      </w:r>
      <w:r w:rsidRPr="00181CB1">
        <w:rPr>
          <w:sz w:val="24"/>
          <w:szCs w:val="24"/>
        </w:rPr>
        <w:t xml:space="preserve"> prayer is communion with God our Father (Hebrews 4:16)</w:t>
      </w:r>
      <w:r>
        <w:rPr>
          <w:sz w:val="24"/>
          <w:szCs w:val="24"/>
        </w:rPr>
        <w:t>.</w:t>
      </w:r>
      <w:r w:rsidRPr="00181CB1">
        <w:rPr>
          <w:sz w:val="24"/>
          <w:szCs w:val="24"/>
        </w:rPr>
        <w:t xml:space="preserve"> Although He is our creator, and the King of the universe, He knows us each personally and intimately. It’s a privilege to talk to Him - not an obligation.  But this is not so for a Muslim; they don’t even know who they are praying to. </w:t>
      </w:r>
    </w:p>
    <w:p w14:paraId="565944FF" w14:textId="77777777" w:rsidR="00526281" w:rsidRPr="00181CB1" w:rsidRDefault="00526281" w:rsidP="00526281">
      <w:pPr>
        <w:spacing w:after="146" w:line="268" w:lineRule="auto"/>
        <w:ind w:left="-15" w:right="10" w:firstLine="711"/>
        <w:jc w:val="both"/>
        <w:rPr>
          <w:sz w:val="24"/>
          <w:szCs w:val="24"/>
        </w:rPr>
      </w:pPr>
      <w:r w:rsidRPr="00181CB1">
        <w:rPr>
          <w:sz w:val="24"/>
          <w:szCs w:val="24"/>
        </w:rPr>
        <w:t>At the conference, André told the story of Maha an Egyptian girl who was raised in a devout Muslim home. One night while praying with her mother, Maha ask</w:t>
      </w:r>
      <w:r>
        <w:rPr>
          <w:sz w:val="24"/>
          <w:szCs w:val="24"/>
        </w:rPr>
        <w:t>ed</w:t>
      </w:r>
      <w:r w:rsidRPr="00181CB1">
        <w:rPr>
          <w:sz w:val="24"/>
          <w:szCs w:val="24"/>
        </w:rPr>
        <w:t xml:space="preserve"> her mother, “Who are we praying to?” Her mother did not know. So, because Maha had a loving father, she began to picture in her mind that she was praying to her loving daddy (in Aramaic - Abba.) One day, as she walked along the street, a lady drove up beside her and gave her a little white New Testament. Then she simply drove away. (That’s one way to evangelize</w:t>
      </w:r>
      <w:r>
        <w:rPr>
          <w:sz w:val="24"/>
          <w:szCs w:val="24"/>
        </w:rPr>
        <w:t>.</w:t>
      </w:r>
      <w:r w:rsidRPr="00181CB1">
        <w:rPr>
          <w:sz w:val="24"/>
          <w:szCs w:val="24"/>
        </w:rPr>
        <w:t xml:space="preserve">) Maha was curious, so she secretly read the forbidden book. As she got older, one day she passed a Christian church and heard singing. </w:t>
      </w:r>
      <w:r>
        <w:rPr>
          <w:sz w:val="24"/>
          <w:szCs w:val="24"/>
        </w:rPr>
        <w:t>S</w:t>
      </w:r>
      <w:r w:rsidRPr="00181CB1">
        <w:rPr>
          <w:sz w:val="24"/>
          <w:szCs w:val="24"/>
        </w:rPr>
        <w:t>he drew near to listen.  After the singing stopped, she heard the pastor say, “</w:t>
      </w:r>
      <w:r>
        <w:rPr>
          <w:sz w:val="24"/>
          <w:szCs w:val="24"/>
        </w:rPr>
        <w:t>L</w:t>
      </w:r>
      <w:r w:rsidRPr="00181CB1">
        <w:rPr>
          <w:sz w:val="24"/>
          <w:szCs w:val="24"/>
        </w:rPr>
        <w:t xml:space="preserve">et us pray.” She thought to herself, “I wonder who Christians pray to.” That’s when she heard in Aramaic: “Our Father (Abba) who art in heaven, hollowed be thy name.” The Lord had tendered her heart even before she knew Him personally. Her heavenly Father was speaking to her. Andre’s Lebanese parents led her to the Lord. Now Maha knows the intimacy of a personal relationship with God, her loving Father… her </w:t>
      </w:r>
      <w:r w:rsidRPr="00181CB1">
        <w:rPr>
          <w:i/>
          <w:sz w:val="24"/>
          <w:szCs w:val="24"/>
        </w:rPr>
        <w:t>Abba</w:t>
      </w:r>
      <w:r w:rsidRPr="00181CB1">
        <w:rPr>
          <w:sz w:val="24"/>
          <w:szCs w:val="24"/>
        </w:rPr>
        <w:t xml:space="preserve">. </w:t>
      </w:r>
    </w:p>
    <w:p w14:paraId="39B8DA0E" w14:textId="77777777" w:rsidR="00F7033D" w:rsidRPr="00181CB1" w:rsidRDefault="00F7033D" w:rsidP="00F7033D">
      <w:pPr>
        <w:spacing w:after="183"/>
        <w:ind w:left="-15" w:right="6" w:firstLine="721"/>
        <w:jc w:val="both"/>
        <w:rPr>
          <w:sz w:val="24"/>
          <w:szCs w:val="24"/>
        </w:rPr>
      </w:pPr>
      <w:r w:rsidRPr="00181CB1">
        <w:rPr>
          <w:sz w:val="24"/>
          <w:szCs w:val="24"/>
        </w:rPr>
        <w:t xml:space="preserve">In his book </w:t>
      </w:r>
      <w:r w:rsidRPr="00622ECD">
        <w:rPr>
          <w:i/>
          <w:sz w:val="24"/>
          <w:szCs w:val="24"/>
          <w:u w:color="000000"/>
        </w:rPr>
        <w:t>Engaging Islam</w:t>
      </w:r>
      <w:r w:rsidRPr="00181CB1">
        <w:rPr>
          <w:sz w:val="24"/>
          <w:szCs w:val="24"/>
        </w:rPr>
        <w:t>, (page 84) Andrés’ father, Georges Houssney said, “Those in Christ see themselves as adopted children, whereas Muslims see themselves as slaves who have no choice but to perform their preordained duties.”  Also, in his book he mentioned the story of Bilquis Sheikh, a Pakistani who was born in a Muslim noble family. She turned from the Qur’an and started reading the Bible. Like Maha, she too was overwhelmed when she learned that the Christians worship a God who is a loving Father. She was amazed that He desires an intimate relationship with His children, and that He is actively involved in their lives. You can read her story in her book titled</w:t>
      </w:r>
      <w:r w:rsidRPr="00622ECD">
        <w:rPr>
          <w:sz w:val="24"/>
          <w:szCs w:val="24"/>
          <w:u w:color="000000"/>
        </w:rPr>
        <w:t xml:space="preserve"> </w:t>
      </w:r>
      <w:r w:rsidRPr="00622ECD">
        <w:rPr>
          <w:i/>
          <w:sz w:val="24"/>
          <w:szCs w:val="24"/>
          <w:u w:color="000000"/>
        </w:rPr>
        <w:t>I Dared to Call Him Father</w:t>
      </w:r>
      <w:r w:rsidRPr="00181CB1">
        <w:rPr>
          <w:sz w:val="24"/>
          <w:szCs w:val="24"/>
        </w:rPr>
        <w:t xml:space="preserve">. </w:t>
      </w:r>
    </w:p>
    <w:p w14:paraId="039228C0" w14:textId="77777777" w:rsidR="00F7033D" w:rsidRDefault="00F7033D" w:rsidP="00F7033D">
      <w:pPr>
        <w:pStyle w:val="Heading5"/>
        <w:spacing w:before="0"/>
        <w:ind w:left="357" w:right="254"/>
        <w:jc w:val="center"/>
        <w:rPr>
          <w:rFonts w:asciiTheme="minorHAnsi" w:hAnsiTheme="minorHAnsi" w:cstheme="minorHAnsi"/>
          <w:b/>
          <w:color w:val="auto"/>
          <w:sz w:val="28"/>
          <w:szCs w:val="28"/>
        </w:rPr>
      </w:pPr>
      <w:r w:rsidRPr="00520D6E">
        <w:rPr>
          <w:rFonts w:asciiTheme="minorHAnsi" w:hAnsiTheme="minorHAnsi" w:cstheme="minorHAnsi"/>
          <w:b/>
          <w:color w:val="auto"/>
          <w:sz w:val="28"/>
          <w:szCs w:val="28"/>
        </w:rPr>
        <w:t>Adopted to Himself</w:t>
      </w:r>
    </w:p>
    <w:p w14:paraId="1932032D" w14:textId="77777777" w:rsidR="00F7033D" w:rsidRPr="00181CB1" w:rsidRDefault="00F7033D" w:rsidP="00F7033D">
      <w:pPr>
        <w:spacing w:after="0"/>
      </w:pPr>
    </w:p>
    <w:p w14:paraId="2EB09C62" w14:textId="77777777" w:rsidR="00F7033D" w:rsidRPr="008125BC" w:rsidRDefault="00F7033D" w:rsidP="00F7033D">
      <w:pPr>
        <w:spacing w:after="0" w:line="252" w:lineRule="auto"/>
        <w:ind w:left="25" w:right="61" w:hanging="6"/>
        <w:jc w:val="center"/>
        <w:rPr>
          <w:rFonts w:asciiTheme="minorHAnsi" w:hAnsiTheme="minorHAnsi" w:cstheme="minorHAnsi"/>
          <w:b/>
          <w:sz w:val="24"/>
          <w:szCs w:val="24"/>
        </w:rPr>
      </w:pPr>
      <w:r w:rsidRPr="008125BC">
        <w:rPr>
          <w:rFonts w:asciiTheme="minorHAnsi" w:hAnsiTheme="minorHAnsi" w:cstheme="minorHAnsi"/>
          <w:b/>
          <w:sz w:val="24"/>
          <w:szCs w:val="24"/>
        </w:rPr>
        <w:t xml:space="preserve">Psalms 68:5-6  </w:t>
      </w:r>
    </w:p>
    <w:p w14:paraId="486C1692" w14:textId="77777777" w:rsidR="00F7033D" w:rsidRPr="008125BC" w:rsidRDefault="00F7033D" w:rsidP="00F7033D">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hAnsiTheme="minorHAnsi" w:cstheme="minorHAnsi"/>
          <w:b/>
          <w:i/>
          <w:color w:val="000000"/>
          <w:vertAlign w:val="superscript"/>
        </w:rPr>
        <w:t> </w:t>
      </w:r>
      <w:r w:rsidRPr="008125BC">
        <w:rPr>
          <w:rStyle w:val="apple-converted-space"/>
          <w:rFonts w:asciiTheme="minorHAnsi" w:hAnsiTheme="minorHAnsi" w:cstheme="minorHAnsi"/>
          <w:b/>
          <w:i/>
          <w:color w:val="000000"/>
        </w:rPr>
        <w:t> </w:t>
      </w:r>
      <w:r w:rsidRPr="008125BC">
        <w:rPr>
          <w:rFonts w:asciiTheme="minorHAnsi" w:hAnsiTheme="minorHAnsi" w:cstheme="minorHAnsi"/>
          <w:b/>
          <w:i/>
          <w:color w:val="000000"/>
        </w:rPr>
        <w:t>God settles those who have been deserted in their own homes;</w:t>
      </w:r>
    </w:p>
    <w:p w14:paraId="75AAB700" w14:textId="77777777" w:rsidR="00F7033D" w:rsidRPr="008125BC" w:rsidRDefault="00F7033D" w:rsidP="00F7033D">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14:paraId="313B84A5" w14:textId="77777777" w:rsidR="00F7033D" w:rsidRPr="008125BC" w:rsidRDefault="00F7033D" w:rsidP="00F7033D">
      <w:pPr>
        <w:spacing w:after="0" w:line="252" w:lineRule="auto"/>
        <w:ind w:left="25" w:right="61" w:hanging="6"/>
        <w:jc w:val="center"/>
        <w:rPr>
          <w:rFonts w:asciiTheme="minorHAnsi" w:hAnsiTheme="minorHAnsi" w:cstheme="minorHAnsi"/>
          <w:sz w:val="24"/>
          <w:szCs w:val="24"/>
        </w:rPr>
      </w:pPr>
    </w:p>
    <w:p w14:paraId="535C7B57" w14:textId="77777777" w:rsidR="00F7033D" w:rsidRPr="008125BC" w:rsidRDefault="00F7033D" w:rsidP="00F7033D">
      <w:pPr>
        <w:ind w:left="-15" w:right="6" w:firstLine="721"/>
        <w:jc w:val="both"/>
        <w:rPr>
          <w:sz w:val="24"/>
          <w:szCs w:val="24"/>
        </w:rPr>
      </w:pPr>
      <w:r w:rsidRPr="008125BC">
        <w:rPr>
          <w:sz w:val="24"/>
          <w:szCs w:val="24"/>
        </w:rPr>
        <w:t>Rarely does a person make it through life without knowing rejection in some form or another. Yet there is an altogether different kind of pain inflicted upon those who are rejected and abandoned. This is especially true for the orphaned child or women who have been deserted by their husbands. Quite often these could be haunted by some nagging questions like: “Why I am not wanted?” or “Am I not worthy of love?” When we take the bait of these insidious thoughts, Satan will begin to replay the sorrowful record tormenting us and insuring that the wounds remain open and agonizing. He adds to the lyrics with words like, “Something is wrong with you…. No one loves you</w:t>
      </w:r>
      <w:r>
        <w:rPr>
          <w:sz w:val="24"/>
          <w:szCs w:val="24"/>
        </w:rPr>
        <w:t>.</w:t>
      </w:r>
      <w:r w:rsidRPr="008125BC">
        <w:rPr>
          <w:sz w:val="24"/>
          <w:szCs w:val="24"/>
        </w:rPr>
        <w:t>” This can set you up for a lifetime of self-pity and victim mentality.  Perhaps you can relate. If so, then my prayer for you is that the heavenly Father will break this record of lies once and for all, replacing it with His song of love. May He quiet and comfort you with His love as He sings over you (Isaiah 66:13)</w:t>
      </w:r>
      <w:r>
        <w:rPr>
          <w:sz w:val="24"/>
          <w:szCs w:val="24"/>
        </w:rPr>
        <w:t>.</w:t>
      </w:r>
      <w:r w:rsidRPr="008125BC">
        <w:rPr>
          <w:sz w:val="24"/>
          <w:szCs w:val="24"/>
        </w:rPr>
        <w:t xml:space="preserve"> </w:t>
      </w:r>
    </w:p>
    <w:p w14:paraId="1DF4AACC" w14:textId="77777777" w:rsidR="00F7033D" w:rsidRDefault="00F7033D" w:rsidP="00F7033D">
      <w:pPr>
        <w:spacing w:after="5" w:line="252" w:lineRule="auto"/>
        <w:ind w:left="25" w:right="28" w:hanging="6"/>
        <w:jc w:val="center"/>
        <w:rPr>
          <w:b/>
          <w:sz w:val="24"/>
          <w:szCs w:val="24"/>
        </w:rPr>
      </w:pPr>
      <w:r w:rsidRPr="008125BC">
        <w:rPr>
          <w:b/>
          <w:sz w:val="24"/>
          <w:szCs w:val="24"/>
        </w:rPr>
        <w:t xml:space="preserve">Zephaniah 3:14-18 </w:t>
      </w:r>
    </w:p>
    <w:p w14:paraId="4E49270E"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Daughter Zion!</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Shout out, Israel! Be happy and boast with all your heart, Daughter Jerusalem!</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removed the judgment against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has turned back your enemy. Israel’s king,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is in your midst!</w:t>
      </w:r>
    </w:p>
    <w:p w14:paraId="676C20D8"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You no longer need to fear disaster.</w:t>
      </w:r>
      <w:r w:rsidR="00622ECD">
        <w:rPr>
          <w:rFonts w:asciiTheme="minorHAnsi" w:hAnsiTheme="minorHAnsi" w:cstheme="minorHAnsi"/>
          <w:b/>
          <w:i/>
          <w:color w:val="000000"/>
        </w:rPr>
        <w:t xml:space="preserve"> </w:t>
      </w:r>
      <w:r w:rsidRPr="00E726BE">
        <w:rPr>
          <w:rFonts w:asciiTheme="minorHAnsi" w:hAnsiTheme="minorHAnsi" w:cstheme="minorHAnsi"/>
          <w:b/>
          <w:i/>
          <w:color w:val="000000"/>
        </w:rPr>
        <w:t>On that day they will say</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to Jerusalem,</w:t>
      </w:r>
    </w:p>
    <w:p w14:paraId="3A34F9BA"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“Don’t be afraid, Zion! Your hands must not be paralyzed from panic!</w:t>
      </w:r>
    </w:p>
    <w:p w14:paraId="1D5D26B2"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your God is in your midst; e is a warrior who can deliver.</w:t>
      </w:r>
    </w:p>
    <w:p w14:paraId="19A23124"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He takes great delight in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renews you by his love;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he shouts for joy over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“As for those who grieve because they cannot attend the festivals –</w:t>
      </w:r>
    </w:p>
    <w:p w14:paraId="7E43E793"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I took them away from you; they became tribute and were a source of shame to you.</w:t>
      </w:r>
    </w:p>
    <w:p w14:paraId="0E17E6C5" w14:textId="77777777" w:rsidR="00F7033D" w:rsidRPr="008125BC" w:rsidRDefault="00F7033D" w:rsidP="00F7033D">
      <w:pPr>
        <w:spacing w:after="5" w:line="252" w:lineRule="auto"/>
        <w:ind w:left="25" w:right="28" w:hanging="6"/>
        <w:jc w:val="center"/>
        <w:rPr>
          <w:sz w:val="24"/>
          <w:szCs w:val="24"/>
        </w:rPr>
      </w:pPr>
    </w:p>
    <w:p w14:paraId="45FCCA7D" w14:textId="77777777" w:rsidR="00417FFE" w:rsidRPr="008125BC" w:rsidRDefault="00417FFE" w:rsidP="00417FFE">
      <w:pPr>
        <w:ind w:left="-15" w:right="6" w:firstLine="721"/>
        <w:jc w:val="both"/>
        <w:rPr>
          <w:sz w:val="24"/>
          <w:szCs w:val="24"/>
        </w:rPr>
      </w:pPr>
      <w:r>
        <w:rPr>
          <w:sz w:val="24"/>
          <w:szCs w:val="24"/>
        </w:rPr>
        <w:t>Have</w:t>
      </w:r>
      <w:r w:rsidRPr="008125BC">
        <w:rPr>
          <w:sz w:val="24"/>
          <w:szCs w:val="24"/>
        </w:rPr>
        <w:t xml:space="preserve"> you experienced adoption as an adoptee, or </w:t>
      </w:r>
      <w:r>
        <w:rPr>
          <w:sz w:val="24"/>
          <w:szCs w:val="24"/>
        </w:rPr>
        <w:t xml:space="preserve">been an adoptive parent? If so, then you have first-hand knowledge of what it means to be selected. </w:t>
      </w:r>
      <w:r w:rsidRPr="008125BC">
        <w:rPr>
          <w:sz w:val="24"/>
          <w:szCs w:val="24"/>
        </w:rPr>
        <w:t xml:space="preserve"> </w:t>
      </w:r>
      <w:r>
        <w:rPr>
          <w:sz w:val="24"/>
          <w:szCs w:val="24"/>
        </w:rPr>
        <w:t>But b</w:t>
      </w:r>
      <w:r w:rsidRPr="008125BC">
        <w:rPr>
          <w:sz w:val="24"/>
          <w:szCs w:val="24"/>
        </w:rPr>
        <w:t>efore we delve into what it means to be chosen and adopted by God the Father, we must clarify a few things. Every one’s situation is unique. These points don’t apply to every person who is orphaned or abandoned</w:t>
      </w:r>
      <w:r>
        <w:rPr>
          <w:sz w:val="24"/>
          <w:szCs w:val="24"/>
        </w:rPr>
        <w:t>, or</w:t>
      </w:r>
      <w:r w:rsidRPr="008125BC">
        <w:rPr>
          <w:sz w:val="24"/>
          <w:szCs w:val="24"/>
        </w:rPr>
        <w:t xml:space="preserve"> those who have been widowed by the death of a spouse or orphaned by the death of a parent. </w:t>
      </w:r>
      <w:r>
        <w:rPr>
          <w:sz w:val="24"/>
          <w:szCs w:val="24"/>
        </w:rPr>
        <w:t>T</w:t>
      </w:r>
      <w:r w:rsidRPr="008125BC">
        <w:rPr>
          <w:sz w:val="24"/>
          <w:szCs w:val="24"/>
        </w:rPr>
        <w:t xml:space="preserve">here are situations when a parent will sacrificially give up their child because they could not feed them or care for them as they ought.  </w:t>
      </w:r>
    </w:p>
    <w:p w14:paraId="0DF0FCB9" w14:textId="77777777" w:rsidR="00F7033D" w:rsidRPr="00E726BE" w:rsidRDefault="00417FFE" w:rsidP="00417FFE">
      <w:pPr>
        <w:ind w:left="-15" w:right="6" w:firstLine="721"/>
        <w:jc w:val="both"/>
        <w:rPr>
          <w:sz w:val="24"/>
          <w:szCs w:val="24"/>
        </w:rPr>
      </w:pPr>
      <w:r w:rsidRPr="008125BC">
        <w:rPr>
          <w:sz w:val="24"/>
          <w:szCs w:val="24"/>
        </w:rPr>
        <w:t xml:space="preserve"> Such is the case of the two babies who were found in a mud hut in Ethiopia, still sucking on the breast of their dead mother. With her last breath, this woman was caring for her babies. These beautiful children are now part of my family. My cousin and her husband went to great expense to adopt them. They welcomed them into their hearts and home that is now comprised of </w:t>
      </w:r>
      <w:r w:rsidRPr="008125BC">
        <w:rPr>
          <w:i/>
          <w:sz w:val="24"/>
          <w:szCs w:val="24"/>
        </w:rPr>
        <w:t>eight</w:t>
      </w:r>
      <w:r w:rsidRPr="008125BC">
        <w:rPr>
          <w:sz w:val="24"/>
          <w:szCs w:val="24"/>
        </w:rPr>
        <w:t xml:space="preserve"> multi-ethnic children. What a beautiful picture of God’s family they are.</w:t>
      </w:r>
      <w:r>
        <w:rPr>
          <w:sz w:val="24"/>
          <w:szCs w:val="24"/>
        </w:rPr>
        <w:t xml:space="preserve"> </w:t>
      </w:r>
      <w:r w:rsidRPr="008125BC">
        <w:rPr>
          <w:sz w:val="24"/>
          <w:szCs w:val="24"/>
        </w:rPr>
        <w:t xml:space="preserve"> I’m just beginning to work with a young woman whose name is Ellen Humerickhouse. Ellen gave up everything to follow Christ and serve “the least of these” by opening La Limye’ Ministries Children’s Home in Haiti. From Ellen, as well as another ministry in Haiti that we support called One Door Ministries, I’ve heard many a story of mothers abandoning their babies simply because they had no food to feed them, and they could not bear to watch their children die of starvation. As a mother </w:t>
      </w:r>
      <w:r>
        <w:rPr>
          <w:sz w:val="24"/>
          <w:szCs w:val="24"/>
        </w:rPr>
        <w:t>and grandmother,</w:t>
      </w:r>
      <w:r w:rsidRPr="008125BC">
        <w:rPr>
          <w:sz w:val="24"/>
          <w:szCs w:val="24"/>
        </w:rPr>
        <w:t xml:space="preserve"> I cannot even imagine it, can you?  </w:t>
      </w:r>
      <w:r w:rsidR="00F7033D" w:rsidRPr="008125BC">
        <w:rPr>
          <w:sz w:val="24"/>
          <w:szCs w:val="24"/>
        </w:rPr>
        <w:t xml:space="preserve">In case you would like more information on these ministries, here are the links to their websites: </w:t>
      </w:r>
      <w:hyperlink r:id="rId110" w:history="1">
        <w:r w:rsidR="00F7033D" w:rsidRPr="00E726BE">
          <w:rPr>
            <w:rStyle w:val="Hyperlink"/>
            <w:color w:val="auto"/>
            <w:sz w:val="24"/>
            <w:szCs w:val="24"/>
            <w:u w:color="000000"/>
          </w:rPr>
          <w:t>http://LaLimye.com/</w:t>
        </w:r>
      </w:hyperlink>
      <w:hyperlink r:id="rId111">
        <w:r w:rsidR="00F7033D" w:rsidRPr="00E726BE">
          <w:rPr>
            <w:sz w:val="24"/>
            <w:szCs w:val="24"/>
            <w:u w:val="single" w:color="000000"/>
          </w:rPr>
          <w:t xml:space="preserve"> </w:t>
        </w:r>
      </w:hyperlink>
      <w:hyperlink r:id="rId112">
        <w:r w:rsidR="00F7033D" w:rsidRPr="00E726BE">
          <w:rPr>
            <w:sz w:val="24"/>
            <w:szCs w:val="24"/>
            <w:u w:val="single" w:color="000000"/>
          </w:rPr>
          <w:t>www.onedoorministries.org</w:t>
        </w:r>
      </w:hyperlink>
      <w:hyperlink r:id="rId113">
        <w:r w:rsidR="00F7033D" w:rsidRPr="00E726BE">
          <w:rPr>
            <w:b/>
            <w:sz w:val="24"/>
            <w:szCs w:val="24"/>
          </w:rPr>
          <w:t xml:space="preserve"> </w:t>
        </w:r>
      </w:hyperlink>
    </w:p>
    <w:p w14:paraId="711BFA7A" w14:textId="77777777" w:rsidR="00F7033D" w:rsidRDefault="00F7033D" w:rsidP="00F7033D">
      <w:pPr>
        <w:spacing w:after="5" w:line="252" w:lineRule="auto"/>
        <w:ind w:left="25" w:right="37" w:hanging="6"/>
        <w:jc w:val="center"/>
        <w:rPr>
          <w:b/>
          <w:sz w:val="24"/>
          <w:szCs w:val="24"/>
        </w:rPr>
      </w:pPr>
      <w:r w:rsidRPr="00E726BE">
        <w:rPr>
          <w:b/>
          <w:sz w:val="24"/>
          <w:szCs w:val="24"/>
        </w:rPr>
        <w:t xml:space="preserve">Isaiah 49:13-19  </w:t>
      </w:r>
    </w:p>
    <w:p w14:paraId="59652024"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O sky!</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Rejoice, O earth! Let the mountains give a joyful shout!</w:t>
      </w:r>
    </w:p>
    <w:p w14:paraId="178EEECE"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For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consoles his people and shows compassion to the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oppressed.</w:t>
      </w:r>
    </w:p>
    <w:p w14:paraId="616C13A0"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“Zion said,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abandoned me, the sovereign master</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has forgotten me.’</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Can a woman forget her baby who nurses at her breast? Can she withhold compassion from the child she has borne?</w:t>
      </w:r>
      <w:r>
        <w:rPr>
          <w:rFonts w:asciiTheme="minorHAnsi" w:hAnsiTheme="minorHAnsi" w:cstheme="minorHAnsi"/>
          <w:b/>
          <w:i/>
          <w:color w:val="000000"/>
        </w:rPr>
        <w:t xml:space="preserve"> </w:t>
      </w:r>
      <w:r w:rsidRPr="00E726BE">
        <w:rPr>
          <w:rFonts w:asciiTheme="minorHAnsi" w:hAnsiTheme="minorHAnsi" w:cstheme="minorHAnsi"/>
          <w:b/>
          <w:i/>
          <w:color w:val="000000"/>
        </w:rPr>
        <w:t>Even if mothers</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were to forget, I could never forget you!</w:t>
      </w:r>
    </w:p>
    <w:p w14:paraId="0A39C336" w14:textId="77777777" w:rsidR="00F7033D" w:rsidRPr="00E726BE" w:rsidRDefault="00F7033D" w:rsidP="00F7033D">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Look, I have inscribed your name</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on my palms; your walls are constantly before me.</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Your children hurry back, while those who destroyed and devastated you depart.</w:t>
      </w:r>
      <w:r w:rsidRPr="00E726BE">
        <w:rPr>
          <w:rStyle w:val="apple-converted-space"/>
          <w:rFonts w:asciiTheme="minorHAnsi" w:hAnsiTheme="minorHAnsi" w:cstheme="minorHAnsi"/>
          <w:b/>
          <w:i/>
          <w:color w:val="000000"/>
        </w:rPr>
        <w:t> </w:t>
      </w:r>
      <w:r w:rsidRPr="00E726BE">
        <w:rPr>
          <w:rFonts w:asciiTheme="minorHAnsi" w:hAnsiTheme="minorHAnsi" w:cstheme="minorHAnsi"/>
          <w:b/>
          <w:i/>
          <w:color w:val="000000"/>
        </w:rPr>
        <w:t>Look all around you!</w:t>
      </w:r>
      <w:r w:rsidRPr="00E726BE">
        <w:rPr>
          <w:rStyle w:val="apple-converted-space"/>
          <w:rFonts w:asciiTheme="minorHAnsi" w:hAnsiTheme="minorHAnsi" w:cstheme="minorHAnsi"/>
          <w:b/>
          <w:i/>
          <w:color w:val="000000"/>
          <w:vertAlign w:val="superscript"/>
        </w:rPr>
        <w:t> </w:t>
      </w:r>
      <w:r w:rsidRPr="00E726BE">
        <w:rPr>
          <w:rFonts w:asciiTheme="minorHAnsi" w:hAnsiTheme="minorHAnsi" w:cstheme="minorHAnsi"/>
          <w:b/>
          <w:i/>
          <w:color w:val="000000"/>
        </w:rPr>
        <w:t>All of them gather to you.</w:t>
      </w:r>
      <w:r>
        <w:rPr>
          <w:rFonts w:asciiTheme="minorHAnsi" w:hAnsiTheme="minorHAnsi" w:cstheme="minorHAnsi"/>
          <w:b/>
          <w:i/>
          <w:color w:val="000000"/>
        </w:rPr>
        <w:t xml:space="preserve"> </w:t>
      </w:r>
      <w:r w:rsidRPr="00E726BE">
        <w:rPr>
          <w:rFonts w:asciiTheme="minorHAnsi" w:hAnsiTheme="minorHAnsi" w:cstheme="minorHAnsi"/>
          <w:b/>
          <w:i/>
          <w:color w:val="000000"/>
        </w:rPr>
        <w:t>As surely as I live,” says the</w:t>
      </w:r>
      <w:r w:rsidRPr="00E726BE">
        <w:rPr>
          <w:rStyle w:val="apple-converted-space"/>
          <w:rFonts w:asciiTheme="minorHAnsi"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“you will certainly wear all of them like jewelry; you will put them on as if you were a bride. Yes, your land lies in ruins; it is desolate and devastated.</w:t>
      </w:r>
      <w:r w:rsidRPr="00E726BE">
        <w:rPr>
          <w:rStyle w:val="apple-converted-space"/>
          <w:rFonts w:asciiTheme="minorHAnsi" w:hAnsiTheme="minorHAnsi" w:cstheme="minorHAnsi"/>
          <w:b/>
          <w:i/>
          <w:color w:val="000000"/>
          <w:vertAlign w:val="superscript"/>
        </w:rPr>
        <w:t> </w:t>
      </w:r>
      <w:r w:rsidRPr="00E726BE">
        <w:rPr>
          <w:rStyle w:val="apple-converted-space"/>
          <w:rFonts w:asciiTheme="minorHAnsi" w:eastAsiaTheme="majorEastAsia" w:hAnsiTheme="minorHAnsi" w:cstheme="minorHAnsi"/>
          <w:b/>
          <w:i/>
          <w:color w:val="000000"/>
          <w:vertAlign w:val="superscript"/>
        </w:rPr>
        <w:t xml:space="preserve"> </w:t>
      </w:r>
      <w:r w:rsidRPr="00E726BE">
        <w:rPr>
          <w:rFonts w:asciiTheme="minorHAnsi" w:hAnsiTheme="minorHAnsi" w:cstheme="minorHAnsi"/>
          <w:b/>
          <w:i/>
          <w:color w:val="000000"/>
        </w:rPr>
        <w:t>But now you will be too small to hold your residents, and those who devoured you will be far away.</w:t>
      </w:r>
    </w:p>
    <w:p w14:paraId="6502992D" w14:textId="77777777" w:rsidR="00F7033D" w:rsidRPr="008125BC" w:rsidRDefault="00F7033D" w:rsidP="00F7033D">
      <w:pPr>
        <w:spacing w:after="5" w:line="252" w:lineRule="auto"/>
        <w:ind w:left="25" w:right="-11" w:hanging="6"/>
        <w:jc w:val="center"/>
        <w:rPr>
          <w:b/>
          <w:i/>
          <w:sz w:val="24"/>
          <w:szCs w:val="24"/>
        </w:rPr>
      </w:pPr>
    </w:p>
    <w:p w14:paraId="2FBB33C8" w14:textId="77777777" w:rsidR="005D2379" w:rsidRDefault="005D2379" w:rsidP="005D2379">
      <w:pPr>
        <w:spacing w:after="5" w:line="252" w:lineRule="auto"/>
        <w:ind w:left="25" w:right="-11" w:firstLine="695"/>
        <w:jc w:val="both"/>
        <w:rPr>
          <w:sz w:val="24"/>
          <w:szCs w:val="24"/>
        </w:rPr>
      </w:pPr>
      <w:r w:rsidRPr="008125BC">
        <w:rPr>
          <w:sz w:val="24"/>
          <w:szCs w:val="24"/>
        </w:rPr>
        <w:t xml:space="preserve">Think about this: The hands of God the Father hold you, and the hands of Jesus formed you in the womb. When His hands were pierced on the cross, you were forever engraved there. No one will ever snatch you away from Him. Now, that is security! You are God’s child, precious to Him and loved by Him from eternity past. </w:t>
      </w:r>
      <w:r>
        <w:rPr>
          <w:sz w:val="24"/>
          <w:szCs w:val="24"/>
        </w:rPr>
        <w:t>Because you are His, y</w:t>
      </w:r>
      <w:r w:rsidRPr="008125BC">
        <w:rPr>
          <w:sz w:val="24"/>
          <w:szCs w:val="24"/>
        </w:rPr>
        <w:t>ou are blessed with every spiritual blessing. You inherited them, not from your earthy father, but from your heavenly Father. That fact alone, makes you pretty special</w:t>
      </w:r>
      <w:r>
        <w:rPr>
          <w:sz w:val="24"/>
          <w:szCs w:val="24"/>
        </w:rPr>
        <w:t xml:space="preserve">, </w:t>
      </w:r>
      <w:r w:rsidRPr="008125BC">
        <w:rPr>
          <w:sz w:val="24"/>
          <w:szCs w:val="24"/>
        </w:rPr>
        <w:t xml:space="preserve">don’t you think? </w:t>
      </w:r>
    </w:p>
    <w:p w14:paraId="3BBE50BB" w14:textId="77777777" w:rsidR="00EA46EA" w:rsidRPr="008125BC" w:rsidRDefault="00EA46EA" w:rsidP="005D2379">
      <w:pPr>
        <w:spacing w:after="5" w:line="252" w:lineRule="auto"/>
        <w:ind w:left="25" w:right="-11" w:firstLine="695"/>
        <w:jc w:val="both"/>
        <w:rPr>
          <w:sz w:val="24"/>
          <w:szCs w:val="24"/>
        </w:rPr>
      </w:pPr>
    </w:p>
    <w:p w14:paraId="0F2BDDF1" w14:textId="77777777" w:rsidR="005D2379" w:rsidRPr="008125BC" w:rsidRDefault="005D2379" w:rsidP="005D2379">
      <w:pPr>
        <w:spacing w:after="5" w:line="252" w:lineRule="auto"/>
        <w:ind w:left="25" w:right="-11" w:firstLine="695"/>
        <w:jc w:val="both"/>
        <w:rPr>
          <w:sz w:val="24"/>
          <w:szCs w:val="24"/>
        </w:rPr>
      </w:pPr>
    </w:p>
    <w:p w14:paraId="20EE2F62" w14:textId="77777777" w:rsidR="00F7033D" w:rsidRPr="00181CB1" w:rsidRDefault="00F7033D" w:rsidP="00F7033D">
      <w:pPr>
        <w:spacing w:after="0"/>
        <w:ind w:left="-15" w:right="6"/>
        <w:rPr>
          <w:sz w:val="24"/>
          <w:szCs w:val="24"/>
        </w:rPr>
      </w:pPr>
      <w:r>
        <w:rPr>
          <w:b/>
          <w:sz w:val="28"/>
        </w:rPr>
        <w:t xml:space="preserve">DIGGING DEEPER: </w:t>
      </w:r>
      <w:r w:rsidRPr="00181CB1">
        <w:rPr>
          <w:sz w:val="24"/>
          <w:szCs w:val="24"/>
        </w:rPr>
        <w:t xml:space="preserve">John 6:37-47; 1 Peter 1:2, 2:9-10; James 1:27; Romans 8:29-30; Ephesians </w:t>
      </w:r>
    </w:p>
    <w:p w14:paraId="6C9C8B5B" w14:textId="77777777" w:rsidR="00F7033D" w:rsidRPr="00181CB1" w:rsidRDefault="00F7033D" w:rsidP="00F7033D">
      <w:pPr>
        <w:ind w:left="-15" w:right="6"/>
        <w:rPr>
          <w:sz w:val="24"/>
          <w:szCs w:val="24"/>
        </w:rPr>
      </w:pPr>
      <w:r w:rsidRPr="00181CB1">
        <w:rPr>
          <w:sz w:val="24"/>
          <w:szCs w:val="24"/>
        </w:rPr>
        <w:t xml:space="preserve">1:3-6; Jeremiah 1:4-10; Isaiah 43:1-21; 1 Corinthians 1:26-31; Revelation 17:14; Psalms 10:14, 27:10; 45:10-11; 8:5-6; 66:13; 103:13-17; 49:15-16; Deut. 10:18 </w:t>
      </w:r>
    </w:p>
    <w:p w14:paraId="4C9B0A35" w14:textId="77777777" w:rsidR="00F7033D" w:rsidRPr="00181CB1" w:rsidRDefault="00F7033D" w:rsidP="00F7033D">
      <w:pPr>
        <w:spacing w:after="322" w:line="270" w:lineRule="auto"/>
        <w:ind w:right="7" w:firstLine="720"/>
        <w:jc w:val="both"/>
        <w:rPr>
          <w:sz w:val="24"/>
          <w:szCs w:val="24"/>
        </w:rPr>
      </w:pPr>
      <w:r w:rsidRPr="00181CB1">
        <w:rPr>
          <w:sz w:val="24"/>
          <w:szCs w:val="24"/>
        </w:rPr>
        <w:t xml:space="preserve">What does the name Father mean to you, and how do you feel about God being a Father? Were you, or anyone close to you, adopted? If so, then describe ways that this has impacted your or their lives. Does God’s love end? Why or why not?  (Romans 8:31-39) The first time in the Bible the word Love is used in in Genesis 22:2. What is the context and why in this significant? In your own words, state why you are loved by God the Father. What are the differences in being born into a family and being adopted?  Read Romans 3:9-31. </w:t>
      </w:r>
    </w:p>
    <w:p w14:paraId="72E37FAC" w14:textId="77777777" w:rsidR="00F7033D" w:rsidRPr="000E506F" w:rsidRDefault="00F7033D" w:rsidP="00F7033D">
      <w:pPr>
        <w:pStyle w:val="Heading5"/>
        <w:spacing w:after="219"/>
        <w:ind w:left="354" w:right="355"/>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Joney’s Story</w:t>
      </w:r>
    </w:p>
    <w:p w14:paraId="1CA5E352" w14:textId="77777777" w:rsidR="00F7033D" w:rsidRPr="00181CB1" w:rsidRDefault="00F7033D" w:rsidP="00F7033D">
      <w:pPr>
        <w:ind w:left="-15" w:right="6" w:firstLine="721"/>
        <w:jc w:val="both"/>
        <w:rPr>
          <w:sz w:val="24"/>
          <w:szCs w:val="24"/>
        </w:rPr>
      </w:pPr>
      <w:r w:rsidRPr="00181CB1">
        <w:rPr>
          <w:sz w:val="24"/>
          <w:szCs w:val="24"/>
        </w:rPr>
        <w:t xml:space="preserve">One of my spiritual mothers in Christ is Joney Caudill. She has graciously agreed to open her heart and share with us her story of finding her true father. This is Joney’s story…. </w:t>
      </w:r>
    </w:p>
    <w:p w14:paraId="230E81C1"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Even when I type the word “father” it’s hard for me to bring to mind 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and my mother worked for him.  She was twenty-three and he was over forty-five. Their illicit relationship developed despite the fact that my father was a married man. </w:t>
      </w:r>
    </w:p>
    <w:p w14:paraId="7E948F18" w14:textId="77777777" w:rsidR="00F7033D" w:rsidRPr="00181CB1" w:rsidRDefault="00F7033D" w:rsidP="00F7033D">
      <w:pPr>
        <w:spacing w:after="0"/>
        <w:ind w:left="721"/>
        <w:jc w:val="both"/>
        <w:rPr>
          <w:sz w:val="24"/>
          <w:szCs w:val="24"/>
        </w:rPr>
      </w:pPr>
      <w:r w:rsidRPr="00181CB1">
        <w:rPr>
          <w:i/>
          <w:sz w:val="24"/>
          <w:szCs w:val="24"/>
        </w:rPr>
        <w:t xml:space="preserve"> </w:t>
      </w:r>
    </w:p>
    <w:p w14:paraId="24427E96"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w:t>
      </w:r>
      <w:r w:rsidR="00622ECD" w:rsidRPr="00181CB1">
        <w:rPr>
          <w:i/>
          <w:sz w:val="24"/>
          <w:szCs w:val="24"/>
        </w:rPr>
        <w:t>September</w:t>
      </w:r>
      <w:r w:rsidRPr="00181CB1">
        <w:rPr>
          <w:i/>
          <w:sz w:val="24"/>
          <w:szCs w:val="24"/>
        </w:rPr>
        <w:t xml:space="preserve"> 1949, just before my third 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w:t>
      </w:r>
      <w:r w:rsidR="00622ECD" w:rsidRPr="00181CB1">
        <w:rPr>
          <w:i/>
          <w:sz w:val="24"/>
          <w:szCs w:val="24"/>
        </w:rPr>
        <w:t>child,</w:t>
      </w:r>
      <w:r w:rsidRPr="00181CB1">
        <w:rPr>
          <w:i/>
          <w:sz w:val="24"/>
          <w:szCs w:val="24"/>
        </w:rPr>
        <w:t xml:space="preserve"> we had no legal right to any inheritance; we were penniless.   </w:t>
      </w:r>
    </w:p>
    <w:p w14:paraId="25FF0581" w14:textId="77777777" w:rsidR="00F7033D" w:rsidRPr="00181CB1" w:rsidRDefault="00F7033D" w:rsidP="00F7033D">
      <w:pPr>
        <w:spacing w:after="0"/>
        <w:ind w:left="721"/>
        <w:jc w:val="both"/>
        <w:rPr>
          <w:sz w:val="24"/>
          <w:szCs w:val="24"/>
        </w:rPr>
      </w:pPr>
      <w:r w:rsidRPr="00181CB1">
        <w:rPr>
          <w:i/>
          <w:sz w:val="24"/>
          <w:szCs w:val="24"/>
        </w:rPr>
        <w:t xml:space="preserve"> </w:t>
      </w:r>
    </w:p>
    <w:p w14:paraId="4382E481"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subsequently led her to abuse alcohol.  Immersed in a self-punishing, victim mentality she stayed with my stepfather for 17 years and would have stayed longer, had she lived.  She died at the age of 49.  Cancer had consumed her liver, the result of years of alcohol abuse. Consequently, I am forever aware that, were it not for God’s grace and mercy, I would have continued my mother’s same sin pattern.   </w:t>
      </w:r>
    </w:p>
    <w:p w14:paraId="0F84FD03" w14:textId="77777777" w:rsidR="00F7033D" w:rsidRPr="00181CB1" w:rsidRDefault="00F7033D" w:rsidP="00F7033D">
      <w:pPr>
        <w:spacing w:after="0"/>
        <w:ind w:left="721"/>
        <w:jc w:val="both"/>
        <w:rPr>
          <w:sz w:val="24"/>
          <w:szCs w:val="24"/>
        </w:rPr>
      </w:pPr>
      <w:r w:rsidRPr="00181CB1">
        <w:rPr>
          <w:i/>
          <w:sz w:val="24"/>
          <w:szCs w:val="24"/>
        </w:rPr>
        <w:t xml:space="preserve"> </w:t>
      </w:r>
    </w:p>
    <w:p w14:paraId="7BEB0EE3" w14:textId="77777777" w:rsidR="00F7033D" w:rsidRDefault="00F7033D" w:rsidP="00F617C7">
      <w:pPr>
        <w:spacing w:after="4" w:line="271" w:lineRule="auto"/>
        <w:ind w:right="3" w:firstLine="721"/>
        <w:jc w:val="both"/>
        <w:rPr>
          <w:i/>
          <w:sz w:val="24"/>
          <w:szCs w:val="24"/>
        </w:rPr>
      </w:pPr>
      <w:r w:rsidRPr="00181CB1">
        <w:rPr>
          <w:i/>
          <w:sz w:val="24"/>
          <w:szCs w:val="24"/>
        </w:rPr>
        <w:t xml:space="preserve"> When I lost my father, somewhere deep in my little girl heart I felt abandoned.  In those days, not much was known about the psychological effects abandonment has on children. But today, as many of us know all too well, the damage cannot be underestimated. It’s catastrophic! </w:t>
      </w:r>
    </w:p>
    <w:p w14:paraId="03A72084" w14:textId="77777777" w:rsidR="00F617C7" w:rsidRPr="00181CB1" w:rsidRDefault="00F617C7" w:rsidP="00F617C7">
      <w:pPr>
        <w:spacing w:after="4" w:line="271" w:lineRule="auto"/>
        <w:ind w:right="3" w:firstLine="721"/>
        <w:jc w:val="both"/>
        <w:rPr>
          <w:sz w:val="24"/>
          <w:szCs w:val="24"/>
        </w:rPr>
      </w:pPr>
    </w:p>
    <w:p w14:paraId="3D9719C8" w14:textId="77777777" w:rsidR="00F7033D" w:rsidRDefault="00F7033D" w:rsidP="00F7033D">
      <w:pPr>
        <w:spacing w:after="4" w:line="271" w:lineRule="auto"/>
        <w:ind w:right="3" w:firstLine="721"/>
        <w:jc w:val="both"/>
        <w:rPr>
          <w:i/>
          <w:sz w:val="24"/>
          <w:szCs w:val="24"/>
        </w:rPr>
      </w:pPr>
      <w:r w:rsidRPr="00181CB1">
        <w:rPr>
          <w:i/>
          <w:sz w:val="24"/>
          <w:szCs w:val="24"/>
        </w:rPr>
        <w:t xml:space="preserve">You see, no human being could understand the emptiness left by my father. But God… my real Father knew, and He had a plan. Of course, it was years before I understood what was missing, and that I was looking for love and acceptance in all the wrong places. I didn’t know my heavenly Father - but He knew me. Furthermore, He had a plan for my life, and it was a good plan. </w:t>
      </w:r>
    </w:p>
    <w:p w14:paraId="68C4DF7A" w14:textId="77777777" w:rsidR="005D2379" w:rsidRPr="00181CB1" w:rsidRDefault="005D2379" w:rsidP="00F7033D">
      <w:pPr>
        <w:spacing w:after="4" w:line="271" w:lineRule="auto"/>
        <w:ind w:right="3" w:firstLine="721"/>
        <w:jc w:val="both"/>
        <w:rPr>
          <w:sz w:val="24"/>
          <w:szCs w:val="24"/>
        </w:rPr>
      </w:pPr>
    </w:p>
    <w:p w14:paraId="63BE32A5" w14:textId="77777777" w:rsidR="00F7033D" w:rsidRPr="00E726BE" w:rsidRDefault="00F7033D" w:rsidP="00EA46EA">
      <w:pPr>
        <w:spacing w:after="0"/>
        <w:jc w:val="center"/>
        <w:rPr>
          <w:sz w:val="24"/>
          <w:szCs w:val="24"/>
        </w:rPr>
      </w:pPr>
      <w:r w:rsidRPr="00E726BE">
        <w:rPr>
          <w:b/>
          <w:sz w:val="24"/>
          <w:szCs w:val="24"/>
        </w:rPr>
        <w:t>Jeremiah 31:3-4 (KJV</w:t>
      </w:r>
      <w:r w:rsidRPr="00E726BE">
        <w:rPr>
          <w:sz w:val="24"/>
          <w:szCs w:val="24"/>
        </w:rPr>
        <w:t>)</w:t>
      </w:r>
    </w:p>
    <w:p w14:paraId="12A9D04A" w14:textId="77777777" w:rsidR="00F7033D" w:rsidRPr="00181CB1" w:rsidRDefault="00F7033D" w:rsidP="00F7033D">
      <w:pPr>
        <w:spacing w:after="5" w:line="252" w:lineRule="auto"/>
        <w:ind w:left="25" w:right="19" w:hanging="6"/>
        <w:jc w:val="center"/>
        <w:rPr>
          <w:sz w:val="24"/>
          <w:szCs w:val="24"/>
        </w:rPr>
      </w:pPr>
      <w:r w:rsidRPr="00181CB1">
        <w:rPr>
          <w:b/>
          <w:i/>
          <w:sz w:val="24"/>
          <w:szCs w:val="24"/>
        </w:rPr>
        <w:t xml:space="preserve">“The Lord hath appeared of old unto me, saying, Yea, I have loved thee with an everlasting love: Therefore, with lovingkindness have I drawn thee.”  </w:t>
      </w:r>
    </w:p>
    <w:p w14:paraId="17A87363" w14:textId="77777777" w:rsidR="00F7033D" w:rsidRPr="00181CB1" w:rsidRDefault="00F7033D" w:rsidP="00F7033D">
      <w:pPr>
        <w:spacing w:after="0"/>
        <w:ind w:left="48"/>
        <w:jc w:val="center"/>
        <w:rPr>
          <w:sz w:val="24"/>
          <w:szCs w:val="24"/>
        </w:rPr>
      </w:pPr>
      <w:r w:rsidRPr="00181CB1">
        <w:rPr>
          <w:b/>
          <w:i/>
          <w:sz w:val="24"/>
          <w:szCs w:val="24"/>
        </w:rPr>
        <w:t xml:space="preserve"> </w:t>
      </w:r>
    </w:p>
    <w:p w14:paraId="345F61E6" w14:textId="77777777" w:rsidR="00F7033D" w:rsidRPr="00181CB1" w:rsidRDefault="00F7033D" w:rsidP="00F7033D">
      <w:pPr>
        <w:spacing w:after="4" w:line="271" w:lineRule="auto"/>
        <w:ind w:right="3" w:firstLine="721"/>
        <w:jc w:val="both"/>
        <w:rPr>
          <w:sz w:val="24"/>
          <w:szCs w:val="24"/>
        </w:rPr>
      </w:pPr>
      <w:r w:rsidRPr="00181CB1">
        <w:rPr>
          <w:i/>
          <w:sz w:val="24"/>
          <w:szCs w:val="24"/>
        </w:rPr>
        <w:t xml:space="preserve">As strange as it may seem, God used all my painful past to draw me to Himself. It was later in life when I met my Heavenly Father and the truth of His love healed my afflicted soul. I am His, He chose me as the Bride for His Son. I am wanted, and He will never ever abandon me because I am in Christ.  He took what the enemy of my soul intended for my destruction and turned it into beauty. My life today is completely the opposite of my mother’s, for one reason… the Lord Jesus Christ! If it weren’t for Jesus, I’m fairly certain, I would be the town drunk!  But because He saved me, I can hold my head up and walk in His grace all the way home till I get to my Father’s house.  And best of all, my children and grandchildren and great grandchildren will have a Christian legacy.  Our study of the book of Ephesians has reminded me of how very blessed I am to be adopted by God my Father. His Word is personal and healing to me, and it can be for anyone who has suffered the sting of someone else’s sin. To the praise of His Glorious Name, I’ve been healed by the love of my Father!  </w:t>
      </w:r>
    </w:p>
    <w:p w14:paraId="4A3B9297" w14:textId="77777777" w:rsidR="00F7033D" w:rsidRDefault="00F7033D" w:rsidP="00F7033D">
      <w:pPr>
        <w:spacing w:after="5" w:line="252" w:lineRule="auto"/>
        <w:ind w:left="25" w:right="29" w:hanging="6"/>
        <w:jc w:val="center"/>
        <w:rPr>
          <w:b/>
          <w:sz w:val="24"/>
          <w:szCs w:val="24"/>
        </w:rPr>
      </w:pPr>
      <w:r w:rsidRPr="00E726BE">
        <w:rPr>
          <w:b/>
          <w:sz w:val="24"/>
          <w:szCs w:val="24"/>
        </w:rPr>
        <w:t xml:space="preserve">Joel 2:25-26  </w:t>
      </w:r>
    </w:p>
    <w:p w14:paraId="6A73831E" w14:textId="77777777" w:rsidR="00F7033D" w:rsidRPr="00B50A31" w:rsidRDefault="00F7033D" w:rsidP="00F7033D">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I will make up for the years</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that 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‘arbeh</w:t>
      </w:r>
      <w:r w:rsidRPr="00B50A31">
        <w:rPr>
          <w:rFonts w:asciiTheme="minorHAnsi" w:hAnsiTheme="minorHAnsi" w:cstheme="minorHAnsi"/>
          <w:b/>
          <w:i/>
          <w:color w:val="000000"/>
        </w:rPr>
        <w:t>-locust</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consumed your crops</w:t>
      </w:r>
      <w:r w:rsidRPr="00B50A31">
        <w:rPr>
          <w:rStyle w:val="apple-converted-space"/>
          <w:rFonts w:asciiTheme="minorHAnsi" w:hAnsiTheme="minorHAnsi" w:cstheme="minorHAnsi"/>
          <w:b/>
          <w:i/>
          <w:color w:val="000000"/>
        </w:rPr>
        <w:t> </w:t>
      </w:r>
      <w:r w:rsidRPr="00B50A31">
        <w:rPr>
          <w:rFonts w:asciiTheme="minorHAnsi" w:hAnsiTheme="minorHAnsi" w:cstheme="minorHAnsi"/>
          <w:b/>
          <w:i/>
          <w:color w:val="000000"/>
        </w:rPr>
        <w:t>–</w:t>
      </w:r>
    </w:p>
    <w:p w14:paraId="6C7A150D" w14:textId="77777777" w:rsidR="00F617C7" w:rsidRDefault="00F7033D" w:rsidP="00F7033D">
      <w:pPr>
        <w:pStyle w:val="poetry"/>
        <w:spacing w:before="0" w:beforeAutospacing="0" w:after="0" w:afterAutospacing="0"/>
        <w:jc w:val="center"/>
        <w:rPr>
          <w:rStyle w:val="apple-converted-space"/>
          <w:rFonts w:asciiTheme="minorHAnsi" w:hAnsiTheme="minorHAnsi" w:cstheme="minorHAnsi"/>
          <w:b/>
          <w:i/>
          <w:color w:val="000000"/>
        </w:rPr>
      </w:pPr>
      <w:r w:rsidRPr="00B50A31">
        <w:rPr>
          <w:rFonts w:asciiTheme="minorHAnsi" w:hAnsiTheme="minorHAnsi" w:cstheme="minorHAnsi"/>
          <w:b/>
          <w:i/>
          <w:color w:val="000000"/>
        </w:rPr>
        <w:t>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yeleq</w:t>
      </w:r>
      <w:r w:rsidRPr="00B50A31">
        <w:rPr>
          <w:rFonts w:asciiTheme="minorHAnsi" w:hAnsiTheme="minorHAnsi" w:cstheme="minorHAnsi"/>
          <w:b/>
          <w:i/>
          <w:color w:val="000000"/>
        </w:rPr>
        <w:t>-locust, 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hasil</w:t>
      </w:r>
      <w:r w:rsidRPr="00B50A31">
        <w:rPr>
          <w:rFonts w:asciiTheme="minorHAnsi" w:hAnsiTheme="minorHAnsi" w:cstheme="minorHAnsi"/>
          <w:b/>
          <w:i/>
          <w:color w:val="000000"/>
        </w:rPr>
        <w:t>-locust, and the</w:t>
      </w:r>
      <w:r w:rsidRPr="00B50A31">
        <w:rPr>
          <w:rStyle w:val="apple-converted-space"/>
          <w:rFonts w:asciiTheme="minorHAnsi" w:hAnsiTheme="minorHAnsi" w:cstheme="minorHAnsi"/>
          <w:b/>
          <w:i/>
          <w:color w:val="000000"/>
        </w:rPr>
        <w:t> </w:t>
      </w:r>
      <w:r w:rsidRPr="00B50A31">
        <w:rPr>
          <w:rFonts w:asciiTheme="minorHAnsi" w:hAnsiTheme="minorHAnsi" w:cstheme="minorHAnsi"/>
          <w:b/>
          <w:i/>
          <w:iCs/>
          <w:color w:val="000000"/>
        </w:rPr>
        <w:t>gazam</w:t>
      </w:r>
      <w:r w:rsidRPr="00B50A31">
        <w:rPr>
          <w:rFonts w:asciiTheme="minorHAnsi" w:hAnsiTheme="minorHAnsi" w:cstheme="minorHAnsi"/>
          <w:b/>
          <w:i/>
          <w:color w:val="000000"/>
        </w:rPr>
        <w:t>-locust – my great army</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that I sent against you.</w:t>
      </w:r>
      <w:r w:rsidRPr="00B50A31">
        <w:rPr>
          <w:rStyle w:val="apple-converted-space"/>
          <w:rFonts w:asciiTheme="minorHAnsi" w:hAnsiTheme="minorHAnsi" w:cstheme="minorHAnsi"/>
          <w:b/>
          <w:i/>
          <w:color w:val="000000"/>
        </w:rPr>
        <w:t> </w:t>
      </w:r>
    </w:p>
    <w:p w14:paraId="228676EE" w14:textId="77777777" w:rsidR="00F7033D" w:rsidRPr="00B50A31" w:rsidRDefault="00F7033D" w:rsidP="00F7033D">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You will have plenty to eat, and your hunger will be fully satisfied;</w:t>
      </w:r>
      <w:r w:rsidRPr="00B50A31">
        <w:rPr>
          <w:rStyle w:val="apple-converted-space"/>
          <w:rFonts w:asciiTheme="minorHAnsi" w:hAnsiTheme="minorHAnsi" w:cstheme="minorHAnsi"/>
          <w:b/>
          <w:i/>
          <w:color w:val="000000"/>
          <w:vertAlign w:val="superscript"/>
        </w:rPr>
        <w:t> </w:t>
      </w:r>
      <w:r w:rsidRPr="00B50A31">
        <w:rPr>
          <w:rFonts w:asciiTheme="minorHAnsi" w:hAnsiTheme="minorHAnsi" w:cstheme="minorHAnsi"/>
          <w:b/>
          <w:i/>
          <w:color w:val="000000"/>
        </w:rPr>
        <w:t>you will praise the name of the</w:t>
      </w:r>
      <w:r w:rsidRPr="00B50A31">
        <w:rPr>
          <w:rStyle w:val="apple-converted-space"/>
          <w:rFonts w:asciiTheme="minorHAnsi" w:hAnsiTheme="minorHAnsi" w:cstheme="minorHAnsi"/>
          <w:b/>
          <w:i/>
          <w:color w:val="000000"/>
        </w:rPr>
        <w:t> </w:t>
      </w:r>
      <w:r w:rsidRPr="00B50A31">
        <w:rPr>
          <w:rStyle w:val="sc"/>
          <w:rFonts w:asciiTheme="minorHAnsi" w:hAnsiTheme="minorHAnsi" w:cstheme="minorHAnsi"/>
          <w:b/>
          <w:i/>
          <w:smallCaps/>
          <w:color w:val="000000"/>
        </w:rPr>
        <w:t>Lord</w:t>
      </w:r>
      <w:r w:rsidRPr="00B50A31">
        <w:rPr>
          <w:rStyle w:val="apple-converted-space"/>
          <w:rFonts w:asciiTheme="minorHAnsi" w:hAnsiTheme="minorHAnsi" w:cstheme="minorHAnsi"/>
          <w:b/>
          <w:i/>
          <w:color w:val="000000"/>
        </w:rPr>
        <w:t> </w:t>
      </w:r>
      <w:r w:rsidRPr="00B50A31">
        <w:rPr>
          <w:rFonts w:asciiTheme="minorHAnsi" w:hAnsiTheme="minorHAnsi" w:cstheme="minorHAnsi"/>
          <w:b/>
          <w:i/>
          <w:color w:val="000000"/>
        </w:rPr>
        <w:t>your God, who has acted wondrously in your behalf. My people will never again be put to shame.</w:t>
      </w:r>
    </w:p>
    <w:p w14:paraId="1B8D4ED2" w14:textId="77777777" w:rsidR="00F7033D" w:rsidRPr="00E726BE" w:rsidRDefault="00F7033D" w:rsidP="00F7033D">
      <w:pPr>
        <w:spacing w:after="5" w:line="252" w:lineRule="auto"/>
        <w:ind w:left="25" w:right="29" w:hanging="6"/>
        <w:jc w:val="center"/>
        <w:rPr>
          <w:sz w:val="24"/>
          <w:szCs w:val="24"/>
        </w:rPr>
      </w:pPr>
    </w:p>
    <w:p w14:paraId="17159746" w14:textId="77777777" w:rsidR="004C7204" w:rsidRDefault="004C7204" w:rsidP="004C7204">
      <w:pPr>
        <w:spacing w:after="0" w:line="268" w:lineRule="auto"/>
        <w:ind w:left="-15" w:right="10" w:firstLine="711"/>
        <w:jc w:val="both"/>
        <w:rPr>
          <w:sz w:val="24"/>
          <w:szCs w:val="24"/>
        </w:rPr>
      </w:pPr>
      <w:r w:rsidRPr="00181CB1">
        <w:rPr>
          <w:sz w:val="24"/>
          <w:szCs w:val="24"/>
        </w:rPr>
        <w:t>Joney’s story is not that uncommon, is it? But you know what? There’s no such thing as perfect parents, perfect children or perfect families! Can we just be honest and admit it? We’re all broken</w:t>
      </w:r>
      <w:r>
        <w:rPr>
          <w:sz w:val="24"/>
          <w:szCs w:val="24"/>
        </w:rPr>
        <w:t>.</w:t>
      </w:r>
      <w:r w:rsidRPr="00181CB1">
        <w:rPr>
          <w:sz w:val="24"/>
          <w:szCs w:val="24"/>
        </w:rPr>
        <w:t xml:space="preserve"> There has never been an earthly mother or father who could fill the shoes of God. They weren’t meant to. So, when we try to make “little gods” out of people, they will inevitably let us down. And when they do, as Joney testified, God can use this hunger and thirst for love to </w:t>
      </w:r>
      <w:r>
        <w:rPr>
          <w:sz w:val="24"/>
          <w:szCs w:val="24"/>
        </w:rPr>
        <w:t xml:space="preserve">point us to our heavenly Father. </w:t>
      </w:r>
      <w:r w:rsidRPr="00181CB1">
        <w:rPr>
          <w:sz w:val="24"/>
          <w:szCs w:val="24"/>
        </w:rPr>
        <w:t xml:space="preserve">   </w:t>
      </w:r>
    </w:p>
    <w:p w14:paraId="325908C2" w14:textId="77777777" w:rsidR="00EA46EA" w:rsidRPr="00181CB1" w:rsidRDefault="00EA46EA" w:rsidP="004C7204">
      <w:pPr>
        <w:spacing w:after="0" w:line="268" w:lineRule="auto"/>
        <w:ind w:left="-15" w:right="10" w:firstLine="711"/>
        <w:jc w:val="both"/>
        <w:rPr>
          <w:sz w:val="24"/>
          <w:szCs w:val="24"/>
        </w:rPr>
      </w:pPr>
    </w:p>
    <w:p w14:paraId="1CB1DA63" w14:textId="77777777" w:rsidR="004C7204" w:rsidRPr="00B50A31" w:rsidRDefault="004C7204" w:rsidP="004C7204">
      <w:pPr>
        <w:spacing w:after="5" w:line="252" w:lineRule="auto"/>
        <w:ind w:left="25" w:right="32" w:hanging="6"/>
        <w:jc w:val="center"/>
        <w:rPr>
          <w:sz w:val="24"/>
          <w:szCs w:val="24"/>
        </w:rPr>
      </w:pPr>
      <w:r w:rsidRPr="00B50A31">
        <w:rPr>
          <w:b/>
          <w:sz w:val="24"/>
          <w:szCs w:val="24"/>
        </w:rPr>
        <w:t>Isaiah 48:10 (KJV)</w:t>
      </w:r>
    </w:p>
    <w:p w14:paraId="6E13CE9F" w14:textId="77777777" w:rsidR="004C7204" w:rsidRDefault="004C7204" w:rsidP="004C7204">
      <w:pPr>
        <w:spacing w:after="4" w:line="252" w:lineRule="auto"/>
        <w:ind w:left="14" w:right="18" w:firstLine="9"/>
        <w:jc w:val="center"/>
        <w:rPr>
          <w:b/>
          <w:i/>
          <w:sz w:val="24"/>
          <w:szCs w:val="24"/>
        </w:rPr>
      </w:pPr>
      <w:r w:rsidRPr="00181CB1">
        <w:rPr>
          <w:b/>
          <w:i/>
          <w:sz w:val="24"/>
          <w:szCs w:val="24"/>
        </w:rPr>
        <w:t>Behold, I have refined thee, but not with silver; I have chosen thee in the furnace of affliction.</w:t>
      </w:r>
    </w:p>
    <w:p w14:paraId="08EA8E9E" w14:textId="77777777" w:rsidR="00F04664" w:rsidRDefault="00F04664" w:rsidP="004C7204">
      <w:pPr>
        <w:spacing w:after="4" w:line="252" w:lineRule="auto"/>
        <w:ind w:left="14" w:right="18" w:firstLine="9"/>
        <w:jc w:val="center"/>
        <w:rPr>
          <w:b/>
          <w:i/>
          <w:sz w:val="24"/>
          <w:szCs w:val="24"/>
        </w:rPr>
      </w:pPr>
    </w:p>
    <w:p w14:paraId="296E09C2" w14:textId="77777777" w:rsidR="00416D70" w:rsidRDefault="00416D70" w:rsidP="00416D70">
      <w:pPr>
        <w:jc w:val="center"/>
        <w:rPr>
          <w:b/>
          <w:sz w:val="28"/>
          <w:szCs w:val="28"/>
        </w:rPr>
      </w:pPr>
      <w:r>
        <w:rPr>
          <w:b/>
          <w:sz w:val="28"/>
          <w:szCs w:val="28"/>
        </w:rPr>
        <w:t>Flowers for the King’s Daughter</w:t>
      </w:r>
    </w:p>
    <w:p w14:paraId="7D792074" w14:textId="77777777" w:rsidR="00416D70" w:rsidRDefault="00416D70" w:rsidP="00416D70">
      <w:pPr>
        <w:shd w:val="clear" w:color="auto" w:fill="FFFFFF"/>
        <w:spacing w:after="150" w:line="360" w:lineRule="atLeast"/>
        <w:ind w:firstLine="720"/>
        <w:jc w:val="both"/>
        <w:rPr>
          <w:sz w:val="24"/>
          <w:szCs w:val="24"/>
        </w:rPr>
      </w:pPr>
      <w:r>
        <w:rPr>
          <w:rFonts w:eastAsia="Times New Roman" w:cs="Helvetica"/>
          <w:color w:val="000000"/>
          <w:sz w:val="24"/>
          <w:szCs w:val="24"/>
        </w:rPr>
        <w:t>Before we end this lesson, I have a story to share with you. B</w:t>
      </w:r>
      <w:r>
        <w:rPr>
          <w:sz w:val="24"/>
          <w:szCs w:val="24"/>
        </w:rPr>
        <w:t xml:space="preserve">efore I became a grandmother, God brought a </w:t>
      </w:r>
      <w:r>
        <w:rPr>
          <w:noProof/>
          <w:sz w:val="24"/>
          <w:szCs w:val="24"/>
        </w:rPr>
        <w:t>beautiful</w:t>
      </w:r>
      <w:r>
        <w:rPr>
          <w:sz w:val="24"/>
          <w:szCs w:val="24"/>
        </w:rPr>
        <w:t xml:space="preserve"> young woman named Jamie into the family of faith that I am part of. Jamie was a wife and the mother of two little girls when she had a miscarriage and almost lost her life. Through this incident, she realized if she had died, she did not know where she would be. When she came to faith, I invited her over to my home so that I could get to know her. I discovered that she did not have a father for most of her life. He was imprisoned for acts he had committed against her and her sisters. Jamie’s mother lived in another part of the state and was undergoing radiation and chemo for stage four cancer. Shortly after Teagan was born, Jamie’s mother passed away. My heart went out to her, so we began the process of disciple making. I have learned new truths from every person that I have attempted to disciple.  These are a few lessons that I learned from Jamie. </w:t>
      </w:r>
    </w:p>
    <w:p w14:paraId="2ADEFF33" w14:textId="77777777" w:rsidR="00416D70" w:rsidRDefault="00416D70" w:rsidP="00416D70">
      <w:pPr>
        <w:ind w:firstLine="720"/>
        <w:jc w:val="both"/>
        <w:rPr>
          <w:sz w:val="24"/>
          <w:szCs w:val="24"/>
        </w:rPr>
      </w:pPr>
      <w:r>
        <w:rPr>
          <w:sz w:val="24"/>
          <w:szCs w:val="24"/>
        </w:rPr>
        <w:t xml:space="preserve">When Jamie found out she was pregnant again, this brought some fear because of the previous miscarriage. So, we prayed. When it was time for the birth, she and her husband had no family at all to be there for them.  Kirk and Donna Bishop, who were on staff at our church, were instrumental in </w:t>
      </w:r>
      <w:r>
        <w:rPr>
          <w:noProof/>
          <w:sz w:val="24"/>
          <w:szCs w:val="24"/>
        </w:rPr>
        <w:t>bringing</w:t>
      </w:r>
      <w:r>
        <w:rPr>
          <w:sz w:val="24"/>
          <w:szCs w:val="24"/>
        </w:rPr>
        <w:t xml:space="preserve"> this family to the Lord. The day of delivery came and Jamie had to have an emergency </w:t>
      </w:r>
      <w:r>
        <w:rPr>
          <w:noProof/>
          <w:sz w:val="24"/>
          <w:szCs w:val="24"/>
        </w:rPr>
        <w:t>cesarean section</w:t>
      </w:r>
      <w:r>
        <w:rPr>
          <w:sz w:val="24"/>
          <w:szCs w:val="24"/>
        </w:rPr>
        <w:t xml:space="preserve">. Kirk and Donna were the only ones with them to pray </w:t>
      </w:r>
      <w:r>
        <w:rPr>
          <w:noProof/>
          <w:sz w:val="24"/>
          <w:szCs w:val="24"/>
        </w:rPr>
        <w:t>over</w:t>
      </w:r>
      <w:r>
        <w:rPr>
          <w:sz w:val="24"/>
          <w:szCs w:val="24"/>
        </w:rPr>
        <w:t xml:space="preserve"> them in this very frightening time. Praise the Lord, they came safely through this delivery. The next day, I was on my way to get some cheap flowers to take to Jamie at the hospital. I was thinking about my own daughter and what it would be like when she gives birth to her babies. I was thinking about how many people would be at the hospital to welcome this new life into the world. And then I was thinking about Jamie and Kyle as new believers in the family of God, yet all alone.  At that moment, the Lord interrupted my thoughts. He spoke into my spirit, “If that was your daughter in the hospital, would you give her cheap flowers?” Ashamedly, the answer was no.  Very clearly in my </w:t>
      </w:r>
      <w:r>
        <w:rPr>
          <w:noProof/>
          <w:sz w:val="24"/>
          <w:szCs w:val="24"/>
        </w:rPr>
        <w:t>heart,</w:t>
      </w:r>
      <w:r>
        <w:rPr>
          <w:sz w:val="24"/>
          <w:szCs w:val="24"/>
        </w:rPr>
        <w:t xml:space="preserve"> the Lord spoke, “Jamie </w:t>
      </w:r>
      <w:r w:rsidRPr="00416D70">
        <w:rPr>
          <w:sz w:val="24"/>
          <w:szCs w:val="24"/>
        </w:rPr>
        <w:t xml:space="preserve">is </w:t>
      </w:r>
      <w:r w:rsidRPr="00416D70">
        <w:rPr>
          <w:i/>
          <w:sz w:val="24"/>
          <w:szCs w:val="24"/>
        </w:rPr>
        <w:t>My</w:t>
      </w:r>
      <w:r w:rsidRPr="00416D70">
        <w:rPr>
          <w:sz w:val="24"/>
          <w:szCs w:val="24"/>
        </w:rPr>
        <w:t xml:space="preserve"> </w:t>
      </w:r>
      <w:r w:rsidRPr="00416D70">
        <w:rPr>
          <w:i/>
          <w:sz w:val="24"/>
          <w:szCs w:val="24"/>
        </w:rPr>
        <w:t>daughter,</w:t>
      </w:r>
      <w:r>
        <w:rPr>
          <w:sz w:val="24"/>
          <w:szCs w:val="24"/>
        </w:rPr>
        <w:t xml:space="preserve"> I give good gifts to My children, and I want her to have the best!” I turned around and went to the florist to have flowers made up for the “King’s Daughter.”  When I carried the flowers into the room, there they were. It was just the three of them - the King’s daughter, Jamie, the King’s son, Kyle, and their </w:t>
      </w:r>
      <w:r>
        <w:rPr>
          <w:noProof/>
          <w:sz w:val="24"/>
          <w:szCs w:val="24"/>
        </w:rPr>
        <w:t>newborn</w:t>
      </w:r>
      <w:r>
        <w:rPr>
          <w:sz w:val="24"/>
          <w:szCs w:val="24"/>
        </w:rPr>
        <w:t xml:space="preserve"> baby girl. I told Jamie that I was just delivering the flowers that the “Heavenly Father” had ordered for her. </w:t>
      </w:r>
    </w:p>
    <w:p w14:paraId="47F10126" w14:textId="77777777" w:rsidR="004C7204" w:rsidRDefault="004C7204" w:rsidP="004C7204">
      <w:pPr>
        <w:spacing w:after="146" w:line="268" w:lineRule="auto"/>
        <w:ind w:left="-15" w:right="10" w:firstLine="711"/>
        <w:jc w:val="both"/>
        <w:rPr>
          <w:sz w:val="24"/>
          <w:szCs w:val="24"/>
        </w:rPr>
      </w:pPr>
      <w:r w:rsidRPr="00181CB1">
        <w:rPr>
          <w:sz w:val="24"/>
          <w:szCs w:val="24"/>
        </w:rPr>
        <w:t xml:space="preserve">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03C5DC6F" w14:textId="77777777" w:rsidR="004C7204" w:rsidRDefault="004C7204" w:rsidP="004C7204">
      <w:pPr>
        <w:spacing w:after="5" w:line="252" w:lineRule="auto"/>
        <w:ind w:left="25" w:right="28" w:hanging="6"/>
        <w:jc w:val="center"/>
        <w:rPr>
          <w:b/>
          <w:sz w:val="24"/>
          <w:szCs w:val="24"/>
        </w:rPr>
      </w:pPr>
      <w:r w:rsidRPr="00B50A31">
        <w:rPr>
          <w:b/>
          <w:sz w:val="24"/>
          <w:szCs w:val="24"/>
        </w:rPr>
        <w:t xml:space="preserve">Psalms 45:10-11  </w:t>
      </w:r>
    </w:p>
    <w:p w14:paraId="58A648B1" w14:textId="77777777" w:rsidR="004C7204" w:rsidRPr="00B50A31" w:rsidRDefault="004C7204" w:rsidP="004C7204">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Listen, O princess!</w:t>
      </w:r>
      <w:r w:rsidRPr="00B50A31">
        <w:rPr>
          <w:rStyle w:val="apple-converted-space"/>
          <w:rFonts w:asciiTheme="minorHAnsi" w:eastAsiaTheme="majorEastAsia" w:hAnsiTheme="minorHAnsi" w:cstheme="minorHAnsi"/>
          <w:b/>
          <w:i/>
          <w:color w:val="000000"/>
          <w:vertAlign w:val="superscript"/>
        </w:rPr>
        <w:t> </w:t>
      </w:r>
      <w:bookmarkStart w:id="1373" w:name="v34"/>
      <w:r w:rsidRPr="00B50A31">
        <w:rPr>
          <w:rFonts w:asciiTheme="minorHAnsi" w:hAnsiTheme="minorHAnsi" w:cstheme="minorHAnsi"/>
          <w:b/>
          <w:i/>
          <w:color w:val="000000"/>
          <w:vertAlign w:val="superscript"/>
        </w:rPr>
        <w:fldChar w:fldCharType="begin"/>
      </w:r>
      <w:r w:rsidRPr="00B50A31">
        <w:rPr>
          <w:rFonts w:asciiTheme="minorHAnsi" w:hAnsiTheme="minorHAnsi" w:cstheme="minorHAnsi"/>
          <w:b/>
          <w:i/>
          <w:color w:val="000000"/>
          <w:vertAlign w:val="superscript"/>
        </w:rPr>
        <w:instrText xml:space="preserve"> HYPERLINK "http://classic.net.bible.org/bible.php?book=Psa&amp;chapter=45" \l "n34" </w:instrText>
      </w:r>
      <w:r w:rsidRPr="00B50A31">
        <w:rPr>
          <w:rFonts w:asciiTheme="minorHAnsi" w:hAnsiTheme="minorHAnsi" w:cstheme="minorHAnsi"/>
          <w:b/>
          <w:i/>
          <w:color w:val="000000"/>
          <w:vertAlign w:val="superscript"/>
        </w:rPr>
        <w:fldChar w:fldCharType="end"/>
      </w:r>
      <w:bookmarkEnd w:id="1373"/>
      <w:r w:rsidRPr="00B50A31">
        <w:rPr>
          <w:rFonts w:asciiTheme="minorHAnsi" w:hAnsiTheme="minorHAnsi" w:cstheme="minorHAnsi"/>
          <w:b/>
          <w:i/>
          <w:color w:val="000000"/>
        </w:rPr>
        <w:t>Observe and pay attention!</w:t>
      </w:r>
      <w:r w:rsidRPr="00B50A31">
        <w:rPr>
          <w:rStyle w:val="apple-converted-space"/>
          <w:rFonts w:asciiTheme="minorHAnsi" w:eastAsiaTheme="majorEastAsia" w:hAnsiTheme="minorHAnsi" w:cstheme="minorHAnsi"/>
          <w:b/>
          <w:i/>
          <w:color w:val="000000"/>
          <w:vertAlign w:val="superscript"/>
        </w:rPr>
        <w:t> </w:t>
      </w:r>
      <w:hyperlink r:id="rId114" w:anchor="n35" w:history="1"/>
      <w:r w:rsidRPr="00B50A31">
        <w:rPr>
          <w:rFonts w:asciiTheme="minorHAnsi" w:hAnsiTheme="minorHAnsi" w:cstheme="minorHAnsi"/>
          <w:b/>
          <w:i/>
          <w:color w:val="000000"/>
        </w:rPr>
        <w:t>Forget your homeland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and your family!</w:t>
      </w:r>
      <w:r w:rsidRPr="00B50A31">
        <w:rPr>
          <w:rStyle w:val="apple-converted-space"/>
          <w:rFonts w:asciiTheme="minorHAnsi" w:eastAsiaTheme="majorEastAsia" w:hAnsiTheme="minorHAnsi" w:cstheme="minorHAnsi"/>
          <w:b/>
          <w:i/>
          <w:color w:val="000000"/>
          <w:vertAlign w:val="superscript"/>
        </w:rPr>
        <w:t> </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Then</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the king will be attracted by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your beauty.</w:t>
      </w:r>
    </w:p>
    <w:p w14:paraId="7E3F9B3E" w14:textId="77777777" w:rsidR="004C7204" w:rsidRPr="00B50A31" w:rsidRDefault="004C7204" w:rsidP="004C7204">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After all, he is your master! Submit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to him!</w:t>
      </w:r>
    </w:p>
    <w:p w14:paraId="69339DC5" w14:textId="77777777" w:rsidR="004C7204" w:rsidRPr="00181CB1" w:rsidRDefault="004C7204" w:rsidP="004C7204">
      <w:pPr>
        <w:spacing w:after="0"/>
        <w:rPr>
          <w:sz w:val="24"/>
          <w:szCs w:val="24"/>
        </w:rPr>
      </w:pPr>
    </w:p>
    <w:p w14:paraId="7C387F55" w14:textId="77777777" w:rsidR="00F04664" w:rsidRDefault="004C7204" w:rsidP="004C7204">
      <w:pPr>
        <w:spacing w:after="7"/>
        <w:ind w:left="-15" w:right="6" w:firstLine="721"/>
        <w:jc w:val="both"/>
        <w:rPr>
          <w:rFonts w:asciiTheme="minorHAnsi" w:hAnsiTheme="minorHAnsi" w:cstheme="minorHAnsi"/>
          <w:sz w:val="24"/>
          <w:szCs w:val="24"/>
        </w:rPr>
      </w:pPr>
      <w:r w:rsidRPr="00181CB1">
        <w:rPr>
          <w:rFonts w:asciiTheme="minorHAnsi" w:hAnsiTheme="minorHAnsi" w:cstheme="minorHAnsi"/>
          <w:sz w:val="24"/>
          <w:szCs w:val="24"/>
        </w:rPr>
        <w:t>This Psalm was composed for the King on His wedding day. (Don’t forget, the Father gets to pick the bride for His Son.) Hebrews chapter one, ascribes this passage to the Lord Jesus, and if you are the bride of Christ, then I believe these words certainly can apply to you</w:t>
      </w:r>
      <w:r>
        <w:rPr>
          <w:rFonts w:asciiTheme="minorHAnsi" w:hAnsiTheme="minorHAnsi" w:cstheme="minorHAnsi"/>
          <w:sz w:val="24"/>
          <w:szCs w:val="24"/>
        </w:rPr>
        <w:t>.</w:t>
      </w:r>
      <w:r w:rsidRPr="00181CB1">
        <w:rPr>
          <w:rFonts w:asciiTheme="minorHAnsi" w:hAnsiTheme="minorHAnsi" w:cstheme="minorHAnsi"/>
          <w:sz w:val="24"/>
          <w:szCs w:val="24"/>
        </w:rPr>
        <w:t xml:space="preserve"> </w:t>
      </w:r>
    </w:p>
    <w:p w14:paraId="1E79C7E2" w14:textId="77777777" w:rsidR="00F04664" w:rsidRDefault="00F04664" w:rsidP="004C7204">
      <w:pPr>
        <w:spacing w:after="7"/>
        <w:ind w:left="-15" w:right="6" w:firstLine="721"/>
        <w:jc w:val="both"/>
        <w:rPr>
          <w:rFonts w:asciiTheme="minorHAnsi" w:hAnsiTheme="minorHAnsi" w:cstheme="minorHAnsi"/>
          <w:sz w:val="24"/>
          <w:szCs w:val="24"/>
        </w:rPr>
      </w:pPr>
    </w:p>
    <w:p w14:paraId="40F5E113" w14:textId="77777777" w:rsidR="00F7033D" w:rsidRDefault="004C7204" w:rsidP="004C7204">
      <w:pPr>
        <w:spacing w:after="7"/>
        <w:ind w:left="-15" w:right="6" w:firstLine="721"/>
        <w:jc w:val="both"/>
        <w:rPr>
          <w:sz w:val="24"/>
          <w:szCs w:val="24"/>
        </w:rPr>
      </w:pPr>
      <w:r w:rsidRPr="00181CB1">
        <w:rPr>
          <w:rFonts w:asciiTheme="minorHAnsi" w:hAnsiTheme="minorHAnsi" w:cstheme="minorHAnsi"/>
          <w:sz w:val="24"/>
          <w:szCs w:val="24"/>
        </w:rPr>
        <w:t xml:space="preserve">As a fitting conclusion to this lesson, if possible, please go to YouTube and listen to this song by Chris Tomlin entitled: “Good </w:t>
      </w:r>
      <w:proofErr w:type="spellStart"/>
      <w:r w:rsidRPr="00181CB1">
        <w:rPr>
          <w:rFonts w:asciiTheme="minorHAnsi" w:hAnsiTheme="minorHAnsi" w:cstheme="minorHAnsi"/>
          <w:sz w:val="24"/>
          <w:szCs w:val="24"/>
        </w:rPr>
        <w:t>Good</w:t>
      </w:r>
      <w:proofErr w:type="spellEnd"/>
      <w:r w:rsidRPr="00181CB1">
        <w:rPr>
          <w:rFonts w:asciiTheme="minorHAnsi" w:hAnsiTheme="minorHAnsi" w:cstheme="minorHAnsi"/>
          <w:sz w:val="24"/>
          <w:szCs w:val="24"/>
        </w:rPr>
        <w:t xml:space="preserve"> Father.” I hope this lesson has properly introduced you to God who is the perfect Father. In fact, He is the Daddy of our dreams. We are not fatherless. We </w:t>
      </w:r>
      <w:r w:rsidRPr="00181CB1">
        <w:rPr>
          <w:rFonts w:asciiTheme="minorHAnsi" w:hAnsiTheme="minorHAnsi" w:cstheme="minorHAnsi"/>
          <w:noProof/>
          <w:sz w:val="24"/>
          <w:szCs w:val="24"/>
        </w:rPr>
        <w:t>never have</w:t>
      </w:r>
      <w:r w:rsidRPr="00181CB1">
        <w:rPr>
          <w:rFonts w:asciiTheme="minorHAnsi" w:hAnsiTheme="minorHAnsi" w:cstheme="minorHAnsi"/>
          <w:sz w:val="24"/>
          <w:szCs w:val="24"/>
        </w:rPr>
        <w:t xml:space="preserve"> been - we just never Knew </w:t>
      </w:r>
      <w:r>
        <w:rPr>
          <w:rFonts w:asciiTheme="minorHAnsi" w:hAnsiTheme="minorHAnsi" w:cstheme="minorHAnsi"/>
          <w:sz w:val="24"/>
          <w:szCs w:val="24"/>
        </w:rPr>
        <w:t>w</w:t>
      </w:r>
      <w:r w:rsidRPr="00181CB1">
        <w:rPr>
          <w:rFonts w:asciiTheme="minorHAnsi" w:hAnsiTheme="minorHAnsi" w:cstheme="minorHAnsi"/>
          <w:sz w:val="24"/>
          <w:szCs w:val="24"/>
        </w:rPr>
        <w:t xml:space="preserve">ho He was. He loves us, knows us personally and intimately…. He’s a good Father, but even more…. He’s our </w:t>
      </w:r>
      <w:r w:rsidRPr="00181CB1">
        <w:rPr>
          <w:rFonts w:asciiTheme="minorHAnsi" w:hAnsiTheme="minorHAnsi" w:cstheme="minorHAnsi"/>
          <w:i/>
          <w:sz w:val="24"/>
          <w:szCs w:val="24"/>
        </w:rPr>
        <w:t>Daddy.</w:t>
      </w:r>
    </w:p>
    <w:p w14:paraId="33C863AE" w14:textId="77777777" w:rsidR="00F7033D" w:rsidRDefault="00F7033D" w:rsidP="00F7033D">
      <w:pPr>
        <w:spacing w:after="7"/>
        <w:ind w:left="-15" w:right="6" w:firstLine="721"/>
        <w:jc w:val="both"/>
        <w:rPr>
          <w:sz w:val="24"/>
          <w:szCs w:val="24"/>
        </w:rPr>
      </w:pPr>
    </w:p>
    <w:p w14:paraId="29A4D285" w14:textId="77777777" w:rsidR="00F7033D" w:rsidRDefault="00F7033D" w:rsidP="00F7033D">
      <w:pPr>
        <w:spacing w:after="7"/>
        <w:ind w:left="-15" w:right="6" w:firstLine="721"/>
        <w:jc w:val="both"/>
        <w:rPr>
          <w:sz w:val="24"/>
          <w:szCs w:val="24"/>
        </w:rPr>
      </w:pPr>
    </w:p>
    <w:p w14:paraId="332CF6A8" w14:textId="77777777" w:rsidR="00F7033D" w:rsidRDefault="00F7033D" w:rsidP="00F7033D">
      <w:pPr>
        <w:spacing w:after="7"/>
        <w:ind w:left="-15" w:right="6" w:firstLine="721"/>
        <w:jc w:val="both"/>
        <w:rPr>
          <w:sz w:val="24"/>
          <w:szCs w:val="24"/>
        </w:rPr>
      </w:pPr>
    </w:p>
    <w:p w14:paraId="5EFF69AA" w14:textId="77777777" w:rsidR="00F7033D" w:rsidRDefault="00F7033D" w:rsidP="00F7033D">
      <w:pPr>
        <w:spacing w:after="7"/>
        <w:ind w:left="-15" w:right="6" w:firstLine="721"/>
        <w:jc w:val="both"/>
        <w:rPr>
          <w:sz w:val="24"/>
          <w:szCs w:val="24"/>
        </w:rPr>
      </w:pPr>
    </w:p>
    <w:p w14:paraId="07858869" w14:textId="77777777" w:rsidR="00F7033D" w:rsidRDefault="00F7033D" w:rsidP="00F7033D">
      <w:pPr>
        <w:spacing w:after="7"/>
        <w:ind w:left="-15" w:right="6" w:firstLine="721"/>
        <w:jc w:val="both"/>
        <w:rPr>
          <w:sz w:val="24"/>
          <w:szCs w:val="24"/>
        </w:rPr>
      </w:pPr>
    </w:p>
    <w:p w14:paraId="28CEDBF8" w14:textId="77777777" w:rsidR="00F7033D" w:rsidRDefault="00F7033D" w:rsidP="00F7033D">
      <w:pPr>
        <w:spacing w:after="7"/>
        <w:ind w:left="-15" w:right="6" w:firstLine="721"/>
        <w:jc w:val="both"/>
        <w:rPr>
          <w:sz w:val="24"/>
          <w:szCs w:val="24"/>
        </w:rPr>
      </w:pPr>
    </w:p>
    <w:p w14:paraId="22D978EF" w14:textId="77777777" w:rsidR="00F7033D" w:rsidRDefault="00F7033D" w:rsidP="00F7033D">
      <w:pPr>
        <w:spacing w:after="7"/>
        <w:ind w:left="-15" w:right="6" w:firstLine="721"/>
        <w:jc w:val="both"/>
        <w:rPr>
          <w:sz w:val="24"/>
          <w:szCs w:val="24"/>
        </w:rPr>
      </w:pPr>
    </w:p>
    <w:p w14:paraId="0C013960" w14:textId="77777777" w:rsidR="00F7033D" w:rsidRDefault="00F7033D" w:rsidP="00F7033D">
      <w:pPr>
        <w:spacing w:after="7"/>
        <w:ind w:left="-15" w:right="6" w:firstLine="721"/>
        <w:jc w:val="both"/>
        <w:rPr>
          <w:sz w:val="24"/>
          <w:szCs w:val="24"/>
        </w:rPr>
      </w:pPr>
    </w:p>
    <w:p w14:paraId="2602D578" w14:textId="77777777" w:rsidR="00F7033D" w:rsidRDefault="00F7033D" w:rsidP="00F7033D">
      <w:pPr>
        <w:spacing w:after="7"/>
        <w:ind w:left="-15" w:right="6" w:firstLine="721"/>
        <w:jc w:val="both"/>
        <w:rPr>
          <w:sz w:val="24"/>
          <w:szCs w:val="24"/>
        </w:rPr>
      </w:pPr>
    </w:p>
    <w:p w14:paraId="55C41BE8" w14:textId="77777777" w:rsidR="00F7033D" w:rsidRDefault="00F7033D" w:rsidP="00F7033D">
      <w:pPr>
        <w:spacing w:after="7"/>
        <w:ind w:left="-15" w:right="6" w:firstLine="721"/>
        <w:jc w:val="both"/>
        <w:rPr>
          <w:sz w:val="24"/>
          <w:szCs w:val="24"/>
        </w:rPr>
      </w:pPr>
    </w:p>
    <w:p w14:paraId="5F6F7FC7" w14:textId="77777777" w:rsidR="004C7204" w:rsidRDefault="004C7204" w:rsidP="00F7033D">
      <w:pPr>
        <w:spacing w:after="7"/>
        <w:ind w:left="-15" w:right="6" w:firstLine="721"/>
        <w:jc w:val="both"/>
        <w:rPr>
          <w:sz w:val="24"/>
          <w:szCs w:val="24"/>
        </w:rPr>
      </w:pPr>
    </w:p>
    <w:p w14:paraId="5385CFBB" w14:textId="77777777" w:rsidR="00F7033D" w:rsidRDefault="00F7033D" w:rsidP="00F7033D">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4F7F1BFD"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What does the name Father mean to you, and how do you feel about God being a Father? ______________________________________________</w:t>
      </w:r>
      <w:r>
        <w:rPr>
          <w:sz w:val="24"/>
          <w:szCs w:val="24"/>
        </w:rPr>
        <w:t>__________________________</w:t>
      </w:r>
    </w:p>
    <w:p w14:paraId="5A6197B1"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Were you, or anyone close to you, adopted? ___________________________________________</w:t>
      </w:r>
      <w:r>
        <w:rPr>
          <w:sz w:val="24"/>
          <w:szCs w:val="24"/>
        </w:rPr>
        <w:t>_____________________________</w:t>
      </w:r>
    </w:p>
    <w:p w14:paraId="6D0558E2"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 xml:space="preserve"> If so, then describe ways that this has impacted your or their lives. ________________________</w:t>
      </w:r>
      <w:r>
        <w:rPr>
          <w:sz w:val="24"/>
          <w:szCs w:val="24"/>
        </w:rPr>
        <w:t>________________________________________________</w:t>
      </w:r>
    </w:p>
    <w:p w14:paraId="012FD269"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How does God feel about widows and orphans? ________________________________________</w:t>
      </w:r>
      <w:r>
        <w:rPr>
          <w:sz w:val="24"/>
          <w:szCs w:val="24"/>
        </w:rPr>
        <w:t>________________________________</w:t>
      </w:r>
    </w:p>
    <w:p w14:paraId="22A7C6CF"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 xml:space="preserve"> Read the following passages and then paraphrase a statement on each. (James 1:27; Psalms 68:5-6; Isaiah 1:17; Jeremiah 23:3) ______________________________________________________</w:t>
      </w:r>
      <w:r>
        <w:rPr>
          <w:sz w:val="24"/>
          <w:szCs w:val="24"/>
        </w:rPr>
        <w:t>__________________</w:t>
      </w:r>
    </w:p>
    <w:p w14:paraId="1982C3AD" w14:textId="77777777" w:rsidR="00F7033D" w:rsidRPr="00181CB1" w:rsidRDefault="00F7033D" w:rsidP="00EF73C9">
      <w:pPr>
        <w:pStyle w:val="ListParagraph"/>
        <w:numPr>
          <w:ilvl w:val="0"/>
          <w:numId w:val="47"/>
        </w:numPr>
        <w:spacing w:after="7"/>
        <w:ind w:right="6"/>
        <w:rPr>
          <w:sz w:val="24"/>
          <w:szCs w:val="24"/>
        </w:rPr>
      </w:pPr>
      <w:r w:rsidRPr="00181CB1">
        <w:rPr>
          <w:sz w:val="24"/>
          <w:szCs w:val="24"/>
        </w:rPr>
        <w:t>Have you ever felt that you had to earn God’s love? ____________________________________</w:t>
      </w:r>
      <w:r>
        <w:rPr>
          <w:sz w:val="24"/>
          <w:szCs w:val="24"/>
        </w:rPr>
        <w:t>____________________________________</w:t>
      </w:r>
    </w:p>
    <w:p w14:paraId="489985F9"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If so, how do you relate to God when you sin? Do you hide from Him?</w:t>
      </w:r>
      <w:r>
        <w:rPr>
          <w:sz w:val="24"/>
          <w:szCs w:val="24"/>
        </w:rPr>
        <w:t xml:space="preserve"> _______________</w:t>
      </w:r>
    </w:p>
    <w:p w14:paraId="44B5738A"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 xml:space="preserve"> Read Ephesians 1:4-5 (NIV) and fill in the blanks: “In _________ He predestined us to be ____________as His sons through Jesus Christ.”</w:t>
      </w:r>
    </w:p>
    <w:p w14:paraId="001E61A2"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 xml:space="preserve"> In the last words of the Old Testament, the Lord speaks to the issue of fathers and their children. </w:t>
      </w:r>
      <w:r>
        <w:rPr>
          <w:sz w:val="24"/>
          <w:szCs w:val="24"/>
        </w:rPr>
        <w:t xml:space="preserve"> ________________________________________________________________</w:t>
      </w:r>
    </w:p>
    <w:p w14:paraId="289437EE" w14:textId="77777777" w:rsidR="00F7033D" w:rsidRPr="00181CB1" w:rsidRDefault="00F7033D" w:rsidP="00EF73C9">
      <w:pPr>
        <w:pStyle w:val="ListParagraph"/>
        <w:numPr>
          <w:ilvl w:val="0"/>
          <w:numId w:val="47"/>
        </w:numPr>
        <w:spacing w:after="7"/>
        <w:ind w:right="6"/>
        <w:jc w:val="both"/>
        <w:rPr>
          <w:sz w:val="24"/>
          <w:szCs w:val="24"/>
        </w:rPr>
      </w:pPr>
      <w:r w:rsidRPr="00181CB1">
        <w:rPr>
          <w:sz w:val="24"/>
          <w:szCs w:val="24"/>
        </w:rPr>
        <w:t>Read Malachi 4:6 and write in your own words how the Father feels about fathers who leave their children and also what is it He desire for the relationship between fathers and their children?</w:t>
      </w:r>
      <w:r>
        <w:rPr>
          <w:sz w:val="24"/>
          <w:szCs w:val="24"/>
        </w:rPr>
        <w:t xml:space="preserve"> ____________________________________________________________</w:t>
      </w:r>
    </w:p>
    <w:p w14:paraId="59326227" w14:textId="77777777" w:rsidR="0070448C" w:rsidRPr="009C568F" w:rsidRDefault="004C601A" w:rsidP="00EF73C9">
      <w:pPr>
        <w:pStyle w:val="ListParagraph"/>
        <w:numPr>
          <w:ilvl w:val="0"/>
          <w:numId w:val="47"/>
        </w:numPr>
        <w:spacing w:after="7"/>
        <w:ind w:right="6"/>
        <w:jc w:val="both"/>
        <w:rPr>
          <w:sz w:val="24"/>
          <w:szCs w:val="24"/>
        </w:rPr>
      </w:pPr>
      <w:r w:rsidRPr="009C568F">
        <w:rPr>
          <w:sz w:val="24"/>
          <w:szCs w:val="24"/>
        </w:rPr>
        <w:t xml:space="preserve">From Exodus 20:1-6, what do you think is meant by the sins of the fathers being </w:t>
      </w:r>
    </w:p>
    <w:p w14:paraId="7CEC5F56" w14:textId="77777777" w:rsidR="004C601A" w:rsidRPr="002D3161" w:rsidRDefault="00AE50B0" w:rsidP="0070448C">
      <w:pPr>
        <w:pStyle w:val="ListParagraph"/>
        <w:ind w:left="1080"/>
        <w:rPr>
          <w:sz w:val="24"/>
          <w:szCs w:val="24"/>
        </w:rPr>
      </w:pPr>
      <w:r>
        <w:rPr>
          <w:sz w:val="24"/>
          <w:szCs w:val="24"/>
        </w:rPr>
        <w:t>v</w:t>
      </w:r>
      <w:r w:rsidR="004C601A" w:rsidRPr="5897EC05">
        <w:rPr>
          <w:sz w:val="24"/>
          <w:szCs w:val="24"/>
        </w:rPr>
        <w:t>isited (KJV) upon the children to the third and fourth generation?</w:t>
      </w:r>
      <w:r>
        <w:rPr>
          <w:sz w:val="24"/>
          <w:szCs w:val="24"/>
        </w:rPr>
        <w:t xml:space="preserve"> ______________</w:t>
      </w:r>
      <w:r w:rsidR="002D3161">
        <w:rPr>
          <w:sz w:val="24"/>
          <w:szCs w:val="24"/>
        </w:rPr>
        <w:t xml:space="preserve"> _________________</w:t>
      </w:r>
      <w:r w:rsidR="0070448C">
        <w:rPr>
          <w:sz w:val="24"/>
          <w:szCs w:val="24"/>
        </w:rPr>
        <w:t>____________________________________________________</w:t>
      </w:r>
      <w:r w:rsidR="004C601A" w:rsidRPr="002D3161">
        <w:rPr>
          <w:sz w:val="24"/>
          <w:szCs w:val="24"/>
        </w:rPr>
        <w:t xml:space="preserve"> _____________________________________________________________________</w:t>
      </w:r>
    </w:p>
    <w:p w14:paraId="13125909" w14:textId="77777777" w:rsidR="004C601A" w:rsidRPr="009C568F" w:rsidRDefault="004C601A" w:rsidP="00EF73C9">
      <w:pPr>
        <w:pStyle w:val="ListParagraph"/>
        <w:numPr>
          <w:ilvl w:val="0"/>
          <w:numId w:val="47"/>
        </w:numPr>
        <w:jc w:val="both"/>
        <w:rPr>
          <w:sz w:val="24"/>
          <w:szCs w:val="24"/>
        </w:rPr>
      </w:pPr>
      <w:r w:rsidRPr="009C568F">
        <w:rPr>
          <w:sz w:val="24"/>
          <w:szCs w:val="24"/>
        </w:rPr>
        <w:t>When God said</w:t>
      </w:r>
      <w:r w:rsidR="00622ECD" w:rsidRPr="009C568F">
        <w:rPr>
          <w:sz w:val="24"/>
          <w:szCs w:val="24"/>
        </w:rPr>
        <w:t>,</w:t>
      </w:r>
      <w:r w:rsidRPr="009C568F">
        <w:rPr>
          <w:sz w:val="24"/>
          <w:szCs w:val="24"/>
        </w:rPr>
        <w:t xml:space="preserve"> He would show His love to a thousand generations, it was contingent upon two things. What are they? (Exodus 20:1-6) ____________________________</w:t>
      </w:r>
    </w:p>
    <w:p w14:paraId="41EE6C3C" w14:textId="77777777" w:rsidR="004C601A" w:rsidRDefault="004C601A" w:rsidP="00EF73C9">
      <w:pPr>
        <w:pStyle w:val="ListParagraph"/>
        <w:numPr>
          <w:ilvl w:val="0"/>
          <w:numId w:val="47"/>
        </w:numPr>
        <w:jc w:val="both"/>
        <w:rPr>
          <w:sz w:val="24"/>
          <w:szCs w:val="24"/>
        </w:rPr>
      </w:pPr>
      <w:r w:rsidRPr="5897EC05">
        <w:rPr>
          <w:sz w:val="24"/>
          <w:szCs w:val="24"/>
        </w:rPr>
        <w:t>Can you think of anyone who needs to hear this truth? Would you prayerfully consider sharing this with them?</w:t>
      </w:r>
      <w:r>
        <w:rPr>
          <w:sz w:val="24"/>
          <w:szCs w:val="24"/>
        </w:rPr>
        <w:t xml:space="preserve"> __________________________________________</w:t>
      </w:r>
    </w:p>
    <w:p w14:paraId="72BB1BF3" w14:textId="77777777" w:rsidR="002D3161" w:rsidRDefault="004C601A" w:rsidP="00EF73C9">
      <w:pPr>
        <w:pStyle w:val="ListParagraph"/>
        <w:numPr>
          <w:ilvl w:val="0"/>
          <w:numId w:val="47"/>
        </w:numPr>
        <w:jc w:val="both"/>
        <w:rPr>
          <w:sz w:val="24"/>
          <w:szCs w:val="24"/>
        </w:rPr>
      </w:pPr>
      <w:r>
        <w:rPr>
          <w:sz w:val="24"/>
          <w:szCs w:val="24"/>
        </w:rPr>
        <w:t>Jesus came to redeem us from the “empty way of</w:t>
      </w:r>
      <w:r w:rsidR="009C568F">
        <w:rPr>
          <w:sz w:val="24"/>
          <w:szCs w:val="24"/>
        </w:rPr>
        <w:t xml:space="preserve"> life” handed down from our </w:t>
      </w:r>
      <w:r w:rsidR="00416D70">
        <w:rPr>
          <w:sz w:val="24"/>
          <w:szCs w:val="24"/>
        </w:rPr>
        <w:t>forefathers</w:t>
      </w:r>
      <w:r>
        <w:rPr>
          <w:sz w:val="24"/>
          <w:szCs w:val="24"/>
        </w:rPr>
        <w:t>. What kind of “hand-me-downs’ did you get?</w:t>
      </w:r>
      <w:r w:rsidR="002D3161">
        <w:rPr>
          <w:sz w:val="24"/>
          <w:szCs w:val="24"/>
        </w:rPr>
        <w:t xml:space="preserve"> ______________________</w:t>
      </w:r>
      <w:r w:rsidR="009C568F">
        <w:rPr>
          <w:sz w:val="24"/>
          <w:szCs w:val="24"/>
        </w:rPr>
        <w:t>______________</w:t>
      </w:r>
    </w:p>
    <w:p w14:paraId="0F2C3789" w14:textId="77777777" w:rsidR="004C601A" w:rsidRDefault="004C601A" w:rsidP="002D3161">
      <w:pPr>
        <w:pStyle w:val="ListParagraph"/>
        <w:ind w:left="1080"/>
        <w:jc w:val="both"/>
        <w:rPr>
          <w:sz w:val="24"/>
          <w:szCs w:val="24"/>
        </w:rPr>
      </w:pPr>
      <w:r w:rsidRPr="002D3161">
        <w:rPr>
          <w:sz w:val="24"/>
          <w:szCs w:val="24"/>
        </w:rPr>
        <w:t>_____________________________________________________________________</w:t>
      </w:r>
    </w:p>
    <w:p w14:paraId="2E5B38CB" w14:textId="77777777" w:rsidR="009C568F" w:rsidRDefault="009C568F" w:rsidP="002D3161">
      <w:pPr>
        <w:pStyle w:val="ListParagraph"/>
        <w:ind w:left="1080"/>
        <w:jc w:val="both"/>
        <w:rPr>
          <w:sz w:val="24"/>
          <w:szCs w:val="24"/>
        </w:rPr>
      </w:pPr>
    </w:p>
    <w:p w14:paraId="7C9E9C28" w14:textId="77777777" w:rsidR="009C568F" w:rsidRPr="002D3161" w:rsidRDefault="009C568F" w:rsidP="002D3161">
      <w:pPr>
        <w:pStyle w:val="ListParagraph"/>
        <w:ind w:left="1080"/>
        <w:jc w:val="both"/>
        <w:rPr>
          <w:sz w:val="24"/>
          <w:szCs w:val="24"/>
        </w:rPr>
      </w:pPr>
    </w:p>
    <w:p w14:paraId="6BD9B79E" w14:textId="77777777" w:rsidR="004C1DE5" w:rsidRDefault="004C1DE5" w:rsidP="001673C0">
      <w:pPr>
        <w:pStyle w:val="Heading2"/>
      </w:pPr>
      <w:r w:rsidRPr="5897EC05">
        <w:t xml:space="preserve">Think </w:t>
      </w:r>
      <w:r w:rsidR="001C1FA3">
        <w:t>o</w:t>
      </w:r>
      <w:r w:rsidRPr="5897EC05">
        <w:t>n These Things</w:t>
      </w:r>
    </w:p>
    <w:p w14:paraId="1A6629CD" w14:textId="77777777" w:rsidR="00AE50B0" w:rsidRDefault="004C1DE5" w:rsidP="004C1DE5">
      <w:pPr>
        <w:ind w:firstLine="720"/>
        <w:jc w:val="both"/>
        <w:rPr>
          <w:sz w:val="24"/>
          <w:szCs w:val="24"/>
        </w:rPr>
      </w:pPr>
      <w:r w:rsidRPr="00C8057F">
        <w:rPr>
          <w:sz w:val="24"/>
          <w:szCs w:val="24"/>
        </w:rPr>
        <w:t xml:space="preserve">Did you learn something new?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r w:rsidRPr="004C1DE5">
        <w:rPr>
          <w:sz w:val="24"/>
          <w:szCs w:val="24"/>
        </w:rPr>
        <w:t xml:space="preserve"> </w:t>
      </w:r>
      <w:r>
        <w:rPr>
          <w:sz w:val="24"/>
          <w:szCs w:val="24"/>
        </w:rPr>
        <w:t>How d</w:t>
      </w:r>
      <w:r w:rsidRPr="00C8057F">
        <w:rPr>
          <w:sz w:val="24"/>
          <w:szCs w:val="24"/>
        </w:rPr>
        <w:t xml:space="preserve">id the Lord speak personally to you through this </w:t>
      </w:r>
      <w:r>
        <w:rPr>
          <w:sz w:val="24"/>
          <w:szCs w:val="24"/>
        </w:rPr>
        <w:t>lesson</w:t>
      </w:r>
      <w:r w:rsidRPr="00C8057F">
        <w:rPr>
          <w:sz w:val="24"/>
          <w:szCs w:val="24"/>
        </w:rPr>
        <w:t xml:space="preserve">? </w:t>
      </w:r>
      <w:r>
        <w:rPr>
          <w:sz w:val="24"/>
          <w:szCs w:val="24"/>
        </w:rPr>
        <w:t xml:space="preserve"> What action will you take in obedience to God’s voice?</w:t>
      </w:r>
      <w:r w:rsidR="00AE50B0">
        <w:rPr>
          <w:sz w:val="24"/>
          <w:szCs w:val="24"/>
        </w:rPr>
        <w:t xml:space="preserve"> __________________________________________________ ______________________________________________________________________________</w:t>
      </w:r>
    </w:p>
    <w:p w14:paraId="5C5E6B9F" w14:textId="77777777" w:rsidR="004C601A" w:rsidRDefault="004C601A" w:rsidP="00A6118D">
      <w:pPr>
        <w:jc w:val="center"/>
        <w:rPr>
          <w:b/>
          <w:bCs/>
          <w:iCs/>
          <w:sz w:val="28"/>
          <w:szCs w:val="28"/>
        </w:rPr>
      </w:pPr>
      <w:bookmarkStart w:id="1374" w:name="_Toc450891717"/>
      <w:r>
        <w:rPr>
          <w:b/>
          <w:bCs/>
          <w:iCs/>
          <w:sz w:val="28"/>
          <w:szCs w:val="28"/>
        </w:rPr>
        <w:t>Memory Verse</w:t>
      </w:r>
      <w:r w:rsidR="00C720C8">
        <w:rPr>
          <w:b/>
          <w:bCs/>
          <w:iCs/>
          <w:sz w:val="28"/>
          <w:szCs w:val="28"/>
        </w:rPr>
        <w:t>s</w:t>
      </w:r>
      <w:bookmarkEnd w:id="1374"/>
    </w:p>
    <w:p w14:paraId="2D539DE9" w14:textId="77777777" w:rsidR="004C601A" w:rsidRPr="002D3161" w:rsidRDefault="004C601A" w:rsidP="004C601A">
      <w:pPr>
        <w:pStyle w:val="ListParagraph"/>
        <w:ind w:left="0"/>
        <w:jc w:val="center"/>
        <w:rPr>
          <w:b/>
          <w:sz w:val="24"/>
          <w:szCs w:val="24"/>
        </w:rPr>
      </w:pPr>
      <w:r w:rsidRPr="002D3161">
        <w:rPr>
          <w:b/>
          <w:bCs/>
          <w:iCs/>
          <w:sz w:val="24"/>
          <w:szCs w:val="24"/>
        </w:rPr>
        <w:t>1 Peter 1:18-19 (NASB)</w:t>
      </w:r>
    </w:p>
    <w:p w14:paraId="7BDDC3BD" w14:textId="77777777" w:rsidR="0034766B" w:rsidRDefault="004C601A" w:rsidP="004C601A">
      <w:pPr>
        <w:pStyle w:val="ListParagraph"/>
        <w:ind w:left="0"/>
        <w:jc w:val="center"/>
        <w:rPr>
          <w:b/>
          <w:bCs/>
          <w:i/>
          <w:iCs/>
          <w:sz w:val="24"/>
          <w:szCs w:val="24"/>
        </w:rPr>
      </w:pPr>
      <w:r w:rsidRPr="5897EC05">
        <w:rPr>
          <w:b/>
          <w:bCs/>
          <w:i/>
          <w:iCs/>
          <w:sz w:val="24"/>
          <w:szCs w:val="24"/>
        </w:rPr>
        <w:t xml:space="preserve">Knowing that you were not redeemed with perishable things like silver or gold </w:t>
      </w:r>
    </w:p>
    <w:p w14:paraId="05AB3089" w14:textId="77777777" w:rsidR="0034766B" w:rsidRDefault="004C601A" w:rsidP="004C601A">
      <w:pPr>
        <w:pStyle w:val="ListParagraph"/>
        <w:ind w:left="0"/>
        <w:jc w:val="center"/>
        <w:rPr>
          <w:b/>
          <w:bCs/>
          <w:i/>
          <w:iCs/>
          <w:sz w:val="24"/>
          <w:szCs w:val="24"/>
        </w:rPr>
      </w:pPr>
      <w:r w:rsidRPr="5897EC05">
        <w:rPr>
          <w:b/>
          <w:bCs/>
          <w:i/>
          <w:iCs/>
          <w:sz w:val="24"/>
          <w:szCs w:val="24"/>
        </w:rPr>
        <w:t>from futile way of life inherited from your forefathers, but with precious blood,</w:t>
      </w:r>
    </w:p>
    <w:p w14:paraId="1371A973" w14:textId="77777777" w:rsidR="004C601A" w:rsidRDefault="004C601A" w:rsidP="004C601A">
      <w:pPr>
        <w:pStyle w:val="ListParagraph"/>
        <w:ind w:left="0"/>
        <w:jc w:val="center"/>
        <w:rPr>
          <w:b/>
          <w:bCs/>
          <w:i/>
          <w:iCs/>
          <w:sz w:val="24"/>
          <w:szCs w:val="24"/>
        </w:rPr>
      </w:pPr>
      <w:r w:rsidRPr="5897EC05">
        <w:rPr>
          <w:b/>
          <w:bCs/>
          <w:i/>
          <w:iCs/>
          <w:sz w:val="24"/>
          <w:szCs w:val="24"/>
        </w:rPr>
        <w:t xml:space="preserve"> as of a lamb unblemished and spotless, the blood of Christ.</w:t>
      </w:r>
    </w:p>
    <w:p w14:paraId="0A7E64AA" w14:textId="77777777" w:rsidR="00AE74A6" w:rsidRDefault="00AE74A6" w:rsidP="004C601A">
      <w:pPr>
        <w:pStyle w:val="ListParagraph"/>
        <w:ind w:left="0"/>
        <w:jc w:val="center"/>
        <w:rPr>
          <w:b/>
          <w:bCs/>
          <w:i/>
          <w:iCs/>
          <w:sz w:val="24"/>
          <w:szCs w:val="24"/>
        </w:rPr>
      </w:pPr>
    </w:p>
    <w:p w14:paraId="2DE896F7" w14:textId="77777777" w:rsidR="00AE74A6" w:rsidRDefault="00AE74A6" w:rsidP="004C601A">
      <w:pPr>
        <w:pStyle w:val="ListParagraph"/>
        <w:ind w:left="0"/>
        <w:jc w:val="center"/>
        <w:rPr>
          <w:b/>
          <w:bCs/>
          <w:i/>
          <w:iCs/>
          <w:sz w:val="24"/>
          <w:szCs w:val="24"/>
        </w:rPr>
      </w:pPr>
    </w:p>
    <w:p w14:paraId="4EF446F7" w14:textId="77777777" w:rsidR="00C66707" w:rsidRDefault="00C66707" w:rsidP="004C601A">
      <w:pPr>
        <w:pStyle w:val="ListParagraph"/>
        <w:ind w:left="0"/>
        <w:jc w:val="center"/>
        <w:rPr>
          <w:b/>
          <w:bCs/>
          <w:i/>
          <w:iCs/>
          <w:sz w:val="24"/>
          <w:szCs w:val="24"/>
        </w:rPr>
      </w:pPr>
    </w:p>
    <w:p w14:paraId="0C534547" w14:textId="77777777" w:rsidR="00C66707" w:rsidRDefault="00C66707" w:rsidP="004C601A">
      <w:pPr>
        <w:pStyle w:val="ListParagraph"/>
        <w:ind w:left="0"/>
        <w:jc w:val="center"/>
        <w:rPr>
          <w:b/>
          <w:bCs/>
          <w:i/>
          <w:iCs/>
          <w:sz w:val="24"/>
          <w:szCs w:val="24"/>
        </w:rPr>
      </w:pPr>
    </w:p>
    <w:p w14:paraId="71957C92" w14:textId="77777777" w:rsidR="00C66707" w:rsidRDefault="00C66707" w:rsidP="004C601A">
      <w:pPr>
        <w:pStyle w:val="ListParagraph"/>
        <w:ind w:left="0"/>
        <w:jc w:val="center"/>
        <w:rPr>
          <w:b/>
          <w:bCs/>
          <w:i/>
          <w:iCs/>
          <w:sz w:val="24"/>
          <w:szCs w:val="24"/>
        </w:rPr>
      </w:pPr>
    </w:p>
    <w:p w14:paraId="0ED8EDB2" w14:textId="77777777" w:rsidR="00C66707" w:rsidRDefault="00C66707" w:rsidP="004C601A">
      <w:pPr>
        <w:pStyle w:val="ListParagraph"/>
        <w:ind w:left="0"/>
        <w:jc w:val="center"/>
        <w:rPr>
          <w:b/>
          <w:bCs/>
          <w:i/>
          <w:iCs/>
          <w:sz w:val="24"/>
          <w:szCs w:val="24"/>
        </w:rPr>
      </w:pPr>
    </w:p>
    <w:p w14:paraId="3323747F" w14:textId="77777777" w:rsidR="00C66707" w:rsidRDefault="00C66707" w:rsidP="004C601A">
      <w:pPr>
        <w:pStyle w:val="ListParagraph"/>
        <w:ind w:left="0"/>
        <w:jc w:val="center"/>
        <w:rPr>
          <w:b/>
          <w:bCs/>
          <w:i/>
          <w:iCs/>
          <w:sz w:val="24"/>
          <w:szCs w:val="24"/>
        </w:rPr>
      </w:pPr>
    </w:p>
    <w:p w14:paraId="7238F3C4" w14:textId="77777777" w:rsidR="00BB578C" w:rsidRDefault="00BB578C" w:rsidP="004C601A">
      <w:pPr>
        <w:pStyle w:val="ListParagraph"/>
        <w:ind w:left="0"/>
        <w:jc w:val="center"/>
        <w:rPr>
          <w:b/>
          <w:bCs/>
          <w:i/>
          <w:iCs/>
          <w:sz w:val="24"/>
          <w:szCs w:val="24"/>
        </w:rPr>
      </w:pPr>
    </w:p>
    <w:p w14:paraId="0DEC98EC" w14:textId="77777777" w:rsidR="001F1743" w:rsidRDefault="001F1743" w:rsidP="004C601A">
      <w:pPr>
        <w:pStyle w:val="ListParagraph"/>
        <w:ind w:left="0"/>
        <w:jc w:val="center"/>
        <w:rPr>
          <w:b/>
          <w:bCs/>
          <w:i/>
          <w:iCs/>
          <w:sz w:val="24"/>
          <w:szCs w:val="24"/>
        </w:rPr>
      </w:pPr>
    </w:p>
    <w:p w14:paraId="48B34CCE" w14:textId="77777777" w:rsidR="001F1743" w:rsidRDefault="001F1743" w:rsidP="004C601A">
      <w:pPr>
        <w:pStyle w:val="ListParagraph"/>
        <w:ind w:left="0"/>
        <w:jc w:val="center"/>
        <w:rPr>
          <w:b/>
          <w:bCs/>
          <w:i/>
          <w:iCs/>
          <w:sz w:val="24"/>
          <w:szCs w:val="24"/>
        </w:rPr>
      </w:pPr>
    </w:p>
    <w:p w14:paraId="21966815" w14:textId="77777777" w:rsidR="001F1743" w:rsidRDefault="001F1743" w:rsidP="004C601A">
      <w:pPr>
        <w:pStyle w:val="ListParagraph"/>
        <w:ind w:left="0"/>
        <w:jc w:val="center"/>
        <w:rPr>
          <w:b/>
          <w:bCs/>
          <w:i/>
          <w:iCs/>
          <w:sz w:val="24"/>
          <w:szCs w:val="24"/>
        </w:rPr>
      </w:pPr>
    </w:p>
    <w:p w14:paraId="2223C107" w14:textId="77777777" w:rsidR="001F1743" w:rsidRDefault="001F1743" w:rsidP="004C601A">
      <w:pPr>
        <w:pStyle w:val="ListParagraph"/>
        <w:ind w:left="0"/>
        <w:jc w:val="center"/>
        <w:rPr>
          <w:b/>
          <w:bCs/>
          <w:i/>
          <w:iCs/>
          <w:sz w:val="24"/>
          <w:szCs w:val="24"/>
        </w:rPr>
      </w:pPr>
    </w:p>
    <w:p w14:paraId="50B0E363" w14:textId="77777777" w:rsidR="001F1743" w:rsidRDefault="001F1743" w:rsidP="004C601A">
      <w:pPr>
        <w:pStyle w:val="ListParagraph"/>
        <w:ind w:left="0"/>
        <w:jc w:val="center"/>
        <w:rPr>
          <w:b/>
          <w:bCs/>
          <w:i/>
          <w:iCs/>
          <w:sz w:val="24"/>
          <w:szCs w:val="24"/>
        </w:rPr>
      </w:pPr>
    </w:p>
    <w:p w14:paraId="2D102F7F" w14:textId="77777777" w:rsidR="001F1743" w:rsidRDefault="001F1743" w:rsidP="004C601A">
      <w:pPr>
        <w:pStyle w:val="ListParagraph"/>
        <w:ind w:left="0"/>
        <w:jc w:val="center"/>
        <w:rPr>
          <w:b/>
          <w:bCs/>
          <w:i/>
          <w:iCs/>
          <w:sz w:val="24"/>
          <w:szCs w:val="24"/>
        </w:rPr>
      </w:pPr>
    </w:p>
    <w:p w14:paraId="60FAEF81" w14:textId="77777777" w:rsidR="001F1743" w:rsidRDefault="001F1743" w:rsidP="004C601A">
      <w:pPr>
        <w:pStyle w:val="ListParagraph"/>
        <w:ind w:left="0"/>
        <w:jc w:val="center"/>
        <w:rPr>
          <w:b/>
          <w:bCs/>
          <w:i/>
          <w:iCs/>
          <w:sz w:val="24"/>
          <w:szCs w:val="24"/>
        </w:rPr>
      </w:pPr>
    </w:p>
    <w:p w14:paraId="15C315F0" w14:textId="77777777" w:rsidR="001F1743" w:rsidRDefault="001F1743" w:rsidP="004C601A">
      <w:pPr>
        <w:pStyle w:val="ListParagraph"/>
        <w:ind w:left="0"/>
        <w:jc w:val="center"/>
        <w:rPr>
          <w:b/>
          <w:bCs/>
          <w:i/>
          <w:iCs/>
          <w:sz w:val="24"/>
          <w:szCs w:val="24"/>
        </w:rPr>
      </w:pPr>
    </w:p>
    <w:p w14:paraId="782D4524" w14:textId="77777777" w:rsidR="001F1743" w:rsidRDefault="001F1743" w:rsidP="004C601A">
      <w:pPr>
        <w:pStyle w:val="ListParagraph"/>
        <w:ind w:left="0"/>
        <w:jc w:val="center"/>
        <w:rPr>
          <w:b/>
          <w:bCs/>
          <w:i/>
          <w:iCs/>
          <w:sz w:val="24"/>
          <w:szCs w:val="24"/>
        </w:rPr>
      </w:pPr>
    </w:p>
    <w:p w14:paraId="7BC275AD" w14:textId="77777777" w:rsidR="001F1743" w:rsidRDefault="001F1743" w:rsidP="004C601A">
      <w:pPr>
        <w:pStyle w:val="ListParagraph"/>
        <w:ind w:left="0"/>
        <w:jc w:val="center"/>
        <w:rPr>
          <w:b/>
          <w:bCs/>
          <w:i/>
          <w:iCs/>
          <w:sz w:val="24"/>
          <w:szCs w:val="24"/>
        </w:rPr>
      </w:pPr>
    </w:p>
    <w:p w14:paraId="6E297AEF" w14:textId="77777777" w:rsidR="001F1743" w:rsidRDefault="001F1743" w:rsidP="004C601A">
      <w:pPr>
        <w:pStyle w:val="ListParagraph"/>
        <w:ind w:left="0"/>
        <w:jc w:val="center"/>
        <w:rPr>
          <w:b/>
          <w:bCs/>
          <w:i/>
          <w:iCs/>
          <w:sz w:val="24"/>
          <w:szCs w:val="24"/>
        </w:rPr>
      </w:pPr>
    </w:p>
    <w:p w14:paraId="485E243A" w14:textId="77777777" w:rsidR="001F1743" w:rsidRDefault="001F1743" w:rsidP="004C601A">
      <w:pPr>
        <w:pStyle w:val="ListParagraph"/>
        <w:ind w:left="0"/>
        <w:jc w:val="center"/>
        <w:rPr>
          <w:b/>
          <w:bCs/>
          <w:i/>
          <w:iCs/>
          <w:sz w:val="24"/>
          <w:szCs w:val="24"/>
        </w:rPr>
      </w:pPr>
    </w:p>
    <w:p w14:paraId="5EA09338" w14:textId="77777777" w:rsidR="001F1743" w:rsidRDefault="001F1743" w:rsidP="004C601A">
      <w:pPr>
        <w:pStyle w:val="ListParagraph"/>
        <w:ind w:left="0"/>
        <w:jc w:val="center"/>
        <w:rPr>
          <w:b/>
          <w:bCs/>
          <w:i/>
          <w:iCs/>
          <w:sz w:val="24"/>
          <w:szCs w:val="24"/>
        </w:rPr>
      </w:pPr>
    </w:p>
    <w:p w14:paraId="513CB67E" w14:textId="77777777" w:rsidR="001F1743" w:rsidRDefault="001F1743" w:rsidP="004C601A">
      <w:pPr>
        <w:pStyle w:val="ListParagraph"/>
        <w:ind w:left="0"/>
        <w:jc w:val="center"/>
        <w:rPr>
          <w:b/>
          <w:bCs/>
          <w:i/>
          <w:iCs/>
          <w:sz w:val="24"/>
          <w:szCs w:val="24"/>
        </w:rPr>
      </w:pPr>
    </w:p>
    <w:p w14:paraId="2131CFE0" w14:textId="77777777" w:rsidR="001F1743" w:rsidRDefault="001F1743" w:rsidP="004C601A">
      <w:pPr>
        <w:pStyle w:val="ListParagraph"/>
        <w:ind w:left="0"/>
        <w:jc w:val="center"/>
        <w:rPr>
          <w:b/>
          <w:bCs/>
          <w:i/>
          <w:iCs/>
          <w:sz w:val="24"/>
          <w:szCs w:val="24"/>
        </w:rPr>
      </w:pPr>
    </w:p>
    <w:p w14:paraId="0F007E86" w14:textId="77777777" w:rsidR="001F1743" w:rsidRDefault="001F1743" w:rsidP="004C601A">
      <w:pPr>
        <w:pStyle w:val="ListParagraph"/>
        <w:ind w:left="0"/>
        <w:jc w:val="center"/>
        <w:rPr>
          <w:b/>
          <w:bCs/>
          <w:i/>
          <w:iCs/>
          <w:sz w:val="24"/>
          <w:szCs w:val="24"/>
        </w:rPr>
      </w:pPr>
    </w:p>
    <w:p w14:paraId="21028C5C" w14:textId="77777777" w:rsidR="00BB578C" w:rsidRDefault="00BB578C" w:rsidP="004C601A">
      <w:pPr>
        <w:pStyle w:val="ListParagraph"/>
        <w:ind w:left="0"/>
        <w:jc w:val="center"/>
        <w:rPr>
          <w:b/>
          <w:bCs/>
          <w:i/>
          <w:iCs/>
          <w:sz w:val="24"/>
          <w:szCs w:val="24"/>
        </w:rPr>
      </w:pPr>
    </w:p>
    <w:p w14:paraId="79CF694E" w14:textId="77777777" w:rsidR="001C1FA3" w:rsidRDefault="00287000" w:rsidP="001C1FA3">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#8</w:t>
      </w:r>
    </w:p>
    <w:p w14:paraId="2507C4E8" w14:textId="77777777" w:rsidR="001C1FA3" w:rsidRPr="001C1FA3" w:rsidRDefault="001C1FA3" w:rsidP="001C1FA3">
      <w:pPr>
        <w:jc w:val="center"/>
        <w:rPr>
          <w:rFonts w:ascii="Edwardian Script ITC" w:hAnsi="Edwardian Script ITC"/>
          <w:b/>
          <w:sz w:val="72"/>
          <w:szCs w:val="72"/>
        </w:rPr>
      </w:pPr>
      <w:r w:rsidRPr="001C1FA3">
        <w:rPr>
          <w:rFonts w:ascii="Edwardian Script ITC" w:hAnsi="Edwardian Script ITC"/>
          <w:b/>
          <w:bCs/>
          <w:sz w:val="72"/>
          <w:szCs w:val="72"/>
        </w:rPr>
        <w:t>Accepted in the Beloved</w:t>
      </w:r>
    </w:p>
    <w:p w14:paraId="3619BD97" w14:textId="77777777" w:rsidR="001C1FA3" w:rsidRPr="009A7DA5" w:rsidRDefault="001C1FA3" w:rsidP="001C1FA3">
      <w:pPr>
        <w:jc w:val="center"/>
      </w:pPr>
      <w:r>
        <w:rPr>
          <w:rFonts w:asciiTheme="minorHAnsi" w:hAnsiTheme="minorHAnsi" w:cs="Vijaya"/>
          <w:bCs/>
          <w:iCs/>
          <w:noProof/>
          <w:color w:val="C00000"/>
          <w:sz w:val="24"/>
          <w:szCs w:val="24"/>
        </w:rPr>
        <w:drawing>
          <wp:inline distT="0" distB="0" distL="0" distR="0" wp14:anchorId="76245AA3" wp14:editId="6BB6099C">
            <wp:extent cx="818161" cy="30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48B245F" w14:textId="77777777" w:rsidR="001C1FA3" w:rsidRDefault="001C1FA3" w:rsidP="001C1FA3">
      <w:pPr>
        <w:jc w:val="center"/>
        <w:rPr>
          <w:b/>
          <w:bCs/>
          <w:sz w:val="28"/>
          <w:szCs w:val="28"/>
        </w:rPr>
      </w:pPr>
      <w:r w:rsidRPr="00E56D67">
        <w:rPr>
          <w:b/>
          <w:bCs/>
          <w:sz w:val="28"/>
          <w:szCs w:val="28"/>
        </w:rPr>
        <w:t>Key Passages</w:t>
      </w:r>
    </w:p>
    <w:p w14:paraId="38FF142C" w14:textId="77777777" w:rsidR="001C1FA3" w:rsidRPr="002D3161" w:rsidRDefault="001C1FA3" w:rsidP="001C1FA3">
      <w:pPr>
        <w:spacing w:after="0"/>
        <w:jc w:val="center"/>
        <w:rPr>
          <w:b/>
          <w:sz w:val="24"/>
          <w:szCs w:val="24"/>
        </w:rPr>
      </w:pPr>
      <w:r w:rsidRPr="002D3161">
        <w:rPr>
          <w:b/>
          <w:bCs/>
          <w:iCs/>
          <w:sz w:val="24"/>
          <w:szCs w:val="24"/>
        </w:rPr>
        <w:t>Ephesians 1:6b (KJV)</w:t>
      </w:r>
    </w:p>
    <w:p w14:paraId="2CB5B6A6" w14:textId="77777777" w:rsidR="001C1FA3" w:rsidRDefault="001C1FA3" w:rsidP="001C1FA3">
      <w:pPr>
        <w:pStyle w:val="ListParagraph"/>
        <w:ind w:left="0"/>
        <w:jc w:val="center"/>
        <w:rPr>
          <w:b/>
          <w:bCs/>
          <w:i/>
          <w:iCs/>
          <w:sz w:val="24"/>
          <w:szCs w:val="24"/>
        </w:rPr>
      </w:pPr>
      <w:r w:rsidRPr="5897EC05">
        <w:rPr>
          <w:b/>
          <w:bCs/>
          <w:i/>
          <w:iCs/>
          <w:sz w:val="24"/>
          <w:szCs w:val="24"/>
        </w:rPr>
        <w:t>Wherein he hath made us accepted in the Beloved.</w:t>
      </w:r>
    </w:p>
    <w:p w14:paraId="522CCFE7" w14:textId="77777777" w:rsidR="001C1FA3" w:rsidRDefault="001C1FA3" w:rsidP="001C1FA3">
      <w:pPr>
        <w:pStyle w:val="chapter-1"/>
        <w:jc w:val="center"/>
        <w:rPr>
          <w:rStyle w:val="text"/>
          <w:rFonts w:asciiTheme="minorHAnsi" w:eastAsiaTheme="minorEastAsia" w:hAnsiTheme="minorHAnsi" w:cstheme="minorBidi"/>
          <w:b/>
          <w:sz w:val="32"/>
          <w:szCs w:val="32"/>
        </w:rPr>
      </w:pPr>
      <w:r w:rsidRPr="009A7DA5">
        <w:rPr>
          <w:rStyle w:val="text"/>
          <w:rFonts w:asciiTheme="minorHAnsi" w:eastAsiaTheme="minorEastAsia" w:hAnsiTheme="minorHAnsi" w:cstheme="minorBidi"/>
          <w:b/>
          <w:sz w:val="32"/>
          <w:szCs w:val="32"/>
        </w:rPr>
        <w:t>Introduction</w:t>
      </w:r>
    </w:p>
    <w:p w14:paraId="1C30A357" w14:textId="77777777" w:rsidR="009548D2" w:rsidRPr="00E747D0" w:rsidRDefault="009548D2" w:rsidP="009548D2">
      <w:pPr>
        <w:spacing w:after="0"/>
        <w:ind w:left="10" w:right="24" w:firstLine="710"/>
        <w:jc w:val="both"/>
        <w:rPr>
          <w:rFonts w:asciiTheme="minorHAnsi" w:hAnsiTheme="minorHAnsi" w:cstheme="minorHAnsi"/>
          <w:sz w:val="24"/>
          <w:szCs w:val="24"/>
        </w:rPr>
      </w:pPr>
      <w:r w:rsidRPr="00E747D0">
        <w:rPr>
          <w:rFonts w:asciiTheme="minorHAnsi" w:hAnsiTheme="minorHAnsi" w:cstheme="minorHAnsi"/>
          <w:sz w:val="24"/>
          <w:szCs w:val="24"/>
        </w:rPr>
        <w:t>Some have compared the first fourteen verses of the book of Ephesians to the Grand Canyon. Having had the joy of experiencing this wonder only once, I concur with this comparison. But here is the dilemma: The more I study, the more I am convinced that it is simply impossible to reach the bottom of the riches contained within these few verses because every vantage point surpasses the last. It is like standing on the edge of the Grand Canyon, looking out over its vastness, it takes your breath away, leaving you speechless. That is how I feel as I endeavor this daunting task of writing about my God and Kin</w:t>
      </w:r>
      <w:r>
        <w:rPr>
          <w:rFonts w:asciiTheme="minorHAnsi" w:hAnsiTheme="minorHAnsi" w:cstheme="minorHAnsi"/>
          <w:sz w:val="24"/>
          <w:szCs w:val="24"/>
        </w:rPr>
        <w:t xml:space="preserve">g…. He is simply indescribable. The great theologian, </w:t>
      </w:r>
      <w:r w:rsidRPr="00E747D0">
        <w:rPr>
          <w:rFonts w:asciiTheme="minorHAnsi" w:hAnsiTheme="minorHAnsi" w:cstheme="minorHAnsi"/>
          <w:sz w:val="24"/>
          <w:szCs w:val="24"/>
        </w:rPr>
        <w:t xml:space="preserve">Thomas Aquinas, summarized man’s attempt to write about God this way, he said, “It feels like straw.”  These are my sentiments exactly. </w:t>
      </w:r>
    </w:p>
    <w:p w14:paraId="10F712F4" w14:textId="77777777" w:rsidR="009548D2" w:rsidRPr="00E747D0" w:rsidRDefault="009548D2" w:rsidP="009548D2">
      <w:pPr>
        <w:spacing w:after="0"/>
        <w:ind w:left="10" w:right="24" w:hanging="10"/>
        <w:jc w:val="both"/>
        <w:rPr>
          <w:rFonts w:asciiTheme="minorHAnsi" w:hAnsiTheme="minorHAnsi" w:cstheme="minorHAnsi"/>
          <w:sz w:val="24"/>
          <w:szCs w:val="24"/>
        </w:rPr>
      </w:pPr>
    </w:p>
    <w:p w14:paraId="719EE604" w14:textId="77777777" w:rsidR="009548D2" w:rsidRDefault="009548D2" w:rsidP="009548D2">
      <w:pPr>
        <w:spacing w:after="0" w:line="261" w:lineRule="auto"/>
        <w:ind w:right="11" w:firstLine="721"/>
        <w:jc w:val="both"/>
        <w:rPr>
          <w:sz w:val="24"/>
          <w:szCs w:val="24"/>
        </w:rPr>
      </w:pPr>
      <w:r w:rsidRPr="00E747D0">
        <w:rPr>
          <w:sz w:val="24"/>
          <w:szCs w:val="24"/>
        </w:rPr>
        <w:t>Even if it were possible for finite humans to explain or define God their Creator, that is not the point. Besides that, our goal for this study of the book of Ephesians is not to define or explain God, but to know Him personally and to experience intimacy and fellowship with Him (2 Corinthians 13:14)</w:t>
      </w:r>
      <w:r>
        <w:rPr>
          <w:sz w:val="24"/>
          <w:szCs w:val="24"/>
        </w:rPr>
        <w:t>.</w:t>
      </w:r>
      <w:r w:rsidRPr="00E747D0">
        <w:rPr>
          <w:sz w:val="24"/>
          <w:szCs w:val="24"/>
        </w:rPr>
        <w:t xml:space="preserve"> Honestly, I could easily skip over this lesson and stick to subjects which are easier to grasp. And yet, compelled by that still small voice reverberating within me, I am reminded that He is the Author, Teacher and Translator of the Bible. It’s a little comforting to know that even Paul felt it necessary to include this prayer in his letter to the saints. He asked</w:t>
      </w:r>
      <w:r w:rsidRPr="00E747D0">
        <w:rPr>
          <w:rFonts w:asciiTheme="minorHAnsi" w:hAnsiTheme="minorHAnsi" w:cstheme="minorHAnsi"/>
          <w:i/>
          <w:sz w:val="24"/>
          <w:szCs w:val="24"/>
        </w:rPr>
        <w:t xml:space="preserve">, </w:t>
      </w:r>
      <w:r w:rsidRPr="00E747D0">
        <w:rPr>
          <w:rFonts w:asciiTheme="minorHAnsi" w:hAnsiTheme="minorHAnsi" w:cstheme="minorHAnsi"/>
          <w:i/>
          <w:color w:val="000000"/>
          <w:sz w:val="24"/>
          <w:szCs w:val="24"/>
        </w:rPr>
        <w:t>I pray that</w:t>
      </w:r>
      <w:r w:rsidRPr="00E747D0">
        <w:rPr>
          <w:rStyle w:val="apple-converted-space"/>
          <w:rFonts w:asciiTheme="minorHAnsi" w:hAnsiTheme="minorHAnsi" w:cstheme="minorHAnsi"/>
          <w:i/>
          <w:color w:val="000000"/>
          <w:sz w:val="24"/>
          <w:szCs w:val="24"/>
          <w:vertAlign w:val="superscript"/>
        </w:rPr>
        <w:t> </w:t>
      </w:r>
      <w:r w:rsidRPr="00E747D0">
        <w:rPr>
          <w:rFonts w:asciiTheme="minorHAnsi" w:hAnsiTheme="minorHAnsi" w:cstheme="minorHAnsi"/>
          <w:i/>
          <w:color w:val="000000"/>
          <w:sz w:val="24"/>
          <w:szCs w:val="24"/>
        </w:rPr>
        <w:t>the God of our Lord Jesus Christ, the Father of glory,</w:t>
      </w:r>
      <w:r w:rsidRPr="00E747D0">
        <w:rPr>
          <w:rStyle w:val="apple-converted-space"/>
          <w:rFonts w:asciiTheme="minorHAnsi" w:hAnsiTheme="minorHAnsi" w:cstheme="minorHAnsi"/>
          <w:i/>
          <w:color w:val="000000"/>
          <w:sz w:val="24"/>
          <w:szCs w:val="24"/>
        </w:rPr>
        <w:t> </w:t>
      </w:r>
      <w:r w:rsidRPr="00E747D0">
        <w:rPr>
          <w:rFonts w:asciiTheme="minorHAnsi" w:hAnsiTheme="minorHAnsi" w:cstheme="minorHAnsi"/>
          <w:i/>
          <w:color w:val="000000"/>
          <w:sz w:val="24"/>
          <w:szCs w:val="24"/>
        </w:rPr>
        <w:t>may give you spiritual wisdom and revelation</w:t>
      </w:r>
      <w:r w:rsidRPr="00E747D0">
        <w:rPr>
          <w:rStyle w:val="apple-converted-space"/>
          <w:rFonts w:asciiTheme="minorHAnsi" w:hAnsiTheme="minorHAnsi" w:cstheme="minorHAnsi"/>
          <w:i/>
          <w:color w:val="000000"/>
          <w:sz w:val="24"/>
          <w:szCs w:val="24"/>
        </w:rPr>
        <w:t> </w:t>
      </w:r>
      <w:r w:rsidRPr="00E747D0">
        <w:rPr>
          <w:rFonts w:asciiTheme="minorHAnsi" w:hAnsiTheme="minorHAnsi" w:cstheme="minorHAnsi"/>
          <w:i/>
          <w:color w:val="000000"/>
          <w:sz w:val="24"/>
          <w:szCs w:val="24"/>
        </w:rPr>
        <w:t>in your growing knowledge of him</w:t>
      </w:r>
      <w:r w:rsidRPr="00E747D0">
        <w:rPr>
          <w:sz w:val="24"/>
          <w:szCs w:val="24"/>
        </w:rPr>
        <w:t xml:space="preserve"> (Ephesians 1:17</w:t>
      </w:r>
      <w:r>
        <w:rPr>
          <w:sz w:val="24"/>
          <w:szCs w:val="24"/>
        </w:rPr>
        <w:t>)</w:t>
      </w:r>
      <w:r w:rsidRPr="00E747D0">
        <w:rPr>
          <w:sz w:val="24"/>
          <w:szCs w:val="24"/>
        </w:rPr>
        <w:t xml:space="preserve">. I’m praying this prayer in earnest, not only for each reader who picks up this study, but also for the one who is writing it! </w:t>
      </w:r>
    </w:p>
    <w:p w14:paraId="77EB1D50" w14:textId="77777777" w:rsidR="009548D2" w:rsidRDefault="009548D2" w:rsidP="009548D2">
      <w:pPr>
        <w:spacing w:after="0" w:line="261" w:lineRule="auto"/>
        <w:ind w:right="11" w:firstLine="721"/>
        <w:jc w:val="both"/>
        <w:rPr>
          <w:sz w:val="24"/>
          <w:szCs w:val="24"/>
        </w:rPr>
      </w:pPr>
    </w:p>
    <w:p w14:paraId="11D07BA1" w14:textId="77777777" w:rsidR="009548D2" w:rsidRDefault="009548D2" w:rsidP="009548D2">
      <w:pPr>
        <w:pStyle w:val="Heading5"/>
        <w:ind w:left="357" w:right="358"/>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Three in One</w:t>
      </w:r>
    </w:p>
    <w:p w14:paraId="062382D1" w14:textId="77777777" w:rsidR="009548D2" w:rsidRPr="00823F3F" w:rsidRDefault="009548D2" w:rsidP="009548D2">
      <w:pPr>
        <w:spacing w:after="0"/>
      </w:pPr>
    </w:p>
    <w:p w14:paraId="1B5E4FAA" w14:textId="77777777" w:rsidR="00631259" w:rsidRDefault="009548D2" w:rsidP="009548D2">
      <w:pPr>
        <w:spacing w:after="0"/>
        <w:ind w:left="-15" w:right="6" w:firstLine="721"/>
        <w:jc w:val="both"/>
        <w:rPr>
          <w:sz w:val="24"/>
          <w:szCs w:val="24"/>
        </w:rPr>
      </w:pPr>
      <w:r w:rsidRPr="006E3984">
        <w:rPr>
          <w:sz w:val="24"/>
          <w:szCs w:val="24"/>
        </w:rPr>
        <w:t xml:space="preserve">Although this foundational doctrine is found throughout the Bible, you will not find the word “Trinity” in the Scriptures. </w:t>
      </w:r>
      <w:r>
        <w:rPr>
          <w:sz w:val="24"/>
          <w:szCs w:val="24"/>
        </w:rPr>
        <w:t xml:space="preserve">Yet, </w:t>
      </w:r>
      <w:r w:rsidRPr="006E3984">
        <w:rPr>
          <w:sz w:val="24"/>
          <w:szCs w:val="24"/>
        </w:rPr>
        <w:t>God has disclosed Himself in the Bible as three persons who coexist as One, hence the name Trinity (it means three)</w:t>
      </w:r>
      <w:r>
        <w:rPr>
          <w:sz w:val="24"/>
          <w:szCs w:val="24"/>
        </w:rPr>
        <w:t>.</w:t>
      </w:r>
      <w:r w:rsidRPr="006E3984">
        <w:rPr>
          <w:sz w:val="24"/>
          <w:szCs w:val="24"/>
        </w:rPr>
        <w:t xml:space="preserve"> Each person of the Godhead has different, yet unique rolls. And to the degree that we understand each of their roles, will greatly affect our view of God.</w:t>
      </w:r>
    </w:p>
    <w:p w14:paraId="0C22E808" w14:textId="77777777" w:rsidR="00631259" w:rsidRDefault="00631259" w:rsidP="009548D2">
      <w:pPr>
        <w:spacing w:after="0"/>
        <w:ind w:left="-15" w:right="6" w:firstLine="721"/>
        <w:jc w:val="both"/>
        <w:rPr>
          <w:sz w:val="24"/>
          <w:szCs w:val="24"/>
        </w:rPr>
      </w:pPr>
    </w:p>
    <w:p w14:paraId="322C2205" w14:textId="77777777" w:rsidR="009548D2" w:rsidRDefault="009548D2" w:rsidP="009548D2">
      <w:pPr>
        <w:spacing w:after="0"/>
        <w:ind w:left="-15" w:right="6" w:firstLine="721"/>
        <w:jc w:val="both"/>
        <w:rPr>
          <w:sz w:val="24"/>
          <w:szCs w:val="24"/>
        </w:rPr>
      </w:pPr>
      <w:r w:rsidRPr="006E3984">
        <w:rPr>
          <w:sz w:val="24"/>
          <w:szCs w:val="24"/>
        </w:rPr>
        <w:t xml:space="preserve"> Notwithstanding, it’s a difficult concept to grasp, much less explain. It’s not surprising that there has been some confusion surrounding the Trinity. Even though I broach this subject with a little trepidation, we would be amiss to overlook this crucial doctrine. (We will look at this, and other essential doctrines, in detail in another chapter)</w:t>
      </w:r>
      <w:r>
        <w:rPr>
          <w:sz w:val="24"/>
          <w:szCs w:val="24"/>
        </w:rPr>
        <w:t>.</w:t>
      </w:r>
      <w:r w:rsidRPr="006E3984">
        <w:rPr>
          <w:sz w:val="24"/>
          <w:szCs w:val="24"/>
        </w:rPr>
        <w:t xml:space="preserve"> There are really three ways to approach this complex subject.  We can deny it, ignore it or minimize it. And yet, those who remain in ignorance because they refuse to let the Scriptures inform </w:t>
      </w:r>
      <w:r>
        <w:rPr>
          <w:sz w:val="24"/>
          <w:szCs w:val="24"/>
        </w:rPr>
        <w:t>them</w:t>
      </w:r>
      <w:r w:rsidRPr="006E3984">
        <w:rPr>
          <w:sz w:val="24"/>
          <w:szCs w:val="24"/>
        </w:rPr>
        <w:t xml:space="preserve"> will be held as culpable as the ones who erroneously deny the doctrine of the Trinity all together. Therefore, rather than ignoring or minimizing this truth we will simply let the Scripture speak for itself. </w:t>
      </w:r>
    </w:p>
    <w:p w14:paraId="6221EC9C" w14:textId="77777777" w:rsidR="009548D2" w:rsidRDefault="009548D2" w:rsidP="009548D2">
      <w:pPr>
        <w:spacing w:after="0"/>
        <w:ind w:left="-15" w:right="6" w:firstLine="721"/>
        <w:jc w:val="both"/>
        <w:rPr>
          <w:sz w:val="24"/>
          <w:szCs w:val="24"/>
        </w:rPr>
      </w:pPr>
    </w:p>
    <w:p w14:paraId="4A7F11DC" w14:textId="77777777" w:rsidR="009548D2" w:rsidRDefault="009548D2" w:rsidP="009548D2">
      <w:pPr>
        <w:spacing w:after="0" w:line="252" w:lineRule="auto"/>
        <w:ind w:left="25" w:right="28" w:hanging="6"/>
        <w:jc w:val="center"/>
        <w:rPr>
          <w:b/>
          <w:sz w:val="24"/>
          <w:szCs w:val="24"/>
        </w:rPr>
      </w:pPr>
      <w:r w:rsidRPr="00823F3F">
        <w:rPr>
          <w:b/>
          <w:sz w:val="24"/>
          <w:szCs w:val="24"/>
        </w:rPr>
        <w:t xml:space="preserve">Genesis 1:1-2  </w:t>
      </w:r>
    </w:p>
    <w:p w14:paraId="07DD0210" w14:textId="77777777" w:rsidR="009548D2" w:rsidRPr="00823F3F" w:rsidRDefault="009548D2" w:rsidP="009548D2">
      <w:pPr>
        <w:pStyle w:val="bodytext"/>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In the beginning</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God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created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heavens and the earth.</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Now</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earth</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was without shape and empty,</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and darkness</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was</w:t>
      </w:r>
      <w:r w:rsidRPr="00823F3F">
        <w:rPr>
          <w:rFonts w:asciiTheme="minorHAnsi" w:hAnsiTheme="minorHAnsi" w:cstheme="minorHAnsi"/>
          <w:b/>
          <w:i/>
          <w:color w:val="000000"/>
        </w:rPr>
        <w:t xml:space="preserve"> over the surface of the watery deep,</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but</w:t>
      </w:r>
      <w:r w:rsidRPr="00823F3F">
        <w:rPr>
          <w:rFonts w:asciiTheme="minorHAnsi" w:hAnsiTheme="minorHAnsi" w:cstheme="minorHAnsi"/>
          <w:b/>
          <w:i/>
          <w:color w:val="000000"/>
        </w:rPr>
        <w:t xml:space="preserve"> the Spirit of God</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was</w:t>
      </w:r>
      <w:r w:rsidRPr="00823F3F">
        <w:rPr>
          <w:rFonts w:asciiTheme="minorHAnsi" w:hAnsiTheme="minorHAnsi" w:cstheme="minorHAnsi"/>
          <w:b/>
          <w:i/>
          <w:color w:val="000000"/>
        </w:rPr>
        <w:t xml:space="preserve"> moving</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over</w:t>
      </w:r>
      <w:r w:rsidRPr="00823F3F">
        <w:rPr>
          <w:rFonts w:asciiTheme="minorHAnsi" w:hAnsiTheme="minorHAnsi" w:cstheme="minorHAnsi"/>
          <w:b/>
          <w:i/>
          <w:color w:val="000000"/>
        </w:rPr>
        <w:t xml:space="preserve"> the surface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of</w:t>
      </w:r>
      <w:r w:rsidRPr="00823F3F">
        <w:rPr>
          <w:rFonts w:asciiTheme="minorHAnsi" w:hAnsiTheme="minorHAnsi" w:cstheme="minorHAnsi"/>
          <w:b/>
          <w:i/>
          <w:color w:val="000000"/>
        </w:rPr>
        <w:t xml:space="preserve"> the water.</w:t>
      </w:r>
    </w:p>
    <w:p w14:paraId="44A4CAD2" w14:textId="77777777" w:rsidR="00631259" w:rsidRDefault="00631259" w:rsidP="009548D2">
      <w:pPr>
        <w:spacing w:after="0"/>
        <w:ind w:left="-15" w:right="6" w:firstLine="721"/>
        <w:jc w:val="both"/>
        <w:rPr>
          <w:sz w:val="24"/>
          <w:szCs w:val="24"/>
        </w:rPr>
      </w:pPr>
    </w:p>
    <w:p w14:paraId="0105BE2C" w14:textId="77777777" w:rsidR="009548D2" w:rsidRDefault="009548D2" w:rsidP="009548D2">
      <w:pPr>
        <w:spacing w:after="0"/>
        <w:ind w:left="-15" w:right="6" w:firstLine="721"/>
        <w:jc w:val="both"/>
        <w:rPr>
          <w:sz w:val="24"/>
          <w:szCs w:val="24"/>
        </w:rPr>
      </w:pPr>
      <w:r>
        <w:rPr>
          <w:sz w:val="24"/>
          <w:szCs w:val="24"/>
        </w:rPr>
        <w:t>Right there in Genesis 1:1-2 is the Triune God -</w:t>
      </w:r>
      <w:r w:rsidRPr="006E3984">
        <w:rPr>
          <w:sz w:val="24"/>
          <w:szCs w:val="24"/>
        </w:rPr>
        <w:t xml:space="preserve"> the Father, the Son and the Holy Spirit. Albeit, they are not so obvious unless you have some knowledge of Hebrew grammar. I’ll explain. </w:t>
      </w:r>
    </w:p>
    <w:p w14:paraId="545D5654" w14:textId="77777777" w:rsidR="00F04664" w:rsidRDefault="009548D2" w:rsidP="009548D2">
      <w:pPr>
        <w:ind w:left="-15" w:right="6"/>
        <w:jc w:val="both"/>
        <w:rPr>
          <w:sz w:val="24"/>
          <w:szCs w:val="24"/>
        </w:rPr>
      </w:pPr>
      <w:r w:rsidRPr="006E3984">
        <w:rPr>
          <w:sz w:val="24"/>
          <w:szCs w:val="24"/>
        </w:rPr>
        <w:t>In Genesis one the Hebrew word for God is Elohim, and it’s used here in the plural form - referring to</w:t>
      </w:r>
      <w:r w:rsidRPr="006E3984">
        <w:rPr>
          <w:i/>
          <w:sz w:val="24"/>
          <w:szCs w:val="24"/>
        </w:rPr>
        <w:t xml:space="preserve"> God the Father and God the Son</w:t>
      </w:r>
      <w:r w:rsidRPr="006E3984">
        <w:rPr>
          <w:sz w:val="24"/>
          <w:szCs w:val="24"/>
        </w:rPr>
        <w:t xml:space="preserve">. Now the puzzling thing is this, the verb </w:t>
      </w:r>
      <w:r w:rsidRPr="006E3984">
        <w:rPr>
          <w:i/>
          <w:sz w:val="24"/>
          <w:szCs w:val="24"/>
        </w:rPr>
        <w:t>created</w:t>
      </w:r>
      <w:r w:rsidRPr="006E3984">
        <w:rPr>
          <w:sz w:val="24"/>
          <w:szCs w:val="24"/>
        </w:rPr>
        <w:t xml:space="preserve"> is singular. If you will take a moment to read each of the following passages you will see that there is no doubt that Jesus </w:t>
      </w:r>
      <w:r w:rsidRPr="006E3984">
        <w:rPr>
          <w:i/>
          <w:sz w:val="24"/>
          <w:szCs w:val="24"/>
        </w:rPr>
        <w:t>is</w:t>
      </w:r>
      <w:r w:rsidRPr="006E3984">
        <w:rPr>
          <w:sz w:val="24"/>
          <w:szCs w:val="24"/>
        </w:rPr>
        <w:t xml:space="preserve"> Creator God. (John 1:1-10; Colossians 1:13-20; Hebrews 1:1-10) So now, in the second verse of the Bible, is the third person of the Trinity - God the Holy Spirit and He is “Hovering over the waters.” </w:t>
      </w:r>
    </w:p>
    <w:p w14:paraId="1BC5C523" w14:textId="77777777" w:rsidR="009548D2" w:rsidRDefault="009548D2" w:rsidP="00F04664">
      <w:pPr>
        <w:ind w:left="-15" w:right="6" w:firstLine="735"/>
        <w:jc w:val="both"/>
        <w:rPr>
          <w:sz w:val="24"/>
          <w:szCs w:val="24"/>
        </w:rPr>
      </w:pPr>
      <w:r w:rsidRPr="006E3984">
        <w:rPr>
          <w:sz w:val="24"/>
          <w:szCs w:val="24"/>
        </w:rPr>
        <w:t xml:space="preserve">Since the Bible states that God is One, </w:t>
      </w:r>
      <w:r>
        <w:rPr>
          <w:sz w:val="24"/>
          <w:szCs w:val="24"/>
        </w:rPr>
        <w:t>t</w:t>
      </w:r>
      <w:r w:rsidRPr="006E3984">
        <w:rPr>
          <w:sz w:val="24"/>
          <w:szCs w:val="24"/>
        </w:rPr>
        <w:t>he question</w:t>
      </w:r>
      <w:r>
        <w:rPr>
          <w:sz w:val="24"/>
          <w:szCs w:val="24"/>
        </w:rPr>
        <w:t xml:space="preserve"> that begs to be asked is, </w:t>
      </w:r>
      <w:r w:rsidRPr="006E3984">
        <w:rPr>
          <w:sz w:val="24"/>
          <w:szCs w:val="24"/>
        </w:rPr>
        <w:t>why is the name Elohim plural? Clearly, God Creator and King is both Father, Son and Spirit</w:t>
      </w:r>
      <w:r w:rsidR="00F04664">
        <w:rPr>
          <w:sz w:val="24"/>
          <w:szCs w:val="24"/>
        </w:rPr>
        <w:t>.</w:t>
      </w:r>
      <w:r w:rsidRPr="006E3984">
        <w:rPr>
          <w:sz w:val="24"/>
          <w:szCs w:val="24"/>
        </w:rPr>
        <w:t xml:space="preserve"> And all three persons of the Trinity took part in creation, including the creation of man. This is evident in Genesis 1:26 where it is written: </w:t>
      </w:r>
      <w:r w:rsidRPr="006E3984">
        <w:rPr>
          <w:i/>
          <w:sz w:val="24"/>
          <w:szCs w:val="24"/>
        </w:rPr>
        <w:t>“</w:t>
      </w:r>
      <w:r w:rsidRPr="006E3984">
        <w:rPr>
          <w:sz w:val="24"/>
          <w:szCs w:val="24"/>
        </w:rPr>
        <w:t xml:space="preserve">Let </w:t>
      </w:r>
      <w:r w:rsidR="00F04664" w:rsidRPr="00F04664">
        <w:rPr>
          <w:sz w:val="24"/>
          <w:szCs w:val="24"/>
          <w:u w:val="single" w:color="000000"/>
        </w:rPr>
        <w:t>U</w:t>
      </w:r>
      <w:r w:rsidRPr="00F04664">
        <w:rPr>
          <w:sz w:val="24"/>
          <w:szCs w:val="24"/>
          <w:u w:val="single" w:color="000000"/>
        </w:rPr>
        <w:t>s</w:t>
      </w:r>
      <w:r w:rsidRPr="006E3984">
        <w:rPr>
          <w:i/>
          <w:sz w:val="24"/>
          <w:szCs w:val="24"/>
        </w:rPr>
        <w:t xml:space="preserve"> </w:t>
      </w:r>
      <w:r w:rsidRPr="006E3984">
        <w:rPr>
          <w:sz w:val="24"/>
          <w:szCs w:val="24"/>
        </w:rPr>
        <w:t xml:space="preserve">make man in our image,” and then again in Genesis 11:7, “Let </w:t>
      </w:r>
      <w:r w:rsidRPr="00F04664">
        <w:rPr>
          <w:sz w:val="24"/>
          <w:szCs w:val="24"/>
          <w:u w:val="single"/>
        </w:rPr>
        <w:t>Us</w:t>
      </w:r>
      <w:r w:rsidRPr="006E3984">
        <w:rPr>
          <w:sz w:val="24"/>
          <w:szCs w:val="24"/>
        </w:rPr>
        <w:t xml:space="preserve"> go down”. We find one more example is Isaiah’s commission where they asked, “Who will go for </w:t>
      </w:r>
      <w:r w:rsidRPr="00F04664">
        <w:rPr>
          <w:sz w:val="24"/>
          <w:szCs w:val="24"/>
          <w:u w:val="single"/>
        </w:rPr>
        <w:t>U</w:t>
      </w:r>
      <w:r w:rsidRPr="00F04664">
        <w:rPr>
          <w:sz w:val="24"/>
          <w:szCs w:val="24"/>
          <w:u w:val="single" w:color="000000"/>
        </w:rPr>
        <w:t>s</w:t>
      </w:r>
      <w:r w:rsidRPr="00F04664">
        <w:rPr>
          <w:sz w:val="24"/>
          <w:szCs w:val="24"/>
        </w:rPr>
        <w:t>?</w:t>
      </w:r>
      <w:r w:rsidRPr="006E3984">
        <w:rPr>
          <w:i/>
          <w:sz w:val="24"/>
          <w:szCs w:val="24"/>
        </w:rPr>
        <w:t>”</w:t>
      </w:r>
      <w:r w:rsidRPr="006E3984">
        <w:rPr>
          <w:sz w:val="24"/>
          <w:szCs w:val="24"/>
        </w:rPr>
        <w:t xml:space="preserve"> (Genesis 3:22; Isaiah 6:8)</w:t>
      </w:r>
      <w:r>
        <w:rPr>
          <w:sz w:val="24"/>
          <w:szCs w:val="24"/>
        </w:rPr>
        <w:t>.</w:t>
      </w:r>
      <w:r w:rsidRPr="006E3984">
        <w:rPr>
          <w:sz w:val="24"/>
          <w:szCs w:val="24"/>
        </w:rPr>
        <w:t xml:space="preserve"> As a side note, in the Great Commission, the Lord Jesus told us to, “Go and make disciples of all nations and to baptize them in the name (not names) of the Father and the Son and of the Holy Spirit.”  </w:t>
      </w:r>
    </w:p>
    <w:p w14:paraId="0D288EE2" w14:textId="77777777" w:rsidR="009548D2" w:rsidRDefault="009548D2" w:rsidP="009548D2">
      <w:pPr>
        <w:spacing w:after="5" w:line="252" w:lineRule="auto"/>
        <w:ind w:left="25" w:right="28" w:hanging="6"/>
        <w:jc w:val="center"/>
        <w:rPr>
          <w:b/>
          <w:sz w:val="24"/>
          <w:szCs w:val="24"/>
        </w:rPr>
      </w:pPr>
      <w:r w:rsidRPr="00823F3F">
        <w:rPr>
          <w:b/>
          <w:sz w:val="24"/>
          <w:szCs w:val="24"/>
        </w:rPr>
        <w:t xml:space="preserve">Ephesians 4:4-6  </w:t>
      </w:r>
    </w:p>
    <w:p w14:paraId="67FE2C4C" w14:textId="77777777" w:rsidR="009548D2" w:rsidRDefault="009548D2" w:rsidP="009548D2">
      <w:pPr>
        <w:spacing w:after="5" w:line="252" w:lineRule="auto"/>
        <w:ind w:left="25" w:right="28" w:hanging="6"/>
        <w:jc w:val="center"/>
        <w:rPr>
          <w:rFonts w:asciiTheme="minorHAnsi" w:hAnsiTheme="minorHAnsi" w:cstheme="minorHAnsi"/>
          <w:b/>
          <w:i/>
          <w:color w:val="000000"/>
          <w:sz w:val="24"/>
          <w:szCs w:val="24"/>
        </w:rPr>
      </w:pPr>
      <w:r w:rsidRPr="00823F3F">
        <w:rPr>
          <w:rFonts w:asciiTheme="minorHAnsi" w:hAnsiTheme="minorHAnsi" w:cstheme="minorHAnsi"/>
          <w:b/>
          <w:i/>
          <w:color w:val="000000"/>
          <w:sz w:val="24"/>
          <w:szCs w:val="24"/>
        </w:rPr>
        <w:t>There is one body and one Spirit, just as you too were called to the one hope of your calling,</w:t>
      </w:r>
      <w:r w:rsidRPr="00823F3F">
        <w:rPr>
          <w:rStyle w:val="apple-converted-space"/>
          <w:rFonts w:asciiTheme="minorHAnsi" w:hAnsiTheme="minorHAnsi" w:cstheme="minorHAnsi"/>
          <w:b/>
          <w:i/>
          <w:color w:val="000000"/>
          <w:sz w:val="24"/>
          <w:szCs w:val="24"/>
        </w:rPr>
        <w:t> </w:t>
      </w:r>
      <w:r w:rsidRPr="00823F3F">
        <w:rPr>
          <w:rFonts w:asciiTheme="minorHAnsi" w:hAnsiTheme="minorHAnsi" w:cstheme="minorHAnsi"/>
          <w:b/>
          <w:i/>
          <w:color w:val="000000"/>
          <w:sz w:val="24"/>
          <w:szCs w:val="24"/>
        </w:rPr>
        <w:t>one Lord, one faith, one baptism,</w:t>
      </w:r>
      <w:r w:rsidRPr="00823F3F">
        <w:rPr>
          <w:rStyle w:val="apple-converted-space"/>
          <w:rFonts w:asciiTheme="minorHAnsi" w:hAnsiTheme="minorHAnsi" w:cstheme="minorHAnsi"/>
          <w:b/>
          <w:i/>
          <w:color w:val="000000"/>
          <w:sz w:val="24"/>
          <w:szCs w:val="24"/>
        </w:rPr>
        <w:t> </w:t>
      </w:r>
      <w:r w:rsidRPr="00823F3F">
        <w:rPr>
          <w:rFonts w:asciiTheme="minorHAnsi" w:hAnsiTheme="minorHAnsi" w:cstheme="minorHAnsi"/>
          <w:b/>
          <w:i/>
          <w:color w:val="000000"/>
          <w:sz w:val="24"/>
          <w:szCs w:val="24"/>
        </w:rPr>
        <w:t>one God and Father of all, who is over all and through all and in all.</w:t>
      </w:r>
    </w:p>
    <w:p w14:paraId="1CF6424B" w14:textId="77777777" w:rsidR="009548D2" w:rsidRPr="00823F3F" w:rsidRDefault="009548D2" w:rsidP="009548D2">
      <w:pPr>
        <w:spacing w:after="5" w:line="252" w:lineRule="auto"/>
        <w:ind w:left="25" w:right="28" w:hanging="6"/>
        <w:jc w:val="center"/>
        <w:rPr>
          <w:rFonts w:asciiTheme="minorHAnsi" w:hAnsiTheme="minorHAnsi" w:cstheme="minorHAnsi"/>
          <w:b/>
          <w:i/>
          <w:sz w:val="24"/>
          <w:szCs w:val="24"/>
        </w:rPr>
      </w:pPr>
    </w:p>
    <w:p w14:paraId="2E59F331" w14:textId="77777777" w:rsidR="009548D2" w:rsidRDefault="009548D2" w:rsidP="009548D2">
      <w:pPr>
        <w:spacing w:after="0"/>
        <w:ind w:left="10" w:right="24" w:firstLine="710"/>
        <w:jc w:val="both"/>
        <w:rPr>
          <w:i/>
          <w:sz w:val="24"/>
          <w:szCs w:val="24"/>
        </w:rPr>
      </w:pPr>
      <w:r w:rsidRPr="006E3984">
        <w:rPr>
          <w:sz w:val="24"/>
          <w:szCs w:val="24"/>
        </w:rPr>
        <w:t xml:space="preserve">This would be a good place to stop and insert some commentary on the subject from a Biblical scholar. In his message from Ephesians 4:1-6 entitled, </w:t>
      </w:r>
      <w:r w:rsidRPr="006E3984">
        <w:rPr>
          <w:sz w:val="24"/>
          <w:szCs w:val="24"/>
          <w:u w:val="single" w:color="000000"/>
        </w:rPr>
        <w:t>The Lowly Walk</w:t>
      </w:r>
      <w:r w:rsidRPr="006E3984">
        <w:rPr>
          <w:sz w:val="24"/>
          <w:szCs w:val="24"/>
        </w:rPr>
        <w:t xml:space="preserve">, (page 131) John MacArthur makes this statement, and I’ll quote: </w:t>
      </w:r>
      <w:r w:rsidRPr="00823F3F">
        <w:rPr>
          <w:i/>
          <w:sz w:val="24"/>
          <w:szCs w:val="24"/>
        </w:rPr>
        <w:t xml:space="preserve">The basic doctrine of Judaism has always been, “The Lord is our God, the Lord is one!” (Deut. 6:4; see also 4:35; 32:39; Isaiah 45:14; 46:9), and God’s oneness is just as foundational to Christianity (see 1 Cor. 8:4-6; Eph. 4:3-6; James 2:19). Yet the New Testament also reveals the more complete truth that the one God is in three Persons - Father, Son and Holy Spirit (Matt. 28:19; John 6:27; 20:28; Acts 5:3-4) </w:t>
      </w:r>
    </w:p>
    <w:p w14:paraId="4BD35E44" w14:textId="77777777" w:rsidR="00631259" w:rsidRDefault="00631259" w:rsidP="009548D2">
      <w:pPr>
        <w:spacing w:after="0"/>
        <w:ind w:left="10" w:right="24" w:firstLine="710"/>
        <w:jc w:val="both"/>
        <w:rPr>
          <w:i/>
          <w:sz w:val="24"/>
          <w:szCs w:val="24"/>
        </w:rPr>
      </w:pPr>
    </w:p>
    <w:p w14:paraId="06D42AC7" w14:textId="77777777" w:rsidR="00631259" w:rsidRDefault="00631259" w:rsidP="00EF73C9">
      <w:pPr>
        <w:pStyle w:val="ListParagraph"/>
        <w:numPr>
          <w:ilvl w:val="0"/>
          <w:numId w:val="6"/>
        </w:numPr>
        <w:rPr>
          <w:sz w:val="24"/>
          <w:szCs w:val="24"/>
        </w:rPr>
      </w:pPr>
      <w:r>
        <w:rPr>
          <w:sz w:val="24"/>
          <w:szCs w:val="24"/>
        </w:rPr>
        <w:t xml:space="preserve">Are you familiar with the Apostles Creed? __________________________________ </w:t>
      </w:r>
    </w:p>
    <w:p w14:paraId="1479C021" w14:textId="77777777" w:rsidR="00631259" w:rsidRDefault="009548D2" w:rsidP="009548D2">
      <w:pPr>
        <w:spacing w:after="199"/>
        <w:ind w:left="-15" w:right="6" w:firstLine="721"/>
        <w:jc w:val="both"/>
        <w:rPr>
          <w:sz w:val="24"/>
          <w:szCs w:val="24"/>
        </w:rPr>
      </w:pPr>
      <w:r w:rsidRPr="006E3984">
        <w:rPr>
          <w:sz w:val="24"/>
          <w:szCs w:val="24"/>
        </w:rPr>
        <w:t xml:space="preserve">Many learned people have tried to come up with analogies to explain the Trinity. And while these explanations may seem a bit over simplified, here are a few examples: Some say, “The Trinity is like H2O, no matter the form, be it steam, ice or liquid -- it’s still water.” And then there is this analogy, “The Trinity is like the sun -  fire -  light and heat.” And lastly, there is this example: Just as a man can be a father a son and a brother, the God and King of the universes can be Father, Son and Spirit, three but One in the same. </w:t>
      </w:r>
    </w:p>
    <w:p w14:paraId="1DCC6F6F" w14:textId="77777777" w:rsidR="00631259" w:rsidRPr="0034766B" w:rsidRDefault="00631259" w:rsidP="00EF73C9">
      <w:pPr>
        <w:pStyle w:val="ListParagraph"/>
        <w:numPr>
          <w:ilvl w:val="0"/>
          <w:numId w:val="5"/>
        </w:numPr>
        <w:rPr>
          <w:sz w:val="24"/>
          <w:szCs w:val="24"/>
        </w:rPr>
      </w:pPr>
      <w:r>
        <w:rPr>
          <w:sz w:val="24"/>
          <w:szCs w:val="24"/>
        </w:rPr>
        <w:t>Do you have another analogy to compare the Trinity? _________________________</w:t>
      </w:r>
    </w:p>
    <w:p w14:paraId="46DBA6B4" w14:textId="77777777" w:rsidR="00631259" w:rsidRDefault="00631259" w:rsidP="00631259">
      <w:pPr>
        <w:spacing w:after="199"/>
        <w:ind w:left="-15" w:right="6" w:firstLine="721"/>
        <w:jc w:val="both"/>
        <w:rPr>
          <w:sz w:val="24"/>
          <w:szCs w:val="24"/>
        </w:rPr>
      </w:pPr>
      <w:r>
        <w:rPr>
          <w:sz w:val="24"/>
          <w:szCs w:val="24"/>
        </w:rPr>
        <w:t>________________________________________________________________________</w:t>
      </w:r>
    </w:p>
    <w:p w14:paraId="739715C3" w14:textId="77777777" w:rsidR="009548D2" w:rsidRPr="006E3984" w:rsidRDefault="009548D2" w:rsidP="009548D2">
      <w:pPr>
        <w:spacing w:after="199"/>
        <w:ind w:left="-15" w:right="6" w:firstLine="721"/>
        <w:jc w:val="both"/>
        <w:rPr>
          <w:sz w:val="24"/>
          <w:szCs w:val="24"/>
        </w:rPr>
      </w:pPr>
      <w:r w:rsidRPr="006E3984">
        <w:rPr>
          <w:sz w:val="24"/>
          <w:szCs w:val="24"/>
        </w:rPr>
        <w:t xml:space="preserve">Are you still struggling to grasp all of this? May I suggest that you do some research on your own. One trusted resource that I recommend is www.gotquestions.org. Additionally, there is a simple children’s book by Joanne Marxhausen that may be of benefit to help adults, as well as children, understand this concept. The book is entitled </w:t>
      </w:r>
      <w:r w:rsidRPr="00A87E0F">
        <w:rPr>
          <w:i/>
          <w:sz w:val="24"/>
          <w:szCs w:val="24"/>
          <w:u w:color="000000"/>
        </w:rPr>
        <w:t>3 in One: A Picture of God.</w:t>
      </w:r>
      <w:r w:rsidRPr="006E3984">
        <w:rPr>
          <w:sz w:val="24"/>
          <w:szCs w:val="24"/>
        </w:rPr>
        <w:t xml:space="preserve"> </w:t>
      </w:r>
    </w:p>
    <w:p w14:paraId="062AD9E5" w14:textId="77777777" w:rsidR="009548D2" w:rsidRPr="006E3984" w:rsidRDefault="009548D2" w:rsidP="009548D2">
      <w:pPr>
        <w:spacing w:after="0"/>
        <w:ind w:left="-15" w:right="6"/>
        <w:rPr>
          <w:sz w:val="24"/>
          <w:szCs w:val="24"/>
        </w:rPr>
      </w:pPr>
      <w:r>
        <w:rPr>
          <w:b/>
          <w:sz w:val="28"/>
        </w:rPr>
        <w:t>DIGGGING DEEPER</w:t>
      </w:r>
      <w:r>
        <w:rPr>
          <w:sz w:val="28"/>
        </w:rPr>
        <w:t xml:space="preserve">: </w:t>
      </w:r>
      <w:r w:rsidRPr="006E3984">
        <w:rPr>
          <w:sz w:val="24"/>
          <w:szCs w:val="24"/>
        </w:rPr>
        <w:t xml:space="preserve">Job 33:4; Isaiah 44:3,24, 45:18, 48:16-18; John 1:29-34; Luke </w:t>
      </w:r>
    </w:p>
    <w:p w14:paraId="34F5EA01" w14:textId="77777777" w:rsidR="009548D2" w:rsidRDefault="009548D2" w:rsidP="009548D2">
      <w:pPr>
        <w:spacing w:after="0"/>
        <w:ind w:left="-15" w:right="6"/>
        <w:rPr>
          <w:sz w:val="24"/>
          <w:szCs w:val="24"/>
        </w:rPr>
      </w:pPr>
      <w:r w:rsidRPr="006E3984">
        <w:rPr>
          <w:sz w:val="24"/>
          <w:szCs w:val="24"/>
        </w:rPr>
        <w:t xml:space="preserve">3:21-22, 9:28-36; Mark 1:19-11, 9:2-13; Matthew 3:13-17, 17:1-13 </w:t>
      </w:r>
    </w:p>
    <w:p w14:paraId="591EEA99" w14:textId="77777777" w:rsidR="009548D2" w:rsidRPr="009548D2" w:rsidRDefault="009548D2" w:rsidP="001C1FA3">
      <w:pPr>
        <w:pStyle w:val="chapter-1"/>
        <w:jc w:val="center"/>
        <w:rPr>
          <w:rStyle w:val="text"/>
          <w:rFonts w:asciiTheme="minorHAnsi" w:eastAsiaTheme="minorEastAsia" w:hAnsiTheme="minorHAnsi" w:cstheme="minorBidi"/>
          <w:b/>
          <w:sz w:val="28"/>
          <w:szCs w:val="28"/>
        </w:rPr>
      </w:pPr>
      <w:r w:rsidRPr="009548D2">
        <w:rPr>
          <w:rStyle w:val="text"/>
          <w:rFonts w:asciiTheme="minorHAnsi" w:eastAsiaTheme="minorEastAsia" w:hAnsiTheme="minorHAnsi" w:cstheme="minorBidi"/>
          <w:b/>
          <w:sz w:val="28"/>
          <w:szCs w:val="28"/>
        </w:rPr>
        <w:t>Favored One</w:t>
      </w:r>
    </w:p>
    <w:p w14:paraId="121ADF4E" w14:textId="77777777" w:rsidR="003171AB" w:rsidRPr="00C21EB2" w:rsidRDefault="003171AB" w:rsidP="003171AB">
      <w:pPr>
        <w:ind w:left="-15" w:right="6" w:firstLine="721"/>
        <w:jc w:val="both"/>
        <w:rPr>
          <w:sz w:val="24"/>
          <w:szCs w:val="24"/>
        </w:rPr>
      </w:pPr>
      <w:r>
        <w:rPr>
          <w:sz w:val="24"/>
          <w:szCs w:val="24"/>
        </w:rPr>
        <w:t xml:space="preserve">Every now and again </w:t>
      </w:r>
      <w:r w:rsidRPr="00887DCF">
        <w:rPr>
          <w:sz w:val="24"/>
          <w:szCs w:val="24"/>
        </w:rPr>
        <w:t xml:space="preserve">you come upon a passage of Scripture that you have read before, and yet you never thought much about it. To the casual reader, its’ just a simple clause. Yet when you approach it with prayerful consideration, digging just below the surface, you find a diamond.  Case in </w:t>
      </w:r>
      <w:r w:rsidRPr="00887DCF">
        <w:rPr>
          <w:noProof/>
          <w:sz w:val="24"/>
          <w:szCs w:val="24"/>
        </w:rPr>
        <w:t>point,</w:t>
      </w:r>
      <w:r w:rsidRPr="00887DCF">
        <w:rPr>
          <w:sz w:val="24"/>
          <w:szCs w:val="24"/>
        </w:rPr>
        <w:t xml:space="preserve"> is Ephesians 1:6. We are going to hold this jewel up to the light and be amazed with wonder at the riches the prisms reveal. Be prepared to be blessed… </w:t>
      </w:r>
      <w:r w:rsidRPr="00C21EB2">
        <w:rPr>
          <w:sz w:val="24"/>
          <w:szCs w:val="24"/>
        </w:rPr>
        <w:t xml:space="preserve">favored one! </w:t>
      </w:r>
    </w:p>
    <w:p w14:paraId="2BF56025" w14:textId="77777777" w:rsidR="003171AB" w:rsidRPr="00C21EB2" w:rsidRDefault="003171AB" w:rsidP="003171AB">
      <w:pPr>
        <w:ind w:left="-15" w:right="6" w:firstLine="721"/>
        <w:jc w:val="both"/>
        <w:rPr>
          <w:sz w:val="24"/>
          <w:szCs w:val="24"/>
        </w:rPr>
      </w:pPr>
      <w:r w:rsidRPr="00887DCF">
        <w:rPr>
          <w:sz w:val="24"/>
          <w:szCs w:val="24"/>
        </w:rPr>
        <w:t xml:space="preserve">The interpreters of the King James Bible, picked a seemingly inconspicuous word to describe the honor bestowed upon the ones who have been placed </w:t>
      </w:r>
      <w:r>
        <w:rPr>
          <w:i/>
          <w:sz w:val="24"/>
          <w:szCs w:val="24"/>
        </w:rPr>
        <w:t>in Christ…</w:t>
      </w:r>
      <w:r w:rsidRPr="00C21EB2">
        <w:rPr>
          <w:sz w:val="24"/>
          <w:szCs w:val="24"/>
        </w:rPr>
        <w:t xml:space="preserve">the Beloved. </w:t>
      </w:r>
    </w:p>
    <w:p w14:paraId="7F7636BE" w14:textId="77777777" w:rsidR="003171AB" w:rsidRPr="00887DCF" w:rsidRDefault="003171AB" w:rsidP="003171AB">
      <w:pPr>
        <w:spacing w:after="146" w:line="268" w:lineRule="auto"/>
        <w:ind w:left="-15" w:right="10" w:firstLine="721"/>
        <w:jc w:val="both"/>
        <w:rPr>
          <w:sz w:val="24"/>
          <w:szCs w:val="24"/>
        </w:rPr>
      </w:pPr>
      <w:r>
        <w:rPr>
          <w:sz w:val="24"/>
          <w:szCs w:val="24"/>
        </w:rPr>
        <w:t>But i</w:t>
      </w:r>
      <w:r w:rsidRPr="00887DCF">
        <w:rPr>
          <w:sz w:val="24"/>
          <w:szCs w:val="24"/>
        </w:rPr>
        <w:t xml:space="preserve">n King James, the word </w:t>
      </w:r>
      <w:r w:rsidRPr="00C21EB2">
        <w:rPr>
          <w:sz w:val="24"/>
          <w:szCs w:val="24"/>
        </w:rPr>
        <w:t xml:space="preserve">is accepted, however, </w:t>
      </w:r>
      <w:r>
        <w:rPr>
          <w:sz w:val="24"/>
          <w:szCs w:val="24"/>
        </w:rPr>
        <w:t xml:space="preserve">some </w:t>
      </w:r>
      <w:r w:rsidRPr="00C21EB2">
        <w:rPr>
          <w:sz w:val="24"/>
          <w:szCs w:val="24"/>
        </w:rPr>
        <w:t>other translators choose the word favored. When you think about the word accepted, don’t you normally think in terms of receiving</w:t>
      </w:r>
      <w:r w:rsidRPr="00887DCF">
        <w:rPr>
          <w:sz w:val="24"/>
          <w:szCs w:val="24"/>
        </w:rPr>
        <w:t xml:space="preserve"> something half-heartedly? If you’re a person like me who tends to see the glass half empty instead of half full, the word </w:t>
      </w:r>
      <w:r w:rsidRPr="00887DCF">
        <w:rPr>
          <w:i/>
          <w:sz w:val="24"/>
          <w:szCs w:val="24"/>
        </w:rPr>
        <w:t>accepted</w:t>
      </w:r>
      <w:r w:rsidRPr="00887DCF">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 the Holy Spirit had an altogether different message in mind.  </w:t>
      </w:r>
    </w:p>
    <w:p w14:paraId="751F05EA" w14:textId="77777777" w:rsidR="003171AB" w:rsidRPr="00C21EB2" w:rsidRDefault="003171AB" w:rsidP="003171AB">
      <w:pPr>
        <w:spacing w:after="203"/>
        <w:ind w:left="-15" w:right="6" w:firstLine="721"/>
        <w:jc w:val="both"/>
        <w:rPr>
          <w:sz w:val="24"/>
          <w:szCs w:val="24"/>
        </w:rPr>
      </w:pPr>
      <w:r w:rsidRPr="00887DCF">
        <w:rPr>
          <w:sz w:val="24"/>
          <w:szCs w:val="24"/>
        </w:rPr>
        <w:t xml:space="preserve">To discover the gems in this lesson, we need to look closely at the original Greek words translated as </w:t>
      </w:r>
      <w:r w:rsidRPr="00887DCF">
        <w:rPr>
          <w:i/>
          <w:sz w:val="24"/>
          <w:szCs w:val="24"/>
        </w:rPr>
        <w:t>highly</w:t>
      </w:r>
      <w:r w:rsidRPr="00887DCF">
        <w:rPr>
          <w:sz w:val="24"/>
          <w:szCs w:val="24"/>
        </w:rPr>
        <w:t xml:space="preserve"> </w:t>
      </w:r>
      <w:r w:rsidRPr="00887DCF">
        <w:rPr>
          <w:i/>
          <w:sz w:val="24"/>
          <w:szCs w:val="24"/>
        </w:rPr>
        <w:t>favored</w:t>
      </w:r>
      <w:r w:rsidRPr="00887DCF">
        <w:rPr>
          <w:sz w:val="24"/>
          <w:szCs w:val="24"/>
        </w:rPr>
        <w:t xml:space="preserve"> or </w:t>
      </w:r>
      <w:r w:rsidRPr="00887DCF">
        <w:rPr>
          <w:i/>
          <w:sz w:val="24"/>
          <w:szCs w:val="24"/>
        </w:rPr>
        <w:t>accepted</w:t>
      </w:r>
      <w:r w:rsidRPr="00887DCF">
        <w:rPr>
          <w:sz w:val="24"/>
          <w:szCs w:val="24"/>
        </w:rPr>
        <w:t xml:space="preserve">. But before we do, let’s focus on two other </w:t>
      </w:r>
      <w:r w:rsidRPr="00887DCF">
        <w:rPr>
          <w:noProof/>
          <w:sz w:val="24"/>
          <w:szCs w:val="24"/>
        </w:rPr>
        <w:t>key words</w:t>
      </w:r>
      <w:r w:rsidRPr="00887DCF">
        <w:rPr>
          <w:sz w:val="24"/>
          <w:szCs w:val="24"/>
        </w:rPr>
        <w:t xml:space="preserve">: </w:t>
      </w:r>
      <w:r w:rsidRPr="00887DCF">
        <w:rPr>
          <w:i/>
          <w:sz w:val="24"/>
          <w:szCs w:val="24"/>
        </w:rPr>
        <w:t>pleased or well pleased.</w:t>
      </w:r>
      <w:r w:rsidRPr="00887DCF">
        <w:rPr>
          <w:sz w:val="24"/>
          <w:szCs w:val="24"/>
        </w:rPr>
        <w:t xml:space="preserve"> Almost exclusively these words are used in reference to the Lord Jesus, with a few exceptions. In the following passages, they are they are applied to those who are in Christ. I will </w:t>
      </w:r>
      <w:r>
        <w:rPr>
          <w:sz w:val="24"/>
          <w:szCs w:val="24"/>
        </w:rPr>
        <w:t xml:space="preserve">underline </w:t>
      </w:r>
      <w:r w:rsidRPr="00887DCF">
        <w:rPr>
          <w:sz w:val="24"/>
          <w:szCs w:val="24"/>
        </w:rPr>
        <w:t>the w</w:t>
      </w:r>
      <w:r>
        <w:rPr>
          <w:sz w:val="24"/>
          <w:szCs w:val="24"/>
        </w:rPr>
        <w:t xml:space="preserve">ords in the following passages. </w:t>
      </w:r>
      <w:r w:rsidRPr="00C21EB2">
        <w:rPr>
          <w:sz w:val="24"/>
          <w:szCs w:val="24"/>
        </w:rPr>
        <w:t>Ephesia</w:t>
      </w:r>
      <w:r>
        <w:rPr>
          <w:sz w:val="24"/>
          <w:szCs w:val="24"/>
        </w:rPr>
        <w:t xml:space="preserve">ns </w:t>
      </w:r>
      <w:r w:rsidRPr="00C21EB2">
        <w:rPr>
          <w:sz w:val="24"/>
          <w:szCs w:val="24"/>
        </w:rPr>
        <w:t>1:5</w:t>
      </w:r>
      <w:r>
        <w:rPr>
          <w:sz w:val="24"/>
          <w:szCs w:val="24"/>
        </w:rPr>
        <w:t xml:space="preserve"> </w:t>
      </w:r>
      <w:r w:rsidRPr="00C21EB2">
        <w:rPr>
          <w:sz w:val="24"/>
          <w:szCs w:val="24"/>
        </w:rPr>
        <w:t xml:space="preserve">(KJV) “Having predestined us unto the adoption of children by Jesus Christ to himself, according to the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of his will.” Ephesians 1:9 (KJV) “Having made known unto us the mystery of his will, according to his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which he purposed in himself.” </w:t>
      </w:r>
    </w:p>
    <w:p w14:paraId="4232DB9E" w14:textId="77777777" w:rsidR="003171AB" w:rsidRDefault="003171AB" w:rsidP="003171AB">
      <w:pPr>
        <w:pStyle w:val="Heading6"/>
        <w:spacing w:after="27"/>
        <w:ind w:left="-5"/>
      </w:pPr>
      <w:r w:rsidRPr="000E506F">
        <w:rPr>
          <w:rFonts w:asciiTheme="minorHAnsi" w:hAnsiTheme="minorHAnsi" w:cstheme="minorHAnsi"/>
          <w:b/>
          <w:color w:val="auto"/>
          <w:sz w:val="28"/>
          <w:szCs w:val="28"/>
        </w:rPr>
        <w:t xml:space="preserve">WORD SEARCH: From Strong’s Concordance </w:t>
      </w:r>
      <w:r>
        <w:rPr>
          <w:b/>
          <w:sz w:val="28"/>
        </w:rPr>
        <w:t xml:space="preserve"> </w:t>
      </w:r>
    </w:p>
    <w:p w14:paraId="34200EBF" w14:textId="77777777" w:rsidR="003171AB" w:rsidRPr="00887DCF" w:rsidRDefault="003171AB" w:rsidP="00EF73C9">
      <w:pPr>
        <w:numPr>
          <w:ilvl w:val="0"/>
          <w:numId w:val="44"/>
        </w:numPr>
        <w:spacing w:after="51" w:line="270" w:lineRule="auto"/>
        <w:ind w:right="5" w:hanging="361"/>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comes from the word grace.)  It means to: </w:t>
      </w:r>
      <w:r w:rsidRPr="00887DCF">
        <w:rPr>
          <w:i/>
          <w:sz w:val="24"/>
          <w:szCs w:val="24"/>
        </w:rPr>
        <w:t xml:space="preserve">to grace, i.e. endue with special honor, make accepted, and be highly favored. </w:t>
      </w:r>
      <w:r w:rsidRPr="00887DCF">
        <w:rPr>
          <w:sz w:val="24"/>
          <w:szCs w:val="24"/>
        </w:rPr>
        <w:t xml:space="preserve"> As a side note: the words gift and forgiveness relate to both words</w:t>
      </w:r>
      <w:r>
        <w:rPr>
          <w:sz w:val="24"/>
          <w:szCs w:val="24"/>
        </w:rPr>
        <w:t>.</w:t>
      </w:r>
      <w:r w:rsidRPr="00887DCF">
        <w:rPr>
          <w:sz w:val="24"/>
          <w:szCs w:val="24"/>
        </w:rPr>
        <w:t xml:space="preserve"> </w:t>
      </w:r>
    </w:p>
    <w:p w14:paraId="4CE280C4" w14:textId="77777777" w:rsidR="003171AB" w:rsidRPr="00887DCF" w:rsidRDefault="003171AB" w:rsidP="00EF73C9">
      <w:pPr>
        <w:numPr>
          <w:ilvl w:val="0"/>
          <w:numId w:val="44"/>
        </w:numPr>
        <w:spacing w:after="261" w:line="271" w:lineRule="auto"/>
        <w:ind w:right="5" w:hanging="361"/>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r w:rsidRPr="00887DCF">
        <w:rPr>
          <w:sz w:val="24"/>
          <w:szCs w:val="24"/>
        </w:rPr>
        <w:t xml:space="preserve">edudokia or eudokeo. Here are the definitions: </w:t>
      </w:r>
      <w:r w:rsidRPr="00887DCF">
        <w:rPr>
          <w:i/>
          <w:sz w:val="24"/>
          <w:szCs w:val="24"/>
        </w:rPr>
        <w:t xml:space="preserve">satisfaction, delight, kindness, purpose, desire, good pleasure, will, to think well of i.e. approve, to approbate, think good, be well pleased, be the good pleasure, and be willing. </w:t>
      </w:r>
      <w:r w:rsidRPr="00887DCF">
        <w:rPr>
          <w:sz w:val="24"/>
          <w:szCs w:val="24"/>
        </w:rPr>
        <w:t xml:space="preserve"> </w:t>
      </w:r>
    </w:p>
    <w:p w14:paraId="2872AEB4" w14:textId="77777777" w:rsidR="003171AB" w:rsidRPr="00887DCF" w:rsidRDefault="003171AB" w:rsidP="003171AB">
      <w:pPr>
        <w:spacing w:after="0"/>
        <w:ind w:left="-15" w:right="6"/>
        <w:rPr>
          <w:sz w:val="24"/>
          <w:szCs w:val="24"/>
        </w:rPr>
      </w:pPr>
      <w:r>
        <w:rPr>
          <w:b/>
          <w:sz w:val="28"/>
        </w:rPr>
        <w:t>DIGGGING DEEPER</w:t>
      </w:r>
      <w:r w:rsidRPr="00887DCF">
        <w:rPr>
          <w:sz w:val="24"/>
          <w:szCs w:val="24"/>
        </w:rPr>
        <w:t xml:space="preserve">: Habakkuk 1:13; Isaiah 59:1-2; Colossians 1:16-23; Luke 3:22; Matthew </w:t>
      </w:r>
    </w:p>
    <w:p w14:paraId="52A4FE84" w14:textId="77777777" w:rsidR="003171AB" w:rsidRDefault="003171AB" w:rsidP="003171AB">
      <w:pPr>
        <w:ind w:left="-15" w:right="6"/>
        <w:rPr>
          <w:sz w:val="24"/>
          <w:szCs w:val="24"/>
        </w:rPr>
      </w:pPr>
      <w:r w:rsidRPr="00887DCF">
        <w:rPr>
          <w:sz w:val="24"/>
          <w:szCs w:val="24"/>
        </w:rPr>
        <w:t xml:space="preserve">3:17, 12:18, 17:5; 2 Peter 1:16-17; Mark 1:11 </w:t>
      </w:r>
    </w:p>
    <w:p w14:paraId="1EC4E09A" w14:textId="77777777" w:rsidR="003171AB" w:rsidRPr="00887DCF" w:rsidRDefault="003171AB" w:rsidP="003171AB">
      <w:pPr>
        <w:ind w:left="-15" w:right="6" w:firstLine="629"/>
        <w:jc w:val="both"/>
        <w:rPr>
          <w:sz w:val="24"/>
          <w:szCs w:val="24"/>
        </w:rPr>
      </w:pPr>
      <w:r w:rsidRPr="00887DCF">
        <w:rPr>
          <w:sz w:val="24"/>
          <w:szCs w:val="24"/>
        </w:rPr>
        <w:t xml:space="preserve">As we have just seen in the passages above, every time the Father spoke from heaven, He said: “This is My Beloved Son in whom I am well pleased.” </w:t>
      </w:r>
      <w:r>
        <w:rPr>
          <w:sz w:val="24"/>
          <w:szCs w:val="24"/>
        </w:rPr>
        <w:t xml:space="preserve">Because Jesus </w:t>
      </w:r>
      <w:r w:rsidRPr="00887DCF">
        <w:rPr>
          <w:sz w:val="24"/>
          <w:szCs w:val="24"/>
        </w:rPr>
        <w:t>is the unrivaled object of the Father’s affection</w:t>
      </w:r>
      <w:r>
        <w:rPr>
          <w:sz w:val="24"/>
          <w:szCs w:val="24"/>
        </w:rPr>
        <w:t>,</w:t>
      </w:r>
      <w:r w:rsidRPr="00887DCF">
        <w:rPr>
          <w:sz w:val="24"/>
          <w:szCs w:val="24"/>
        </w:rPr>
        <w:t xml:space="preserve"> the Father’s love and acceptance of us, rests solely upon His love for His Beloved Son. And so, because of this, we are not just accepted by God, but, in Christ, we are highly favored and enormously blessed. </w:t>
      </w:r>
    </w:p>
    <w:p w14:paraId="01E934D6" w14:textId="77777777" w:rsidR="003171AB" w:rsidRPr="00887DCF" w:rsidRDefault="003171AB" w:rsidP="003171AB">
      <w:pPr>
        <w:ind w:left="-15" w:right="6" w:firstLine="629"/>
        <w:jc w:val="both"/>
        <w:rPr>
          <w:sz w:val="24"/>
          <w:szCs w:val="24"/>
        </w:rPr>
      </w:pPr>
      <w:r w:rsidRPr="00887DCF">
        <w:rPr>
          <w:sz w:val="24"/>
          <w:szCs w:val="24"/>
        </w:rPr>
        <w:t xml:space="preserve">Remember that at Jesus birth, a heavenly host appeared and declared: “Glory to God in the highest, and on earth, peace among men with whom </w:t>
      </w:r>
      <w:r w:rsidRPr="00887DCF">
        <w:rPr>
          <w:i/>
          <w:sz w:val="24"/>
          <w:szCs w:val="24"/>
        </w:rPr>
        <w:t>He is pleased</w:t>
      </w:r>
      <w:r w:rsidRPr="00887DCF">
        <w:rPr>
          <w:sz w:val="24"/>
          <w:szCs w:val="24"/>
        </w:rPr>
        <w:t xml:space="preserve">.”?  The King James version said, “On whom </w:t>
      </w:r>
      <w:r w:rsidRPr="00C21EB2">
        <w:rPr>
          <w:sz w:val="24"/>
          <w:szCs w:val="24"/>
        </w:rPr>
        <w:t>His favor rest”</w:t>
      </w:r>
      <w:r w:rsidRPr="00887DCF">
        <w:rPr>
          <w:sz w:val="24"/>
          <w:szCs w:val="24"/>
        </w:rPr>
        <w:t xml:space="preserve"> (Luke 2:13-14)</w:t>
      </w:r>
      <w:r>
        <w:rPr>
          <w:sz w:val="24"/>
          <w:szCs w:val="24"/>
        </w:rPr>
        <w:t>.</w:t>
      </w:r>
      <w:r w:rsidRPr="00887DCF">
        <w:rPr>
          <w:sz w:val="24"/>
          <w:szCs w:val="24"/>
        </w:rPr>
        <w:t xml:space="preserve"> In this instance, the words pleased and favored are the exact same word applied to Jesus! Do you understand the significance of that?   Because Christ Jesus now lives “in us,” and God the Father is </w:t>
      </w:r>
      <w:r w:rsidRPr="00887DCF">
        <w:rPr>
          <w:i/>
          <w:sz w:val="24"/>
          <w:szCs w:val="24"/>
        </w:rPr>
        <w:t xml:space="preserve">well </w:t>
      </w:r>
      <w:r w:rsidRPr="00887DCF">
        <w:rPr>
          <w:i/>
          <w:noProof/>
          <w:sz w:val="24"/>
          <w:szCs w:val="24"/>
        </w:rPr>
        <w:t>please</w:t>
      </w:r>
      <w:r w:rsidRPr="00887DCF">
        <w:rPr>
          <w:i/>
          <w:sz w:val="24"/>
          <w:szCs w:val="24"/>
        </w:rPr>
        <w:t xml:space="preserve"> with Him</w:t>
      </w:r>
      <w:r w:rsidRPr="00887DCF">
        <w:rPr>
          <w:sz w:val="24"/>
          <w:szCs w:val="24"/>
        </w:rPr>
        <w:t xml:space="preserve">, the Father’s </w:t>
      </w:r>
      <w:r w:rsidRPr="00887DCF">
        <w:rPr>
          <w:i/>
          <w:sz w:val="24"/>
          <w:szCs w:val="24"/>
        </w:rPr>
        <w:t>favor</w:t>
      </w:r>
      <w:r w:rsidRPr="00887DCF">
        <w:rPr>
          <w:sz w:val="24"/>
          <w:szCs w:val="24"/>
        </w:rPr>
        <w:t xml:space="preserve"> now </w:t>
      </w:r>
      <w:r w:rsidRPr="00887DCF">
        <w:rPr>
          <w:noProof/>
          <w:sz w:val="24"/>
          <w:szCs w:val="24"/>
        </w:rPr>
        <w:t>rest</w:t>
      </w:r>
      <w:r w:rsidRPr="00887DCF">
        <w:rPr>
          <w:sz w:val="24"/>
          <w:szCs w:val="24"/>
        </w:rPr>
        <w:t xml:space="preserve"> “upon us.”  It’s mind boggling - is it not? Now if you find these facts hard to comprehend, then just wait till you see what comes next!  </w:t>
      </w:r>
    </w:p>
    <w:p w14:paraId="6A9CB4C1" w14:textId="77777777" w:rsidR="003171AB" w:rsidRDefault="00F617C7" w:rsidP="003171AB">
      <w:pPr>
        <w:ind w:left="-15" w:right="6" w:firstLine="629"/>
        <w:jc w:val="both"/>
        <w:rPr>
          <w:sz w:val="24"/>
          <w:szCs w:val="24"/>
        </w:rPr>
      </w:pPr>
      <w:r>
        <w:rPr>
          <w:sz w:val="24"/>
          <w:szCs w:val="24"/>
        </w:rPr>
        <w:t>T</w:t>
      </w:r>
      <w:r w:rsidR="003171AB" w:rsidRPr="00887DCF">
        <w:rPr>
          <w:sz w:val="24"/>
          <w:szCs w:val="24"/>
        </w:rPr>
        <w:t xml:space="preserve">o make some personal applications, perhaps we need to step aside for a moment to think through the implications of these wonders. Do you struggle with feeling insignificant? When you read the Bible, do you think about the people listed as </w:t>
      </w:r>
      <w:r w:rsidR="003171AB" w:rsidRPr="00887DCF">
        <w:rPr>
          <w:noProof/>
          <w:sz w:val="24"/>
          <w:szCs w:val="24"/>
        </w:rPr>
        <w:t>super</w:t>
      </w:r>
      <w:r w:rsidR="003171AB" w:rsidRPr="00887DCF">
        <w:rPr>
          <w:sz w:val="24"/>
          <w:szCs w:val="24"/>
        </w:rPr>
        <w:t xml:space="preserve"> humans? Well - they were not. They were every bit as human and you and </w:t>
      </w:r>
      <w:r w:rsidR="003171AB" w:rsidRPr="00887DCF">
        <w:rPr>
          <w:noProof/>
          <w:sz w:val="24"/>
          <w:szCs w:val="24"/>
        </w:rPr>
        <w:t>me,</w:t>
      </w:r>
      <w:r w:rsidR="003171AB" w:rsidRPr="00887DCF">
        <w:rPr>
          <w:sz w:val="24"/>
          <w:szCs w:val="24"/>
        </w:rPr>
        <w:t xml:space="preserve"> granted they lived in another time in history. Take Mary, the mother of Jesus</w:t>
      </w:r>
      <w:r w:rsidR="003171AB">
        <w:rPr>
          <w:sz w:val="24"/>
          <w:szCs w:val="24"/>
        </w:rPr>
        <w:t>,</w:t>
      </w:r>
      <w:r w:rsidR="003171AB" w:rsidRPr="00887DCF">
        <w:rPr>
          <w:sz w:val="24"/>
          <w:szCs w:val="24"/>
        </w:rPr>
        <w:t xml:space="preserve"> for example. Can you imagine the thoughts running through her teenage mind when she was visited by the angel Gabriel? </w:t>
      </w:r>
      <w:r w:rsidR="003171AB">
        <w:rPr>
          <w:sz w:val="24"/>
          <w:szCs w:val="24"/>
        </w:rPr>
        <w:t>B</w:t>
      </w:r>
      <w:r w:rsidR="003171AB" w:rsidRPr="00887DCF">
        <w:rPr>
          <w:sz w:val="24"/>
          <w:szCs w:val="24"/>
        </w:rPr>
        <w:t>efore He announce</w:t>
      </w:r>
      <w:r w:rsidR="003171AB">
        <w:rPr>
          <w:sz w:val="24"/>
          <w:szCs w:val="24"/>
        </w:rPr>
        <w:t>d</w:t>
      </w:r>
      <w:r w:rsidR="003171AB" w:rsidRPr="00887DCF">
        <w:rPr>
          <w:sz w:val="24"/>
          <w:szCs w:val="24"/>
        </w:rPr>
        <w:t xml:space="preserve"> that her womb would </w:t>
      </w:r>
      <w:r w:rsidR="003171AB">
        <w:rPr>
          <w:sz w:val="24"/>
          <w:szCs w:val="24"/>
        </w:rPr>
        <w:t>be</w:t>
      </w:r>
      <w:r w:rsidR="003171AB" w:rsidRPr="00887DCF">
        <w:rPr>
          <w:sz w:val="24"/>
          <w:szCs w:val="24"/>
        </w:rPr>
        <w:t xml:space="preserve"> the incubator of Immanuel, in fact, the Holy of Holies,” he declared her standing with God. Gabriel said: “Greetings, you who are </w:t>
      </w:r>
      <w:r w:rsidR="003171AB" w:rsidRPr="00887DCF">
        <w:rPr>
          <w:i/>
          <w:sz w:val="24"/>
          <w:szCs w:val="24"/>
        </w:rPr>
        <w:t>highly favored.</w:t>
      </w:r>
      <w:r w:rsidR="003171AB" w:rsidRPr="00887DCF">
        <w:rPr>
          <w:sz w:val="24"/>
          <w:szCs w:val="24"/>
        </w:rPr>
        <w:t xml:space="preserve"> The Lord is with you.” Luke 1:28 (NIV) We marvel at this encounter and the great honor bestowed upon Mary</w:t>
      </w:r>
      <w:r w:rsidR="003171AB">
        <w:rPr>
          <w:sz w:val="24"/>
          <w:szCs w:val="24"/>
        </w:rPr>
        <w:t>,</w:t>
      </w:r>
      <w:r w:rsidR="003171AB" w:rsidRPr="00887DCF">
        <w:rPr>
          <w:sz w:val="24"/>
          <w:szCs w:val="24"/>
        </w:rPr>
        <w:t xml:space="preserve"> don’t we? And rightfully so. But please don’t miss this hidden treasure; the </w:t>
      </w:r>
      <w:r w:rsidR="003171AB" w:rsidRPr="00C21EB2">
        <w:rPr>
          <w:sz w:val="24"/>
          <w:szCs w:val="24"/>
        </w:rPr>
        <w:t xml:space="preserve">words </w:t>
      </w:r>
      <w:r w:rsidR="003171AB" w:rsidRPr="00C21EB2">
        <w:rPr>
          <w:i/>
          <w:sz w:val="24"/>
          <w:szCs w:val="24"/>
        </w:rPr>
        <w:t>highly favored</w:t>
      </w:r>
      <w:r w:rsidR="003171AB" w:rsidRPr="00C21EB2">
        <w:rPr>
          <w:sz w:val="24"/>
          <w:szCs w:val="24"/>
        </w:rPr>
        <w:t xml:space="preserve"> are the exact same word used in Ephesians 1:6 for </w:t>
      </w:r>
      <w:r w:rsidR="003171AB" w:rsidRPr="00C21EB2">
        <w:rPr>
          <w:i/>
          <w:sz w:val="24"/>
          <w:szCs w:val="24"/>
        </w:rPr>
        <w:t>accepted.</w:t>
      </w:r>
      <w:r w:rsidR="003171AB" w:rsidRPr="00C21EB2">
        <w:rPr>
          <w:sz w:val="24"/>
          <w:szCs w:val="24"/>
        </w:rPr>
        <w:t xml:space="preserve"> </w:t>
      </w:r>
      <w:r w:rsidR="003171AB">
        <w:rPr>
          <w:sz w:val="24"/>
          <w:szCs w:val="24"/>
        </w:rPr>
        <w:t>Just think of</w:t>
      </w:r>
      <w:r w:rsidR="003171AB" w:rsidRPr="00C21EB2">
        <w:rPr>
          <w:sz w:val="24"/>
          <w:szCs w:val="24"/>
        </w:rPr>
        <w:t xml:space="preserve"> the implications of that</w:t>
      </w:r>
      <w:r w:rsidR="003171AB">
        <w:rPr>
          <w:sz w:val="24"/>
          <w:szCs w:val="24"/>
        </w:rPr>
        <w:t>.</w:t>
      </w:r>
      <w:r w:rsidR="003171AB" w:rsidRPr="00C21EB2">
        <w:rPr>
          <w:sz w:val="24"/>
          <w:szCs w:val="24"/>
        </w:rPr>
        <w:t xml:space="preserve">  Albeit hard to believe…  if you are in Christ, then you are</w:t>
      </w:r>
      <w:r w:rsidR="003171AB" w:rsidRPr="00887DCF">
        <w:rPr>
          <w:sz w:val="24"/>
          <w:szCs w:val="24"/>
        </w:rPr>
        <w:t xml:space="preserve"> as highly favored by God as the Virgin Mary!  </w:t>
      </w:r>
    </w:p>
    <w:p w14:paraId="18CF471B" w14:textId="77777777" w:rsidR="003171AB" w:rsidRDefault="003171AB" w:rsidP="003171AB">
      <w:pPr>
        <w:spacing w:after="5" w:line="252" w:lineRule="auto"/>
        <w:ind w:left="25" w:right="33" w:hanging="6"/>
        <w:jc w:val="center"/>
        <w:rPr>
          <w:b/>
          <w:i/>
          <w:sz w:val="24"/>
          <w:szCs w:val="24"/>
        </w:rPr>
      </w:pPr>
      <w:r w:rsidRPr="00C21EB2">
        <w:rPr>
          <w:b/>
          <w:sz w:val="24"/>
          <w:szCs w:val="24"/>
        </w:rPr>
        <w:t xml:space="preserve">Isaiah 43:3-4 </w:t>
      </w:r>
    </w:p>
    <w:p w14:paraId="62E78C02"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14:paraId="67F30137"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have handed over Egypt as a ransom price, Ethiopia and Seba</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14:paraId="708288AC"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14:paraId="5AC22BB0" w14:textId="77777777" w:rsidR="003171AB" w:rsidRPr="00C21EB2" w:rsidRDefault="003171AB" w:rsidP="003171AB">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14:paraId="6612ECDB" w14:textId="77777777" w:rsidR="003171AB" w:rsidRPr="00C21EB2" w:rsidRDefault="003171AB" w:rsidP="003171AB">
      <w:pPr>
        <w:spacing w:after="5" w:line="252" w:lineRule="auto"/>
        <w:ind w:left="25" w:right="33" w:hanging="6"/>
        <w:jc w:val="center"/>
        <w:rPr>
          <w:b/>
          <w:i/>
          <w:sz w:val="24"/>
          <w:szCs w:val="24"/>
        </w:rPr>
      </w:pPr>
      <w:r w:rsidRPr="00C21EB2">
        <w:rPr>
          <w:b/>
          <w:i/>
          <w:sz w:val="24"/>
          <w:szCs w:val="24"/>
        </w:rPr>
        <w:t xml:space="preserve"> </w:t>
      </w:r>
    </w:p>
    <w:p w14:paraId="7F15794D" w14:textId="77777777" w:rsidR="003171AB" w:rsidRPr="000B3093" w:rsidRDefault="003171AB" w:rsidP="003171AB">
      <w:pPr>
        <w:spacing w:after="199"/>
        <w:ind w:left="-15" w:right="6" w:firstLine="629"/>
        <w:jc w:val="both"/>
        <w:rPr>
          <w:sz w:val="24"/>
          <w:szCs w:val="24"/>
        </w:rPr>
      </w:pPr>
      <w:r w:rsidRPr="000B3093">
        <w:rPr>
          <w:sz w:val="24"/>
          <w:szCs w:val="24"/>
        </w:rPr>
        <w:t xml:space="preserve">If this fact were not hard enough to embrace, then consider a further wonder. Mary carried the Son of God (her Creator) within her. Likewise, we also carry God the Holy Spirit in us. Although we are seldom cognizant of His presence. But what a difference it could make in our humdrum everyday lives if we lived fully aware that we carry God around with us.  Yes, my friend, in Christ, we have been honored indeed! Once we were separated from God, yet now, not only is God with us, but, like the Virgin Mary, God is in us! And furthermore, because we are in His Beloved Son, the Father is well pleased to give us all things in and through Him. </w:t>
      </w:r>
      <w:r>
        <w:rPr>
          <w:sz w:val="24"/>
          <w:szCs w:val="24"/>
        </w:rPr>
        <w:t xml:space="preserve">Don’t you think </w:t>
      </w:r>
      <w:r w:rsidRPr="000B3093">
        <w:rPr>
          <w:sz w:val="24"/>
          <w:szCs w:val="24"/>
        </w:rPr>
        <w:t xml:space="preserve">this truth </w:t>
      </w:r>
      <w:r>
        <w:rPr>
          <w:sz w:val="24"/>
          <w:szCs w:val="24"/>
        </w:rPr>
        <w:t xml:space="preserve">could </w:t>
      </w:r>
      <w:r w:rsidRPr="000B3093">
        <w:rPr>
          <w:sz w:val="24"/>
          <w:szCs w:val="24"/>
        </w:rPr>
        <w:t xml:space="preserve">liberate the person who struggles with feeling of insignificance? </w:t>
      </w:r>
    </w:p>
    <w:p w14:paraId="75DB86D1" w14:textId="77777777" w:rsidR="003171AB" w:rsidRPr="00887DCF" w:rsidRDefault="003171AB" w:rsidP="003171AB">
      <w:pPr>
        <w:ind w:left="-15" w:right="6"/>
        <w:rPr>
          <w:sz w:val="24"/>
          <w:szCs w:val="24"/>
        </w:rPr>
      </w:pPr>
      <w:r>
        <w:rPr>
          <w:b/>
          <w:sz w:val="28"/>
        </w:rPr>
        <w:t>DIGGGING DEEPER</w:t>
      </w:r>
      <w:r>
        <w:rPr>
          <w:sz w:val="28"/>
        </w:rPr>
        <w:t xml:space="preserve">: </w:t>
      </w:r>
      <w:r w:rsidRPr="00887DCF">
        <w:rPr>
          <w:sz w:val="24"/>
          <w:szCs w:val="24"/>
        </w:rPr>
        <w:t xml:space="preserve">Romans 8:28-32; Luke 12:32; John 1:10-18, 14:6-24, 16:27; Matthew 3:17, 12:18, 17:5; Colossians 1:12-19 </w:t>
      </w:r>
    </w:p>
    <w:p w14:paraId="01CFE5E8" w14:textId="77777777" w:rsidR="003171AB" w:rsidRDefault="003171AB" w:rsidP="003171AB">
      <w:pPr>
        <w:spacing w:after="0"/>
        <w:ind w:left="-15" w:right="6" w:firstLine="721"/>
        <w:jc w:val="both"/>
        <w:rPr>
          <w:sz w:val="24"/>
          <w:szCs w:val="24"/>
        </w:rPr>
      </w:pPr>
      <w:r w:rsidRPr="00887DCF">
        <w:rPr>
          <w:sz w:val="24"/>
          <w:szCs w:val="24"/>
        </w:rPr>
        <w:t>The value of anything is set by one criteria. Do you know what that is? An item’s value is appraised by the price that someone is willing to pay to have it. Every living soul is valuable. Not only because, they are made in God’s image, but also because of the price He paid to redeem us.   Dr. Adrian Rogers</w:t>
      </w:r>
      <w:r>
        <w:rPr>
          <w:sz w:val="24"/>
          <w:szCs w:val="24"/>
        </w:rPr>
        <w:t>, put it this way, he said</w:t>
      </w:r>
      <w:r w:rsidRPr="00887DCF">
        <w:rPr>
          <w:sz w:val="24"/>
          <w:szCs w:val="24"/>
        </w:rPr>
        <w:t>: “We are not loved because we are valuable; we are valuable because God loved us.” If you will look to the cross of Christ, you will know exactly how valuable you are to God, because of the price He paid to have you. The catalyst that drove Him to the cross, and held Him there, was His matchless love.</w:t>
      </w:r>
    </w:p>
    <w:p w14:paraId="1FB3B100" w14:textId="77777777" w:rsidR="00F04664" w:rsidRDefault="00F04664" w:rsidP="003171AB">
      <w:pPr>
        <w:spacing w:after="0"/>
        <w:ind w:left="-15" w:right="6" w:firstLine="721"/>
        <w:jc w:val="both"/>
        <w:rPr>
          <w:sz w:val="24"/>
          <w:szCs w:val="24"/>
        </w:rPr>
      </w:pPr>
    </w:p>
    <w:p w14:paraId="4B9A1DED" w14:textId="77777777" w:rsidR="003171AB" w:rsidRDefault="003171AB" w:rsidP="003171AB">
      <w:pPr>
        <w:spacing w:after="0"/>
        <w:ind w:right="6"/>
        <w:jc w:val="center"/>
        <w:rPr>
          <w:b/>
          <w:sz w:val="24"/>
          <w:szCs w:val="24"/>
        </w:rPr>
      </w:pPr>
      <w:r w:rsidRPr="00E747D0">
        <w:rPr>
          <w:b/>
          <w:sz w:val="24"/>
          <w:szCs w:val="24"/>
        </w:rPr>
        <w:t xml:space="preserve">1 Peter 1:18-19 </w:t>
      </w:r>
    </w:p>
    <w:p w14:paraId="727ADE2B" w14:textId="77777777" w:rsidR="003171AB" w:rsidRPr="00E747D0" w:rsidRDefault="003171AB" w:rsidP="003171AB">
      <w:pPr>
        <w:spacing w:after="0"/>
        <w:ind w:right="6"/>
        <w:jc w:val="center"/>
        <w:rPr>
          <w:rFonts w:asciiTheme="minorHAnsi" w:hAnsiTheme="minorHAnsi" w:cstheme="minorHAnsi"/>
          <w:b/>
          <w:i/>
          <w:sz w:val="24"/>
          <w:szCs w:val="24"/>
        </w:rPr>
      </w:pPr>
      <w:r w:rsidRPr="00E747D0">
        <w:rPr>
          <w:rFonts w:asciiTheme="minorHAnsi" w:hAnsiTheme="minorHAnsi" w:cstheme="minorHAnsi"/>
          <w:b/>
          <w:i/>
          <w:color w:val="000000"/>
          <w:sz w:val="24"/>
          <w:szCs w:val="24"/>
        </w:rPr>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14:paraId="6EAA05FD" w14:textId="77777777" w:rsidR="003171AB" w:rsidRDefault="003171AB" w:rsidP="003171AB">
      <w:pPr>
        <w:spacing w:after="56"/>
        <w:ind w:left="721"/>
      </w:pPr>
    </w:p>
    <w:p w14:paraId="0BB4AA2F" w14:textId="77777777" w:rsidR="003171AB" w:rsidRPr="00887DCF" w:rsidRDefault="003171AB" w:rsidP="003171AB">
      <w:pPr>
        <w:spacing w:after="0"/>
        <w:ind w:left="-15" w:right="6"/>
        <w:rPr>
          <w:sz w:val="24"/>
          <w:szCs w:val="24"/>
        </w:rPr>
      </w:pPr>
      <w:r>
        <w:rPr>
          <w:b/>
          <w:sz w:val="28"/>
        </w:rPr>
        <w:t xml:space="preserve">DIGGING DEEPER: </w:t>
      </w:r>
      <w:r w:rsidRPr="00887DCF">
        <w:rPr>
          <w:sz w:val="24"/>
          <w:szCs w:val="24"/>
        </w:rPr>
        <w:t xml:space="preserve">Mark 10:13-16; Matthew 21:28-32; John 8:1-11; Luke 5:27-32; Colossians </w:t>
      </w:r>
    </w:p>
    <w:p w14:paraId="2CF17683" w14:textId="77777777" w:rsidR="003171AB" w:rsidRPr="00887DCF" w:rsidRDefault="003171AB" w:rsidP="003171AB">
      <w:pPr>
        <w:spacing w:after="0"/>
        <w:ind w:left="-15" w:right="6"/>
        <w:rPr>
          <w:sz w:val="24"/>
          <w:szCs w:val="24"/>
        </w:rPr>
      </w:pPr>
      <w:r w:rsidRPr="00887DCF">
        <w:rPr>
          <w:sz w:val="24"/>
          <w:szCs w:val="24"/>
        </w:rPr>
        <w:t xml:space="preserve">1:14; Galatians 3:13, 4:5; Revelation 5:9; Read 1 Corinthians 15:10  </w:t>
      </w:r>
    </w:p>
    <w:p w14:paraId="465C4439" w14:textId="77777777" w:rsidR="003171AB" w:rsidRDefault="003171AB" w:rsidP="001C1FA3">
      <w:pPr>
        <w:pStyle w:val="chapter-1"/>
        <w:jc w:val="center"/>
        <w:rPr>
          <w:rStyle w:val="text"/>
          <w:rFonts w:asciiTheme="minorHAnsi" w:eastAsiaTheme="minorEastAsia" w:hAnsiTheme="minorHAnsi" w:cstheme="minorBidi"/>
          <w:b/>
          <w:sz w:val="32"/>
          <w:szCs w:val="32"/>
        </w:rPr>
      </w:pPr>
    </w:p>
    <w:p w14:paraId="5CB2273B" w14:textId="77777777" w:rsidR="003171AB" w:rsidRDefault="003171AB" w:rsidP="001C1FA3">
      <w:pPr>
        <w:pStyle w:val="chapter-1"/>
        <w:jc w:val="center"/>
        <w:rPr>
          <w:rStyle w:val="text"/>
          <w:rFonts w:asciiTheme="minorHAnsi" w:eastAsiaTheme="minorEastAsia" w:hAnsiTheme="minorHAnsi" w:cstheme="minorBidi"/>
          <w:b/>
          <w:sz w:val="32"/>
          <w:szCs w:val="32"/>
        </w:rPr>
      </w:pPr>
    </w:p>
    <w:p w14:paraId="3997EB2F" w14:textId="77777777" w:rsidR="003171AB" w:rsidRDefault="003171AB" w:rsidP="001C1FA3">
      <w:pPr>
        <w:pStyle w:val="chapter-1"/>
        <w:jc w:val="center"/>
        <w:rPr>
          <w:rStyle w:val="text"/>
          <w:rFonts w:asciiTheme="minorHAnsi" w:eastAsiaTheme="minorEastAsia" w:hAnsiTheme="minorHAnsi" w:cstheme="minorBidi"/>
          <w:b/>
          <w:sz w:val="32"/>
          <w:szCs w:val="32"/>
        </w:rPr>
      </w:pPr>
    </w:p>
    <w:p w14:paraId="1426415E" w14:textId="77777777" w:rsidR="00160114" w:rsidRPr="00141C14" w:rsidRDefault="00160114" w:rsidP="00631259">
      <w:pPr>
        <w:ind w:firstLine="720"/>
        <w:jc w:val="both"/>
        <w:rPr>
          <w:sz w:val="24"/>
          <w:szCs w:val="24"/>
        </w:rPr>
      </w:pPr>
      <w:r>
        <w:rPr>
          <w:sz w:val="24"/>
          <w:szCs w:val="24"/>
        </w:rPr>
        <w:t xml:space="preserve">  </w:t>
      </w:r>
    </w:p>
    <w:p w14:paraId="1AA67E14" w14:textId="77777777" w:rsidR="00160114" w:rsidRPr="00141C14" w:rsidRDefault="00160114" w:rsidP="00160114">
      <w:pPr>
        <w:pStyle w:val="ListParagraph"/>
        <w:ind w:left="1080"/>
        <w:rPr>
          <w:sz w:val="24"/>
          <w:szCs w:val="24"/>
        </w:rPr>
      </w:pPr>
    </w:p>
    <w:p w14:paraId="003F9152" w14:textId="77777777" w:rsidR="001C1FA3" w:rsidRDefault="001C1FA3" w:rsidP="001C1FA3">
      <w:pPr>
        <w:rPr>
          <w:rFonts w:asciiTheme="minorHAnsi" w:eastAsiaTheme="minorEastAsia" w:hAnsiTheme="minorHAnsi" w:cstheme="minorBidi"/>
          <w:bCs/>
          <w:iCs/>
          <w:sz w:val="24"/>
          <w:szCs w:val="24"/>
        </w:rPr>
      </w:pPr>
    </w:p>
    <w:p w14:paraId="21B6B847" w14:textId="77777777" w:rsidR="00C66707" w:rsidRDefault="00C66707" w:rsidP="001C1FA3">
      <w:pPr>
        <w:rPr>
          <w:rFonts w:asciiTheme="minorHAnsi" w:eastAsiaTheme="minorEastAsia" w:hAnsiTheme="minorHAnsi" w:cstheme="minorBidi"/>
          <w:bCs/>
          <w:iCs/>
          <w:sz w:val="24"/>
          <w:szCs w:val="24"/>
        </w:rPr>
      </w:pPr>
    </w:p>
    <w:p w14:paraId="79C84C30" w14:textId="77777777" w:rsidR="00C66707" w:rsidRDefault="00C66707" w:rsidP="001C1FA3">
      <w:pPr>
        <w:rPr>
          <w:rFonts w:asciiTheme="minorHAnsi" w:eastAsiaTheme="minorEastAsia" w:hAnsiTheme="minorHAnsi" w:cstheme="minorBidi"/>
          <w:bCs/>
          <w:iCs/>
          <w:sz w:val="24"/>
          <w:szCs w:val="24"/>
        </w:rPr>
      </w:pPr>
    </w:p>
    <w:p w14:paraId="141FD835" w14:textId="77777777" w:rsidR="00C66707" w:rsidRDefault="00C66707" w:rsidP="001C1FA3">
      <w:pPr>
        <w:rPr>
          <w:rFonts w:asciiTheme="minorHAnsi" w:eastAsiaTheme="minorEastAsia" w:hAnsiTheme="minorHAnsi" w:cstheme="minorBidi"/>
          <w:bCs/>
          <w:iCs/>
          <w:sz w:val="24"/>
          <w:szCs w:val="24"/>
        </w:rPr>
      </w:pPr>
    </w:p>
    <w:p w14:paraId="24B62C04" w14:textId="77777777" w:rsidR="00F04664" w:rsidRDefault="00F04664" w:rsidP="001C1FA3">
      <w:pPr>
        <w:rPr>
          <w:rFonts w:asciiTheme="minorHAnsi" w:eastAsiaTheme="minorEastAsia" w:hAnsiTheme="minorHAnsi" w:cstheme="minorBidi"/>
          <w:bCs/>
          <w:iCs/>
          <w:sz w:val="24"/>
          <w:szCs w:val="24"/>
        </w:rPr>
      </w:pPr>
    </w:p>
    <w:p w14:paraId="7BC36938" w14:textId="77777777" w:rsidR="00F04664" w:rsidRDefault="00F04664" w:rsidP="001C1FA3">
      <w:pPr>
        <w:rPr>
          <w:rFonts w:asciiTheme="minorHAnsi" w:eastAsiaTheme="minorEastAsia" w:hAnsiTheme="minorHAnsi" w:cstheme="minorBidi"/>
          <w:bCs/>
          <w:iCs/>
          <w:sz w:val="24"/>
          <w:szCs w:val="24"/>
        </w:rPr>
      </w:pPr>
    </w:p>
    <w:p w14:paraId="12A88C65" w14:textId="77777777" w:rsidR="00F04664" w:rsidRDefault="00F04664" w:rsidP="001C1FA3">
      <w:pPr>
        <w:rPr>
          <w:rFonts w:asciiTheme="minorHAnsi" w:eastAsiaTheme="minorEastAsia" w:hAnsiTheme="minorHAnsi" w:cstheme="minorBidi"/>
          <w:bCs/>
          <w:iCs/>
          <w:sz w:val="24"/>
          <w:szCs w:val="24"/>
        </w:rPr>
      </w:pPr>
    </w:p>
    <w:p w14:paraId="671ECCB1" w14:textId="77777777" w:rsidR="00F04664" w:rsidRDefault="00F04664" w:rsidP="001C1FA3">
      <w:pPr>
        <w:rPr>
          <w:rFonts w:asciiTheme="minorHAnsi" w:eastAsiaTheme="minorEastAsia" w:hAnsiTheme="minorHAnsi" w:cstheme="minorBidi"/>
          <w:bCs/>
          <w:iCs/>
          <w:sz w:val="24"/>
          <w:szCs w:val="24"/>
        </w:rPr>
      </w:pPr>
    </w:p>
    <w:p w14:paraId="239F7F83" w14:textId="77777777" w:rsidR="00F04664" w:rsidRDefault="00F04664" w:rsidP="001C1FA3">
      <w:pPr>
        <w:rPr>
          <w:rFonts w:asciiTheme="minorHAnsi" w:eastAsiaTheme="minorEastAsia" w:hAnsiTheme="minorHAnsi" w:cstheme="minorBidi"/>
          <w:bCs/>
          <w:iCs/>
          <w:sz w:val="24"/>
          <w:szCs w:val="24"/>
        </w:rPr>
      </w:pPr>
    </w:p>
    <w:p w14:paraId="38EB9CEE" w14:textId="77777777" w:rsidR="00C66707" w:rsidRDefault="00C66707" w:rsidP="001C1FA3">
      <w:pPr>
        <w:rPr>
          <w:rFonts w:asciiTheme="minorHAnsi" w:eastAsiaTheme="minorEastAsia" w:hAnsiTheme="minorHAnsi" w:cstheme="minorBidi"/>
          <w:bCs/>
          <w:iCs/>
          <w:sz w:val="24"/>
          <w:szCs w:val="24"/>
        </w:rPr>
      </w:pPr>
    </w:p>
    <w:p w14:paraId="41F03638" w14:textId="77777777" w:rsidR="001C1FA3" w:rsidRDefault="001C1FA3" w:rsidP="001673C0">
      <w:pPr>
        <w:pStyle w:val="Heading2"/>
      </w:pPr>
      <w:r w:rsidRPr="5897EC05">
        <w:t xml:space="preserve">DISCUSSION QUESTIONS: </w:t>
      </w:r>
      <w:r>
        <w:t>Let’s talk about it.</w:t>
      </w:r>
    </w:p>
    <w:p w14:paraId="375CE16E" w14:textId="77777777" w:rsidR="00160114" w:rsidRDefault="00160114" w:rsidP="004C601A">
      <w:pPr>
        <w:jc w:val="center"/>
        <w:rPr>
          <w:rFonts w:asciiTheme="minorHAnsi" w:eastAsiaTheme="minorEastAsia" w:hAnsiTheme="minorHAnsi" w:cstheme="minorBidi"/>
          <w:b/>
          <w:bCs/>
          <w:sz w:val="36"/>
          <w:szCs w:val="36"/>
        </w:rPr>
      </w:pPr>
    </w:p>
    <w:p w14:paraId="0140FFB3" w14:textId="77777777" w:rsidR="001C1FA3" w:rsidRDefault="001C1FA3" w:rsidP="001673C0">
      <w:pPr>
        <w:pStyle w:val="Heading2"/>
      </w:pPr>
      <w:r w:rsidRPr="5897EC05">
        <w:t xml:space="preserve">Think </w:t>
      </w:r>
      <w:r>
        <w:t>o</w:t>
      </w:r>
      <w:r w:rsidRPr="5897EC05">
        <w:t>n These Things</w:t>
      </w:r>
    </w:p>
    <w:p w14:paraId="359E1520" w14:textId="77777777" w:rsidR="001C1FA3" w:rsidRPr="000938C1" w:rsidRDefault="001C1FA3" w:rsidP="001C1FA3">
      <w:pPr>
        <w:ind w:firstLine="720"/>
        <w:jc w:val="both"/>
        <w:rPr>
          <w:sz w:val="24"/>
          <w:szCs w:val="24"/>
        </w:rPr>
      </w:pPr>
      <w:r w:rsidRPr="000938C1">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0C9D2EB7" w14:textId="77777777" w:rsidR="001C1FA3" w:rsidRDefault="001C1FA3" w:rsidP="001C1FA3">
      <w:pPr>
        <w:pStyle w:val="ListParagraph"/>
        <w:ind w:left="1260"/>
        <w:rPr>
          <w:sz w:val="24"/>
          <w:szCs w:val="24"/>
        </w:rPr>
      </w:pPr>
    </w:p>
    <w:p w14:paraId="0515E95E" w14:textId="77777777" w:rsidR="001C1FA3" w:rsidRDefault="001C1FA3" w:rsidP="001C1FA3">
      <w:pPr>
        <w:pStyle w:val="ListParagraph"/>
        <w:ind w:left="360"/>
        <w:jc w:val="center"/>
        <w:outlineLvl w:val="1"/>
        <w:rPr>
          <w:b/>
          <w:bCs/>
          <w:sz w:val="28"/>
          <w:szCs w:val="28"/>
        </w:rPr>
      </w:pPr>
      <w:r>
        <w:rPr>
          <w:b/>
          <w:bCs/>
          <w:sz w:val="28"/>
          <w:szCs w:val="28"/>
        </w:rPr>
        <w:t>Memory Verses</w:t>
      </w:r>
    </w:p>
    <w:p w14:paraId="34A6682E" w14:textId="77777777" w:rsidR="001C1FA3" w:rsidRDefault="001C1FA3" w:rsidP="004C601A">
      <w:pPr>
        <w:jc w:val="center"/>
        <w:rPr>
          <w:rFonts w:asciiTheme="minorHAnsi" w:eastAsiaTheme="minorEastAsia" w:hAnsiTheme="minorHAnsi" w:cstheme="minorBidi"/>
          <w:b/>
          <w:bCs/>
          <w:sz w:val="36"/>
          <w:szCs w:val="36"/>
        </w:rPr>
      </w:pPr>
    </w:p>
    <w:p w14:paraId="6EF78CEB" w14:textId="77777777" w:rsidR="001C1FA3" w:rsidRDefault="001C1FA3" w:rsidP="004C601A">
      <w:pPr>
        <w:jc w:val="center"/>
        <w:rPr>
          <w:rFonts w:asciiTheme="minorHAnsi" w:eastAsiaTheme="minorEastAsia" w:hAnsiTheme="minorHAnsi" w:cstheme="minorBidi"/>
          <w:b/>
          <w:bCs/>
          <w:sz w:val="36"/>
          <w:szCs w:val="36"/>
        </w:rPr>
      </w:pPr>
    </w:p>
    <w:p w14:paraId="29E5F5E7" w14:textId="77777777" w:rsidR="00C66707" w:rsidRDefault="00C66707" w:rsidP="004C601A">
      <w:pPr>
        <w:jc w:val="center"/>
        <w:rPr>
          <w:rFonts w:asciiTheme="minorHAnsi" w:eastAsiaTheme="minorEastAsia" w:hAnsiTheme="minorHAnsi" w:cstheme="minorBidi"/>
          <w:b/>
          <w:bCs/>
          <w:sz w:val="36"/>
          <w:szCs w:val="36"/>
        </w:rPr>
      </w:pPr>
    </w:p>
    <w:p w14:paraId="7617735C" w14:textId="77777777" w:rsidR="00C66707" w:rsidRDefault="00C66707" w:rsidP="004C601A">
      <w:pPr>
        <w:jc w:val="center"/>
        <w:rPr>
          <w:rFonts w:asciiTheme="minorHAnsi" w:eastAsiaTheme="minorEastAsia" w:hAnsiTheme="minorHAnsi" w:cstheme="minorBidi"/>
          <w:b/>
          <w:bCs/>
          <w:sz w:val="36"/>
          <w:szCs w:val="36"/>
        </w:rPr>
      </w:pPr>
    </w:p>
    <w:p w14:paraId="7CB18575" w14:textId="77777777" w:rsidR="00C66707" w:rsidRDefault="00C66707" w:rsidP="004C601A">
      <w:pPr>
        <w:jc w:val="center"/>
        <w:rPr>
          <w:rFonts w:asciiTheme="minorHAnsi" w:eastAsiaTheme="minorEastAsia" w:hAnsiTheme="minorHAnsi" w:cstheme="minorBidi"/>
          <w:b/>
          <w:bCs/>
          <w:sz w:val="36"/>
          <w:szCs w:val="36"/>
        </w:rPr>
      </w:pPr>
    </w:p>
    <w:p w14:paraId="4159CF37" w14:textId="77777777" w:rsidR="00C66707" w:rsidRDefault="00C66707" w:rsidP="004C601A">
      <w:pPr>
        <w:jc w:val="center"/>
        <w:rPr>
          <w:rFonts w:asciiTheme="minorHAnsi" w:eastAsiaTheme="minorEastAsia" w:hAnsiTheme="minorHAnsi" w:cstheme="minorBidi"/>
          <w:b/>
          <w:bCs/>
          <w:sz w:val="36"/>
          <w:szCs w:val="36"/>
        </w:rPr>
      </w:pPr>
    </w:p>
    <w:p w14:paraId="2D6F589C" w14:textId="77777777" w:rsidR="00C66707" w:rsidRDefault="00C66707" w:rsidP="004C601A">
      <w:pPr>
        <w:jc w:val="center"/>
        <w:rPr>
          <w:rFonts w:asciiTheme="minorHAnsi" w:eastAsiaTheme="minorEastAsia" w:hAnsiTheme="minorHAnsi" w:cstheme="minorBidi"/>
          <w:b/>
          <w:bCs/>
          <w:sz w:val="36"/>
          <w:szCs w:val="36"/>
        </w:rPr>
      </w:pPr>
    </w:p>
    <w:p w14:paraId="23A7142B" w14:textId="77777777" w:rsidR="00C66707" w:rsidRDefault="00C66707" w:rsidP="004C601A">
      <w:pPr>
        <w:jc w:val="center"/>
        <w:rPr>
          <w:rFonts w:asciiTheme="minorHAnsi" w:eastAsiaTheme="minorEastAsia" w:hAnsiTheme="minorHAnsi" w:cstheme="minorBidi"/>
          <w:b/>
          <w:bCs/>
          <w:sz w:val="36"/>
          <w:szCs w:val="36"/>
        </w:rPr>
      </w:pPr>
    </w:p>
    <w:p w14:paraId="5BBD71A3" w14:textId="77777777" w:rsidR="00C66707" w:rsidRDefault="00C66707" w:rsidP="004C601A">
      <w:pPr>
        <w:jc w:val="center"/>
        <w:rPr>
          <w:rFonts w:asciiTheme="minorHAnsi" w:eastAsiaTheme="minorEastAsia" w:hAnsiTheme="minorHAnsi" w:cstheme="minorBidi"/>
          <w:b/>
          <w:bCs/>
          <w:sz w:val="36"/>
          <w:szCs w:val="36"/>
        </w:rPr>
      </w:pPr>
    </w:p>
    <w:p w14:paraId="0DBD6704" w14:textId="77777777" w:rsidR="00C66707" w:rsidRDefault="00C66707" w:rsidP="004C601A">
      <w:pPr>
        <w:jc w:val="center"/>
        <w:rPr>
          <w:rFonts w:asciiTheme="minorHAnsi" w:eastAsiaTheme="minorEastAsia" w:hAnsiTheme="minorHAnsi" w:cstheme="minorBidi"/>
          <w:b/>
          <w:bCs/>
          <w:sz w:val="36"/>
          <w:szCs w:val="36"/>
        </w:rPr>
      </w:pPr>
    </w:p>
    <w:p w14:paraId="3625AE0A" w14:textId="77777777" w:rsidR="00C66707" w:rsidRDefault="00C66707" w:rsidP="004C601A">
      <w:pPr>
        <w:jc w:val="center"/>
        <w:rPr>
          <w:rFonts w:asciiTheme="minorHAnsi" w:eastAsiaTheme="minorEastAsia" w:hAnsiTheme="minorHAnsi" w:cstheme="minorBidi"/>
          <w:b/>
          <w:bCs/>
          <w:sz w:val="36"/>
          <w:szCs w:val="36"/>
        </w:rPr>
      </w:pPr>
    </w:p>
    <w:p w14:paraId="5E928834" w14:textId="77777777" w:rsidR="001C1FA3" w:rsidRDefault="001C1FA3" w:rsidP="004C601A">
      <w:pPr>
        <w:jc w:val="center"/>
        <w:rPr>
          <w:rFonts w:asciiTheme="minorHAnsi" w:eastAsiaTheme="minorEastAsia" w:hAnsiTheme="minorHAnsi" w:cstheme="minorBidi"/>
          <w:b/>
          <w:bCs/>
          <w:sz w:val="36"/>
          <w:szCs w:val="36"/>
        </w:rPr>
      </w:pPr>
    </w:p>
    <w:p w14:paraId="3680132D" w14:textId="77777777" w:rsidR="006730B4" w:rsidRDefault="006730B4" w:rsidP="00F04664">
      <w:pPr>
        <w:jc w:val="center"/>
        <w:rPr>
          <w:b/>
          <w:bCs/>
          <w:sz w:val="36"/>
          <w:szCs w:val="36"/>
        </w:rPr>
      </w:pPr>
      <w:r>
        <w:rPr>
          <w:b/>
          <w:bCs/>
          <w:sz w:val="36"/>
          <w:szCs w:val="36"/>
        </w:rPr>
        <w:t>Week #</w:t>
      </w:r>
      <w:r w:rsidR="00287000">
        <w:rPr>
          <w:b/>
          <w:bCs/>
          <w:sz w:val="36"/>
          <w:szCs w:val="36"/>
        </w:rPr>
        <w:t>9</w:t>
      </w:r>
    </w:p>
    <w:p w14:paraId="6A6C687B" w14:textId="77777777" w:rsidR="007E0D34" w:rsidRPr="001601A0" w:rsidRDefault="007E0D34" w:rsidP="007E0D34">
      <w:pPr>
        <w:pStyle w:val="ListParagraph"/>
        <w:ind w:left="0"/>
        <w:jc w:val="center"/>
        <w:rPr>
          <w:rFonts w:ascii="Edwardian Script ITC" w:hAnsi="Edwardian Script ITC"/>
          <w:b/>
          <w:sz w:val="72"/>
          <w:szCs w:val="72"/>
        </w:rPr>
      </w:pPr>
      <w:r w:rsidRPr="001601A0">
        <w:rPr>
          <w:rFonts w:ascii="Edwardian Script ITC" w:hAnsi="Edwardian Script ITC"/>
          <w:b/>
          <w:sz w:val="72"/>
          <w:szCs w:val="72"/>
        </w:rPr>
        <w:t xml:space="preserve">Behold </w:t>
      </w:r>
      <w:r w:rsidR="00AE74A6">
        <w:rPr>
          <w:rFonts w:ascii="Edwardian Script ITC" w:hAnsi="Edwardian Script ITC"/>
          <w:b/>
          <w:sz w:val="72"/>
          <w:szCs w:val="72"/>
        </w:rPr>
        <w:t>The Bridegroom</w:t>
      </w:r>
      <w:r w:rsidR="00766D77">
        <w:rPr>
          <w:rFonts w:ascii="Edwardian Script ITC" w:hAnsi="Edwardian Script ITC"/>
          <w:b/>
          <w:sz w:val="72"/>
          <w:szCs w:val="72"/>
        </w:rPr>
        <w:t xml:space="preserve"> </w:t>
      </w:r>
    </w:p>
    <w:p w14:paraId="5BF12D4B" w14:textId="77777777" w:rsidR="007E0D34" w:rsidRDefault="001601A0" w:rsidP="007E0D34">
      <w:pPr>
        <w:pStyle w:val="ListParagraph"/>
        <w:ind w:left="0"/>
        <w:jc w:val="center"/>
        <w:rPr>
          <w:b/>
          <w:sz w:val="40"/>
          <w:szCs w:val="40"/>
        </w:rPr>
      </w:pPr>
      <w:r>
        <w:rPr>
          <w:rFonts w:asciiTheme="minorHAnsi" w:hAnsiTheme="minorHAnsi" w:cs="Vijaya"/>
          <w:bCs/>
          <w:iCs/>
          <w:noProof/>
          <w:color w:val="C00000"/>
          <w:sz w:val="24"/>
          <w:szCs w:val="24"/>
        </w:rPr>
        <w:drawing>
          <wp:inline distT="0" distB="0" distL="0" distR="0" wp14:anchorId="419BA32D" wp14:editId="0ACFD8C8">
            <wp:extent cx="818161" cy="3048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E6384B1" w14:textId="77777777" w:rsidR="001601A0" w:rsidRDefault="001601A0" w:rsidP="007E0D34">
      <w:pPr>
        <w:pStyle w:val="ListParagraph"/>
        <w:ind w:left="0"/>
        <w:jc w:val="center"/>
        <w:rPr>
          <w:b/>
          <w:sz w:val="40"/>
          <w:szCs w:val="40"/>
        </w:rPr>
      </w:pPr>
    </w:p>
    <w:p w14:paraId="5AE64A19" w14:textId="77777777" w:rsidR="007E0D34" w:rsidRDefault="007E0D34" w:rsidP="007E0D34">
      <w:pPr>
        <w:pStyle w:val="ListParagraph"/>
        <w:ind w:left="0"/>
        <w:jc w:val="center"/>
        <w:rPr>
          <w:b/>
          <w:sz w:val="28"/>
          <w:szCs w:val="28"/>
        </w:rPr>
      </w:pPr>
      <w:r w:rsidRPr="00373D95">
        <w:rPr>
          <w:b/>
          <w:sz w:val="28"/>
          <w:szCs w:val="28"/>
        </w:rPr>
        <w:t>Key Passage</w:t>
      </w:r>
    </w:p>
    <w:p w14:paraId="4FB58C14" w14:textId="77777777" w:rsidR="007E0D34" w:rsidRPr="007350D3" w:rsidRDefault="007E0D34" w:rsidP="007350D3">
      <w:pPr>
        <w:spacing w:before="100" w:beforeAutospacing="1" w:after="0" w:line="240" w:lineRule="auto"/>
        <w:jc w:val="center"/>
        <w:outlineLvl w:val="2"/>
        <w:rPr>
          <w:rFonts w:asciiTheme="minorHAnsi" w:eastAsia="Times New Roman" w:hAnsiTheme="minorHAnsi" w:cstheme="minorHAnsi"/>
          <w:b/>
          <w:bCs/>
          <w:sz w:val="24"/>
          <w:szCs w:val="24"/>
        </w:rPr>
      </w:pPr>
      <w:bookmarkStart w:id="1375" w:name="_Toc450891722"/>
      <w:r w:rsidRPr="007350D3">
        <w:rPr>
          <w:rFonts w:asciiTheme="minorHAnsi" w:eastAsiaTheme="minorEastAsia" w:hAnsiTheme="minorHAnsi" w:cstheme="minorBidi"/>
          <w:b/>
          <w:bCs/>
          <w:iCs/>
          <w:sz w:val="24"/>
          <w:szCs w:val="24"/>
        </w:rPr>
        <w:t>Ephesians 1:19-22 (HCSB)</w:t>
      </w:r>
      <w:bookmarkEnd w:id="1375"/>
    </w:p>
    <w:p w14:paraId="02CBC3CB"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And what is the immeasurable greatness of His power to us who believe, </w:t>
      </w:r>
    </w:p>
    <w:p w14:paraId="5E230522"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according to the working of His vast strength. He demonstrated this power in the Messiah</w:t>
      </w:r>
    </w:p>
    <w:p w14:paraId="0088C0A6" w14:textId="77777777" w:rsidR="007350D3" w:rsidRDefault="007E0D34" w:rsidP="007350D3">
      <w:pPr>
        <w:spacing w:after="0" w:line="240" w:lineRule="auto"/>
        <w:jc w:val="center"/>
        <w:rPr>
          <w:rFonts w:asciiTheme="minorHAnsi" w:eastAsiaTheme="minorEastAsia" w:hAnsiTheme="minorHAnsi" w:cstheme="minorBidi"/>
          <w:b/>
          <w:bCs/>
          <w:i/>
          <w:iCs/>
          <w:sz w:val="24"/>
          <w:szCs w:val="24"/>
          <w:vertAlign w:val="superscript"/>
        </w:rPr>
      </w:pPr>
      <w:r w:rsidRPr="5897EC05">
        <w:rPr>
          <w:rFonts w:asciiTheme="minorHAnsi" w:eastAsiaTheme="minorEastAsia" w:hAnsiTheme="minorHAnsi" w:cstheme="minorBidi"/>
          <w:b/>
          <w:bCs/>
          <w:i/>
          <w:iCs/>
          <w:sz w:val="24"/>
          <w:szCs w:val="24"/>
        </w:rPr>
        <w:t xml:space="preserve"> by raising Him from the dead and seating Him at His right hand in the heavens—</w:t>
      </w:r>
      <w:r w:rsidRPr="5897EC05">
        <w:rPr>
          <w:rFonts w:asciiTheme="minorHAnsi" w:eastAsiaTheme="minorEastAsia" w:hAnsiTheme="minorHAnsi" w:cstheme="minorBidi"/>
          <w:b/>
          <w:bCs/>
          <w:i/>
          <w:iCs/>
          <w:sz w:val="24"/>
          <w:szCs w:val="24"/>
          <w:vertAlign w:val="superscript"/>
        </w:rPr>
        <w:t> </w:t>
      </w:r>
    </w:p>
    <w:p w14:paraId="19535BE0"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far above every ruler and authority, power and dominion, and every title given, </w:t>
      </w:r>
    </w:p>
    <w:p w14:paraId="2DF8635D" w14:textId="77777777" w:rsidR="007350D3" w:rsidRDefault="007E0D34" w:rsidP="007350D3">
      <w:pPr>
        <w:spacing w:after="0"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not only in this age but also in the one to come. </w:t>
      </w:r>
      <w:r w:rsidRPr="5897EC05">
        <w:rPr>
          <w:rFonts w:asciiTheme="minorHAnsi" w:eastAsiaTheme="minorEastAsia" w:hAnsiTheme="minorHAnsi" w:cstheme="minorBidi"/>
          <w:b/>
          <w:bCs/>
          <w:i/>
          <w:iCs/>
          <w:sz w:val="24"/>
          <w:szCs w:val="24"/>
          <w:vertAlign w:val="superscript"/>
        </w:rPr>
        <w:t> </w:t>
      </w:r>
      <w:r w:rsidRPr="5897EC05">
        <w:rPr>
          <w:rFonts w:asciiTheme="minorHAnsi" w:eastAsiaTheme="minorEastAsia" w:hAnsiTheme="minorHAnsi" w:cstheme="minorBidi"/>
          <w:b/>
          <w:bCs/>
          <w:i/>
          <w:iCs/>
          <w:sz w:val="24"/>
          <w:szCs w:val="24"/>
        </w:rPr>
        <w:t xml:space="preserve">And He put everything under His feet </w:t>
      </w:r>
    </w:p>
    <w:p w14:paraId="2D08B49A" w14:textId="77777777" w:rsidR="007E0D34" w:rsidRDefault="007E0D34" w:rsidP="007350D3">
      <w:pPr>
        <w:spacing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and appointed Him as head over everything for the church.</w:t>
      </w:r>
    </w:p>
    <w:p w14:paraId="4205308E" w14:textId="77777777" w:rsidR="007E0D34" w:rsidRDefault="007E0D34" w:rsidP="007E0D34">
      <w:pPr>
        <w:spacing w:before="100" w:beforeAutospacing="1" w:after="100" w:afterAutospacing="1" w:line="240" w:lineRule="auto"/>
        <w:jc w:val="center"/>
        <w:rPr>
          <w:rFonts w:asciiTheme="minorHAnsi" w:eastAsiaTheme="minorEastAsia" w:hAnsiTheme="minorHAnsi" w:cstheme="minorBidi"/>
          <w:b/>
          <w:bCs/>
          <w:iCs/>
          <w:sz w:val="28"/>
          <w:szCs w:val="28"/>
        </w:rPr>
      </w:pPr>
      <w:r w:rsidRPr="007B57B4">
        <w:rPr>
          <w:rFonts w:asciiTheme="minorHAnsi" w:eastAsiaTheme="minorEastAsia" w:hAnsiTheme="minorHAnsi" w:cstheme="minorBidi"/>
          <w:b/>
          <w:bCs/>
          <w:iCs/>
          <w:sz w:val="28"/>
          <w:szCs w:val="28"/>
        </w:rPr>
        <w:t>Introduction</w:t>
      </w:r>
    </w:p>
    <w:p w14:paraId="5C24870C" w14:textId="77777777" w:rsidR="002F191D" w:rsidRDefault="007E0D34" w:rsidP="002F191D">
      <w:pPr>
        <w:ind w:firstLine="720"/>
        <w:jc w:val="both"/>
        <w:rPr>
          <w:sz w:val="24"/>
          <w:szCs w:val="24"/>
        </w:rPr>
      </w:pPr>
      <w:r>
        <w:rPr>
          <w:sz w:val="24"/>
          <w:szCs w:val="24"/>
        </w:rPr>
        <w:t>Without a doubt, Jesus Christ</w:t>
      </w:r>
      <w:r w:rsidRPr="0076788C">
        <w:rPr>
          <w:sz w:val="24"/>
          <w:szCs w:val="24"/>
        </w:rPr>
        <w:t xml:space="preserve"> is the most polarizing figure in all of </w:t>
      </w:r>
      <w:r>
        <w:rPr>
          <w:sz w:val="24"/>
          <w:szCs w:val="24"/>
        </w:rPr>
        <w:t>h</w:t>
      </w:r>
      <w:r w:rsidRPr="0076788C">
        <w:rPr>
          <w:sz w:val="24"/>
          <w:szCs w:val="24"/>
        </w:rPr>
        <w:t>istory</w:t>
      </w:r>
      <w:r>
        <w:rPr>
          <w:sz w:val="24"/>
          <w:szCs w:val="24"/>
        </w:rPr>
        <w:t>. And yet, for reasons we discuss</w:t>
      </w:r>
      <w:r w:rsidR="00F617C7">
        <w:rPr>
          <w:sz w:val="24"/>
          <w:szCs w:val="24"/>
        </w:rPr>
        <w:t>ed</w:t>
      </w:r>
      <w:r w:rsidR="002F191D">
        <w:rPr>
          <w:sz w:val="24"/>
          <w:szCs w:val="24"/>
        </w:rPr>
        <w:t xml:space="preserve"> in another lesson</w:t>
      </w:r>
      <w:r>
        <w:rPr>
          <w:sz w:val="24"/>
          <w:szCs w:val="24"/>
        </w:rPr>
        <w:t>, a large portion of the world’s population has never even heard the name Jesus.  As for the those who have, some hate Him, some deny His existence and still others, while believing the historical facts about Him, are simply indifferent towards Him. Saul would be one who would be numbered in the category of those who hated Jesus. But all that changed when he was stopped in his tracks while on the road to Damascus. When Jesus called Saul by name, he must have wondered who in the world could this possibly be.</w:t>
      </w:r>
      <w:r w:rsidRPr="00E30A8F">
        <w:rPr>
          <w:sz w:val="24"/>
          <w:szCs w:val="24"/>
        </w:rPr>
        <w:t xml:space="preserve"> </w:t>
      </w:r>
      <w:r>
        <w:rPr>
          <w:sz w:val="24"/>
          <w:szCs w:val="24"/>
        </w:rPr>
        <w:t xml:space="preserve">(Acts 9:1-31) Saul asked the risen Savior, </w:t>
      </w:r>
      <w:r w:rsidRPr="00F617C7">
        <w:rPr>
          <w:i/>
          <w:sz w:val="24"/>
          <w:szCs w:val="24"/>
        </w:rPr>
        <w:t>“Who are you Lord?”</w:t>
      </w:r>
      <w:r>
        <w:rPr>
          <w:sz w:val="24"/>
          <w:szCs w:val="24"/>
        </w:rPr>
        <w:t xml:space="preserve"> That’s not a simple question, but it is one of the most important questions we could ever ask. </w:t>
      </w:r>
      <w:r w:rsidR="002F191D">
        <w:rPr>
          <w:sz w:val="24"/>
          <w:szCs w:val="24"/>
        </w:rPr>
        <w:t xml:space="preserve">In this </w:t>
      </w:r>
      <w:r w:rsidR="002B735F">
        <w:rPr>
          <w:sz w:val="24"/>
          <w:szCs w:val="24"/>
        </w:rPr>
        <w:t>lesson,</w:t>
      </w:r>
      <w:r w:rsidR="002F191D">
        <w:rPr>
          <w:sz w:val="24"/>
          <w:szCs w:val="24"/>
        </w:rPr>
        <w:t xml:space="preserve"> we’ll be answering that question from both a Biblical, as well as a personal perspective. </w:t>
      </w:r>
    </w:p>
    <w:p w14:paraId="005DB639" w14:textId="77777777" w:rsidR="007E0D34" w:rsidRPr="00F617C7" w:rsidRDefault="007E0D34" w:rsidP="007E0D34">
      <w:pPr>
        <w:ind w:firstLine="720"/>
        <w:jc w:val="both"/>
        <w:rPr>
          <w:sz w:val="24"/>
          <w:szCs w:val="24"/>
        </w:rPr>
      </w:pPr>
      <w:r>
        <w:rPr>
          <w:sz w:val="24"/>
          <w:szCs w:val="24"/>
        </w:rPr>
        <w:t>For this reason, we’ll be taking</w:t>
      </w:r>
      <w:r w:rsidRPr="5897EC05">
        <w:rPr>
          <w:sz w:val="24"/>
          <w:szCs w:val="24"/>
        </w:rPr>
        <w:t xml:space="preserve"> a different approach to this </w:t>
      </w:r>
      <w:r w:rsidR="00AE28DE">
        <w:rPr>
          <w:sz w:val="24"/>
          <w:szCs w:val="24"/>
        </w:rPr>
        <w:t>lesson</w:t>
      </w:r>
      <w:r w:rsidRPr="5897EC05">
        <w:rPr>
          <w:sz w:val="24"/>
          <w:szCs w:val="24"/>
        </w:rPr>
        <w:t xml:space="preserve"> than the previous ones</w:t>
      </w:r>
      <w:r>
        <w:rPr>
          <w:sz w:val="24"/>
          <w:szCs w:val="24"/>
        </w:rPr>
        <w:t>. Since we can’t describe who Jesus is, we’ll just have to allow the Bible to do so. Having said that, we’ll be covering a significant amount of Scriptures, and while this</w:t>
      </w:r>
      <w:r w:rsidRPr="5897EC05">
        <w:rPr>
          <w:sz w:val="24"/>
          <w:szCs w:val="24"/>
        </w:rPr>
        <w:t xml:space="preserve"> may be an exhausting list</w:t>
      </w:r>
      <w:r>
        <w:rPr>
          <w:sz w:val="24"/>
          <w:szCs w:val="24"/>
        </w:rPr>
        <w:t>,</w:t>
      </w:r>
      <w:r w:rsidRPr="5897EC05">
        <w:rPr>
          <w:sz w:val="24"/>
          <w:szCs w:val="24"/>
        </w:rPr>
        <w:t xml:space="preserve"> it is by no means an exhaustive list</w:t>
      </w:r>
      <w:r>
        <w:rPr>
          <w:sz w:val="24"/>
          <w:szCs w:val="24"/>
        </w:rPr>
        <w:t xml:space="preserve">; </w:t>
      </w:r>
      <w:r w:rsidR="002B735F">
        <w:rPr>
          <w:sz w:val="24"/>
          <w:szCs w:val="24"/>
        </w:rPr>
        <w:t>so,</w:t>
      </w:r>
      <w:r>
        <w:rPr>
          <w:sz w:val="24"/>
          <w:szCs w:val="24"/>
        </w:rPr>
        <w:t xml:space="preserve"> you’ve been forewarned. </w:t>
      </w:r>
      <w:r w:rsidR="00C50A48">
        <w:rPr>
          <w:sz w:val="24"/>
          <w:szCs w:val="24"/>
        </w:rPr>
        <w:t>But h</w:t>
      </w:r>
      <w:r>
        <w:rPr>
          <w:sz w:val="24"/>
          <w:szCs w:val="24"/>
        </w:rPr>
        <w:t xml:space="preserve">ere is our aspiration, to encounter </w:t>
      </w:r>
      <w:r w:rsidRPr="00F617C7">
        <w:rPr>
          <w:sz w:val="24"/>
          <w:szCs w:val="24"/>
        </w:rPr>
        <w:t xml:space="preserve">the </w:t>
      </w:r>
    </w:p>
    <w:p w14:paraId="26245A89" w14:textId="77777777" w:rsidR="00F47080" w:rsidRDefault="007E0D34" w:rsidP="007E0D34">
      <w:pPr>
        <w:ind w:firstLine="720"/>
        <w:jc w:val="both"/>
        <w:rPr>
          <w:sz w:val="24"/>
          <w:szCs w:val="24"/>
        </w:rPr>
      </w:pPr>
      <w:r w:rsidRPr="5897EC05">
        <w:rPr>
          <w:rFonts w:asciiTheme="minorHAnsi" w:eastAsiaTheme="minorEastAsia" w:hAnsiTheme="minorHAnsi" w:cstheme="minorBidi"/>
          <w:sz w:val="24"/>
          <w:szCs w:val="24"/>
        </w:rPr>
        <w:t xml:space="preserve">Although many passages have been </w:t>
      </w:r>
      <w:r>
        <w:rPr>
          <w:rFonts w:asciiTheme="minorHAnsi" w:eastAsiaTheme="minorEastAsia" w:hAnsiTheme="minorHAnsi" w:cstheme="minorBidi"/>
          <w:sz w:val="24"/>
          <w:szCs w:val="24"/>
        </w:rPr>
        <w:t>printed</w:t>
      </w:r>
      <w:r w:rsidRPr="5897EC05">
        <w:rPr>
          <w:rFonts w:asciiTheme="minorHAnsi" w:eastAsiaTheme="minorEastAsia" w:hAnsiTheme="minorHAnsi" w:cstheme="minorBidi"/>
          <w:sz w:val="24"/>
          <w:szCs w:val="24"/>
        </w:rPr>
        <w:t xml:space="preserve"> for you, I urge you to</w:t>
      </w:r>
      <w:r>
        <w:rPr>
          <w:rFonts w:asciiTheme="minorHAnsi" w:eastAsiaTheme="minorEastAsia" w:hAnsiTheme="minorHAnsi" w:cstheme="minorBidi"/>
          <w:sz w:val="24"/>
          <w:szCs w:val="24"/>
        </w:rPr>
        <w:t xml:space="preserve"> be like the believers in </w:t>
      </w:r>
      <w:r w:rsidR="00F617C7" w:rsidRPr="00F617C7">
        <w:rPr>
          <w:sz w:val="24"/>
          <w:szCs w:val="24"/>
        </w:rPr>
        <w:t>Living Word of God within the pages of the written Word of God.</w:t>
      </w:r>
      <w:r w:rsidR="00F617C7">
        <w:rPr>
          <w:sz w:val="24"/>
          <w:szCs w:val="24"/>
        </w:rPr>
        <w:t xml:space="preserve"> </w:t>
      </w:r>
      <w:r>
        <w:rPr>
          <w:rFonts w:asciiTheme="minorHAnsi" w:eastAsiaTheme="minorEastAsia" w:hAnsiTheme="minorHAnsi" w:cstheme="minorBidi"/>
          <w:sz w:val="24"/>
          <w:szCs w:val="24"/>
        </w:rPr>
        <w:t>Berea, and</w:t>
      </w:r>
      <w:r w:rsidRPr="5897EC05">
        <w:rPr>
          <w:rFonts w:asciiTheme="minorHAnsi" w:eastAsiaTheme="minorEastAsia" w:hAnsiTheme="minorHAnsi" w:cstheme="minorBidi"/>
          <w:sz w:val="24"/>
          <w:szCs w:val="24"/>
        </w:rPr>
        <w:t xml:space="preserve"> search the scriptures for yourself </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Acts 17:11</w:t>
      </w:r>
      <w:r>
        <w:rPr>
          <w:rFonts w:asciiTheme="minorHAnsi" w:eastAsiaTheme="minorEastAsia" w:hAnsiTheme="minorHAnsi" w:cstheme="minorBidi"/>
          <w:sz w:val="24"/>
          <w:szCs w:val="24"/>
        </w:rPr>
        <w:t>)</w:t>
      </w:r>
      <w:r w:rsidR="00F617C7">
        <w:rPr>
          <w:rFonts w:asciiTheme="minorHAnsi" w:eastAsiaTheme="minorEastAsia" w:hAnsiTheme="minorHAnsi" w:cstheme="minorBidi"/>
          <w:sz w:val="24"/>
          <w:szCs w:val="24"/>
        </w:rPr>
        <w:t>.</w:t>
      </w:r>
      <w:r w:rsidRPr="5897EC05">
        <w:rPr>
          <w:sz w:val="24"/>
          <w:szCs w:val="24"/>
        </w:rPr>
        <w:t xml:space="preserve"> </w:t>
      </w:r>
      <w:r>
        <w:rPr>
          <w:sz w:val="24"/>
          <w:szCs w:val="24"/>
        </w:rPr>
        <w:t xml:space="preserve">You may want to use a highlighter to mark the references to Jesus we will find throughout these passages. Additionally, you may want to start a list of everything you learn about Him. I apologize for all the extra </w:t>
      </w:r>
      <w:r w:rsidR="00F47080">
        <w:rPr>
          <w:sz w:val="24"/>
          <w:szCs w:val="24"/>
        </w:rPr>
        <w:t>w</w:t>
      </w:r>
      <w:r>
        <w:rPr>
          <w:sz w:val="24"/>
          <w:szCs w:val="24"/>
        </w:rPr>
        <w:t xml:space="preserve">ord searches in this </w:t>
      </w:r>
      <w:r w:rsidR="003A67D1">
        <w:rPr>
          <w:sz w:val="24"/>
          <w:szCs w:val="24"/>
        </w:rPr>
        <w:t>lesson</w:t>
      </w:r>
      <w:r>
        <w:rPr>
          <w:sz w:val="24"/>
          <w:szCs w:val="24"/>
        </w:rPr>
        <w:t xml:space="preserve">, but I promise it will be </w:t>
      </w:r>
      <w:r w:rsidR="00F47080">
        <w:rPr>
          <w:sz w:val="24"/>
          <w:szCs w:val="24"/>
        </w:rPr>
        <w:t xml:space="preserve">well </w:t>
      </w:r>
      <w:r>
        <w:rPr>
          <w:sz w:val="24"/>
          <w:szCs w:val="24"/>
        </w:rPr>
        <w:t>worth our time</w:t>
      </w:r>
      <w:r w:rsidR="00F47080">
        <w:rPr>
          <w:sz w:val="24"/>
          <w:szCs w:val="24"/>
        </w:rPr>
        <w:t>.</w:t>
      </w:r>
      <w:r>
        <w:rPr>
          <w:sz w:val="24"/>
          <w:szCs w:val="24"/>
        </w:rPr>
        <w:t xml:space="preserve"> </w:t>
      </w:r>
    </w:p>
    <w:p w14:paraId="5BB20B97" w14:textId="77777777" w:rsidR="007E0D34" w:rsidRDefault="00F47080" w:rsidP="007E0D34">
      <w:pPr>
        <w:ind w:firstLine="720"/>
        <w:jc w:val="both"/>
        <w:rPr>
          <w:sz w:val="24"/>
          <w:szCs w:val="24"/>
        </w:rPr>
      </w:pPr>
      <w:r>
        <w:rPr>
          <w:sz w:val="24"/>
          <w:szCs w:val="24"/>
        </w:rPr>
        <w:t xml:space="preserve">Dr. Steven J. Lawson, founder of One Passion Ministries, puts it this way, “Tell me what you think of Christ and I will tell you the state of your worship, the standard of your holiness, and your sacrifice in evangelism and missions. Everything hinges on your vision of Christ.” </w:t>
      </w:r>
      <w:r w:rsidR="007E0D34">
        <w:rPr>
          <w:sz w:val="24"/>
          <w:szCs w:val="24"/>
        </w:rPr>
        <w:t>And so</w:t>
      </w:r>
      <w:r w:rsidR="00F617C7">
        <w:rPr>
          <w:sz w:val="24"/>
          <w:szCs w:val="24"/>
        </w:rPr>
        <w:t>,</w:t>
      </w:r>
      <w:r w:rsidR="007E0D34">
        <w:rPr>
          <w:sz w:val="24"/>
          <w:szCs w:val="24"/>
        </w:rPr>
        <w:t xml:space="preserve"> this is our lofty goal… </w:t>
      </w:r>
      <w:r>
        <w:rPr>
          <w:sz w:val="24"/>
          <w:szCs w:val="24"/>
        </w:rPr>
        <w:t xml:space="preserve">to gain a fresh vision of Christ and </w:t>
      </w:r>
      <w:r w:rsidR="007E0D34">
        <w:rPr>
          <w:sz w:val="24"/>
          <w:szCs w:val="24"/>
        </w:rPr>
        <w:t xml:space="preserve">behold </w:t>
      </w:r>
      <w:r>
        <w:rPr>
          <w:sz w:val="24"/>
          <w:szCs w:val="24"/>
        </w:rPr>
        <w:t xml:space="preserve">Him as He truly is </w:t>
      </w:r>
      <w:r w:rsidR="007E0D34">
        <w:rPr>
          <w:sz w:val="24"/>
          <w:szCs w:val="24"/>
        </w:rPr>
        <w:t>our God and King.</w:t>
      </w:r>
    </w:p>
    <w:p w14:paraId="58739591" w14:textId="77777777" w:rsidR="007E0D34" w:rsidRDefault="007E0D34" w:rsidP="007E0D34">
      <w:pPr>
        <w:jc w:val="center"/>
        <w:rPr>
          <w:b/>
          <w:sz w:val="28"/>
          <w:szCs w:val="28"/>
        </w:rPr>
      </w:pPr>
      <w:r w:rsidRPr="00C3439C">
        <w:rPr>
          <w:b/>
          <w:sz w:val="28"/>
          <w:szCs w:val="28"/>
        </w:rPr>
        <w:t xml:space="preserve">Who </w:t>
      </w:r>
      <w:r w:rsidR="00A94874">
        <w:rPr>
          <w:b/>
          <w:sz w:val="28"/>
          <w:szCs w:val="28"/>
        </w:rPr>
        <w:t>I</w:t>
      </w:r>
      <w:r w:rsidRPr="00C3439C">
        <w:rPr>
          <w:b/>
          <w:sz w:val="28"/>
          <w:szCs w:val="28"/>
        </w:rPr>
        <w:t>s Jesus</w:t>
      </w:r>
      <w:r>
        <w:rPr>
          <w:b/>
          <w:sz w:val="28"/>
          <w:szCs w:val="28"/>
        </w:rPr>
        <w:t xml:space="preserve"> Really</w:t>
      </w:r>
      <w:r w:rsidRPr="00C3439C">
        <w:rPr>
          <w:b/>
          <w:sz w:val="28"/>
          <w:szCs w:val="28"/>
        </w:rPr>
        <w:t>?</w:t>
      </w:r>
    </w:p>
    <w:p w14:paraId="653DC33A" w14:textId="77777777" w:rsidR="007E0D34" w:rsidRPr="007350D3" w:rsidRDefault="007E0D34" w:rsidP="00766D77">
      <w:pPr>
        <w:spacing w:after="0"/>
        <w:jc w:val="center"/>
        <w:rPr>
          <w:rFonts w:asciiTheme="minorHAnsi" w:hAnsiTheme="minorHAnsi"/>
          <w:b/>
          <w:sz w:val="24"/>
          <w:szCs w:val="24"/>
        </w:rPr>
      </w:pPr>
      <w:r w:rsidRPr="007350D3">
        <w:rPr>
          <w:rFonts w:asciiTheme="minorHAnsi" w:hAnsiTheme="minorHAnsi"/>
          <w:b/>
          <w:sz w:val="24"/>
          <w:szCs w:val="24"/>
        </w:rPr>
        <w:t>Revelation 1:10-20 (ASV)</w:t>
      </w:r>
    </w:p>
    <w:p w14:paraId="0D7762F6" w14:textId="77777777" w:rsidR="007350D3" w:rsidRDefault="007E0D34" w:rsidP="00766D77">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I was in the Spirit on the Lord's day, and I heard behind me a great voice, as of a trumpet saying, </w:t>
      </w:r>
      <w:r w:rsidR="007C7CEE" w:rsidRPr="00D813E3">
        <w:rPr>
          <w:rFonts w:asciiTheme="minorHAnsi" w:hAnsiTheme="minorHAnsi"/>
          <w:b/>
          <w:i/>
        </w:rPr>
        <w:t>what</w:t>
      </w:r>
      <w:r w:rsidRPr="00D813E3">
        <w:rPr>
          <w:rFonts w:asciiTheme="minorHAnsi" w:hAnsiTheme="minorHAnsi"/>
          <w:b/>
          <w:i/>
        </w:rPr>
        <w:t xml:space="preserve"> thou seest, write in a book and send it to the seven churches: unto Ephesus, </w:t>
      </w:r>
    </w:p>
    <w:p w14:paraId="381C3782"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and unto Smyrna, and unto Pergamum, and unto Thyatira, and unto Sardis, and unto P</w:t>
      </w:r>
      <w:r w:rsidR="007350D3">
        <w:rPr>
          <w:rFonts w:asciiTheme="minorHAnsi" w:hAnsiTheme="minorHAnsi"/>
          <w:b/>
          <w:i/>
        </w:rPr>
        <w:t xml:space="preserve">hiladelphia, and unto Laodicea.  </w:t>
      </w:r>
      <w:r w:rsidRPr="00D813E3">
        <w:rPr>
          <w:rFonts w:asciiTheme="minorHAnsi" w:hAnsiTheme="minorHAnsi"/>
          <w:b/>
          <w:i/>
        </w:rPr>
        <w:t xml:space="preserve">And I turned to see the voice that spake with me. </w:t>
      </w:r>
    </w:p>
    <w:p w14:paraId="2D8A3C49"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And having turned I saw seven golden candlesticks; and in the midst of the candlesticks </w:t>
      </w:r>
    </w:p>
    <w:p w14:paraId="2B378FFE"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one like unto a son of man, clothed with a garment down to the foot, and girt about</w:t>
      </w:r>
    </w:p>
    <w:p w14:paraId="0D9BC417"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 at the breasts with a golden girdle. And his head and his hair were white as white wool, white as snow; and his eyes were as a flame of fire; and his feet like unto burnished brass,</w:t>
      </w:r>
    </w:p>
    <w:p w14:paraId="2BBE5E67"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 as if it had been refined in a furnace; and his voice as the voice of many waters. And he </w:t>
      </w:r>
    </w:p>
    <w:p w14:paraId="41386A2A" w14:textId="77777777" w:rsidR="007350D3"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 xml:space="preserve">had in his right hand seven stars: and out of his mouth proceeded a sharp two-edged sword: </w:t>
      </w:r>
    </w:p>
    <w:p w14:paraId="2C4D9172" w14:textId="77777777" w:rsidR="007E0D34" w:rsidRDefault="007E0D34" w:rsidP="007350D3">
      <w:pPr>
        <w:pStyle w:val="reg"/>
        <w:spacing w:before="0" w:beforeAutospacing="0" w:after="0" w:afterAutospacing="0"/>
        <w:jc w:val="center"/>
        <w:rPr>
          <w:rFonts w:asciiTheme="minorHAnsi" w:hAnsiTheme="minorHAnsi"/>
          <w:b/>
          <w:i/>
        </w:rPr>
      </w:pPr>
      <w:r w:rsidRPr="00D813E3">
        <w:rPr>
          <w:rFonts w:asciiTheme="minorHAnsi" w:hAnsiTheme="minorHAnsi"/>
          <w:b/>
          <w:i/>
        </w:rPr>
        <w:t>and his countenance was as t</w:t>
      </w:r>
      <w:r w:rsidR="007350D3">
        <w:rPr>
          <w:rFonts w:asciiTheme="minorHAnsi" w:hAnsiTheme="minorHAnsi"/>
          <w:b/>
          <w:i/>
        </w:rPr>
        <w:t xml:space="preserve">he sun shineth in his strength.  </w:t>
      </w:r>
      <w:r w:rsidRPr="00D813E3">
        <w:rPr>
          <w:rFonts w:asciiTheme="minorHAnsi" w:hAnsiTheme="minorHAnsi"/>
          <w:b/>
          <w:i/>
        </w:rPr>
        <w:t>And when I saw him, I fell at his feet as one dead. And he laid his right hand upon me, saying, Fear not; I am the first and the last, and the Living one; and I was dead, and behold, I am alive for evermore, and I have the keys of death and of Hades. Write therefore the things which thou sawest, and the things which are, and the things which shall come to pass hereafter; the mystery of the seven stars which thou sawest in my right hand, and the seven golden candlesticks. The seven stars are the angels of the seven churches: and the seven candlesticks are seven churches.</w:t>
      </w:r>
    </w:p>
    <w:p w14:paraId="36D18121" w14:textId="77777777" w:rsidR="00E91F16" w:rsidRPr="009A7516" w:rsidRDefault="00E91F16" w:rsidP="009A7516">
      <w:pPr>
        <w:jc w:val="both"/>
        <w:rPr>
          <w:sz w:val="24"/>
          <w:szCs w:val="24"/>
        </w:rPr>
      </w:pPr>
    </w:p>
    <w:p w14:paraId="1E53AA1A" w14:textId="77777777" w:rsidR="007E0D34" w:rsidRDefault="007E0D34" w:rsidP="007E0D34">
      <w:pPr>
        <w:ind w:firstLine="720"/>
        <w:jc w:val="both"/>
        <w:rPr>
          <w:sz w:val="24"/>
          <w:szCs w:val="24"/>
        </w:rPr>
      </w:pPr>
      <w:r>
        <w:rPr>
          <w:sz w:val="24"/>
          <w:szCs w:val="24"/>
        </w:rPr>
        <w:t xml:space="preserve">On one occasion Jesus </w:t>
      </w:r>
      <w:r w:rsidRPr="0076788C">
        <w:rPr>
          <w:sz w:val="24"/>
          <w:szCs w:val="24"/>
        </w:rPr>
        <w:t>asked His disciples a probing question</w:t>
      </w:r>
      <w:r>
        <w:rPr>
          <w:sz w:val="24"/>
          <w:szCs w:val="24"/>
        </w:rPr>
        <w:t xml:space="preserve">: </w:t>
      </w:r>
      <w:r w:rsidRPr="0076788C">
        <w:rPr>
          <w:sz w:val="24"/>
          <w:szCs w:val="24"/>
        </w:rPr>
        <w:t>“Who do you think I am?” Peter responded,</w:t>
      </w:r>
      <w:r>
        <w:rPr>
          <w:sz w:val="24"/>
          <w:szCs w:val="24"/>
        </w:rPr>
        <w:t xml:space="preserve"> “</w:t>
      </w:r>
      <w:r w:rsidRPr="0076788C">
        <w:rPr>
          <w:sz w:val="24"/>
          <w:szCs w:val="24"/>
        </w:rPr>
        <w:t>You are the Christ, the Son of the living God.</w:t>
      </w:r>
      <w:r>
        <w:rPr>
          <w:sz w:val="24"/>
          <w:szCs w:val="24"/>
        </w:rPr>
        <w:t xml:space="preserve">  And Jesus said to him, “Blessed are you, Simon Barjona, because flesh and blood did not reveal this to you, but My Father who is in heaven.” (Matthew 16:13-19) When it comes right down to it, only God can reveal the true identity of Jesus. </w:t>
      </w:r>
      <w:r w:rsidR="00C50A48">
        <w:rPr>
          <w:sz w:val="24"/>
          <w:szCs w:val="24"/>
        </w:rPr>
        <w:t>But</w:t>
      </w:r>
      <w:r>
        <w:rPr>
          <w:sz w:val="24"/>
          <w:szCs w:val="24"/>
        </w:rPr>
        <w:t xml:space="preserve"> when He does, </w:t>
      </w:r>
      <w:r w:rsidR="00C50A48">
        <w:rPr>
          <w:sz w:val="24"/>
          <w:szCs w:val="24"/>
        </w:rPr>
        <w:t xml:space="preserve">you’ll be forced to decide what you will do with Him. </w:t>
      </w:r>
      <w:r>
        <w:rPr>
          <w:sz w:val="24"/>
          <w:szCs w:val="24"/>
        </w:rPr>
        <w:t>W</w:t>
      </w:r>
      <w:r w:rsidRPr="0076788C">
        <w:rPr>
          <w:sz w:val="24"/>
          <w:szCs w:val="24"/>
        </w:rPr>
        <w:t>ho do you say Jesus is</w:t>
      </w:r>
      <w:r w:rsidR="00C50A48">
        <w:rPr>
          <w:sz w:val="24"/>
          <w:szCs w:val="24"/>
        </w:rPr>
        <w:t xml:space="preserve"> to you personally</w:t>
      </w:r>
      <w:r w:rsidRPr="0076788C">
        <w:rPr>
          <w:sz w:val="24"/>
          <w:szCs w:val="24"/>
        </w:rPr>
        <w:t xml:space="preserve">? Your response to that question </w:t>
      </w:r>
      <w:r>
        <w:rPr>
          <w:sz w:val="24"/>
          <w:szCs w:val="24"/>
        </w:rPr>
        <w:t xml:space="preserve">will </w:t>
      </w:r>
      <w:r w:rsidRPr="0076788C">
        <w:rPr>
          <w:sz w:val="24"/>
          <w:szCs w:val="24"/>
        </w:rPr>
        <w:t xml:space="preserve">set the trajectory for your life now, </w:t>
      </w:r>
      <w:r>
        <w:rPr>
          <w:sz w:val="24"/>
          <w:szCs w:val="24"/>
        </w:rPr>
        <w:t>as well as</w:t>
      </w:r>
      <w:r w:rsidRPr="0076788C">
        <w:rPr>
          <w:sz w:val="24"/>
          <w:szCs w:val="24"/>
        </w:rPr>
        <w:t xml:space="preserve"> your eternity. </w:t>
      </w:r>
      <w:r w:rsidR="00F617C7">
        <w:rPr>
          <w:sz w:val="24"/>
          <w:szCs w:val="24"/>
        </w:rPr>
        <w:t>D</w:t>
      </w:r>
      <w:r w:rsidRPr="0076788C">
        <w:rPr>
          <w:sz w:val="24"/>
          <w:szCs w:val="24"/>
        </w:rPr>
        <w:t>on’t you think we need to get this right?</w:t>
      </w:r>
    </w:p>
    <w:p w14:paraId="0AB17C7E" w14:textId="77777777" w:rsidR="007E0D34" w:rsidRPr="00CE06DB" w:rsidRDefault="007E0D34" w:rsidP="007E0D34">
      <w:pPr>
        <w:ind w:firstLine="720"/>
        <w:rPr>
          <w:b/>
          <w:i/>
          <w:sz w:val="24"/>
          <w:szCs w:val="24"/>
        </w:rPr>
      </w:pPr>
      <w:r w:rsidRPr="5897EC05">
        <w:rPr>
          <w:sz w:val="24"/>
          <w:szCs w:val="24"/>
        </w:rPr>
        <w:t>C.S. Lewis</w:t>
      </w:r>
      <w:r>
        <w:rPr>
          <w:sz w:val="24"/>
          <w:szCs w:val="24"/>
        </w:rPr>
        <w:t xml:space="preserve">, author of </w:t>
      </w:r>
      <w:r w:rsidRPr="00AC662B">
        <w:rPr>
          <w:sz w:val="24"/>
          <w:szCs w:val="24"/>
          <w:u w:val="single"/>
        </w:rPr>
        <w:t>The C</w:t>
      </w:r>
      <w:r>
        <w:rPr>
          <w:sz w:val="24"/>
          <w:szCs w:val="24"/>
          <w:u w:val="single"/>
        </w:rPr>
        <w:t>hronicles</w:t>
      </w:r>
      <w:r w:rsidRPr="00AC662B">
        <w:rPr>
          <w:sz w:val="24"/>
          <w:szCs w:val="24"/>
          <w:u w:val="single"/>
        </w:rPr>
        <w:t xml:space="preserve"> of Narnia</w:t>
      </w:r>
      <w:r>
        <w:rPr>
          <w:sz w:val="24"/>
          <w:szCs w:val="24"/>
        </w:rPr>
        <w:t xml:space="preserve">, was once a skeptic. </w:t>
      </w:r>
      <w:r w:rsidRPr="5897EC05">
        <w:rPr>
          <w:sz w:val="24"/>
          <w:szCs w:val="24"/>
        </w:rPr>
        <w:t xml:space="preserve">In his classic book, </w:t>
      </w:r>
      <w:r w:rsidRPr="5897EC05">
        <w:rPr>
          <w:sz w:val="24"/>
          <w:szCs w:val="24"/>
          <w:u w:val="single"/>
        </w:rPr>
        <w:t>Mere Christianity</w:t>
      </w:r>
      <w:r w:rsidRPr="00265C3B">
        <w:rPr>
          <w:sz w:val="24"/>
          <w:szCs w:val="24"/>
        </w:rPr>
        <w:t xml:space="preserve"> </w:t>
      </w:r>
      <w:r w:rsidRPr="5897EC05">
        <w:rPr>
          <w:sz w:val="24"/>
          <w:szCs w:val="24"/>
        </w:rPr>
        <w:t>he wrote:</w:t>
      </w:r>
    </w:p>
    <w:p w14:paraId="5601A778" w14:textId="77777777" w:rsidR="007E0D34" w:rsidRDefault="007E0D34" w:rsidP="007E0D34">
      <w:pPr>
        <w:sectPr w:rsidR="007E0D34" w:rsidSect="00DE04E4">
          <w:type w:val="continuous"/>
          <w:pgSz w:w="12240" w:h="15840" w:code="1"/>
          <w:pgMar w:top="1440" w:right="1440" w:bottom="1440" w:left="1440" w:header="0" w:footer="720" w:gutter="0"/>
          <w:cols w:space="720"/>
          <w:titlePg/>
          <w:docGrid w:linePitch="360"/>
        </w:sectPr>
      </w:pPr>
    </w:p>
    <w:p w14:paraId="18827B31" w14:textId="77777777" w:rsidR="007E0D34" w:rsidRDefault="007E0D34" w:rsidP="000938C1">
      <w:pPr>
        <w:spacing w:after="0"/>
        <w:ind w:left="720" w:right="720"/>
        <w:jc w:val="both"/>
        <w:rPr>
          <w:sz w:val="24"/>
          <w:szCs w:val="24"/>
        </w:rPr>
      </w:pPr>
      <w:r w:rsidRPr="5897EC05">
        <w:rPr>
          <w:sz w:val="24"/>
          <w:szCs w:val="24"/>
        </w:rPr>
        <w:t xml:space="preserve">“I am trying here to prevent anyone saying the really foolish thing that people often say about Him: I’m ready to accept Jesus as a great moral teacher, but I don’t accept his claim to be God. That is the one thing we must not say. A man who was merely a man and said the sort of things Jesus said would not be a great moral teacher. He would either be a lunatic — on the level with the man who says he is a poached egg — or else he would be the Devil of Hell. You must make your choice. Either this man was, and is, the Son of God, or else a madman or something worse. You can shut him up for a fool, you can spit at him and kill him as a demon or you can fall at his feet and call him Lord and God, but let us not come with any patronizing nonsense about his being a great human teacher. He has not left that open to us. He did not intend to.” </w:t>
      </w:r>
    </w:p>
    <w:p w14:paraId="60BCBD0C" w14:textId="77777777" w:rsidR="000938C1" w:rsidRDefault="000938C1" w:rsidP="000938C1">
      <w:pPr>
        <w:spacing w:after="0"/>
        <w:jc w:val="center"/>
        <w:rPr>
          <w:rFonts w:asciiTheme="minorHAnsi" w:hAnsiTheme="minorHAnsi"/>
          <w:b/>
          <w:sz w:val="28"/>
          <w:szCs w:val="28"/>
        </w:rPr>
      </w:pPr>
    </w:p>
    <w:p w14:paraId="43AD62AE" w14:textId="77777777" w:rsidR="007E0D34" w:rsidRDefault="007E0D34" w:rsidP="007E0D34">
      <w:pPr>
        <w:jc w:val="center"/>
        <w:rPr>
          <w:rFonts w:asciiTheme="minorHAnsi" w:hAnsiTheme="minorHAnsi"/>
          <w:b/>
          <w:sz w:val="28"/>
          <w:szCs w:val="28"/>
        </w:rPr>
      </w:pPr>
      <w:r>
        <w:rPr>
          <w:rFonts w:asciiTheme="minorHAnsi" w:hAnsiTheme="minorHAnsi"/>
          <w:b/>
          <w:sz w:val="28"/>
          <w:szCs w:val="28"/>
        </w:rPr>
        <w:t xml:space="preserve">Jesus in the Old Testament </w:t>
      </w:r>
    </w:p>
    <w:p w14:paraId="6DAF8792" w14:textId="77777777" w:rsidR="007E0D34" w:rsidRPr="000240B8" w:rsidRDefault="007E0D34" w:rsidP="000240B8">
      <w:pPr>
        <w:spacing w:after="0"/>
        <w:jc w:val="center"/>
        <w:rPr>
          <w:b/>
          <w:sz w:val="24"/>
          <w:szCs w:val="24"/>
        </w:rPr>
      </w:pPr>
      <w:r w:rsidRPr="000240B8">
        <w:rPr>
          <w:b/>
          <w:sz w:val="24"/>
          <w:szCs w:val="24"/>
        </w:rPr>
        <w:t>Ephesians 3:1-2 (ESV)</w:t>
      </w:r>
    </w:p>
    <w:p w14:paraId="01F0EE7E" w14:textId="77777777" w:rsidR="007350D3" w:rsidRDefault="007E0D34" w:rsidP="007350D3">
      <w:pPr>
        <w:pStyle w:val="ListParagraph"/>
        <w:ind w:left="0"/>
        <w:jc w:val="center"/>
        <w:rPr>
          <w:b/>
          <w:i/>
          <w:sz w:val="24"/>
          <w:szCs w:val="24"/>
        </w:rPr>
      </w:pPr>
      <w:r w:rsidRPr="005A37C4">
        <w:rPr>
          <w:b/>
          <w:i/>
          <w:sz w:val="24"/>
          <w:szCs w:val="24"/>
        </w:rPr>
        <w:t xml:space="preserve">For this </w:t>
      </w:r>
      <w:r w:rsidR="007C7CEE" w:rsidRPr="005A37C4">
        <w:rPr>
          <w:b/>
          <w:i/>
          <w:sz w:val="24"/>
          <w:szCs w:val="24"/>
        </w:rPr>
        <w:t>reason,</w:t>
      </w:r>
      <w:r w:rsidRPr="005A37C4">
        <w:rPr>
          <w:b/>
          <w:i/>
          <w:sz w:val="24"/>
          <w:szCs w:val="24"/>
        </w:rPr>
        <w:t xml:space="preserve"> I, Paul, a prisoner for Christ Jesus on behalf of you Gentiles—</w:t>
      </w:r>
    </w:p>
    <w:p w14:paraId="12FA1465" w14:textId="77777777" w:rsidR="007350D3" w:rsidRDefault="007E0D34" w:rsidP="007350D3">
      <w:pPr>
        <w:pStyle w:val="ListParagraph"/>
        <w:ind w:left="0"/>
        <w:jc w:val="center"/>
        <w:rPr>
          <w:b/>
          <w:i/>
          <w:sz w:val="24"/>
          <w:szCs w:val="24"/>
        </w:rPr>
      </w:pPr>
      <w:r w:rsidRPr="005A37C4">
        <w:rPr>
          <w:b/>
          <w:i/>
          <w:sz w:val="24"/>
          <w:szCs w:val="24"/>
        </w:rPr>
        <w:t>assuming that you have heard of the stewardship of God’s grace that was given to me</w:t>
      </w:r>
    </w:p>
    <w:p w14:paraId="1EED1826" w14:textId="77777777" w:rsidR="007350D3" w:rsidRDefault="007E0D34" w:rsidP="007350D3">
      <w:pPr>
        <w:pStyle w:val="ListParagraph"/>
        <w:ind w:left="0"/>
        <w:jc w:val="center"/>
        <w:rPr>
          <w:b/>
          <w:i/>
          <w:sz w:val="24"/>
          <w:szCs w:val="24"/>
        </w:rPr>
      </w:pPr>
      <w:r w:rsidRPr="005A37C4">
        <w:rPr>
          <w:b/>
          <w:i/>
          <w:sz w:val="24"/>
          <w:szCs w:val="24"/>
        </w:rPr>
        <w:t xml:space="preserve"> for you, how the mystery was made known to me by revelation, as I have written briefly. When you read this, you can perceive my insight into the mystery of Christ, </w:t>
      </w:r>
    </w:p>
    <w:p w14:paraId="08C42FCB" w14:textId="77777777" w:rsidR="007350D3" w:rsidRDefault="007E0D34" w:rsidP="007350D3">
      <w:pPr>
        <w:pStyle w:val="ListParagraph"/>
        <w:ind w:left="0"/>
        <w:jc w:val="center"/>
        <w:rPr>
          <w:b/>
          <w:i/>
          <w:sz w:val="24"/>
          <w:szCs w:val="24"/>
        </w:rPr>
      </w:pPr>
      <w:r w:rsidRPr="005A37C4">
        <w:rPr>
          <w:b/>
          <w:i/>
          <w:sz w:val="24"/>
          <w:szCs w:val="24"/>
        </w:rPr>
        <w:t xml:space="preserve">which was not made known to the sons of men in other generations as it has now </w:t>
      </w:r>
    </w:p>
    <w:p w14:paraId="696A24E2" w14:textId="77777777" w:rsidR="007E0D34" w:rsidRPr="005A37C4" w:rsidRDefault="007E0D34" w:rsidP="007350D3">
      <w:pPr>
        <w:pStyle w:val="ListParagraph"/>
        <w:ind w:left="0"/>
        <w:jc w:val="center"/>
        <w:rPr>
          <w:b/>
          <w:i/>
          <w:sz w:val="24"/>
          <w:szCs w:val="24"/>
        </w:rPr>
      </w:pPr>
      <w:r w:rsidRPr="005A37C4">
        <w:rPr>
          <w:b/>
          <w:i/>
          <w:sz w:val="24"/>
          <w:szCs w:val="24"/>
        </w:rPr>
        <w:t>been revealed to his holy apostles and prophets by the Spirit.</w:t>
      </w:r>
    </w:p>
    <w:p w14:paraId="2815DD67" w14:textId="77777777" w:rsidR="007E0D34" w:rsidRDefault="007E0D34" w:rsidP="007E0D34">
      <w:pPr>
        <w:ind w:firstLine="720"/>
        <w:jc w:val="both"/>
        <w:rPr>
          <w:sz w:val="24"/>
          <w:szCs w:val="24"/>
        </w:rPr>
      </w:pPr>
      <w:r>
        <w:rPr>
          <w:sz w:val="24"/>
          <w:szCs w:val="24"/>
        </w:rPr>
        <w:t>H</w:t>
      </w:r>
      <w:r w:rsidRPr="00F16C84">
        <w:rPr>
          <w:sz w:val="24"/>
          <w:szCs w:val="24"/>
        </w:rPr>
        <w:t xml:space="preserve">idden from the writers of the Old Testament </w:t>
      </w:r>
      <w:r>
        <w:rPr>
          <w:sz w:val="24"/>
          <w:szCs w:val="24"/>
        </w:rPr>
        <w:t>in shadows, signs, types and symbols is a mystery.</w:t>
      </w:r>
      <w:r w:rsidRPr="00F16C84">
        <w:rPr>
          <w:sz w:val="24"/>
          <w:szCs w:val="24"/>
        </w:rPr>
        <w:t xml:space="preserve"> </w:t>
      </w:r>
      <w:r>
        <w:rPr>
          <w:sz w:val="24"/>
          <w:szCs w:val="24"/>
        </w:rPr>
        <w:t xml:space="preserve">In the third century </w:t>
      </w:r>
      <w:r w:rsidRPr="5897EC05">
        <w:rPr>
          <w:sz w:val="24"/>
          <w:szCs w:val="24"/>
        </w:rPr>
        <w:t>Saint Augustine wrote</w:t>
      </w:r>
      <w:r>
        <w:rPr>
          <w:sz w:val="24"/>
          <w:szCs w:val="24"/>
        </w:rPr>
        <w:t xml:space="preserve">, </w:t>
      </w:r>
      <w:r w:rsidRPr="5897EC05">
        <w:rPr>
          <w:sz w:val="24"/>
          <w:szCs w:val="24"/>
        </w:rPr>
        <w:t xml:space="preserve">“In the Old Testament the New lies hidden, in the New Testament the old is laid open.” </w:t>
      </w:r>
      <w:r>
        <w:rPr>
          <w:sz w:val="24"/>
          <w:szCs w:val="24"/>
        </w:rPr>
        <w:t>Here is the principle that we must understand to unlock all the mysteries of the Bible. Without a proper understanding of the Old Testament, the New Testament doesn’t make much sense, and vice versa. The</w:t>
      </w:r>
      <w:r w:rsidRPr="5897EC05">
        <w:rPr>
          <w:sz w:val="24"/>
          <w:szCs w:val="24"/>
        </w:rPr>
        <w:t xml:space="preserve"> Bible</w:t>
      </w:r>
      <w:r>
        <w:rPr>
          <w:sz w:val="24"/>
          <w:szCs w:val="24"/>
        </w:rPr>
        <w:t>, therefore,</w:t>
      </w:r>
      <w:r w:rsidRPr="5897EC05">
        <w:rPr>
          <w:sz w:val="24"/>
          <w:szCs w:val="24"/>
        </w:rPr>
        <w:t xml:space="preserve"> must be viewed as a seamless story</w:t>
      </w:r>
      <w:r>
        <w:rPr>
          <w:sz w:val="24"/>
          <w:szCs w:val="24"/>
        </w:rPr>
        <w:t>.</w:t>
      </w:r>
      <w:r w:rsidRPr="004B6108">
        <w:rPr>
          <w:sz w:val="24"/>
          <w:szCs w:val="24"/>
        </w:rPr>
        <w:t xml:space="preserve"> </w:t>
      </w:r>
      <w:r>
        <w:rPr>
          <w:sz w:val="24"/>
          <w:szCs w:val="24"/>
        </w:rPr>
        <w:t>A useful tool you can use to see the story as it unfolds in sequence is t</w:t>
      </w:r>
      <w:r w:rsidRPr="5897EC05">
        <w:rPr>
          <w:sz w:val="24"/>
          <w:szCs w:val="24"/>
        </w:rPr>
        <w:t>he Chronological Bible</w:t>
      </w:r>
      <w:r>
        <w:rPr>
          <w:sz w:val="24"/>
          <w:szCs w:val="24"/>
        </w:rPr>
        <w:t xml:space="preserve">. </w:t>
      </w:r>
    </w:p>
    <w:p w14:paraId="69DB7016" w14:textId="77777777" w:rsidR="007E0D34" w:rsidRDefault="007E0D34" w:rsidP="007E0D34">
      <w:pPr>
        <w:ind w:firstLine="720"/>
        <w:jc w:val="both"/>
        <w:rPr>
          <w:sz w:val="24"/>
          <w:szCs w:val="24"/>
        </w:rPr>
      </w:pPr>
      <w:r>
        <w:rPr>
          <w:bCs/>
          <w:iCs/>
          <w:sz w:val="24"/>
          <w:szCs w:val="24"/>
        </w:rPr>
        <w:t>When Christ Jesus is referenced in the Old Testament,</w:t>
      </w:r>
      <w:r w:rsidRPr="00025775">
        <w:rPr>
          <w:bCs/>
          <w:iCs/>
          <w:sz w:val="24"/>
          <w:szCs w:val="24"/>
        </w:rPr>
        <w:t xml:space="preserve"> </w:t>
      </w:r>
      <w:r>
        <w:rPr>
          <w:bCs/>
          <w:iCs/>
          <w:sz w:val="24"/>
          <w:szCs w:val="24"/>
        </w:rPr>
        <w:t xml:space="preserve">before </w:t>
      </w:r>
      <w:r w:rsidRPr="00A864D6">
        <w:rPr>
          <w:bCs/>
          <w:iCs/>
          <w:sz w:val="24"/>
          <w:szCs w:val="24"/>
        </w:rPr>
        <w:t>His incarnation</w:t>
      </w:r>
      <w:r>
        <w:rPr>
          <w:bCs/>
          <w:iCs/>
          <w:sz w:val="24"/>
          <w:szCs w:val="24"/>
        </w:rPr>
        <w:t xml:space="preserve">, </w:t>
      </w:r>
      <w:r w:rsidRPr="00A864D6">
        <w:rPr>
          <w:bCs/>
          <w:iCs/>
          <w:sz w:val="24"/>
          <w:szCs w:val="24"/>
        </w:rPr>
        <w:t>i</w:t>
      </w:r>
      <w:r w:rsidRPr="00A864D6">
        <w:rPr>
          <w:sz w:val="24"/>
          <w:szCs w:val="24"/>
        </w:rPr>
        <w:t>t</w:t>
      </w:r>
      <w:r>
        <w:rPr>
          <w:sz w:val="24"/>
          <w:szCs w:val="24"/>
        </w:rPr>
        <w:t xml:space="preserve"> is called a </w:t>
      </w:r>
      <w:r w:rsidRPr="004A031C">
        <w:rPr>
          <w:sz w:val="24"/>
          <w:szCs w:val="24"/>
        </w:rPr>
        <w:t>Christophany</w:t>
      </w:r>
      <w:r>
        <w:rPr>
          <w:sz w:val="24"/>
          <w:szCs w:val="24"/>
        </w:rPr>
        <w:t>. Remember, the Old Testament was the Bible Jesus quoted from. It was after His resurrection and</w:t>
      </w:r>
      <w:r w:rsidRPr="007301FA">
        <w:rPr>
          <w:sz w:val="24"/>
          <w:szCs w:val="24"/>
        </w:rPr>
        <w:t xml:space="preserve"> before His ascension </w:t>
      </w:r>
      <w:r>
        <w:rPr>
          <w:sz w:val="24"/>
          <w:szCs w:val="24"/>
        </w:rPr>
        <w:t xml:space="preserve">that </w:t>
      </w:r>
      <w:r w:rsidRPr="007301FA">
        <w:rPr>
          <w:sz w:val="24"/>
          <w:szCs w:val="24"/>
        </w:rPr>
        <w:t>Jesus did a</w:t>
      </w:r>
      <w:r>
        <w:rPr>
          <w:sz w:val="24"/>
          <w:szCs w:val="24"/>
        </w:rPr>
        <w:t xml:space="preserve"> chronological Bible study with two men on the road to Emmaus, and then later with His disciples.</w:t>
      </w:r>
    </w:p>
    <w:p w14:paraId="2267FAA0" w14:textId="77777777" w:rsidR="007E0D34" w:rsidRPr="007301FA" w:rsidRDefault="00A15B45" w:rsidP="007E0D34">
      <w:pPr>
        <w:ind w:firstLine="720"/>
        <w:jc w:val="both"/>
        <w:rPr>
          <w:sz w:val="24"/>
          <w:szCs w:val="24"/>
        </w:rPr>
      </w:pPr>
      <w:r>
        <w:rPr>
          <w:sz w:val="24"/>
          <w:szCs w:val="24"/>
        </w:rPr>
        <w:t xml:space="preserve">Jesus, at this point, </w:t>
      </w:r>
      <w:r w:rsidR="007E0D34">
        <w:rPr>
          <w:sz w:val="24"/>
          <w:szCs w:val="24"/>
        </w:rPr>
        <w:t xml:space="preserve">had fulfilled at least 353 specific Old Testament passages before He </w:t>
      </w:r>
      <w:r w:rsidR="007E0D34" w:rsidRPr="007301FA">
        <w:rPr>
          <w:sz w:val="24"/>
          <w:szCs w:val="24"/>
        </w:rPr>
        <w:t xml:space="preserve">laid the Bible open </w:t>
      </w:r>
      <w:r w:rsidR="007E0D34">
        <w:rPr>
          <w:sz w:val="24"/>
          <w:szCs w:val="24"/>
        </w:rPr>
        <w:t>and</w:t>
      </w:r>
      <w:r w:rsidR="007E0D34" w:rsidRPr="007301FA">
        <w:rPr>
          <w:sz w:val="24"/>
          <w:szCs w:val="24"/>
        </w:rPr>
        <w:t xml:space="preserve"> revealed the mystery</w:t>
      </w:r>
      <w:r w:rsidR="007E0D34">
        <w:rPr>
          <w:sz w:val="24"/>
          <w:szCs w:val="24"/>
        </w:rPr>
        <w:t xml:space="preserve"> to His disciples. As the old adage goes, “Hind-sight is twenty -twenty.” As Jesus went from the Law of Moses to the Prophets and the Psalms, they realized He was the Lord God Almighty. </w:t>
      </w:r>
      <w:r w:rsidR="007E0D34" w:rsidRPr="007301FA">
        <w:rPr>
          <w:sz w:val="24"/>
          <w:szCs w:val="24"/>
        </w:rPr>
        <w:t>Wouldn’t you have loved to be part of that Bible Study?</w:t>
      </w:r>
    </w:p>
    <w:p w14:paraId="0A067E8E" w14:textId="77777777" w:rsidR="007E0D34" w:rsidRPr="000240B8" w:rsidRDefault="007E0D34" w:rsidP="000240B8">
      <w:pPr>
        <w:spacing w:after="0"/>
        <w:jc w:val="center"/>
        <w:rPr>
          <w:b/>
          <w:sz w:val="24"/>
          <w:szCs w:val="24"/>
        </w:rPr>
      </w:pPr>
      <w:r w:rsidRPr="000240B8">
        <w:rPr>
          <w:b/>
          <w:sz w:val="24"/>
          <w:szCs w:val="24"/>
        </w:rPr>
        <w:t>Luke 24:25-49 (NASB)</w:t>
      </w:r>
    </w:p>
    <w:p w14:paraId="3631CA6E" w14:textId="77777777" w:rsidR="007350D3" w:rsidRDefault="007E0D34" w:rsidP="007350D3">
      <w:pPr>
        <w:spacing w:after="0"/>
        <w:jc w:val="center"/>
        <w:rPr>
          <w:b/>
          <w:i/>
          <w:sz w:val="24"/>
          <w:szCs w:val="24"/>
        </w:rPr>
      </w:pPr>
      <w:r w:rsidRPr="001705F2">
        <w:rPr>
          <w:b/>
          <w:i/>
          <w:sz w:val="24"/>
          <w:szCs w:val="24"/>
        </w:rPr>
        <w:t xml:space="preserve">And He said to them, O foolish men and slow of heart to believe in all that the prophets </w:t>
      </w:r>
    </w:p>
    <w:p w14:paraId="2F2FA452" w14:textId="77777777" w:rsidR="007350D3" w:rsidRDefault="007E0D34" w:rsidP="007350D3">
      <w:pPr>
        <w:spacing w:after="0"/>
        <w:jc w:val="center"/>
        <w:rPr>
          <w:b/>
          <w:i/>
          <w:sz w:val="24"/>
          <w:szCs w:val="24"/>
        </w:rPr>
      </w:pPr>
      <w:r w:rsidRPr="001705F2">
        <w:rPr>
          <w:b/>
          <w:i/>
          <w:sz w:val="24"/>
          <w:szCs w:val="24"/>
        </w:rPr>
        <w:t xml:space="preserve">have spoken! Then beginning with the prophets, He </w:t>
      </w:r>
      <w:r w:rsidRPr="001705F2">
        <w:rPr>
          <w:b/>
          <w:i/>
          <w:sz w:val="24"/>
          <w:szCs w:val="24"/>
          <w:u w:val="single"/>
        </w:rPr>
        <w:t>explained</w:t>
      </w:r>
      <w:r w:rsidRPr="001705F2">
        <w:rPr>
          <w:b/>
          <w:i/>
          <w:sz w:val="24"/>
          <w:szCs w:val="24"/>
        </w:rPr>
        <w:t xml:space="preserve"> to them the things concerning Himself in </w:t>
      </w:r>
      <w:r w:rsidRPr="001705F2">
        <w:rPr>
          <w:b/>
          <w:i/>
          <w:sz w:val="24"/>
          <w:szCs w:val="24"/>
          <w:u w:val="single"/>
        </w:rPr>
        <w:t>ALL the Scriptures</w:t>
      </w:r>
      <w:r w:rsidRPr="001705F2">
        <w:rPr>
          <w:b/>
          <w:i/>
          <w:sz w:val="24"/>
          <w:szCs w:val="24"/>
        </w:rPr>
        <w:t xml:space="preserve">. They said to one another, “Were not our hearts burning within us while He was speaking to us on the road, while He was </w:t>
      </w:r>
      <w:r w:rsidRPr="001705F2">
        <w:rPr>
          <w:b/>
          <w:i/>
          <w:sz w:val="24"/>
          <w:szCs w:val="24"/>
          <w:u w:val="single"/>
        </w:rPr>
        <w:t>explaining</w:t>
      </w:r>
      <w:r w:rsidRPr="001705F2">
        <w:rPr>
          <w:b/>
          <w:i/>
          <w:sz w:val="24"/>
          <w:szCs w:val="24"/>
        </w:rPr>
        <w:t xml:space="preserve"> the </w:t>
      </w:r>
      <w:r w:rsidRPr="001705F2">
        <w:rPr>
          <w:b/>
          <w:i/>
          <w:sz w:val="24"/>
          <w:szCs w:val="24"/>
          <w:u w:val="single"/>
        </w:rPr>
        <w:t>Scriptures</w:t>
      </w:r>
      <w:r w:rsidRPr="001705F2">
        <w:rPr>
          <w:b/>
          <w:i/>
          <w:sz w:val="24"/>
          <w:szCs w:val="24"/>
        </w:rPr>
        <w:t xml:space="preserve"> to us?” Now He said to them, “These are My words which I spoke to you while I was still with you, that </w:t>
      </w:r>
      <w:r w:rsidRPr="001705F2">
        <w:rPr>
          <w:b/>
          <w:i/>
          <w:sz w:val="24"/>
          <w:szCs w:val="24"/>
          <w:u w:val="single"/>
        </w:rPr>
        <w:t>all things which are written about Me</w:t>
      </w:r>
      <w:r w:rsidRPr="001705F2">
        <w:rPr>
          <w:b/>
          <w:i/>
          <w:sz w:val="24"/>
          <w:szCs w:val="24"/>
        </w:rPr>
        <w:t xml:space="preserve"> in the law of Moses and the Prophets and the Psalms must be fulfilled.  Then He opened their minds to </w:t>
      </w:r>
      <w:r w:rsidRPr="001705F2">
        <w:rPr>
          <w:b/>
          <w:i/>
          <w:sz w:val="24"/>
          <w:szCs w:val="24"/>
          <w:u w:val="single"/>
        </w:rPr>
        <w:t>understand</w:t>
      </w:r>
      <w:r w:rsidRPr="001705F2">
        <w:rPr>
          <w:b/>
          <w:i/>
          <w:sz w:val="24"/>
          <w:szCs w:val="24"/>
        </w:rPr>
        <w:t xml:space="preserve"> the Scriptures,</w:t>
      </w:r>
    </w:p>
    <w:p w14:paraId="51BFA6C5" w14:textId="77777777" w:rsidR="007350D3" w:rsidRDefault="007E0D34" w:rsidP="007350D3">
      <w:pPr>
        <w:spacing w:after="0"/>
        <w:jc w:val="center"/>
        <w:rPr>
          <w:b/>
          <w:i/>
          <w:sz w:val="24"/>
          <w:szCs w:val="24"/>
        </w:rPr>
      </w:pPr>
      <w:r w:rsidRPr="001705F2">
        <w:rPr>
          <w:b/>
          <w:i/>
          <w:sz w:val="24"/>
          <w:szCs w:val="24"/>
        </w:rPr>
        <w:t xml:space="preserve"> and He said to them, “Thus it is written, that the Christ would suffer and rise again </w:t>
      </w:r>
    </w:p>
    <w:p w14:paraId="406DAA42" w14:textId="77777777" w:rsidR="007350D3" w:rsidRDefault="007E0D34" w:rsidP="007350D3">
      <w:pPr>
        <w:spacing w:after="0"/>
        <w:jc w:val="center"/>
        <w:rPr>
          <w:b/>
          <w:i/>
          <w:sz w:val="24"/>
          <w:szCs w:val="24"/>
        </w:rPr>
      </w:pPr>
      <w:r w:rsidRPr="001705F2">
        <w:rPr>
          <w:b/>
          <w:i/>
          <w:sz w:val="24"/>
          <w:szCs w:val="24"/>
        </w:rPr>
        <w:t xml:space="preserve">from the dead the third day, and repentance for the forgiveness of sins would be proclaimed in His name to all nations, beginning from Jerusalem. You are witnesses of these things.  </w:t>
      </w:r>
    </w:p>
    <w:p w14:paraId="4A2985E2" w14:textId="77777777" w:rsidR="007350D3" w:rsidRDefault="007E0D34" w:rsidP="007350D3">
      <w:pPr>
        <w:spacing w:after="0"/>
        <w:jc w:val="center"/>
        <w:rPr>
          <w:b/>
          <w:i/>
          <w:sz w:val="24"/>
          <w:szCs w:val="24"/>
        </w:rPr>
      </w:pPr>
      <w:r w:rsidRPr="001705F2">
        <w:rPr>
          <w:b/>
          <w:i/>
          <w:sz w:val="24"/>
          <w:szCs w:val="24"/>
        </w:rPr>
        <w:t xml:space="preserve">And behold, I am sending forth the promise of My Father upon you: but you are to stay </w:t>
      </w:r>
    </w:p>
    <w:p w14:paraId="36021C20" w14:textId="77777777" w:rsidR="007E0D34" w:rsidRPr="001705F2" w:rsidRDefault="007E0D34" w:rsidP="007E0D34">
      <w:pPr>
        <w:jc w:val="center"/>
        <w:rPr>
          <w:b/>
          <w:i/>
          <w:sz w:val="24"/>
          <w:szCs w:val="24"/>
        </w:rPr>
      </w:pPr>
      <w:r w:rsidRPr="001705F2">
        <w:rPr>
          <w:b/>
          <w:i/>
          <w:sz w:val="24"/>
          <w:szCs w:val="24"/>
        </w:rPr>
        <w:t>in the city until you are clothed with power from on high.” AMEN.</w:t>
      </w:r>
    </w:p>
    <w:p w14:paraId="09FDB61E" w14:textId="77777777" w:rsidR="007E0D34" w:rsidRPr="00D23ECC" w:rsidRDefault="007E0D34" w:rsidP="007E0D34">
      <w:pPr>
        <w:ind w:firstLine="720"/>
        <w:jc w:val="both"/>
        <w:rPr>
          <w:i/>
          <w:sz w:val="24"/>
          <w:szCs w:val="24"/>
        </w:rPr>
      </w:pPr>
      <w:r w:rsidRPr="00D23ECC">
        <w:rPr>
          <w:sz w:val="24"/>
          <w:szCs w:val="24"/>
        </w:rPr>
        <w:t xml:space="preserve">The terms used for the study of interpretation of the Scriptures are </w:t>
      </w:r>
      <w:r>
        <w:rPr>
          <w:sz w:val="24"/>
          <w:szCs w:val="24"/>
        </w:rPr>
        <w:t>h</w:t>
      </w:r>
      <w:r w:rsidRPr="00D23ECC">
        <w:rPr>
          <w:sz w:val="24"/>
          <w:szCs w:val="24"/>
        </w:rPr>
        <w:t>ermeneutics and exegesis</w:t>
      </w:r>
      <w:r>
        <w:rPr>
          <w:sz w:val="24"/>
          <w:szCs w:val="24"/>
        </w:rPr>
        <w:t xml:space="preserve">, and they are </w:t>
      </w:r>
      <w:r w:rsidRPr="00D23ECC">
        <w:rPr>
          <w:sz w:val="24"/>
          <w:szCs w:val="24"/>
        </w:rPr>
        <w:t>frequently used interchangeably.</w:t>
      </w:r>
      <w:r>
        <w:rPr>
          <w:sz w:val="24"/>
          <w:szCs w:val="24"/>
        </w:rPr>
        <w:t xml:space="preserve"> </w:t>
      </w:r>
      <w:r w:rsidRPr="00D23ECC">
        <w:rPr>
          <w:sz w:val="24"/>
          <w:szCs w:val="24"/>
        </w:rPr>
        <w:t xml:space="preserve">The word hermeneutics comes from the Greek word hermeneuo and it means to </w:t>
      </w:r>
      <w:r w:rsidRPr="00D23ECC">
        <w:rPr>
          <w:i/>
          <w:sz w:val="24"/>
          <w:szCs w:val="24"/>
        </w:rPr>
        <w:t>translate, interpret, to explain thoroughly, and expound</w:t>
      </w:r>
      <w:r>
        <w:rPr>
          <w:i/>
          <w:sz w:val="24"/>
          <w:szCs w:val="24"/>
        </w:rPr>
        <w:t xml:space="preserve"> on</w:t>
      </w:r>
      <w:r w:rsidRPr="00D23ECC">
        <w:rPr>
          <w:i/>
          <w:sz w:val="24"/>
          <w:szCs w:val="24"/>
        </w:rPr>
        <w:t>.</w:t>
      </w:r>
      <w:r w:rsidRPr="00D23ECC">
        <w:rPr>
          <w:sz w:val="24"/>
          <w:szCs w:val="24"/>
        </w:rPr>
        <w:t xml:space="preserve"> </w:t>
      </w:r>
      <w:r>
        <w:rPr>
          <w:sz w:val="24"/>
          <w:szCs w:val="24"/>
        </w:rPr>
        <w:t>Jesus used this word in the above text; specifically, in</w:t>
      </w:r>
      <w:r w:rsidRPr="00D23ECC">
        <w:rPr>
          <w:sz w:val="24"/>
          <w:szCs w:val="24"/>
        </w:rPr>
        <w:t xml:space="preserve"> Luke 24:31, 32, 45</w:t>
      </w:r>
      <w:r>
        <w:rPr>
          <w:sz w:val="24"/>
          <w:szCs w:val="24"/>
        </w:rPr>
        <w:t>.</w:t>
      </w:r>
      <w:r w:rsidRPr="00D23ECC">
        <w:rPr>
          <w:sz w:val="24"/>
          <w:szCs w:val="24"/>
        </w:rPr>
        <w:t xml:space="preserve"> </w:t>
      </w:r>
      <w:r>
        <w:rPr>
          <w:sz w:val="24"/>
          <w:szCs w:val="24"/>
        </w:rPr>
        <w:t>It’s</w:t>
      </w:r>
      <w:r w:rsidRPr="00D23ECC">
        <w:rPr>
          <w:sz w:val="24"/>
          <w:szCs w:val="24"/>
        </w:rPr>
        <w:t xml:space="preserve"> translated as: </w:t>
      </w:r>
      <w:r w:rsidRPr="00D23ECC">
        <w:rPr>
          <w:i/>
          <w:sz w:val="24"/>
          <w:szCs w:val="24"/>
        </w:rPr>
        <w:t>opened their eyes</w:t>
      </w:r>
      <w:r w:rsidRPr="00D23ECC">
        <w:rPr>
          <w:sz w:val="24"/>
          <w:szCs w:val="24"/>
        </w:rPr>
        <w:t xml:space="preserve"> </w:t>
      </w:r>
      <w:r w:rsidRPr="00D23ECC">
        <w:rPr>
          <w:i/>
          <w:sz w:val="24"/>
          <w:szCs w:val="24"/>
        </w:rPr>
        <w:t>or minds</w:t>
      </w:r>
      <w:r w:rsidRPr="00D23ECC">
        <w:rPr>
          <w:sz w:val="24"/>
          <w:szCs w:val="24"/>
        </w:rPr>
        <w:t xml:space="preserve"> and </w:t>
      </w:r>
      <w:r w:rsidRPr="00D23ECC">
        <w:rPr>
          <w:i/>
          <w:sz w:val="24"/>
          <w:szCs w:val="24"/>
        </w:rPr>
        <w:t>explained.</w:t>
      </w:r>
    </w:p>
    <w:p w14:paraId="6540631B" w14:textId="77777777" w:rsidR="007E0D34" w:rsidRDefault="007E0D34" w:rsidP="000938C1">
      <w:pPr>
        <w:pStyle w:val="ListParagraph"/>
        <w:spacing w:after="0"/>
        <w:ind w:left="0" w:firstLine="720"/>
        <w:jc w:val="both"/>
        <w:rPr>
          <w:sz w:val="24"/>
          <w:szCs w:val="24"/>
        </w:rPr>
      </w:pPr>
      <w:r>
        <w:rPr>
          <w:sz w:val="24"/>
          <w:szCs w:val="24"/>
        </w:rPr>
        <w:t>Herb Hodges, whom I consider a spiritual father, is the man who was instrumental in casting the vision of Biblical disciple making for my church. In my ignorance of the Greek language, I had always assumed that exegesis, was referring to “exiting Jesus” from the Scriptures. I always seize the opportunity to learn from Brother Herb. So, as we were seated next to one another on a plane bound for Nicaragua, I ask Brother Herb to explain exegesis to me. This is what He said, “Exegesis means to</w:t>
      </w:r>
      <w:r w:rsidRPr="00E04E12">
        <w:rPr>
          <w:sz w:val="24"/>
          <w:szCs w:val="24"/>
        </w:rPr>
        <w:t xml:space="preserve"> take by the hand and lead out from invisibility to visibility</w:t>
      </w:r>
      <w:r>
        <w:rPr>
          <w:sz w:val="24"/>
          <w:szCs w:val="24"/>
        </w:rPr>
        <w:t>.</w:t>
      </w:r>
      <w:r w:rsidRPr="00E04E12">
        <w:rPr>
          <w:sz w:val="24"/>
          <w:szCs w:val="24"/>
        </w:rPr>
        <w:t>”</w:t>
      </w:r>
      <w:r>
        <w:rPr>
          <w:sz w:val="24"/>
          <w:szCs w:val="24"/>
        </w:rPr>
        <w:t xml:space="preserve"> In reality, I was not too far off base. Jesus took them by the hand and hearts and exited Himself from the Scriptures! </w:t>
      </w:r>
    </w:p>
    <w:p w14:paraId="7226E436" w14:textId="77777777" w:rsidR="000938C1" w:rsidRDefault="000938C1" w:rsidP="000938C1">
      <w:pPr>
        <w:tabs>
          <w:tab w:val="left" w:pos="2925"/>
        </w:tabs>
        <w:spacing w:after="0"/>
        <w:jc w:val="center"/>
        <w:rPr>
          <w:b/>
          <w:bCs/>
          <w:sz w:val="28"/>
          <w:szCs w:val="28"/>
        </w:rPr>
      </w:pPr>
    </w:p>
    <w:p w14:paraId="590DF0EA" w14:textId="77777777" w:rsidR="007E0D34" w:rsidRDefault="007E0D34" w:rsidP="007E0D34">
      <w:pPr>
        <w:tabs>
          <w:tab w:val="left" w:pos="2925"/>
        </w:tabs>
        <w:jc w:val="center"/>
        <w:rPr>
          <w:b/>
          <w:sz w:val="28"/>
          <w:szCs w:val="28"/>
        </w:rPr>
      </w:pPr>
      <w:r w:rsidRPr="5897EC05">
        <w:rPr>
          <w:b/>
          <w:bCs/>
          <w:sz w:val="28"/>
          <w:szCs w:val="28"/>
        </w:rPr>
        <w:t xml:space="preserve">His Name </w:t>
      </w:r>
      <w:r w:rsidR="00A94874">
        <w:rPr>
          <w:b/>
          <w:bCs/>
          <w:sz w:val="28"/>
          <w:szCs w:val="28"/>
        </w:rPr>
        <w:t>I</w:t>
      </w:r>
      <w:r w:rsidRPr="5897EC05">
        <w:rPr>
          <w:b/>
          <w:bCs/>
          <w:sz w:val="28"/>
          <w:szCs w:val="28"/>
        </w:rPr>
        <w:t>s Above Every Name</w:t>
      </w:r>
    </w:p>
    <w:p w14:paraId="06E0203F" w14:textId="77777777" w:rsidR="007E0D34" w:rsidRPr="000240B8" w:rsidRDefault="007E0D34" w:rsidP="000240B8">
      <w:pPr>
        <w:spacing w:after="0"/>
        <w:jc w:val="center"/>
        <w:rPr>
          <w:b/>
          <w:sz w:val="24"/>
          <w:szCs w:val="24"/>
        </w:rPr>
      </w:pPr>
      <w:r w:rsidRPr="000240B8">
        <w:rPr>
          <w:b/>
          <w:bCs/>
          <w:iCs/>
          <w:sz w:val="24"/>
          <w:szCs w:val="24"/>
        </w:rPr>
        <w:t>Philippians 2:9-11 (NIV)</w:t>
      </w:r>
    </w:p>
    <w:p w14:paraId="5F41BF31" w14:textId="77777777" w:rsidR="007350D3"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Therefore, God exalted him to the highest place and gave him the name that is above </w:t>
      </w:r>
    </w:p>
    <w:p w14:paraId="78509E61" w14:textId="77777777" w:rsidR="000240B8"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every name, that at the name of Jesus every knee should bow, in heaven and on earth </w:t>
      </w:r>
    </w:p>
    <w:p w14:paraId="47D8D870" w14:textId="77777777" w:rsidR="000240B8" w:rsidRDefault="007E0D34" w:rsidP="000240B8">
      <w:pPr>
        <w:pStyle w:val="line1"/>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and under the earth, and every tongue acknowledge that Jesus Christ is Lord,</w:t>
      </w:r>
    </w:p>
    <w:p w14:paraId="64F41B6C" w14:textId="77777777" w:rsidR="007E0D34" w:rsidRDefault="007E0D34" w:rsidP="000240B8">
      <w:pPr>
        <w:pStyle w:val="line1"/>
        <w:spacing w:before="0" w:beforeAutospacing="0"/>
        <w:jc w:val="center"/>
        <w:rPr>
          <w:rFonts w:ascii="Calibri" w:hAnsi="Calibri" w:cs="Calibri"/>
          <w:b/>
          <w:i/>
        </w:rPr>
      </w:pPr>
      <w:r w:rsidRPr="5897EC05">
        <w:rPr>
          <w:rFonts w:ascii="Calibri" w:eastAsia="Calibri" w:hAnsi="Calibri" w:cs="Calibri"/>
          <w:b/>
          <w:bCs/>
          <w:i/>
          <w:iCs/>
        </w:rPr>
        <w:t xml:space="preserve"> to the glory of God the Father.</w:t>
      </w:r>
    </w:p>
    <w:p w14:paraId="03CCFD2B" w14:textId="77777777" w:rsidR="007E0D34" w:rsidRDefault="007E0D34" w:rsidP="007E0D34">
      <w:pPr>
        <w:ind w:firstLine="720"/>
        <w:jc w:val="both"/>
        <w:rPr>
          <w:sz w:val="24"/>
          <w:szCs w:val="24"/>
        </w:rPr>
      </w:pPr>
      <w:r>
        <w:rPr>
          <w:sz w:val="24"/>
          <w:szCs w:val="24"/>
        </w:rPr>
        <w:t>Each name or</w:t>
      </w:r>
      <w:r w:rsidRPr="009D7CDB">
        <w:rPr>
          <w:sz w:val="24"/>
          <w:szCs w:val="24"/>
        </w:rPr>
        <w:t xml:space="preserve"> title for </w:t>
      </w:r>
      <w:r>
        <w:rPr>
          <w:sz w:val="24"/>
          <w:szCs w:val="24"/>
        </w:rPr>
        <w:t>God</w:t>
      </w:r>
      <w:r w:rsidRPr="009D7CDB">
        <w:rPr>
          <w:sz w:val="24"/>
          <w:szCs w:val="24"/>
        </w:rPr>
        <w:t xml:space="preserve"> </w:t>
      </w:r>
      <w:r>
        <w:rPr>
          <w:sz w:val="24"/>
          <w:szCs w:val="24"/>
        </w:rPr>
        <w:t>is a Self-revelation, and there’s a scarlet thread that ties each of the names of God together. There’s only One who ever lived up to the Name. And it is written: “Jesus Christ is the</w:t>
      </w:r>
      <w:r w:rsidRPr="5897EC05">
        <w:rPr>
          <w:i/>
          <w:iCs/>
          <w:sz w:val="24"/>
          <w:szCs w:val="24"/>
        </w:rPr>
        <w:t xml:space="preserve"> </w:t>
      </w:r>
      <w:r w:rsidRPr="005718E2">
        <w:rPr>
          <w:sz w:val="24"/>
          <w:szCs w:val="24"/>
        </w:rPr>
        <w:t>same</w:t>
      </w:r>
      <w:r w:rsidRPr="5897EC05">
        <w:rPr>
          <w:i/>
          <w:iCs/>
          <w:sz w:val="24"/>
          <w:szCs w:val="24"/>
        </w:rPr>
        <w:t>, yesterday</w:t>
      </w:r>
      <w:r>
        <w:rPr>
          <w:i/>
          <w:iCs/>
          <w:sz w:val="24"/>
          <w:szCs w:val="24"/>
        </w:rPr>
        <w:t xml:space="preserve"> and</w:t>
      </w:r>
      <w:r w:rsidRPr="5897EC05">
        <w:rPr>
          <w:i/>
          <w:iCs/>
          <w:sz w:val="24"/>
          <w:szCs w:val="24"/>
        </w:rPr>
        <w:t xml:space="preserve"> today and forever</w:t>
      </w:r>
      <w:r w:rsidRPr="5897EC05">
        <w:rPr>
          <w:b/>
          <w:bCs/>
          <w:i/>
          <w:iCs/>
          <w:sz w:val="24"/>
          <w:szCs w:val="24"/>
        </w:rPr>
        <w:t>.</w:t>
      </w:r>
      <w:r>
        <w:rPr>
          <w:sz w:val="24"/>
          <w:szCs w:val="24"/>
        </w:rPr>
        <w:t>” (Hebrews 13:8)</w:t>
      </w:r>
      <w:r w:rsidRPr="00B9099E">
        <w:rPr>
          <w:sz w:val="24"/>
          <w:szCs w:val="24"/>
        </w:rPr>
        <w:t xml:space="preserve"> </w:t>
      </w:r>
    </w:p>
    <w:p w14:paraId="6A19028E" w14:textId="77777777" w:rsidR="009675E4" w:rsidRDefault="009675E4" w:rsidP="007E0D34">
      <w:pPr>
        <w:ind w:firstLine="720"/>
        <w:jc w:val="both"/>
        <w:rPr>
          <w:sz w:val="24"/>
          <w:szCs w:val="24"/>
        </w:rPr>
      </w:pPr>
    </w:p>
    <w:p w14:paraId="5C83FAAB" w14:textId="77777777" w:rsidR="007E0D34" w:rsidRPr="007350D3" w:rsidRDefault="007E0D34" w:rsidP="00766D77">
      <w:pPr>
        <w:spacing w:after="0"/>
        <w:jc w:val="center"/>
        <w:rPr>
          <w:b/>
          <w:sz w:val="24"/>
          <w:szCs w:val="24"/>
        </w:rPr>
      </w:pPr>
      <w:r w:rsidRPr="007350D3">
        <w:rPr>
          <w:b/>
          <w:bCs/>
          <w:iCs/>
          <w:sz w:val="24"/>
          <w:szCs w:val="24"/>
        </w:rPr>
        <w:t>Acts 4:10-12 (NASB)</w:t>
      </w:r>
    </w:p>
    <w:p w14:paraId="4E346057" w14:textId="77777777" w:rsidR="007350D3" w:rsidRDefault="007E0D34" w:rsidP="007350D3">
      <w:pPr>
        <w:spacing w:after="0"/>
        <w:jc w:val="center"/>
        <w:rPr>
          <w:b/>
          <w:bCs/>
          <w:i/>
          <w:iCs/>
          <w:sz w:val="24"/>
          <w:szCs w:val="24"/>
        </w:rPr>
      </w:pPr>
      <w:r w:rsidRPr="5897EC05">
        <w:rPr>
          <w:b/>
          <w:bCs/>
          <w:i/>
          <w:iCs/>
          <w:sz w:val="24"/>
          <w:szCs w:val="24"/>
        </w:rPr>
        <w:t>BY THE NAME of JESUS CHRIST, the NAZARENE, who you crucified, whom God raised</w:t>
      </w:r>
    </w:p>
    <w:p w14:paraId="4A60CADD" w14:textId="77777777" w:rsidR="007350D3" w:rsidRDefault="007E0D34" w:rsidP="007350D3">
      <w:pPr>
        <w:spacing w:after="0"/>
        <w:jc w:val="center"/>
        <w:rPr>
          <w:b/>
          <w:bCs/>
          <w:i/>
          <w:iCs/>
          <w:sz w:val="24"/>
          <w:szCs w:val="24"/>
        </w:rPr>
      </w:pPr>
      <w:r w:rsidRPr="5897EC05">
        <w:rPr>
          <w:b/>
          <w:bCs/>
          <w:i/>
          <w:iCs/>
          <w:sz w:val="24"/>
          <w:szCs w:val="24"/>
        </w:rPr>
        <w:t xml:space="preserve"> from the dead- by THIS NAME this man stands here before you in good health. </w:t>
      </w:r>
    </w:p>
    <w:p w14:paraId="7E535147" w14:textId="77777777" w:rsidR="007350D3" w:rsidRDefault="007E0D34" w:rsidP="007350D3">
      <w:pPr>
        <w:spacing w:after="0"/>
        <w:jc w:val="center"/>
        <w:rPr>
          <w:b/>
          <w:bCs/>
          <w:i/>
          <w:iCs/>
          <w:sz w:val="24"/>
          <w:szCs w:val="24"/>
        </w:rPr>
      </w:pPr>
      <w:r w:rsidRPr="5897EC05">
        <w:rPr>
          <w:b/>
          <w:bCs/>
          <w:i/>
          <w:iCs/>
          <w:sz w:val="24"/>
          <w:szCs w:val="24"/>
        </w:rPr>
        <w:t xml:space="preserve">And there is </w:t>
      </w:r>
      <w:r w:rsidRPr="5897EC05">
        <w:rPr>
          <w:b/>
          <w:bCs/>
          <w:i/>
          <w:iCs/>
          <w:sz w:val="24"/>
          <w:szCs w:val="24"/>
          <w:u w:val="single"/>
        </w:rPr>
        <w:t>SALVATION in NO one else</w:t>
      </w:r>
      <w:r w:rsidRPr="5897EC05">
        <w:rPr>
          <w:b/>
          <w:bCs/>
          <w:i/>
          <w:iCs/>
          <w:sz w:val="24"/>
          <w:szCs w:val="24"/>
        </w:rPr>
        <w:t xml:space="preserve">; for there </w:t>
      </w:r>
      <w:r w:rsidRPr="5897EC05">
        <w:rPr>
          <w:b/>
          <w:bCs/>
          <w:i/>
          <w:iCs/>
          <w:sz w:val="24"/>
          <w:szCs w:val="24"/>
          <w:u w:val="single"/>
        </w:rPr>
        <w:t>is NO OTHER NAME</w:t>
      </w:r>
      <w:r w:rsidRPr="5897EC05">
        <w:rPr>
          <w:b/>
          <w:bCs/>
          <w:i/>
          <w:iCs/>
          <w:sz w:val="24"/>
          <w:szCs w:val="24"/>
        </w:rPr>
        <w:t xml:space="preserve"> under heaven </w:t>
      </w:r>
    </w:p>
    <w:p w14:paraId="5D621E8E" w14:textId="77777777" w:rsidR="007E0D34" w:rsidRDefault="007E0D34" w:rsidP="007E0D34">
      <w:pPr>
        <w:jc w:val="center"/>
        <w:rPr>
          <w:b/>
          <w:bCs/>
          <w:i/>
          <w:iCs/>
          <w:sz w:val="24"/>
          <w:szCs w:val="24"/>
        </w:rPr>
      </w:pPr>
      <w:r w:rsidRPr="5897EC05">
        <w:rPr>
          <w:b/>
          <w:bCs/>
          <w:i/>
          <w:iCs/>
          <w:sz w:val="24"/>
          <w:szCs w:val="24"/>
        </w:rPr>
        <w:t>that has been given among men BY WHICH WE MUST BE SAVED.</w:t>
      </w:r>
    </w:p>
    <w:p w14:paraId="183B20E7" w14:textId="77777777"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Remember that John was in Ephesus when he wrote his gospel and his letters.</w:t>
      </w:r>
      <w:r w:rsidRPr="00650EEF">
        <w:rPr>
          <w:rFonts w:asciiTheme="minorHAnsi" w:eastAsiaTheme="minorEastAsia" w:hAnsiTheme="minorHAnsi" w:cstheme="minorBidi"/>
        </w:rPr>
        <w:t xml:space="preserve"> </w:t>
      </w:r>
      <w:r>
        <w:rPr>
          <w:rFonts w:asciiTheme="minorHAnsi" w:eastAsiaTheme="minorEastAsia" w:hAnsiTheme="minorHAnsi" w:cstheme="minorBidi"/>
        </w:rPr>
        <w:t>John</w:t>
      </w:r>
      <w:r w:rsidRPr="5897EC05">
        <w:rPr>
          <w:rFonts w:asciiTheme="minorHAnsi" w:eastAsiaTheme="minorEastAsia" w:hAnsiTheme="minorHAnsi" w:cstheme="minorBidi"/>
        </w:rPr>
        <w:t xml:space="preserve"> begins his gospel by stating </w:t>
      </w:r>
      <w:r>
        <w:rPr>
          <w:rFonts w:asciiTheme="minorHAnsi" w:eastAsiaTheme="minorEastAsia" w:hAnsiTheme="minorHAnsi" w:cstheme="minorBidi"/>
        </w:rPr>
        <w:t xml:space="preserve">that </w:t>
      </w:r>
      <w:r w:rsidRPr="5897EC05">
        <w:rPr>
          <w:rFonts w:asciiTheme="minorHAnsi" w:eastAsiaTheme="minorEastAsia" w:hAnsiTheme="minorHAnsi" w:cstheme="minorBidi"/>
        </w:rPr>
        <w:t xml:space="preserve">Jesus </w:t>
      </w:r>
      <w:r w:rsidRPr="007753C8">
        <w:rPr>
          <w:rFonts w:asciiTheme="minorHAnsi" w:eastAsiaTheme="minorEastAsia" w:hAnsiTheme="minorHAnsi" w:cstheme="minorBidi"/>
          <w:i/>
        </w:rPr>
        <w:t>is the Word of God</w:t>
      </w:r>
      <w:r w:rsidRPr="007753C8">
        <w:rPr>
          <w:rFonts w:asciiTheme="minorHAnsi" w:eastAsiaTheme="minorEastAsia" w:hAnsiTheme="minorHAnsi" w:cstheme="minorBidi"/>
        </w:rPr>
        <w:t>.</w:t>
      </w:r>
      <w:r>
        <w:rPr>
          <w:rFonts w:asciiTheme="minorHAnsi" w:eastAsiaTheme="minorEastAsia" w:hAnsiTheme="minorHAnsi" w:cstheme="minorBidi"/>
        </w:rPr>
        <w:t xml:space="preserve"> And in Revelation he said of Jesus, “</w:t>
      </w:r>
      <w:r w:rsidRPr="5897EC05">
        <w:rPr>
          <w:rFonts w:asciiTheme="minorHAnsi" w:eastAsiaTheme="minorEastAsia" w:hAnsiTheme="minorHAnsi" w:cstheme="minorBidi"/>
        </w:rPr>
        <w:t>His name is the Word of God</w:t>
      </w:r>
      <w:r>
        <w:rPr>
          <w:rFonts w:asciiTheme="minorHAnsi" w:eastAsiaTheme="minorEastAsia" w:hAnsiTheme="minorHAnsi" w:cstheme="minorBidi"/>
        </w:rPr>
        <w:t>.</w:t>
      </w:r>
      <w:r w:rsidRPr="5897EC05">
        <w:rPr>
          <w:rFonts w:asciiTheme="minorHAnsi" w:eastAsiaTheme="minorEastAsia" w:hAnsiTheme="minorHAnsi" w:cstheme="minorBidi"/>
        </w:rPr>
        <w:t xml:space="preserve">” </w:t>
      </w:r>
      <w:r>
        <w:rPr>
          <w:rFonts w:asciiTheme="minorHAnsi" w:eastAsiaTheme="minorEastAsia" w:hAnsiTheme="minorHAnsi" w:cstheme="minorBidi"/>
        </w:rPr>
        <w:t xml:space="preserve">(The Word of God translated in Greek is </w:t>
      </w:r>
      <w:r w:rsidRPr="5897EC05">
        <w:rPr>
          <w:rFonts w:asciiTheme="minorHAnsi" w:eastAsiaTheme="minorEastAsia" w:hAnsiTheme="minorHAnsi" w:cstheme="minorBidi"/>
        </w:rPr>
        <w:t>Logos.</w:t>
      </w:r>
      <w:r>
        <w:rPr>
          <w:rFonts w:asciiTheme="minorHAnsi" w:eastAsiaTheme="minorEastAsia" w:hAnsiTheme="minorHAnsi" w:cstheme="minorBidi"/>
        </w:rPr>
        <w:t>)</w:t>
      </w:r>
      <w:r w:rsidRPr="5897EC05">
        <w:rPr>
          <w:rFonts w:asciiTheme="minorHAnsi" w:eastAsiaTheme="minorEastAsia" w:hAnsiTheme="minorHAnsi" w:cstheme="minorBidi"/>
        </w:rPr>
        <w:t xml:space="preserve"> </w:t>
      </w:r>
    </w:p>
    <w:p w14:paraId="2F6A064D" w14:textId="77777777" w:rsidR="007E0D34" w:rsidRPr="00766D77" w:rsidRDefault="007E0D34" w:rsidP="00766D77">
      <w:pPr>
        <w:tabs>
          <w:tab w:val="left" w:pos="2925"/>
        </w:tabs>
        <w:spacing w:after="0"/>
        <w:jc w:val="center"/>
        <w:rPr>
          <w:b/>
          <w:sz w:val="24"/>
          <w:szCs w:val="24"/>
        </w:rPr>
      </w:pPr>
      <w:r w:rsidRPr="00766D77">
        <w:rPr>
          <w:b/>
          <w:bCs/>
          <w:iCs/>
          <w:sz w:val="24"/>
          <w:szCs w:val="24"/>
        </w:rPr>
        <w:t>John 1:1-4 (NASB)</w:t>
      </w:r>
    </w:p>
    <w:p w14:paraId="11807D49" w14:textId="77777777" w:rsidR="007350D3" w:rsidRDefault="007E0D34" w:rsidP="007350D3">
      <w:pPr>
        <w:tabs>
          <w:tab w:val="left" w:pos="2925"/>
        </w:tabs>
        <w:spacing w:after="0"/>
        <w:jc w:val="center"/>
        <w:rPr>
          <w:b/>
          <w:bCs/>
          <w:i/>
          <w:iCs/>
          <w:sz w:val="24"/>
          <w:szCs w:val="24"/>
        </w:rPr>
      </w:pPr>
      <w:r w:rsidRPr="5897EC05">
        <w:rPr>
          <w:b/>
          <w:bCs/>
          <w:i/>
          <w:iCs/>
          <w:sz w:val="24"/>
          <w:szCs w:val="24"/>
        </w:rPr>
        <w:t xml:space="preserve">In the beginning was the Word, and the Word was with God, and the Word was God. </w:t>
      </w:r>
    </w:p>
    <w:p w14:paraId="09530DAC" w14:textId="77777777" w:rsidR="007E0D34" w:rsidRPr="007350D3" w:rsidRDefault="007E0D34" w:rsidP="00B845C0">
      <w:pPr>
        <w:tabs>
          <w:tab w:val="left" w:pos="2925"/>
        </w:tabs>
        <w:spacing w:after="0"/>
        <w:jc w:val="center"/>
        <w:rPr>
          <w:b/>
          <w:bCs/>
          <w:i/>
          <w:iCs/>
          <w:sz w:val="24"/>
          <w:szCs w:val="24"/>
        </w:rPr>
      </w:pPr>
      <w:r w:rsidRPr="5897EC05">
        <w:rPr>
          <w:b/>
          <w:bCs/>
          <w:i/>
          <w:iCs/>
          <w:sz w:val="24"/>
          <w:szCs w:val="24"/>
        </w:rPr>
        <w:t>He was in the beginning with God. All things came into being through Him, and apart from Him nothing came into being that has come into being. In Him was life, and the life was the Light of men. The Light shines in the darkness, and the darkness did not comprehend it.</w:t>
      </w:r>
    </w:p>
    <w:p w14:paraId="52404325" w14:textId="77777777"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As we’re about to see in the following Word Search, there is a word </w:t>
      </w:r>
      <w:r w:rsidRPr="5897EC05">
        <w:rPr>
          <w:rFonts w:asciiTheme="minorHAnsi" w:eastAsiaTheme="minorEastAsia" w:hAnsiTheme="minorHAnsi" w:cstheme="minorBidi"/>
        </w:rPr>
        <w:t xml:space="preserve">that parallels the </w:t>
      </w:r>
      <w:r>
        <w:rPr>
          <w:rFonts w:asciiTheme="minorHAnsi" w:eastAsiaTheme="minorEastAsia" w:hAnsiTheme="minorHAnsi" w:cstheme="minorBidi"/>
        </w:rPr>
        <w:t>Greek n</w:t>
      </w:r>
      <w:r w:rsidRPr="5897EC05">
        <w:rPr>
          <w:rFonts w:asciiTheme="minorHAnsi" w:eastAsiaTheme="minorEastAsia" w:hAnsiTheme="minorHAnsi" w:cstheme="minorBidi"/>
        </w:rPr>
        <w:t>ame</w:t>
      </w:r>
      <w:r>
        <w:rPr>
          <w:rFonts w:asciiTheme="minorHAnsi" w:eastAsiaTheme="minorEastAsia" w:hAnsiTheme="minorHAnsi" w:cstheme="minorBidi"/>
        </w:rPr>
        <w:t xml:space="preserve"> for the Word of God,</w:t>
      </w:r>
      <w:r w:rsidRPr="00692028">
        <w:rPr>
          <w:rFonts w:asciiTheme="minorHAnsi" w:eastAsiaTheme="minorEastAsia" w:hAnsiTheme="minorHAnsi" w:cstheme="minorBidi"/>
          <w:i/>
        </w:rPr>
        <w:t xml:space="preserve"> </w:t>
      </w:r>
      <w:r>
        <w:rPr>
          <w:rFonts w:asciiTheme="minorHAnsi" w:eastAsiaTheme="minorEastAsia" w:hAnsiTheme="minorHAnsi" w:cstheme="minorBidi"/>
        </w:rPr>
        <w:t xml:space="preserve">and in </w:t>
      </w:r>
      <w:r w:rsidRPr="5897EC05">
        <w:rPr>
          <w:rFonts w:asciiTheme="minorHAnsi" w:eastAsiaTheme="minorEastAsia" w:hAnsiTheme="minorHAnsi" w:cstheme="minorBidi"/>
        </w:rPr>
        <w:t xml:space="preserve">Hebrew </w:t>
      </w:r>
      <w:r>
        <w:rPr>
          <w:rFonts w:asciiTheme="minorHAnsi" w:eastAsiaTheme="minorEastAsia" w:hAnsiTheme="minorHAnsi" w:cstheme="minorBidi"/>
        </w:rPr>
        <w:t xml:space="preserve">the name is Memra. Used </w:t>
      </w:r>
      <w:r w:rsidRPr="5897EC05">
        <w:rPr>
          <w:rFonts w:asciiTheme="minorHAnsi" w:eastAsiaTheme="minorEastAsia" w:hAnsiTheme="minorHAnsi" w:cstheme="minorBidi"/>
        </w:rPr>
        <w:t xml:space="preserve">interchangeably with the name </w:t>
      </w:r>
      <w:r w:rsidRPr="00C04B0D">
        <w:rPr>
          <w:rFonts w:asciiTheme="minorHAnsi" w:eastAsiaTheme="minorEastAsia" w:hAnsiTheme="minorHAnsi" w:cstheme="minorBidi"/>
          <w:iCs/>
        </w:rPr>
        <w:t>LORD,</w:t>
      </w:r>
      <w:r w:rsidRPr="5897EC05">
        <w:rPr>
          <w:rFonts w:asciiTheme="minorHAnsi" w:eastAsiaTheme="minorEastAsia" w:hAnsiTheme="minorHAnsi" w:cstheme="minorBidi"/>
        </w:rPr>
        <w:t xml:space="preserve"> Memra is synonymous with God Himself</w:t>
      </w:r>
      <w:r>
        <w:rPr>
          <w:rFonts w:asciiTheme="minorHAnsi" w:eastAsiaTheme="minorEastAsia" w:hAnsiTheme="minorHAnsi" w:cstheme="minorBidi"/>
        </w:rPr>
        <w:t xml:space="preserve">. In other words, there is no distinction between the LORD Himself and the </w:t>
      </w:r>
      <w:r w:rsidRPr="5897EC05">
        <w:rPr>
          <w:rFonts w:asciiTheme="minorHAnsi" w:eastAsiaTheme="minorEastAsia" w:hAnsiTheme="minorHAnsi" w:cstheme="minorBidi"/>
          <w:i/>
          <w:iCs/>
        </w:rPr>
        <w:t>Word of God</w:t>
      </w:r>
      <w:r w:rsidRPr="5897EC05">
        <w:rPr>
          <w:rFonts w:asciiTheme="minorHAnsi" w:eastAsiaTheme="minorEastAsia" w:hAnsiTheme="minorHAnsi" w:cstheme="minorBidi"/>
        </w:rPr>
        <w:t xml:space="preserve">. </w:t>
      </w:r>
    </w:p>
    <w:p w14:paraId="065CBD1C" w14:textId="77777777" w:rsidR="007E0D34" w:rsidRPr="002902CD" w:rsidRDefault="007E0D34" w:rsidP="00B845C0">
      <w:pPr>
        <w:spacing w:after="0"/>
        <w:jc w:val="both"/>
        <w:rPr>
          <w:rFonts w:cs="Calibri"/>
          <w:b/>
          <w:sz w:val="28"/>
          <w:szCs w:val="28"/>
        </w:rPr>
      </w:pPr>
      <w:r>
        <w:rPr>
          <w:rFonts w:cs="Calibri"/>
          <w:b/>
          <w:bCs/>
          <w:sz w:val="28"/>
          <w:szCs w:val="28"/>
        </w:rPr>
        <w:t>WORD SEARCH: From Strong’s Concordance</w:t>
      </w:r>
      <w:r w:rsidRPr="5897EC05">
        <w:rPr>
          <w:rFonts w:cs="Calibri"/>
          <w:b/>
          <w:bCs/>
          <w:sz w:val="28"/>
          <w:szCs w:val="28"/>
        </w:rPr>
        <w:t>:</w:t>
      </w:r>
    </w:p>
    <w:p w14:paraId="2ECF8668" w14:textId="77777777" w:rsidR="007E0D34" w:rsidRPr="002902CD" w:rsidRDefault="007E0D34" w:rsidP="00EF73C9">
      <w:pPr>
        <w:pStyle w:val="Heading3"/>
        <w:numPr>
          <w:ilvl w:val="0"/>
          <w:numId w:val="28"/>
        </w:numPr>
        <w:spacing w:before="0" w:beforeAutospacing="0"/>
        <w:ind w:left="720"/>
        <w:jc w:val="both"/>
        <w:rPr>
          <w:rFonts w:ascii="Calibri" w:eastAsia="Calibri" w:hAnsi="Calibri" w:cs="Calibri"/>
          <w:b w:val="0"/>
          <w:bCs w:val="0"/>
          <w:sz w:val="24"/>
          <w:szCs w:val="24"/>
        </w:rPr>
      </w:pPr>
      <w:bookmarkStart w:id="1376" w:name="_Toc450891723"/>
      <w:r w:rsidRPr="5897EC05">
        <w:rPr>
          <w:rFonts w:ascii="Calibri" w:eastAsia="Calibri" w:hAnsi="Calibri" w:cs="Calibri"/>
          <w:sz w:val="24"/>
          <w:szCs w:val="24"/>
        </w:rPr>
        <w:t>Targum</w:t>
      </w:r>
      <w:r w:rsidRPr="5897EC05">
        <w:rPr>
          <w:rFonts w:ascii="Calibri" w:eastAsia="Calibri" w:hAnsi="Calibri" w:cs="Calibri"/>
          <w:b w:val="0"/>
          <w:bCs w:val="0"/>
          <w:sz w:val="24"/>
          <w:szCs w:val="24"/>
        </w:rPr>
        <w:t>: The Aramaic translations of the Hebrew Scriptures for the Jews who came out of captivity in Babylon, possibly translated by Ezra (Neh. 8:6-7)</w:t>
      </w:r>
      <w:r w:rsidR="00A508EA">
        <w:rPr>
          <w:rFonts w:ascii="Calibri" w:eastAsia="Calibri" w:hAnsi="Calibri" w:cs="Calibri"/>
          <w:b w:val="0"/>
          <w:bCs w:val="0"/>
          <w:sz w:val="24"/>
          <w:szCs w:val="24"/>
        </w:rPr>
        <w:t>.</w:t>
      </w:r>
      <w:r w:rsidRPr="5897EC05">
        <w:rPr>
          <w:rFonts w:ascii="Calibri" w:eastAsia="Calibri" w:hAnsi="Calibri" w:cs="Calibri"/>
          <w:b w:val="0"/>
          <w:bCs w:val="0"/>
          <w:sz w:val="24"/>
          <w:szCs w:val="24"/>
        </w:rPr>
        <w:t xml:space="preserve"> In Greek the Memra is God, yet is a separate personality from the Father and Holy Spirit. (Source: from the internet:  oneinmessiah.net/TargumMemraTheWordOfGod.htm edited by Malachi Yosef)</w:t>
      </w:r>
      <w:bookmarkEnd w:id="1376"/>
      <w:r w:rsidRPr="5897EC05">
        <w:rPr>
          <w:rFonts w:ascii="Calibri" w:eastAsia="Calibri" w:hAnsi="Calibri" w:cs="Calibri"/>
          <w:b w:val="0"/>
          <w:bCs w:val="0"/>
          <w:sz w:val="24"/>
          <w:szCs w:val="24"/>
        </w:rPr>
        <w:t xml:space="preserve"> </w:t>
      </w:r>
    </w:p>
    <w:p w14:paraId="6A641633" w14:textId="77777777" w:rsidR="007E0D34" w:rsidRPr="002902CD" w:rsidRDefault="007E0D34" w:rsidP="00EF73C9">
      <w:pPr>
        <w:pStyle w:val="Heading3"/>
        <w:numPr>
          <w:ilvl w:val="0"/>
          <w:numId w:val="28"/>
        </w:numPr>
        <w:ind w:left="720"/>
        <w:jc w:val="both"/>
        <w:rPr>
          <w:rFonts w:ascii="Calibri" w:eastAsia="Calibri" w:hAnsi="Calibri" w:cs="Calibri"/>
          <w:b w:val="0"/>
          <w:bCs w:val="0"/>
          <w:sz w:val="24"/>
          <w:szCs w:val="24"/>
        </w:rPr>
      </w:pPr>
      <w:bookmarkStart w:id="1377" w:name="_Toc450891724"/>
      <w:r w:rsidRPr="5897EC05">
        <w:rPr>
          <w:rFonts w:ascii="Calibri" w:eastAsia="Calibri" w:hAnsi="Calibri" w:cs="Calibri"/>
          <w:sz w:val="24"/>
          <w:szCs w:val="24"/>
        </w:rPr>
        <w:t>Memra</w:t>
      </w:r>
      <w:r w:rsidRPr="5897EC05">
        <w:rPr>
          <w:rFonts w:ascii="Calibri" w:eastAsia="Calibri" w:hAnsi="Calibri" w:cs="Calibri"/>
          <w:b w:val="0"/>
          <w:bCs w:val="0"/>
          <w:sz w:val="24"/>
          <w:szCs w:val="24"/>
        </w:rPr>
        <w:t xml:space="preserve">/ </w:t>
      </w:r>
      <w:r w:rsidRPr="5897EC05">
        <w:rPr>
          <w:rFonts w:ascii="Calibri" w:eastAsia="Calibri" w:hAnsi="Calibri" w:cs="Calibri"/>
          <w:sz w:val="24"/>
          <w:szCs w:val="24"/>
        </w:rPr>
        <w:t>The Word of the LORD</w:t>
      </w:r>
      <w:r w:rsidRPr="5897EC05">
        <w:rPr>
          <w:rFonts w:ascii="Calibri" w:eastAsia="Calibri" w:hAnsi="Calibri" w:cs="Calibri"/>
          <w:b w:val="0"/>
          <w:bCs w:val="0"/>
          <w:sz w:val="24"/>
          <w:szCs w:val="24"/>
        </w:rPr>
        <w:t xml:space="preserve">: </w:t>
      </w:r>
      <w:r w:rsidR="00A508EA">
        <w:rPr>
          <w:rFonts w:ascii="Calibri" w:eastAsia="Calibri" w:hAnsi="Calibri" w:cs="Calibri"/>
          <w:b w:val="0"/>
          <w:bCs w:val="0"/>
          <w:sz w:val="24"/>
          <w:szCs w:val="24"/>
        </w:rPr>
        <w:t>This</w:t>
      </w:r>
      <w:r w:rsidR="00F617C7">
        <w:rPr>
          <w:rFonts w:ascii="Calibri" w:eastAsia="Calibri" w:hAnsi="Calibri" w:cs="Calibri"/>
          <w:b w:val="0"/>
          <w:bCs w:val="0"/>
          <w:sz w:val="24"/>
          <w:szCs w:val="24"/>
        </w:rPr>
        <w:t xml:space="preserve"> is </w:t>
      </w:r>
      <w:r w:rsidRPr="5897EC05">
        <w:rPr>
          <w:rFonts w:ascii="Calibri" w:eastAsia="Calibri" w:hAnsi="Calibri" w:cs="Calibri"/>
          <w:b w:val="0"/>
          <w:bCs w:val="0"/>
          <w:sz w:val="24"/>
          <w:szCs w:val="24"/>
        </w:rPr>
        <w:t>an Aramaic word meaning</w:t>
      </w:r>
      <w:r w:rsidR="00F617C7">
        <w:rPr>
          <w:rFonts w:ascii="Calibri" w:eastAsia="Calibri" w:hAnsi="Calibri" w:cs="Calibri"/>
          <w:b w:val="0"/>
          <w:bCs w:val="0"/>
          <w:sz w:val="24"/>
          <w:szCs w:val="24"/>
        </w:rPr>
        <w:t>: a</w:t>
      </w:r>
      <w:r w:rsidRPr="5897EC05">
        <w:rPr>
          <w:rFonts w:ascii="Calibri" w:eastAsia="Calibri" w:hAnsi="Calibri" w:cs="Calibri"/>
          <w:b w:val="0"/>
          <w:bCs w:val="0"/>
          <w:sz w:val="24"/>
          <w:szCs w:val="24"/>
        </w:rPr>
        <w:t xml:space="preserve"> command, or appointment. It comes from the Aramaic</w:t>
      </w:r>
      <w:r w:rsidR="00A508EA">
        <w:rPr>
          <w:rFonts w:ascii="Calibri" w:eastAsia="Calibri" w:hAnsi="Calibri" w:cs="Calibri"/>
          <w:b w:val="0"/>
          <w:bCs w:val="0"/>
          <w:sz w:val="24"/>
          <w:szCs w:val="24"/>
        </w:rPr>
        <w:t xml:space="preserve"> word</w:t>
      </w:r>
      <w:r w:rsidRPr="5897EC05">
        <w:rPr>
          <w:rFonts w:ascii="Calibri" w:eastAsia="Calibri" w:hAnsi="Calibri" w:cs="Calibri"/>
          <w:b w:val="0"/>
          <w:bCs w:val="0"/>
          <w:sz w:val="24"/>
          <w:szCs w:val="24"/>
        </w:rPr>
        <w:t xml:space="preserve"> </w:t>
      </w:r>
      <w:r w:rsidR="00A17D71">
        <w:rPr>
          <w:rFonts w:ascii="Calibri" w:eastAsia="Calibri" w:hAnsi="Calibri" w:cs="Calibri"/>
          <w:b w:val="0"/>
          <w:bCs w:val="0"/>
          <w:sz w:val="24"/>
          <w:szCs w:val="24"/>
        </w:rPr>
        <w:t>I</w:t>
      </w:r>
      <w:r w:rsidRPr="5897EC05">
        <w:rPr>
          <w:rFonts w:ascii="Calibri" w:eastAsia="Calibri" w:hAnsi="Calibri" w:cs="Calibri"/>
          <w:b w:val="0"/>
          <w:bCs w:val="0"/>
          <w:sz w:val="24"/>
          <w:szCs w:val="24"/>
        </w:rPr>
        <w:t>mrah</w:t>
      </w:r>
      <w:r w:rsidR="00A508EA">
        <w:rPr>
          <w:rFonts w:ascii="Calibri" w:eastAsia="Calibri" w:hAnsi="Calibri" w:cs="Calibri"/>
          <w:b w:val="0"/>
          <w:bCs w:val="0"/>
          <w:sz w:val="24"/>
          <w:szCs w:val="24"/>
        </w:rPr>
        <w:t>, also spelled</w:t>
      </w:r>
      <w:r w:rsidRPr="5897EC05">
        <w:rPr>
          <w:rFonts w:ascii="Calibri" w:eastAsia="Calibri" w:hAnsi="Calibri" w:cs="Calibri"/>
          <w:b w:val="0"/>
          <w:bCs w:val="0"/>
          <w:sz w:val="24"/>
          <w:szCs w:val="24"/>
        </w:rPr>
        <w:t xml:space="preserve"> </w:t>
      </w:r>
      <w:r w:rsidR="00A17D71">
        <w:rPr>
          <w:rFonts w:ascii="Calibri" w:eastAsia="Calibri" w:hAnsi="Calibri" w:cs="Calibri"/>
          <w:b w:val="0"/>
          <w:bCs w:val="0"/>
          <w:sz w:val="24"/>
          <w:szCs w:val="24"/>
        </w:rPr>
        <w:t>E</w:t>
      </w:r>
      <w:r w:rsidRPr="5897EC05">
        <w:rPr>
          <w:rFonts w:ascii="Calibri" w:eastAsia="Calibri" w:hAnsi="Calibri" w:cs="Calibri"/>
          <w:b w:val="0"/>
          <w:bCs w:val="0"/>
          <w:sz w:val="24"/>
          <w:szCs w:val="24"/>
        </w:rPr>
        <w:t xml:space="preserve">mrah. It means: </w:t>
      </w:r>
      <w:r w:rsidRPr="5897EC05">
        <w:rPr>
          <w:rFonts w:ascii="Calibri" w:eastAsia="Calibri" w:hAnsi="Calibri" w:cs="Calibri"/>
          <w:b w:val="0"/>
          <w:bCs w:val="0"/>
          <w:i/>
          <w:iCs/>
          <w:sz w:val="24"/>
          <w:szCs w:val="24"/>
        </w:rPr>
        <w:t>commandment, speech, or word</w:t>
      </w:r>
      <w:r w:rsidRPr="5897EC05">
        <w:rPr>
          <w:rFonts w:ascii="Calibri" w:eastAsia="Calibri" w:hAnsi="Calibri" w:cs="Calibri"/>
          <w:b w:val="0"/>
          <w:bCs w:val="0"/>
          <w:sz w:val="24"/>
          <w:szCs w:val="24"/>
        </w:rPr>
        <w:t xml:space="preserve"> (Ps. 147:15, Is. 55:10-11)</w:t>
      </w:r>
      <w:r w:rsidR="00A508EA">
        <w:rPr>
          <w:rFonts w:ascii="Calibri" w:eastAsia="Calibri" w:hAnsi="Calibri" w:cs="Calibri"/>
          <w:b w:val="0"/>
          <w:bCs w:val="0"/>
          <w:sz w:val="24"/>
          <w:szCs w:val="24"/>
        </w:rPr>
        <w:t>.</w:t>
      </w:r>
      <w:r w:rsidRPr="5897EC05">
        <w:rPr>
          <w:rFonts w:ascii="Calibri" w:eastAsia="Calibri" w:hAnsi="Calibri" w:cs="Calibri"/>
          <w:b w:val="0"/>
          <w:bCs w:val="0"/>
          <w:sz w:val="24"/>
          <w:szCs w:val="24"/>
        </w:rPr>
        <w:t xml:space="preserve"> It is the equivalent of Logos/ The Word. Source </w:t>
      </w:r>
      <w:r w:rsidR="00A508EA">
        <w:rPr>
          <w:rFonts w:ascii="Calibri" w:eastAsia="Calibri" w:hAnsi="Calibri" w:cs="Calibri"/>
          <w:b w:val="0"/>
          <w:bCs w:val="0"/>
          <w:sz w:val="24"/>
          <w:szCs w:val="24"/>
        </w:rPr>
        <w:t>of this information is</w:t>
      </w:r>
      <w:r w:rsidRPr="5897EC05">
        <w:rPr>
          <w:rFonts w:ascii="Calibri" w:eastAsia="Calibri" w:hAnsi="Calibri" w:cs="Calibri"/>
          <w:b w:val="0"/>
          <w:bCs w:val="0"/>
          <w:sz w:val="24"/>
          <w:szCs w:val="24"/>
        </w:rPr>
        <w:t xml:space="preserve"> Bible word</w:t>
      </w:r>
      <w:r w:rsidR="00B67FAB">
        <w:rPr>
          <w:rFonts w:ascii="Calibri" w:eastAsia="Calibri" w:hAnsi="Calibri" w:cs="Calibri"/>
          <w:b w:val="0"/>
          <w:bCs w:val="0"/>
          <w:sz w:val="24"/>
          <w:szCs w:val="24"/>
        </w:rPr>
        <w:t>.org</w:t>
      </w:r>
      <w:r w:rsidR="00A508EA">
        <w:rPr>
          <w:rFonts w:ascii="Calibri" w:eastAsia="Calibri" w:hAnsi="Calibri" w:cs="Calibri"/>
          <w:b w:val="0"/>
          <w:bCs w:val="0"/>
          <w:sz w:val="24"/>
          <w:szCs w:val="24"/>
        </w:rPr>
        <w:t>. (</w:t>
      </w:r>
      <w:r w:rsidR="00B67FAB">
        <w:rPr>
          <w:rFonts w:ascii="Calibri" w:eastAsia="Calibri" w:hAnsi="Calibri" w:cs="Calibri"/>
          <w:b w:val="0"/>
          <w:bCs w:val="0"/>
          <w:sz w:val="24"/>
          <w:szCs w:val="24"/>
        </w:rPr>
        <w:t>John 1:1-3, 10, 14; Psalm</w:t>
      </w:r>
      <w:r w:rsidR="00A508EA">
        <w:rPr>
          <w:rFonts w:ascii="Calibri" w:eastAsia="Calibri" w:hAnsi="Calibri" w:cs="Calibri"/>
          <w:b w:val="0"/>
          <w:bCs w:val="0"/>
          <w:sz w:val="24"/>
          <w:szCs w:val="24"/>
        </w:rPr>
        <w:t xml:space="preserve"> 33:6; Gen. 1:27; 9:17,</w:t>
      </w:r>
      <w:r w:rsidRPr="5897EC05">
        <w:rPr>
          <w:rFonts w:ascii="Calibri" w:eastAsia="Calibri" w:hAnsi="Calibri" w:cs="Calibri"/>
          <w:b w:val="0"/>
          <w:bCs w:val="0"/>
          <w:sz w:val="24"/>
          <w:szCs w:val="24"/>
        </w:rPr>
        <w:t xml:space="preserve"> 28:20-21</w:t>
      </w:r>
      <w:bookmarkEnd w:id="1377"/>
      <w:r w:rsidR="00A508EA">
        <w:rPr>
          <w:rFonts w:ascii="Calibri" w:eastAsia="Calibri" w:hAnsi="Calibri" w:cs="Calibri"/>
          <w:b w:val="0"/>
          <w:bCs w:val="0"/>
          <w:sz w:val="24"/>
          <w:szCs w:val="24"/>
        </w:rPr>
        <w:t>)</w:t>
      </w:r>
    </w:p>
    <w:p w14:paraId="1CB49B3D" w14:textId="77777777" w:rsidR="007E0D34" w:rsidRPr="002902CD" w:rsidRDefault="007E0D34" w:rsidP="00EF73C9">
      <w:pPr>
        <w:pStyle w:val="Heading3"/>
        <w:numPr>
          <w:ilvl w:val="0"/>
          <w:numId w:val="28"/>
        </w:numPr>
        <w:ind w:left="720"/>
        <w:jc w:val="both"/>
        <w:rPr>
          <w:rFonts w:ascii="Calibri" w:eastAsia="Calibri" w:hAnsi="Calibri" w:cs="Calibri"/>
          <w:b w:val="0"/>
          <w:bCs w:val="0"/>
          <w:i/>
          <w:iCs/>
          <w:sz w:val="24"/>
          <w:szCs w:val="24"/>
        </w:rPr>
      </w:pPr>
      <w:bookmarkStart w:id="1378" w:name="_Toc450891725"/>
      <w:r w:rsidRPr="5897EC05">
        <w:rPr>
          <w:rFonts w:ascii="Calibri" w:eastAsia="Calibri" w:hAnsi="Calibri" w:cs="Calibri"/>
          <w:sz w:val="24"/>
          <w:szCs w:val="24"/>
        </w:rPr>
        <w:t>Word</w:t>
      </w:r>
      <w:r w:rsidRPr="5897EC05">
        <w:rPr>
          <w:rFonts w:ascii="Calibri" w:eastAsia="Calibri" w:hAnsi="Calibri" w:cs="Calibri"/>
          <w:b w:val="0"/>
          <w:bCs w:val="0"/>
          <w:sz w:val="24"/>
          <w:szCs w:val="24"/>
        </w:rPr>
        <w:t xml:space="preserve">: </w:t>
      </w:r>
      <w:r w:rsidR="00A508EA">
        <w:rPr>
          <w:rFonts w:ascii="Calibri" w:eastAsia="Calibri" w:hAnsi="Calibri" w:cs="Calibri"/>
          <w:b w:val="0"/>
          <w:bCs w:val="0"/>
          <w:sz w:val="24"/>
          <w:szCs w:val="24"/>
        </w:rPr>
        <w:t xml:space="preserve">In </w:t>
      </w:r>
      <w:r w:rsidRPr="5897EC05">
        <w:rPr>
          <w:rFonts w:ascii="Calibri" w:eastAsia="Calibri" w:hAnsi="Calibri" w:cs="Calibri"/>
          <w:b w:val="0"/>
          <w:bCs w:val="0"/>
          <w:sz w:val="24"/>
          <w:szCs w:val="24"/>
        </w:rPr>
        <w:t>Greek</w:t>
      </w:r>
      <w:r w:rsidR="00A508EA">
        <w:rPr>
          <w:rFonts w:ascii="Calibri" w:eastAsia="Calibri" w:hAnsi="Calibri" w:cs="Calibri"/>
          <w:b w:val="0"/>
          <w:bCs w:val="0"/>
          <w:sz w:val="24"/>
          <w:szCs w:val="24"/>
        </w:rPr>
        <w:t xml:space="preserve"> is</w:t>
      </w:r>
      <w:r w:rsidRPr="5897EC05">
        <w:rPr>
          <w:rFonts w:ascii="Calibri" w:eastAsia="Calibri" w:hAnsi="Calibri" w:cs="Calibri"/>
          <w:b w:val="0"/>
          <w:bCs w:val="0"/>
          <w:sz w:val="24"/>
          <w:szCs w:val="24"/>
        </w:rPr>
        <w:t xml:space="preserve"> Logos</w:t>
      </w:r>
      <w:r w:rsidR="00A508EA">
        <w:rPr>
          <w:rFonts w:ascii="Calibri" w:eastAsia="Calibri" w:hAnsi="Calibri" w:cs="Calibri"/>
          <w:b w:val="0"/>
          <w:bCs w:val="0"/>
          <w:sz w:val="24"/>
          <w:szCs w:val="24"/>
        </w:rPr>
        <w:t>. It is defined as:</w:t>
      </w:r>
      <w:r w:rsidRPr="5897EC05">
        <w:rPr>
          <w:rFonts w:ascii="Calibri" w:eastAsia="Calibri" w:hAnsi="Calibri" w:cs="Calibri"/>
          <w:b w:val="0"/>
          <w:bCs w:val="0"/>
          <w:sz w:val="24"/>
          <w:szCs w:val="24"/>
        </w:rPr>
        <w:t xml:space="preserve"> </w:t>
      </w:r>
      <w:r w:rsidRPr="5897EC05">
        <w:rPr>
          <w:rFonts w:ascii="Calibri" w:eastAsia="Calibri" w:hAnsi="Calibri" w:cs="Calibri"/>
          <w:b w:val="0"/>
          <w:bCs w:val="0"/>
          <w:i/>
          <w:iCs/>
          <w:sz w:val="24"/>
          <w:szCs w:val="24"/>
        </w:rPr>
        <w:t>something said a topic, subject of discourse, also reasoning, or motive, the Divine Expression (i.e. Christ): - account, cause, communication, doctrine, fame, mouth, utterance, word, work.</w:t>
      </w:r>
      <w:bookmarkEnd w:id="1378"/>
    </w:p>
    <w:p w14:paraId="57B43E89" w14:textId="77777777" w:rsidR="007E0D34" w:rsidRDefault="007E0D34" w:rsidP="00EF73C9">
      <w:pPr>
        <w:pStyle w:val="Heading3"/>
        <w:numPr>
          <w:ilvl w:val="0"/>
          <w:numId w:val="28"/>
        </w:numPr>
        <w:ind w:left="720"/>
        <w:rPr>
          <w:rFonts w:ascii="Calibri" w:eastAsia="Calibri" w:hAnsi="Calibri" w:cs="Calibri"/>
          <w:b w:val="0"/>
          <w:bCs w:val="0"/>
          <w:i/>
          <w:iCs/>
          <w:sz w:val="24"/>
          <w:szCs w:val="24"/>
        </w:rPr>
      </w:pPr>
      <w:bookmarkStart w:id="1379" w:name="_Toc450891726"/>
      <w:r w:rsidRPr="5897EC05">
        <w:rPr>
          <w:rFonts w:ascii="Calibri" w:eastAsia="Calibri" w:hAnsi="Calibri" w:cs="Calibri"/>
          <w:sz w:val="24"/>
          <w:szCs w:val="24"/>
        </w:rPr>
        <w:t xml:space="preserve">Word: </w:t>
      </w:r>
      <w:r w:rsidR="00A508EA">
        <w:rPr>
          <w:rFonts w:ascii="Calibri" w:eastAsia="Calibri" w:hAnsi="Calibri" w:cs="Calibri"/>
          <w:sz w:val="24"/>
          <w:szCs w:val="24"/>
        </w:rPr>
        <w:t xml:space="preserve">In </w:t>
      </w:r>
      <w:r w:rsidRPr="5897EC05">
        <w:rPr>
          <w:rFonts w:ascii="Calibri" w:eastAsia="Calibri" w:hAnsi="Calibri" w:cs="Calibri"/>
          <w:b w:val="0"/>
          <w:bCs w:val="0"/>
          <w:sz w:val="24"/>
          <w:szCs w:val="24"/>
        </w:rPr>
        <w:t>Hebrew</w:t>
      </w:r>
      <w:r w:rsidR="00A508EA">
        <w:rPr>
          <w:rFonts w:ascii="Calibri" w:eastAsia="Calibri" w:hAnsi="Calibri" w:cs="Calibri"/>
          <w:b w:val="0"/>
          <w:bCs w:val="0"/>
          <w:sz w:val="24"/>
          <w:szCs w:val="24"/>
        </w:rPr>
        <w:t xml:space="preserve"> is</w:t>
      </w:r>
      <w:r w:rsidRPr="5897EC05">
        <w:rPr>
          <w:rFonts w:ascii="Calibri" w:eastAsia="Calibri" w:hAnsi="Calibri" w:cs="Calibri"/>
          <w:b w:val="0"/>
          <w:bCs w:val="0"/>
          <w:sz w:val="24"/>
          <w:szCs w:val="24"/>
        </w:rPr>
        <w:t xml:space="preserve"> Dabar</w:t>
      </w:r>
      <w:r w:rsidR="00A508EA">
        <w:rPr>
          <w:rFonts w:ascii="Calibri" w:eastAsia="Calibri" w:hAnsi="Calibri" w:cs="Calibri"/>
          <w:b w:val="0"/>
          <w:bCs w:val="0"/>
          <w:sz w:val="24"/>
          <w:szCs w:val="24"/>
        </w:rPr>
        <w:t>. It is defined as:</w:t>
      </w:r>
      <w:r w:rsidRPr="5897EC05">
        <w:rPr>
          <w:rFonts w:ascii="Calibri" w:eastAsia="Calibri" w:hAnsi="Calibri" w:cs="Calibri"/>
          <w:b w:val="0"/>
          <w:bCs w:val="0"/>
          <w:i/>
          <w:iCs/>
          <w:sz w:val="24"/>
          <w:szCs w:val="24"/>
        </w:rPr>
        <w:t xml:space="preserve"> to speak, commune, declare, commune, promise. A word spoken, communication, message, act, answer, counsel, </w:t>
      </w:r>
      <w:r>
        <w:rPr>
          <w:rFonts w:ascii="Calibri" w:eastAsia="Calibri" w:hAnsi="Calibri" w:cs="Calibri"/>
          <w:b w:val="0"/>
          <w:bCs w:val="0"/>
          <w:i/>
          <w:iCs/>
          <w:sz w:val="24"/>
          <w:szCs w:val="24"/>
        </w:rPr>
        <w:t>message, power, word and a work.</w:t>
      </w:r>
      <w:bookmarkEnd w:id="1379"/>
    </w:p>
    <w:p w14:paraId="38D003A2" w14:textId="77777777" w:rsidR="00F617C7" w:rsidRPr="002902CD" w:rsidRDefault="00F617C7" w:rsidP="00F617C7">
      <w:pPr>
        <w:pStyle w:val="Heading3"/>
        <w:ind w:left="720"/>
        <w:rPr>
          <w:rFonts w:ascii="Calibri" w:eastAsia="Calibri" w:hAnsi="Calibri" w:cs="Calibri"/>
          <w:b w:val="0"/>
          <w:bCs w:val="0"/>
          <w:i/>
          <w:iCs/>
          <w:sz w:val="24"/>
          <w:szCs w:val="24"/>
        </w:rPr>
      </w:pPr>
    </w:p>
    <w:p w14:paraId="1F282CFA" w14:textId="77777777" w:rsidR="007E0D34" w:rsidRPr="00766D77" w:rsidRDefault="007E0D34" w:rsidP="00766D77">
      <w:pPr>
        <w:spacing w:after="0"/>
        <w:jc w:val="center"/>
        <w:rPr>
          <w:b/>
          <w:sz w:val="24"/>
          <w:szCs w:val="24"/>
        </w:rPr>
      </w:pPr>
      <w:r w:rsidRPr="00766D77">
        <w:rPr>
          <w:b/>
          <w:bCs/>
          <w:iCs/>
          <w:sz w:val="24"/>
          <w:szCs w:val="24"/>
        </w:rPr>
        <w:t>John 11:25 (NASB)</w:t>
      </w:r>
    </w:p>
    <w:p w14:paraId="63524577" w14:textId="77777777" w:rsidR="00B845C0" w:rsidRDefault="007E0D34" w:rsidP="00B845C0">
      <w:pPr>
        <w:spacing w:after="0"/>
        <w:jc w:val="center"/>
        <w:rPr>
          <w:b/>
          <w:bCs/>
          <w:i/>
          <w:iCs/>
          <w:sz w:val="24"/>
          <w:szCs w:val="24"/>
        </w:rPr>
      </w:pPr>
      <w:r w:rsidRPr="5897EC05">
        <w:rPr>
          <w:b/>
          <w:bCs/>
          <w:i/>
          <w:iCs/>
          <w:sz w:val="24"/>
          <w:szCs w:val="24"/>
        </w:rPr>
        <w:t xml:space="preserve">Jesus said to her, ‘I am the resurrection and the life; he who believes in Me will live </w:t>
      </w:r>
    </w:p>
    <w:p w14:paraId="663FCD7B" w14:textId="77777777" w:rsidR="007E0D34" w:rsidRPr="007D38D1" w:rsidRDefault="007E0D34" w:rsidP="007E0D34">
      <w:pPr>
        <w:jc w:val="center"/>
        <w:rPr>
          <w:b/>
          <w:i/>
          <w:sz w:val="24"/>
          <w:szCs w:val="24"/>
        </w:rPr>
      </w:pPr>
      <w:r w:rsidRPr="5897EC05">
        <w:rPr>
          <w:b/>
          <w:bCs/>
          <w:i/>
          <w:iCs/>
          <w:sz w:val="24"/>
          <w:szCs w:val="24"/>
        </w:rPr>
        <w:t>even if he dies, and everyone who lives and believes in Me will never die.’</w:t>
      </w:r>
    </w:p>
    <w:p w14:paraId="38BACD10" w14:textId="77777777" w:rsidR="007E0D34" w:rsidRDefault="007E0D34" w:rsidP="007E0D34">
      <w:pPr>
        <w:pStyle w:val="line1"/>
        <w:ind w:firstLine="720"/>
        <w:jc w:val="both"/>
        <w:rPr>
          <w:rFonts w:asciiTheme="minorHAnsi" w:hAnsiTheme="minorHAnsi"/>
        </w:rPr>
      </w:pPr>
      <w:r>
        <w:rPr>
          <w:rFonts w:asciiTheme="minorHAnsi" w:hAnsiTheme="minorHAnsi"/>
        </w:rPr>
        <w:t xml:space="preserve">When </w:t>
      </w:r>
      <w:r w:rsidRPr="00460CDF">
        <w:rPr>
          <w:rFonts w:asciiTheme="minorHAnsi" w:hAnsiTheme="minorHAnsi"/>
        </w:rPr>
        <w:t>God introduced Himself to Moses, Abraham, Isaac and Jacob, He said, “</w:t>
      </w:r>
      <w:r w:rsidRPr="00460CDF">
        <w:rPr>
          <w:rFonts w:asciiTheme="minorHAnsi" w:hAnsiTheme="minorHAnsi"/>
          <w:bCs/>
          <w:i/>
          <w:iCs/>
        </w:rPr>
        <w:t>I Am Who I Am,</w:t>
      </w:r>
      <w:r w:rsidRPr="00460CDF">
        <w:rPr>
          <w:rFonts w:asciiTheme="minorHAnsi" w:hAnsiTheme="minorHAnsi"/>
        </w:rPr>
        <w:t xml:space="preserve">” </w:t>
      </w:r>
      <w:r w:rsidRPr="00460CDF">
        <w:rPr>
          <w:rFonts w:asciiTheme="minorHAnsi" w:hAnsiTheme="minorHAnsi"/>
          <w:bCs/>
          <w:i/>
          <w:iCs/>
        </w:rPr>
        <w:t>The LORD God Almighty.</w:t>
      </w:r>
      <w:r>
        <w:rPr>
          <w:rFonts w:asciiTheme="minorHAnsi" w:hAnsiTheme="minorHAnsi"/>
          <w:bCs/>
          <w:i/>
          <w:iCs/>
        </w:rPr>
        <w:t xml:space="preserve"> </w:t>
      </w:r>
      <w:r w:rsidRPr="002E0D72">
        <w:rPr>
          <w:rFonts w:asciiTheme="minorHAnsi" w:hAnsiTheme="minorHAnsi"/>
          <w:bCs/>
          <w:iCs/>
        </w:rPr>
        <w:t>Now compare this</w:t>
      </w:r>
      <w:r>
        <w:rPr>
          <w:rFonts w:asciiTheme="minorHAnsi" w:hAnsiTheme="minorHAnsi"/>
          <w:bCs/>
          <w:iCs/>
        </w:rPr>
        <w:t>,</w:t>
      </w:r>
      <w:r w:rsidRPr="002E0D72">
        <w:rPr>
          <w:rFonts w:asciiTheme="minorHAnsi" w:hAnsiTheme="minorHAnsi"/>
          <w:bCs/>
          <w:iCs/>
        </w:rPr>
        <w:t xml:space="preserve"> to the</w:t>
      </w:r>
      <w:r w:rsidRPr="002E0D72">
        <w:rPr>
          <w:rFonts w:asciiTheme="minorHAnsi" w:eastAsiaTheme="minorEastAsia" w:hAnsiTheme="minorHAnsi" w:cstheme="minorBidi"/>
        </w:rPr>
        <w:t xml:space="preserve"> preposterous</w:t>
      </w:r>
      <w:r w:rsidRPr="00460CDF">
        <w:rPr>
          <w:rFonts w:asciiTheme="minorHAnsi" w:eastAsiaTheme="minorEastAsia" w:hAnsiTheme="minorHAnsi" w:cstheme="minorBidi"/>
        </w:rPr>
        <w:t xml:space="preserve"> “I Am</w:t>
      </w:r>
      <w:r w:rsidRPr="5897EC05">
        <w:rPr>
          <w:rFonts w:asciiTheme="minorHAnsi" w:eastAsiaTheme="minorEastAsia" w:hAnsiTheme="minorHAnsi" w:cstheme="minorBidi"/>
        </w:rPr>
        <w:t>” statements</w:t>
      </w:r>
      <w:r>
        <w:rPr>
          <w:rFonts w:asciiTheme="minorHAnsi" w:eastAsiaTheme="minorEastAsia" w:hAnsiTheme="minorHAnsi" w:cstheme="minorBidi"/>
        </w:rPr>
        <w:t xml:space="preserve"> of Jesus, and keep in mind that Jesus Christ is eternal and unchanging. </w:t>
      </w:r>
      <w:r w:rsidRPr="00650EEF">
        <w:rPr>
          <w:rFonts w:asciiTheme="minorHAnsi" w:hAnsiTheme="minorHAnsi"/>
        </w:rPr>
        <w:t xml:space="preserve">If </w:t>
      </w:r>
      <w:r>
        <w:rPr>
          <w:rFonts w:asciiTheme="minorHAnsi" w:hAnsiTheme="minorHAnsi"/>
        </w:rPr>
        <w:t>His</w:t>
      </w:r>
      <w:r w:rsidRPr="00650EEF">
        <w:rPr>
          <w:rFonts w:asciiTheme="minorHAnsi" w:hAnsiTheme="minorHAnsi"/>
        </w:rPr>
        <w:t xml:space="preserve"> claims were not true, </w:t>
      </w:r>
      <w:r>
        <w:rPr>
          <w:rFonts w:asciiTheme="minorHAnsi" w:hAnsiTheme="minorHAnsi"/>
        </w:rPr>
        <w:t xml:space="preserve">then </w:t>
      </w:r>
      <w:r w:rsidRPr="00650EEF">
        <w:rPr>
          <w:rFonts w:asciiTheme="minorHAnsi" w:hAnsiTheme="minorHAnsi"/>
        </w:rPr>
        <w:t xml:space="preserve">they would sound extremely </w:t>
      </w:r>
      <w:r w:rsidR="00A508EA" w:rsidRPr="00650EEF">
        <w:rPr>
          <w:rFonts w:asciiTheme="minorHAnsi" w:hAnsiTheme="minorHAnsi"/>
        </w:rPr>
        <w:t>arrogant,</w:t>
      </w:r>
      <w:r w:rsidRPr="00650EEF">
        <w:rPr>
          <w:rFonts w:asciiTheme="minorHAnsi" w:hAnsiTheme="minorHAnsi"/>
        </w:rPr>
        <w:t xml:space="preserve"> wouldn’t they? But</w:t>
      </w:r>
      <w:r>
        <w:rPr>
          <w:rFonts w:asciiTheme="minorHAnsi" w:hAnsiTheme="minorHAnsi"/>
        </w:rPr>
        <w:t>, on the other hand,</w:t>
      </w:r>
      <w:r w:rsidRPr="00650EEF">
        <w:rPr>
          <w:rFonts w:asciiTheme="minorHAnsi" w:hAnsiTheme="minorHAnsi"/>
        </w:rPr>
        <w:t xml:space="preserve"> </w:t>
      </w:r>
      <w:r>
        <w:rPr>
          <w:rFonts w:asciiTheme="minorHAnsi" w:hAnsiTheme="minorHAnsi"/>
        </w:rPr>
        <w:t>if He was and is</w:t>
      </w:r>
      <w:r w:rsidRPr="00650EEF">
        <w:rPr>
          <w:rFonts w:asciiTheme="minorHAnsi" w:hAnsiTheme="minorHAnsi"/>
        </w:rPr>
        <w:t xml:space="preserve"> the Great I Am, </w:t>
      </w:r>
      <w:r>
        <w:rPr>
          <w:rFonts w:asciiTheme="minorHAnsi" w:hAnsiTheme="minorHAnsi"/>
        </w:rPr>
        <w:t xml:space="preserve">then </w:t>
      </w:r>
      <w:r w:rsidRPr="00650EEF">
        <w:rPr>
          <w:rFonts w:asciiTheme="minorHAnsi" w:hAnsiTheme="minorHAnsi"/>
        </w:rPr>
        <w:t xml:space="preserve">these </w:t>
      </w:r>
      <w:r>
        <w:rPr>
          <w:rFonts w:asciiTheme="minorHAnsi" w:hAnsiTheme="minorHAnsi"/>
        </w:rPr>
        <w:t>are not the words of one who is narcissistic. Jesus was just speaking the truth</w:t>
      </w:r>
      <w:r w:rsidR="008F0B21">
        <w:rPr>
          <w:rFonts w:asciiTheme="minorHAnsi" w:hAnsiTheme="minorHAnsi"/>
        </w:rPr>
        <w:t>, f</w:t>
      </w:r>
      <w:r>
        <w:rPr>
          <w:rFonts w:asciiTheme="minorHAnsi" w:hAnsiTheme="minorHAnsi"/>
        </w:rPr>
        <w:t>or as He claimed</w:t>
      </w:r>
      <w:r w:rsidR="008F0B21">
        <w:rPr>
          <w:rFonts w:asciiTheme="minorHAnsi" w:hAnsiTheme="minorHAnsi"/>
        </w:rPr>
        <w:t>, “</w:t>
      </w:r>
      <w:r>
        <w:rPr>
          <w:rFonts w:asciiTheme="minorHAnsi" w:hAnsiTheme="minorHAnsi"/>
        </w:rPr>
        <w:t xml:space="preserve">I Am the Way, the Truth, and the Life!”  </w:t>
      </w:r>
      <w:r w:rsidRPr="00650EEF">
        <w:rPr>
          <w:rFonts w:asciiTheme="minorHAnsi" w:hAnsiTheme="minorHAnsi"/>
        </w:rPr>
        <w:t xml:space="preserve">(John 10:9; 14:6) </w:t>
      </w:r>
    </w:p>
    <w:p w14:paraId="7159AF6F" w14:textId="77777777" w:rsidR="007E0D34" w:rsidRDefault="007E0D34" w:rsidP="00766D77">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But did Jesus’ actions speak louder than His words? Take</w:t>
      </w:r>
      <w:r w:rsidR="008F0B21">
        <w:rPr>
          <w:rFonts w:asciiTheme="minorHAnsi" w:eastAsiaTheme="minorEastAsia" w:hAnsiTheme="minorHAnsi" w:cstheme="minorBidi"/>
        </w:rPr>
        <w:t>,</w:t>
      </w:r>
      <w:r>
        <w:rPr>
          <w:rFonts w:asciiTheme="minorHAnsi" w:eastAsiaTheme="minorEastAsia" w:hAnsiTheme="minorHAnsi" w:cstheme="minorBidi"/>
        </w:rPr>
        <w:t xml:space="preserve"> if you will, the </w:t>
      </w:r>
      <w:r w:rsidRPr="5897EC05">
        <w:rPr>
          <w:rFonts w:asciiTheme="minorHAnsi" w:eastAsiaTheme="minorEastAsia" w:hAnsiTheme="minorHAnsi" w:cstheme="minorBidi"/>
        </w:rPr>
        <w:t xml:space="preserve">conversation </w:t>
      </w:r>
      <w:r>
        <w:rPr>
          <w:rFonts w:asciiTheme="minorHAnsi" w:eastAsiaTheme="minorEastAsia" w:hAnsiTheme="minorHAnsi" w:cstheme="minorBidi"/>
        </w:rPr>
        <w:t xml:space="preserve">Jesus had </w:t>
      </w:r>
      <w:r w:rsidRPr="5897EC05">
        <w:rPr>
          <w:rFonts w:asciiTheme="minorHAnsi" w:eastAsiaTheme="minorEastAsia" w:hAnsiTheme="minorHAnsi" w:cstheme="minorBidi"/>
        </w:rPr>
        <w:t xml:space="preserve">with Martha as she was grieving the loss of her brother Lazarus. </w:t>
      </w:r>
      <w:r w:rsidRPr="00A508EA">
        <w:rPr>
          <w:rFonts w:asciiTheme="minorHAnsi" w:eastAsiaTheme="minorEastAsia" w:hAnsiTheme="minorHAnsi" w:cstheme="minorBidi"/>
        </w:rPr>
        <w:t>“</w:t>
      </w:r>
      <w:r w:rsidRPr="00A508EA">
        <w:rPr>
          <w:rFonts w:asciiTheme="minorHAnsi" w:eastAsiaTheme="minorEastAsia" w:hAnsiTheme="minorHAnsi" w:cstheme="minorBidi"/>
          <w:bCs/>
          <w:i/>
          <w:iCs/>
        </w:rPr>
        <w:t>I am the resurrection and the life,</w:t>
      </w:r>
      <w:r w:rsidRPr="00A508EA">
        <w:rPr>
          <w:rFonts w:asciiTheme="minorHAnsi" w:eastAsiaTheme="minorEastAsia" w:hAnsiTheme="minorHAnsi" w:cstheme="minorBidi"/>
        </w:rPr>
        <w:t>” Jesus said, and then He proceeds to raise Lazarus from the grave. Now mind you,</w:t>
      </w:r>
      <w:r>
        <w:rPr>
          <w:rFonts w:asciiTheme="minorHAnsi" w:eastAsiaTheme="minorEastAsia" w:hAnsiTheme="minorHAnsi" w:cstheme="minorBidi"/>
        </w:rPr>
        <w:t xml:space="preserve"> this was </w:t>
      </w:r>
      <w:r w:rsidRPr="005B7FC6">
        <w:rPr>
          <w:rFonts w:asciiTheme="minorHAnsi" w:eastAsiaTheme="minorEastAsia" w:hAnsiTheme="minorHAnsi" w:cstheme="minorBidi"/>
          <w:i/>
        </w:rPr>
        <w:t>not just a resuscitation</w:t>
      </w:r>
      <w:r>
        <w:rPr>
          <w:rFonts w:asciiTheme="minorHAnsi" w:eastAsiaTheme="minorEastAsia" w:hAnsiTheme="minorHAnsi" w:cstheme="minorBidi"/>
        </w:rPr>
        <w:t>; Lazarus had been stone cold dead for three days! Jesus hates death, for He stated plainly: “I Am the life!”  On one occasion</w:t>
      </w:r>
      <w:r w:rsidR="00A508EA">
        <w:rPr>
          <w:rFonts w:asciiTheme="minorHAnsi" w:eastAsiaTheme="minorEastAsia" w:hAnsiTheme="minorHAnsi" w:cstheme="minorBidi"/>
        </w:rPr>
        <w:t>,</w:t>
      </w:r>
      <w:r>
        <w:rPr>
          <w:rFonts w:asciiTheme="minorHAnsi" w:eastAsiaTheme="minorEastAsia" w:hAnsiTheme="minorHAnsi" w:cstheme="minorBidi"/>
        </w:rPr>
        <w:t xml:space="preserve"> he turned a funeral into a party by bringing a young man back to life, and on another </w:t>
      </w:r>
      <w:r w:rsidR="00A508EA">
        <w:rPr>
          <w:rFonts w:asciiTheme="minorHAnsi" w:eastAsiaTheme="minorEastAsia" w:hAnsiTheme="minorHAnsi" w:cstheme="minorBidi"/>
        </w:rPr>
        <w:t>occasion,</w:t>
      </w:r>
      <w:r>
        <w:rPr>
          <w:rFonts w:asciiTheme="minorHAnsi" w:eastAsiaTheme="minorEastAsia" w:hAnsiTheme="minorHAnsi" w:cstheme="minorBidi"/>
        </w:rPr>
        <w:t xml:space="preserve"> gave a 12-year-old girl back to her parents. </w:t>
      </w:r>
    </w:p>
    <w:p w14:paraId="18AC2040" w14:textId="77777777" w:rsidR="007E0D34" w:rsidRDefault="007E0D34" w:rsidP="007E0D34">
      <w:pPr>
        <w:pStyle w:val="line1"/>
        <w:ind w:firstLine="720"/>
        <w:jc w:val="both"/>
        <w:rPr>
          <w:rFonts w:asciiTheme="minorHAnsi" w:eastAsiaTheme="minorEastAsia" w:hAnsiTheme="minorHAnsi" w:cstheme="minorBidi"/>
        </w:rPr>
      </w:pPr>
      <w:r>
        <w:rPr>
          <w:rFonts w:asciiTheme="minorHAnsi" w:eastAsiaTheme="minorEastAsia" w:hAnsiTheme="minorHAnsi" w:cstheme="minorBidi"/>
        </w:rPr>
        <w:t xml:space="preserve">If all of that were not enough, what do you make of all the dead saints who followed Him up out of the grave? It makes one wonder what that must have been like, both for the resurrected and for those who saw them walking about wearing their grave clothes! It is one thing to claim to be the resurrection and the life, and it’s an altogether different thing when you take authority of a dead body and command it to live. Only God could do that! And you know what? One glorious day, He will do away with death all together. </w:t>
      </w:r>
    </w:p>
    <w:p w14:paraId="1E5DF285" w14:textId="77777777" w:rsidR="007E0D34" w:rsidRDefault="007E0D34" w:rsidP="00A508EA">
      <w:pPr>
        <w:pStyle w:val="ListParagraph"/>
        <w:spacing w:after="0" w:line="240" w:lineRule="auto"/>
        <w:ind w:left="0"/>
        <w:contextualSpacing w:val="0"/>
        <w:rPr>
          <w:rFonts w:asciiTheme="minorHAnsi" w:eastAsiaTheme="minorEastAsia" w:hAnsiTheme="minorHAnsi" w:cstheme="minorBidi"/>
          <w:sz w:val="24"/>
          <w:szCs w:val="24"/>
        </w:rPr>
      </w:pPr>
      <w:r>
        <w:rPr>
          <w:b/>
          <w:bCs/>
          <w:sz w:val="28"/>
          <w:szCs w:val="28"/>
        </w:rPr>
        <w:t xml:space="preserve">DIGGING DEEPER: </w:t>
      </w:r>
      <w:r w:rsidRPr="00A508EA">
        <w:rPr>
          <w:rFonts w:asciiTheme="minorHAnsi" w:eastAsiaTheme="minorEastAsia" w:hAnsiTheme="minorHAnsi" w:cstheme="minorBidi"/>
          <w:sz w:val="24"/>
          <w:szCs w:val="24"/>
        </w:rPr>
        <w:t>John11:1-44; Mark 5:21-43; Luke 8:40-56; Matthew 52-53; 1 Corinthians 15:26; Revelation 20: 13-15, 21:1-4</w:t>
      </w:r>
    </w:p>
    <w:p w14:paraId="152DA5CC" w14:textId="77777777" w:rsidR="00A508EA" w:rsidRPr="00A508EA" w:rsidRDefault="00A508EA" w:rsidP="00A508EA">
      <w:pPr>
        <w:pStyle w:val="ListParagraph"/>
        <w:spacing w:after="0" w:line="240" w:lineRule="auto"/>
        <w:ind w:left="0"/>
        <w:contextualSpacing w:val="0"/>
        <w:rPr>
          <w:rFonts w:asciiTheme="minorHAnsi" w:eastAsiaTheme="minorEastAsia" w:hAnsiTheme="minorHAnsi" w:cstheme="minorBidi"/>
          <w:sz w:val="24"/>
          <w:szCs w:val="24"/>
        </w:rPr>
      </w:pPr>
    </w:p>
    <w:p w14:paraId="133E2F8B" w14:textId="77777777" w:rsidR="009A396C" w:rsidRPr="00766D77" w:rsidRDefault="009A396C" w:rsidP="00766D77">
      <w:pPr>
        <w:pStyle w:val="ListParagraph"/>
        <w:spacing w:after="0"/>
        <w:ind w:left="0"/>
        <w:jc w:val="center"/>
        <w:rPr>
          <w:b/>
          <w:sz w:val="24"/>
          <w:szCs w:val="24"/>
        </w:rPr>
      </w:pPr>
      <w:r w:rsidRPr="00766D77">
        <w:rPr>
          <w:b/>
          <w:bCs/>
          <w:iCs/>
          <w:sz w:val="24"/>
          <w:szCs w:val="24"/>
        </w:rPr>
        <w:t>Isaiah 42:8 (NASB)</w:t>
      </w:r>
    </w:p>
    <w:p w14:paraId="53B2B652" w14:textId="77777777" w:rsidR="00FB36BE" w:rsidRDefault="009A396C" w:rsidP="00FB36BE">
      <w:pPr>
        <w:spacing w:after="0"/>
        <w:ind w:left="360"/>
        <w:jc w:val="center"/>
        <w:rPr>
          <w:b/>
          <w:bCs/>
          <w:i/>
          <w:iCs/>
          <w:sz w:val="24"/>
          <w:szCs w:val="24"/>
        </w:rPr>
      </w:pPr>
      <w:r w:rsidRPr="009A396C">
        <w:rPr>
          <w:b/>
          <w:bCs/>
          <w:i/>
          <w:iCs/>
          <w:sz w:val="24"/>
          <w:szCs w:val="24"/>
        </w:rPr>
        <w:t xml:space="preserve">I am the LORD, that is MY NAME; I will not give MY GLORY to another, </w:t>
      </w:r>
    </w:p>
    <w:p w14:paraId="0A0944EE" w14:textId="77777777" w:rsidR="009A396C" w:rsidRDefault="009A396C" w:rsidP="009A396C">
      <w:pPr>
        <w:ind w:left="360"/>
        <w:jc w:val="center"/>
        <w:rPr>
          <w:b/>
          <w:bCs/>
          <w:i/>
          <w:iCs/>
          <w:sz w:val="24"/>
          <w:szCs w:val="24"/>
        </w:rPr>
      </w:pPr>
      <w:r w:rsidRPr="009A396C">
        <w:rPr>
          <w:b/>
          <w:bCs/>
          <w:i/>
          <w:iCs/>
          <w:sz w:val="24"/>
          <w:szCs w:val="24"/>
        </w:rPr>
        <w:t>Nor MY praise to graven images.</w:t>
      </w:r>
    </w:p>
    <w:p w14:paraId="20A60979" w14:textId="77777777" w:rsidR="007E0D34" w:rsidRPr="00FB36BE" w:rsidRDefault="007E0D34" w:rsidP="00766D77">
      <w:pPr>
        <w:spacing w:after="0"/>
        <w:ind w:left="360"/>
        <w:jc w:val="center"/>
        <w:rPr>
          <w:rFonts w:cs="Calibri"/>
          <w:b/>
          <w:sz w:val="24"/>
          <w:szCs w:val="24"/>
        </w:rPr>
      </w:pPr>
      <w:r w:rsidRPr="00FB36BE">
        <w:rPr>
          <w:rFonts w:cs="Calibri"/>
          <w:b/>
          <w:bCs/>
          <w:iCs/>
          <w:sz w:val="24"/>
          <w:szCs w:val="24"/>
        </w:rPr>
        <w:t>Isaiah 45:21-25 (NIV)</w:t>
      </w:r>
    </w:p>
    <w:p w14:paraId="1CC6247A" w14:textId="77777777" w:rsidR="00FB36BE" w:rsidRDefault="007E0D34" w:rsidP="00766D77">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Declare what is to be, present it—let them take counsel together. Who foretold this </w:t>
      </w:r>
    </w:p>
    <w:p w14:paraId="787214AA" w14:textId="77777777" w:rsidR="00FB36BE" w:rsidRDefault="007E0D34" w:rsidP="00766D77">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long ago, who declared it from the distant past? Was it not I,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w:t>
      </w:r>
    </w:p>
    <w:p w14:paraId="4B8FAE60" w14:textId="77777777"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And there is no God apart from me, a righteous God and a Savior; there is none but me. “Turn to me and be saved, all you end of the earth; for I am God, and there is no other.</w:t>
      </w:r>
    </w:p>
    <w:p w14:paraId="62217303" w14:textId="77777777"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Style w:val="reftext"/>
          <w:rFonts w:ascii="Calibri" w:eastAsia="Calibri" w:hAnsi="Calibri" w:cs="Calibri"/>
          <w:b/>
          <w:bCs/>
          <w:i/>
          <w:iCs/>
        </w:rPr>
        <w:t xml:space="preserve"> </w:t>
      </w:r>
      <w:r w:rsidRPr="5897EC05">
        <w:rPr>
          <w:rFonts w:ascii="Calibri" w:eastAsia="Calibri" w:hAnsi="Calibri" w:cs="Calibri"/>
          <w:b/>
          <w:bCs/>
          <w:i/>
          <w:iCs/>
        </w:rPr>
        <w:t xml:space="preserve">By myself I have sworn, my mouth has uttered in all integrity a word that will not </w:t>
      </w:r>
    </w:p>
    <w:p w14:paraId="384627A3" w14:textId="77777777" w:rsidR="00FB36BE" w:rsidRDefault="007E0D34" w:rsidP="00FB36BE">
      <w:pPr>
        <w:pStyle w:val="line1"/>
        <w:spacing w:before="0" w:beforeAutospacing="0" w:after="0" w:afterAutospacing="0"/>
        <w:ind w:left="360"/>
        <w:jc w:val="center"/>
        <w:rPr>
          <w:rStyle w:val="reftext"/>
          <w:rFonts w:ascii="Calibri" w:eastAsia="Calibri" w:hAnsi="Calibri" w:cs="Calibri"/>
          <w:b/>
          <w:bCs/>
          <w:i/>
          <w:iCs/>
        </w:rPr>
      </w:pPr>
      <w:r w:rsidRPr="5897EC05">
        <w:rPr>
          <w:rFonts w:ascii="Calibri" w:eastAsia="Calibri" w:hAnsi="Calibri" w:cs="Calibri"/>
          <w:b/>
          <w:bCs/>
          <w:i/>
          <w:iCs/>
        </w:rPr>
        <w:t>be revoked: Before me every knee will bow; by me every tongue will swear.</w:t>
      </w:r>
      <w:r w:rsidRPr="5897EC05">
        <w:rPr>
          <w:rStyle w:val="reftext"/>
          <w:rFonts w:ascii="Calibri" w:eastAsia="Calibri" w:hAnsi="Calibri" w:cs="Calibri"/>
          <w:b/>
          <w:bCs/>
          <w:i/>
          <w:iCs/>
        </w:rPr>
        <w:t xml:space="preserve"> </w:t>
      </w:r>
    </w:p>
    <w:p w14:paraId="766B611E" w14:textId="77777777" w:rsidR="00FB36BE"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They will say of me, ‘In the </w:t>
      </w:r>
      <w:r w:rsidRPr="5897EC05">
        <w:rPr>
          <w:rStyle w:val="name"/>
          <w:rFonts w:ascii="Calibri" w:eastAsia="Calibri" w:hAnsi="Calibri" w:cs="Calibri"/>
          <w:b/>
          <w:bCs/>
          <w:i/>
          <w:iCs/>
        </w:rPr>
        <w:t>Lord</w:t>
      </w:r>
      <w:r w:rsidRPr="5897EC05">
        <w:rPr>
          <w:rFonts w:ascii="Calibri" w:eastAsia="Calibri" w:hAnsi="Calibri" w:cs="Calibri"/>
          <w:b/>
          <w:bCs/>
          <w:i/>
          <w:iCs/>
        </w:rPr>
        <w:t xml:space="preserve"> alone are deliverance and strength.’”</w:t>
      </w:r>
    </w:p>
    <w:p w14:paraId="1079B1FD" w14:textId="77777777" w:rsidR="007E0D34" w:rsidRDefault="007E0D34" w:rsidP="00FB36BE">
      <w:pPr>
        <w:pStyle w:val="line1"/>
        <w:spacing w:before="0" w:beforeAutospacing="0" w:after="0" w:afterAutospacing="0"/>
        <w:ind w:left="360"/>
        <w:jc w:val="center"/>
        <w:rPr>
          <w:rFonts w:ascii="Calibri" w:eastAsia="Calibri" w:hAnsi="Calibri" w:cs="Calibri"/>
          <w:b/>
          <w:bCs/>
          <w:i/>
          <w:iCs/>
        </w:rPr>
      </w:pPr>
      <w:r w:rsidRPr="5897EC05">
        <w:rPr>
          <w:rFonts w:ascii="Calibri" w:eastAsia="Calibri" w:hAnsi="Calibri" w:cs="Calibri"/>
          <w:b/>
          <w:bCs/>
          <w:i/>
          <w:iCs/>
        </w:rPr>
        <w:t xml:space="preserve"> All who have raged against him will come to him and be put to shame.</w:t>
      </w:r>
    </w:p>
    <w:p w14:paraId="27ADF494" w14:textId="77777777" w:rsidR="00766D77" w:rsidRDefault="00766D77" w:rsidP="00766D77">
      <w:pPr>
        <w:pStyle w:val="line1"/>
        <w:spacing w:before="0" w:beforeAutospacing="0" w:after="0" w:afterAutospacing="0"/>
        <w:ind w:left="360"/>
        <w:jc w:val="center"/>
        <w:rPr>
          <w:rFonts w:ascii="Calibri" w:hAnsi="Calibri" w:cs="Calibri"/>
          <w:b/>
          <w:i/>
        </w:rPr>
      </w:pPr>
    </w:p>
    <w:p w14:paraId="578C980C" w14:textId="77777777" w:rsidR="007E0D34" w:rsidRPr="00FB36BE" w:rsidRDefault="007E0D34" w:rsidP="00FB36BE">
      <w:pPr>
        <w:spacing w:after="0"/>
        <w:ind w:left="360"/>
        <w:jc w:val="center"/>
        <w:rPr>
          <w:b/>
          <w:sz w:val="24"/>
          <w:szCs w:val="24"/>
        </w:rPr>
      </w:pPr>
      <w:r w:rsidRPr="00FB36BE">
        <w:rPr>
          <w:b/>
          <w:bCs/>
          <w:iCs/>
          <w:sz w:val="24"/>
          <w:szCs w:val="24"/>
        </w:rPr>
        <w:t>Acts 10:42-43 (NASB)</w:t>
      </w:r>
    </w:p>
    <w:p w14:paraId="47B1ECBC" w14:textId="77777777" w:rsidR="00FB36BE" w:rsidRDefault="007E0D34" w:rsidP="00FB36BE">
      <w:pPr>
        <w:spacing w:after="0"/>
        <w:ind w:left="360"/>
        <w:jc w:val="center"/>
        <w:rPr>
          <w:b/>
          <w:bCs/>
          <w:i/>
          <w:iCs/>
          <w:sz w:val="24"/>
          <w:szCs w:val="24"/>
        </w:rPr>
      </w:pPr>
      <w:r w:rsidRPr="5897EC05">
        <w:rPr>
          <w:b/>
          <w:bCs/>
          <w:i/>
          <w:iCs/>
          <w:sz w:val="24"/>
          <w:szCs w:val="24"/>
        </w:rPr>
        <w:t xml:space="preserve">And He ordered us to preach to the people, and solemnly to testify that this is </w:t>
      </w:r>
    </w:p>
    <w:p w14:paraId="0FD3C31D" w14:textId="77777777" w:rsidR="00FB36BE" w:rsidRDefault="007E0D34" w:rsidP="00FB36BE">
      <w:pPr>
        <w:spacing w:after="0"/>
        <w:ind w:left="360"/>
        <w:jc w:val="center"/>
        <w:rPr>
          <w:b/>
          <w:bCs/>
          <w:i/>
          <w:iCs/>
          <w:sz w:val="24"/>
          <w:szCs w:val="24"/>
        </w:rPr>
      </w:pPr>
      <w:r w:rsidRPr="5897EC05">
        <w:rPr>
          <w:b/>
          <w:bCs/>
          <w:i/>
          <w:iCs/>
          <w:sz w:val="24"/>
          <w:szCs w:val="24"/>
          <w:u w:val="single"/>
        </w:rPr>
        <w:t>THE ONE</w:t>
      </w:r>
      <w:r w:rsidRPr="5897EC05">
        <w:rPr>
          <w:b/>
          <w:bCs/>
          <w:i/>
          <w:iCs/>
          <w:sz w:val="24"/>
          <w:szCs w:val="24"/>
        </w:rPr>
        <w:t xml:space="preserve"> who has been appointed by God as judge of the living and the dead. Of HIM </w:t>
      </w:r>
      <w:r w:rsidRPr="5897EC05">
        <w:rPr>
          <w:b/>
          <w:bCs/>
          <w:i/>
          <w:iCs/>
          <w:sz w:val="24"/>
          <w:szCs w:val="24"/>
          <w:u w:val="single"/>
        </w:rPr>
        <w:t>ALL</w:t>
      </w:r>
      <w:r w:rsidRPr="5897EC05">
        <w:rPr>
          <w:b/>
          <w:bCs/>
          <w:i/>
          <w:iCs/>
          <w:sz w:val="24"/>
          <w:szCs w:val="24"/>
        </w:rPr>
        <w:t xml:space="preserve"> the prophets bear witness that through </w:t>
      </w:r>
      <w:r w:rsidRPr="5897EC05">
        <w:rPr>
          <w:b/>
          <w:bCs/>
          <w:i/>
          <w:iCs/>
          <w:sz w:val="24"/>
          <w:szCs w:val="24"/>
          <w:u w:val="single"/>
        </w:rPr>
        <w:t>HIS NAME</w:t>
      </w:r>
      <w:r w:rsidRPr="5897EC05">
        <w:rPr>
          <w:b/>
          <w:bCs/>
          <w:i/>
          <w:iCs/>
          <w:sz w:val="24"/>
          <w:szCs w:val="24"/>
        </w:rPr>
        <w:t xml:space="preserve"> everyone who believes</w:t>
      </w:r>
    </w:p>
    <w:p w14:paraId="49F0E8B5" w14:textId="77777777" w:rsidR="007E0D34" w:rsidRDefault="007E0D34" w:rsidP="007E0D34">
      <w:pPr>
        <w:ind w:left="360"/>
        <w:jc w:val="center"/>
        <w:rPr>
          <w:b/>
          <w:bCs/>
          <w:i/>
          <w:iCs/>
          <w:sz w:val="24"/>
          <w:szCs w:val="24"/>
        </w:rPr>
      </w:pPr>
      <w:r w:rsidRPr="5897EC05">
        <w:rPr>
          <w:b/>
          <w:bCs/>
          <w:i/>
          <w:iCs/>
          <w:sz w:val="24"/>
          <w:szCs w:val="24"/>
        </w:rPr>
        <w:t xml:space="preserve"> IN HIM receives forgiveness of sins.</w:t>
      </w:r>
    </w:p>
    <w:p w14:paraId="3A1C31EF" w14:textId="77777777" w:rsidR="007E0D34" w:rsidRDefault="007E0D34" w:rsidP="007E0D34">
      <w:pPr>
        <w:jc w:val="both"/>
        <w:rPr>
          <w:b/>
          <w:sz w:val="28"/>
          <w:szCs w:val="28"/>
        </w:rPr>
      </w:pPr>
      <w:r>
        <w:rPr>
          <w:b/>
          <w:bCs/>
          <w:sz w:val="28"/>
          <w:szCs w:val="28"/>
        </w:rPr>
        <w:t>WORD SEARCH: From Strong’s Concordance</w:t>
      </w:r>
      <w:r w:rsidRPr="5897EC05">
        <w:rPr>
          <w:b/>
          <w:bCs/>
          <w:sz w:val="28"/>
          <w:szCs w:val="28"/>
        </w:rPr>
        <w:t>:</w:t>
      </w:r>
    </w:p>
    <w:p w14:paraId="66B470EB"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I AM</w:t>
      </w:r>
      <w:r w:rsidRPr="001F46BC">
        <w:rPr>
          <w:sz w:val="24"/>
          <w:szCs w:val="24"/>
        </w:rPr>
        <w:t xml:space="preserve"> in</w:t>
      </w:r>
      <w:r w:rsidRPr="001F46BC">
        <w:rPr>
          <w:b/>
          <w:bCs/>
          <w:sz w:val="24"/>
          <w:szCs w:val="24"/>
        </w:rPr>
        <w:t xml:space="preserve"> </w:t>
      </w:r>
      <w:r w:rsidRPr="001F46BC">
        <w:rPr>
          <w:sz w:val="24"/>
          <w:szCs w:val="24"/>
        </w:rPr>
        <w:t xml:space="preserve">Hebrew is Hayah.  It is the root word for the next name LORD. </w:t>
      </w:r>
    </w:p>
    <w:p w14:paraId="335CD212"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LORD </w:t>
      </w:r>
      <w:r w:rsidRPr="001F46BC">
        <w:rPr>
          <w:sz w:val="24"/>
          <w:szCs w:val="24"/>
        </w:rPr>
        <w:t>in Hebrew is Yehovah-Jehovah:</w:t>
      </w:r>
      <w:r w:rsidRPr="001F46BC">
        <w:rPr>
          <w:b/>
          <w:bCs/>
          <w:sz w:val="24"/>
          <w:szCs w:val="24"/>
        </w:rPr>
        <w:t xml:space="preserve"> </w:t>
      </w:r>
      <w:r w:rsidRPr="00A508EA">
        <w:rPr>
          <w:bCs/>
          <w:i/>
          <w:iCs/>
          <w:sz w:val="24"/>
          <w:szCs w:val="24"/>
        </w:rPr>
        <w:t>T</w:t>
      </w:r>
      <w:r w:rsidRPr="001F46BC">
        <w:rPr>
          <w:i/>
          <w:iCs/>
          <w:sz w:val="24"/>
          <w:szCs w:val="24"/>
        </w:rPr>
        <w:t>he LORD-The Self-Existent or Eternal Jehovah, Jewish national name of God.</w:t>
      </w:r>
      <w:r w:rsidRPr="001F46BC">
        <w:rPr>
          <w:sz w:val="24"/>
          <w:szCs w:val="24"/>
        </w:rPr>
        <w:t xml:space="preserve"> The root of this word is the name: “</w:t>
      </w:r>
      <w:r w:rsidRPr="001F46BC">
        <w:rPr>
          <w:b/>
          <w:bCs/>
          <w:sz w:val="24"/>
          <w:szCs w:val="24"/>
        </w:rPr>
        <w:t>I Am</w:t>
      </w:r>
      <w:r w:rsidR="005B25BC">
        <w:rPr>
          <w:b/>
          <w:bCs/>
          <w:sz w:val="24"/>
          <w:szCs w:val="24"/>
        </w:rPr>
        <w:t>.</w:t>
      </w:r>
      <w:r w:rsidR="005B25BC">
        <w:rPr>
          <w:sz w:val="24"/>
          <w:szCs w:val="24"/>
        </w:rPr>
        <w:t>”</w:t>
      </w:r>
    </w:p>
    <w:p w14:paraId="0AF3C932"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 Jesus or Joshua </w:t>
      </w:r>
      <w:r w:rsidRPr="001F46BC">
        <w:rPr>
          <w:sz w:val="24"/>
          <w:szCs w:val="24"/>
        </w:rPr>
        <w:t xml:space="preserve">in Hebrew is Yehowshuwa.  In Greek this name is </w:t>
      </w:r>
      <w:r w:rsidRPr="001F46BC">
        <w:rPr>
          <w:b/>
          <w:bCs/>
          <w:sz w:val="24"/>
          <w:szCs w:val="24"/>
        </w:rPr>
        <w:t>Jesus</w:t>
      </w:r>
      <w:r w:rsidRPr="001F46BC">
        <w:rPr>
          <w:sz w:val="24"/>
          <w:szCs w:val="24"/>
        </w:rPr>
        <w:t xml:space="preserve">.  This Hebrew name is made up of two words, one we just saw, the </w:t>
      </w:r>
      <w:r w:rsidRPr="001F46BC">
        <w:rPr>
          <w:b/>
          <w:bCs/>
          <w:sz w:val="24"/>
          <w:szCs w:val="24"/>
        </w:rPr>
        <w:t>LORD-Jehova</w:t>
      </w:r>
      <w:r w:rsidRPr="001F46BC">
        <w:rPr>
          <w:sz w:val="24"/>
          <w:szCs w:val="24"/>
        </w:rPr>
        <w:t xml:space="preserve">, from the root word </w:t>
      </w:r>
      <w:r w:rsidRPr="001F46BC">
        <w:rPr>
          <w:b/>
          <w:bCs/>
          <w:sz w:val="24"/>
          <w:szCs w:val="24"/>
        </w:rPr>
        <w:t>I AM</w:t>
      </w:r>
      <w:r w:rsidRPr="001F46BC">
        <w:rPr>
          <w:sz w:val="24"/>
          <w:szCs w:val="24"/>
        </w:rPr>
        <w:t xml:space="preserve">, and the second word that the name </w:t>
      </w:r>
      <w:r w:rsidRPr="001F46BC">
        <w:rPr>
          <w:b/>
          <w:bCs/>
          <w:sz w:val="24"/>
          <w:szCs w:val="24"/>
        </w:rPr>
        <w:t>Jesus/Joshua</w:t>
      </w:r>
      <w:r w:rsidRPr="001F46BC">
        <w:rPr>
          <w:sz w:val="24"/>
          <w:szCs w:val="24"/>
        </w:rPr>
        <w:t xml:space="preserve"> comes from is the word save or </w:t>
      </w:r>
      <w:r w:rsidRPr="001F46BC">
        <w:rPr>
          <w:b/>
          <w:bCs/>
          <w:sz w:val="24"/>
          <w:szCs w:val="24"/>
        </w:rPr>
        <w:t xml:space="preserve">Savior. </w:t>
      </w:r>
    </w:p>
    <w:p w14:paraId="457A2FAC"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Savior or Save </w:t>
      </w:r>
      <w:r w:rsidRPr="001F46BC">
        <w:rPr>
          <w:sz w:val="24"/>
          <w:szCs w:val="24"/>
        </w:rPr>
        <w:t>in Hebrew is Yasha</w:t>
      </w:r>
      <w:r w:rsidRPr="001F46BC">
        <w:rPr>
          <w:b/>
          <w:bCs/>
          <w:sz w:val="24"/>
          <w:szCs w:val="24"/>
        </w:rPr>
        <w:t xml:space="preserve">: </w:t>
      </w:r>
      <w:r w:rsidRPr="001F46BC">
        <w:rPr>
          <w:sz w:val="24"/>
          <w:szCs w:val="24"/>
        </w:rPr>
        <w:t>-</w:t>
      </w:r>
      <w:r w:rsidRPr="001F46BC">
        <w:rPr>
          <w:i/>
          <w:iCs/>
          <w:sz w:val="24"/>
          <w:szCs w:val="24"/>
        </w:rPr>
        <w:t xml:space="preserve">to be open wide or free-rescue be safe-bringing salvation, save, savoir, get victory.   </w:t>
      </w:r>
    </w:p>
    <w:p w14:paraId="7B83AF46" w14:textId="77777777" w:rsidR="007E0D34" w:rsidRPr="001F46BC" w:rsidRDefault="007E0D34" w:rsidP="00EF73C9">
      <w:pPr>
        <w:pStyle w:val="ListParagraph"/>
        <w:numPr>
          <w:ilvl w:val="0"/>
          <w:numId w:val="24"/>
        </w:numPr>
        <w:ind w:left="720"/>
        <w:jc w:val="both"/>
        <w:rPr>
          <w:sz w:val="24"/>
          <w:szCs w:val="24"/>
        </w:rPr>
      </w:pPr>
      <w:r w:rsidRPr="001F46BC">
        <w:rPr>
          <w:b/>
          <w:bCs/>
          <w:sz w:val="24"/>
          <w:szCs w:val="24"/>
        </w:rPr>
        <w:t xml:space="preserve"> Isaiah </w:t>
      </w:r>
      <w:r w:rsidRPr="001F46BC">
        <w:rPr>
          <w:sz w:val="24"/>
          <w:szCs w:val="24"/>
        </w:rPr>
        <w:t xml:space="preserve">in Hebrew is Yeshayahuw. This name comes from the word </w:t>
      </w:r>
      <w:r w:rsidRPr="001F46BC">
        <w:rPr>
          <w:b/>
          <w:bCs/>
          <w:sz w:val="24"/>
          <w:szCs w:val="24"/>
        </w:rPr>
        <w:t>Savior</w:t>
      </w:r>
      <w:r w:rsidRPr="001F46BC">
        <w:rPr>
          <w:sz w:val="24"/>
          <w:szCs w:val="24"/>
        </w:rPr>
        <w:t xml:space="preserve">. His name means, </w:t>
      </w:r>
      <w:r w:rsidRPr="001F46BC">
        <w:rPr>
          <w:i/>
          <w:iCs/>
          <w:sz w:val="24"/>
          <w:szCs w:val="24"/>
        </w:rPr>
        <w:t>Yesha has saved</w:t>
      </w:r>
      <w:r w:rsidRPr="001F46BC">
        <w:rPr>
          <w:sz w:val="24"/>
          <w:szCs w:val="24"/>
        </w:rPr>
        <w:t>. (Did you note that Isaiah’s name means “</w:t>
      </w:r>
      <w:r w:rsidRPr="001F46BC">
        <w:rPr>
          <w:i/>
          <w:iCs/>
          <w:sz w:val="24"/>
          <w:szCs w:val="24"/>
        </w:rPr>
        <w:t>Yesha has saved”</w:t>
      </w:r>
      <w:r w:rsidRPr="001F46BC">
        <w:rPr>
          <w:sz w:val="24"/>
          <w:szCs w:val="24"/>
        </w:rPr>
        <w:t xml:space="preserve"> – in the past tense?)</w:t>
      </w:r>
    </w:p>
    <w:p w14:paraId="05E80FD0" w14:textId="77777777" w:rsidR="001F46BC" w:rsidRDefault="007E0D34" w:rsidP="007E0D34">
      <w:pPr>
        <w:ind w:firstLine="720"/>
        <w:rPr>
          <w:sz w:val="24"/>
          <w:szCs w:val="24"/>
        </w:rPr>
      </w:pPr>
      <w:r>
        <w:rPr>
          <w:sz w:val="24"/>
          <w:szCs w:val="24"/>
        </w:rPr>
        <w:t xml:space="preserve">I know this is a lot of Greek and Hebrew, but I hope you will not skip over these Word Searches. I implore you to take a closer look. As you look at those words, do you see Jesus? Do they answer the question of His identity? In case you’re not yet convinced, were not done yet. By the way, Jesus’ favorite “Self- title” is - The Son of Man. This is curious because we know that based on the Bible He is The Son of God. So why did He speak of Himself in third person as the </w:t>
      </w:r>
      <w:r w:rsidRPr="000302F0">
        <w:rPr>
          <w:i/>
          <w:sz w:val="24"/>
          <w:szCs w:val="24"/>
        </w:rPr>
        <w:t>Son of Man</w:t>
      </w:r>
      <w:r>
        <w:rPr>
          <w:sz w:val="24"/>
          <w:szCs w:val="24"/>
        </w:rPr>
        <w:t>?</w:t>
      </w:r>
    </w:p>
    <w:p w14:paraId="32B349F2" w14:textId="77777777" w:rsidR="00A508EA" w:rsidRPr="00FB36BE" w:rsidRDefault="00A508EA" w:rsidP="00A508EA">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 xml:space="preserve">Daniel 7:13-14 (NASB) </w:t>
      </w:r>
    </w:p>
    <w:p w14:paraId="2328A946"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I kept looking in the night visions, and behold, with the clouds of heaven ONE LIKE a </w:t>
      </w:r>
    </w:p>
    <w:p w14:paraId="69F2AC88"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SON OF MAN was coming, and He came to the Ancient of Days and was presented</w:t>
      </w:r>
    </w:p>
    <w:p w14:paraId="1DD1CFE6"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 before Him. And He was given Dominion, GLORY and a kingdom that all the peoples, </w:t>
      </w:r>
    </w:p>
    <w:p w14:paraId="15217303" w14:textId="77777777" w:rsidR="00A508EA" w:rsidRDefault="00A508EA" w:rsidP="00A508EA">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nations and men of every language might serve HIM. His Dominion is an everlasting Dominion which will not pass away; and His kingdom is one which will not be destroyed.  </w:t>
      </w:r>
    </w:p>
    <w:p w14:paraId="3F46065E" w14:textId="77777777" w:rsidR="00A508EA" w:rsidRDefault="00A508EA" w:rsidP="007E0D34">
      <w:pPr>
        <w:ind w:firstLine="720"/>
        <w:rPr>
          <w:sz w:val="24"/>
          <w:szCs w:val="24"/>
        </w:rPr>
      </w:pPr>
    </w:p>
    <w:p w14:paraId="7C6F1A8A" w14:textId="77777777" w:rsidR="007E0D34" w:rsidRPr="00FB36BE" w:rsidRDefault="007E0D34" w:rsidP="00EF73C9">
      <w:pPr>
        <w:pStyle w:val="ListParagraph"/>
        <w:numPr>
          <w:ilvl w:val="0"/>
          <w:numId w:val="20"/>
        </w:numPr>
        <w:rPr>
          <w:sz w:val="24"/>
          <w:szCs w:val="24"/>
        </w:rPr>
      </w:pPr>
      <w:r w:rsidRPr="001F46BC">
        <w:rPr>
          <w:sz w:val="24"/>
          <w:szCs w:val="24"/>
        </w:rPr>
        <w:t xml:space="preserve">After you read the following passages, give an explanation as to why Jesus called Himself the </w:t>
      </w:r>
      <w:r w:rsidRPr="001F46BC">
        <w:rPr>
          <w:i/>
          <w:sz w:val="24"/>
          <w:szCs w:val="24"/>
        </w:rPr>
        <w:t>Son of Man</w:t>
      </w:r>
      <w:r w:rsidRPr="001F46BC">
        <w:rPr>
          <w:sz w:val="24"/>
          <w:szCs w:val="24"/>
        </w:rPr>
        <w:t>. (</w:t>
      </w:r>
      <w:r w:rsidR="00A508EA">
        <w:rPr>
          <w:sz w:val="24"/>
          <w:szCs w:val="24"/>
        </w:rPr>
        <w:t xml:space="preserve">Daniel 7:9-14; </w:t>
      </w:r>
      <w:r w:rsidRPr="001F46BC">
        <w:rPr>
          <w:sz w:val="24"/>
          <w:szCs w:val="24"/>
        </w:rPr>
        <w:t>Revelation</w:t>
      </w:r>
      <w:r w:rsidR="008F0B21">
        <w:rPr>
          <w:sz w:val="24"/>
          <w:szCs w:val="24"/>
        </w:rPr>
        <w:t xml:space="preserve"> </w:t>
      </w:r>
      <w:r w:rsidRPr="001F46BC">
        <w:rPr>
          <w:sz w:val="24"/>
          <w:szCs w:val="24"/>
        </w:rPr>
        <w:t>1:13; Mark 8:31)</w:t>
      </w:r>
      <w:r w:rsidR="00FB36BE">
        <w:rPr>
          <w:sz w:val="24"/>
          <w:szCs w:val="24"/>
        </w:rPr>
        <w:t xml:space="preserve"> _______________________________</w:t>
      </w:r>
      <w:r w:rsidR="00A508EA">
        <w:rPr>
          <w:sz w:val="24"/>
          <w:szCs w:val="24"/>
        </w:rPr>
        <w:t>_________________________________________</w:t>
      </w:r>
      <w:r w:rsidRPr="00FB36BE">
        <w:rPr>
          <w:sz w:val="24"/>
          <w:szCs w:val="24"/>
        </w:rPr>
        <w:t xml:space="preserve"> ____________________________________________________________________________________________________________________________________________________________</w:t>
      </w:r>
      <w:r w:rsidR="001F46BC" w:rsidRPr="00FB36BE">
        <w:rPr>
          <w:sz w:val="24"/>
          <w:szCs w:val="24"/>
        </w:rPr>
        <w:t>____________________________________________________________</w:t>
      </w:r>
    </w:p>
    <w:p w14:paraId="4D5A0A88"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Matthew 24:30 (NASB)</w:t>
      </w:r>
    </w:p>
    <w:p w14:paraId="1252DA8D" w14:textId="77777777" w:rsidR="00FB36BE" w:rsidRDefault="007E0D34" w:rsidP="00FB36BE">
      <w:pPr>
        <w:spacing w:after="0"/>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 xml:space="preserve">And then the sign of the Son of Man will appear in the sky, and then all the tribes of the earth will morn, and they will see the SON OF MAN COMING ON THE CLOUDS OF THE SKY </w:t>
      </w:r>
    </w:p>
    <w:p w14:paraId="0F971038" w14:textId="77777777" w:rsidR="007E0D34" w:rsidRDefault="00FB36BE" w:rsidP="007E0D34">
      <w:pPr>
        <w:jc w:val="center"/>
        <w:rPr>
          <w:rFonts w:asciiTheme="minorHAnsi" w:eastAsiaTheme="minorEastAsia" w:hAnsiTheme="minorHAnsi" w:cstheme="minorBidi"/>
          <w:b/>
          <w:bCs/>
          <w:i/>
          <w:iCs/>
          <w:sz w:val="24"/>
          <w:szCs w:val="24"/>
        </w:rPr>
      </w:pPr>
      <w:r>
        <w:rPr>
          <w:rFonts w:asciiTheme="minorHAnsi" w:eastAsiaTheme="minorEastAsia" w:hAnsiTheme="minorHAnsi" w:cstheme="minorBidi"/>
          <w:b/>
          <w:bCs/>
          <w:i/>
          <w:iCs/>
          <w:sz w:val="24"/>
          <w:szCs w:val="24"/>
        </w:rPr>
        <w:t>with power and great glory.</w:t>
      </w:r>
    </w:p>
    <w:p w14:paraId="3155E247"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Mark 13:26 (NASB)</w:t>
      </w:r>
    </w:p>
    <w:p w14:paraId="46D67E88" w14:textId="77777777" w:rsidR="007E0D34" w:rsidRDefault="007E0D34" w:rsidP="007E0D34">
      <w:pPr>
        <w:jc w:val="center"/>
        <w:rPr>
          <w:rFonts w:asciiTheme="minorHAnsi" w:hAnsiTheme="minorHAnsi" w:cstheme="minorHAnsi"/>
          <w:b/>
          <w:i/>
          <w:sz w:val="24"/>
          <w:szCs w:val="24"/>
        </w:rPr>
      </w:pPr>
      <w:r w:rsidRPr="5897EC05">
        <w:rPr>
          <w:rFonts w:asciiTheme="minorHAnsi" w:eastAsiaTheme="minorEastAsia" w:hAnsiTheme="minorHAnsi" w:cstheme="minorBidi"/>
          <w:b/>
          <w:bCs/>
          <w:i/>
          <w:iCs/>
          <w:sz w:val="24"/>
          <w:szCs w:val="24"/>
        </w:rPr>
        <w:t>Then they will see The Son of Man coming in the clouds with great power and glory.</w:t>
      </w:r>
    </w:p>
    <w:p w14:paraId="2DC0FED9"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Matthew 28:18 (KJV)</w:t>
      </w:r>
    </w:p>
    <w:p w14:paraId="5FFDA3B2" w14:textId="77777777" w:rsidR="00FB36BE" w:rsidRDefault="00FB36BE" w:rsidP="00FB36BE">
      <w:pPr>
        <w:spacing w:after="0"/>
        <w:jc w:val="center"/>
        <w:rPr>
          <w:b/>
          <w:bCs/>
          <w:i/>
          <w:sz w:val="24"/>
          <w:szCs w:val="24"/>
        </w:rPr>
      </w:pPr>
      <w:r>
        <w:rPr>
          <w:rFonts w:asciiTheme="minorHAnsi" w:eastAsiaTheme="minorEastAsia" w:hAnsiTheme="minorHAnsi" w:cstheme="minorBidi"/>
          <w:b/>
          <w:bCs/>
          <w:i/>
          <w:iCs/>
          <w:sz w:val="24"/>
          <w:szCs w:val="24"/>
        </w:rPr>
        <w:t xml:space="preserve"> </w:t>
      </w:r>
      <w:r w:rsidR="007E0D34" w:rsidRPr="008442DA">
        <w:rPr>
          <w:rFonts w:asciiTheme="minorHAnsi" w:eastAsiaTheme="minorEastAsia" w:hAnsiTheme="minorHAnsi" w:cstheme="minorBidi"/>
          <w:b/>
          <w:bCs/>
          <w:i/>
          <w:sz w:val="24"/>
          <w:szCs w:val="24"/>
        </w:rPr>
        <w:t xml:space="preserve">And Jesus came and </w:t>
      </w:r>
      <w:r w:rsidR="007E0D34" w:rsidRPr="008442DA">
        <w:rPr>
          <w:b/>
          <w:bCs/>
          <w:i/>
          <w:sz w:val="24"/>
          <w:szCs w:val="24"/>
        </w:rPr>
        <w:t>spake unto them, saying,</w:t>
      </w:r>
    </w:p>
    <w:p w14:paraId="207DCDD7" w14:textId="77777777" w:rsidR="007E0D34" w:rsidRDefault="007E0D34" w:rsidP="00FB36BE">
      <w:pPr>
        <w:spacing w:after="0"/>
        <w:jc w:val="center"/>
        <w:rPr>
          <w:b/>
          <w:bCs/>
          <w:i/>
          <w:sz w:val="24"/>
          <w:szCs w:val="24"/>
        </w:rPr>
      </w:pPr>
      <w:r w:rsidRPr="008442DA">
        <w:rPr>
          <w:b/>
          <w:bCs/>
          <w:i/>
          <w:sz w:val="24"/>
          <w:szCs w:val="24"/>
        </w:rPr>
        <w:t xml:space="preserve"> “All power is given unto me in heaven and in earth.”</w:t>
      </w:r>
    </w:p>
    <w:p w14:paraId="154E7358" w14:textId="77777777" w:rsidR="00FB36BE" w:rsidRPr="00FB36BE" w:rsidRDefault="00FB36BE" w:rsidP="00FB36BE">
      <w:pPr>
        <w:spacing w:after="0"/>
        <w:jc w:val="center"/>
        <w:rPr>
          <w:b/>
          <w:bCs/>
          <w:i/>
          <w:sz w:val="24"/>
          <w:szCs w:val="24"/>
        </w:rPr>
      </w:pPr>
    </w:p>
    <w:p w14:paraId="7DABC052"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Deuteronomy 4:39 (NIV)</w:t>
      </w:r>
    </w:p>
    <w:p w14:paraId="40FE0353" w14:textId="77777777" w:rsidR="00FB36BE" w:rsidRDefault="007E0D34" w:rsidP="00FB36BE">
      <w:pPr>
        <w:spacing w:after="0"/>
        <w:jc w:val="center"/>
        <w:rPr>
          <w:b/>
          <w:bCs/>
          <w:i/>
          <w:iCs/>
          <w:sz w:val="24"/>
          <w:szCs w:val="24"/>
        </w:rPr>
      </w:pPr>
      <w:r w:rsidRPr="5897EC05">
        <w:rPr>
          <w:b/>
          <w:bCs/>
          <w:i/>
          <w:iCs/>
          <w:sz w:val="24"/>
          <w:szCs w:val="24"/>
        </w:rPr>
        <w:t>Know therefore today, and lay it to your heart, that the LORD is God in heaven above</w:t>
      </w:r>
    </w:p>
    <w:p w14:paraId="6BD2529A" w14:textId="77777777" w:rsidR="007E0D34" w:rsidRDefault="007E0D34" w:rsidP="007E0D34">
      <w:pPr>
        <w:jc w:val="center"/>
        <w:rPr>
          <w:b/>
          <w:bCs/>
          <w:i/>
          <w:iCs/>
          <w:sz w:val="24"/>
          <w:szCs w:val="24"/>
        </w:rPr>
      </w:pPr>
      <w:r w:rsidRPr="5897EC05">
        <w:rPr>
          <w:b/>
          <w:bCs/>
          <w:i/>
          <w:iCs/>
          <w:sz w:val="24"/>
          <w:szCs w:val="24"/>
        </w:rPr>
        <w:t xml:space="preserve"> and on the earth beneath; there is no other.</w:t>
      </w:r>
    </w:p>
    <w:p w14:paraId="7EB7DAC6" w14:textId="77777777" w:rsidR="007E0D34" w:rsidRPr="00FB36BE" w:rsidRDefault="007E0D34" w:rsidP="00FB36BE">
      <w:pPr>
        <w:spacing w:before="100" w:beforeAutospacing="1" w:after="0" w:line="240" w:lineRule="auto"/>
        <w:jc w:val="center"/>
        <w:rPr>
          <w:rFonts w:asciiTheme="minorHAnsi" w:eastAsia="Times New Roman" w:hAnsiTheme="minorHAnsi" w:cstheme="minorHAnsi"/>
          <w:b/>
          <w:sz w:val="24"/>
          <w:szCs w:val="24"/>
        </w:rPr>
      </w:pPr>
      <w:r w:rsidRPr="00FB36BE">
        <w:rPr>
          <w:rFonts w:asciiTheme="minorHAnsi" w:eastAsiaTheme="minorEastAsia" w:hAnsiTheme="minorHAnsi" w:cstheme="minorBidi"/>
          <w:b/>
          <w:bCs/>
          <w:iCs/>
          <w:sz w:val="24"/>
          <w:szCs w:val="24"/>
        </w:rPr>
        <w:t>Psalms 103:19 (ESV)</w:t>
      </w:r>
    </w:p>
    <w:p w14:paraId="6E50CF72" w14:textId="77777777" w:rsidR="007E0D34" w:rsidRDefault="007E0D34" w:rsidP="00FB36BE">
      <w:pPr>
        <w:spacing w:after="100" w:afterAutospacing="1" w:line="240" w:lineRule="auto"/>
        <w:jc w:val="center"/>
        <w:rPr>
          <w:rFonts w:asciiTheme="minorHAnsi" w:eastAsiaTheme="minorEastAsia" w:hAnsiTheme="minorHAnsi" w:cstheme="minorBidi"/>
          <w:b/>
          <w:bCs/>
          <w:i/>
          <w:iCs/>
          <w:sz w:val="24"/>
          <w:szCs w:val="24"/>
        </w:rPr>
      </w:pPr>
      <w:r w:rsidRPr="5897EC05">
        <w:rPr>
          <w:rFonts w:asciiTheme="minorHAnsi" w:eastAsiaTheme="minorEastAsia" w:hAnsiTheme="minorHAnsi" w:cstheme="minorBidi"/>
          <w:b/>
          <w:bCs/>
          <w:i/>
          <w:iCs/>
          <w:sz w:val="24"/>
          <w:szCs w:val="24"/>
        </w:rPr>
        <w:t>The Lord has established his throne in the heavens, and his kingdom rules over all.</w:t>
      </w:r>
    </w:p>
    <w:p w14:paraId="2D332973" w14:textId="77777777" w:rsidR="007E0D34" w:rsidRPr="00FB36BE" w:rsidRDefault="007E0D34" w:rsidP="00FB36BE">
      <w:pPr>
        <w:spacing w:after="0"/>
        <w:jc w:val="center"/>
        <w:rPr>
          <w:rFonts w:cs="Calibri"/>
          <w:b/>
          <w:sz w:val="24"/>
          <w:szCs w:val="24"/>
        </w:rPr>
      </w:pPr>
      <w:r w:rsidRPr="00FB36BE">
        <w:rPr>
          <w:rFonts w:cs="Calibri"/>
          <w:b/>
          <w:bCs/>
          <w:iCs/>
          <w:sz w:val="24"/>
          <w:szCs w:val="24"/>
        </w:rPr>
        <w:t>Isaiah 45:11-12 (NASB)</w:t>
      </w:r>
    </w:p>
    <w:p w14:paraId="1EC9DCF2" w14:textId="77777777"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Thus says the LORD, the Holy One of Israel, and his Maker: </w:t>
      </w:r>
    </w:p>
    <w:p w14:paraId="412E0449" w14:textId="77777777"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“Ask Me about the things to come concerning My sons, and you shall commit to Me</w:t>
      </w:r>
    </w:p>
    <w:p w14:paraId="1D672C3A" w14:textId="77777777" w:rsidR="00FB36BE" w:rsidRDefault="007E0D34" w:rsidP="00FB36BE">
      <w:pPr>
        <w:pStyle w:val="NormalWeb"/>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 the work of My hands. “It is I who made the earth, and created man upon it.</w:t>
      </w:r>
    </w:p>
    <w:p w14:paraId="1A188065" w14:textId="77777777" w:rsidR="007E0D34" w:rsidRDefault="007E0D34" w:rsidP="00FB36BE">
      <w:pPr>
        <w:pStyle w:val="NormalWeb"/>
        <w:spacing w:before="0" w:beforeAutospacing="0"/>
        <w:jc w:val="center"/>
        <w:rPr>
          <w:rFonts w:ascii="Calibri" w:eastAsia="Calibri" w:hAnsi="Calibri" w:cs="Calibri"/>
          <w:b/>
          <w:bCs/>
          <w:i/>
          <w:iCs/>
        </w:rPr>
      </w:pPr>
      <w:r w:rsidRPr="5897EC05">
        <w:rPr>
          <w:rFonts w:ascii="Calibri" w:eastAsia="Calibri" w:hAnsi="Calibri" w:cs="Calibri"/>
          <w:b/>
          <w:bCs/>
          <w:i/>
          <w:iCs/>
        </w:rPr>
        <w:t> I stretched out the heavens with My hands. And I ordained all their host.</w:t>
      </w:r>
    </w:p>
    <w:p w14:paraId="39025592" w14:textId="77777777" w:rsidR="007E0D34" w:rsidRPr="000938C1" w:rsidRDefault="007E0D34" w:rsidP="00B16EB6">
      <w:pPr>
        <w:spacing w:after="0"/>
        <w:jc w:val="center"/>
        <w:rPr>
          <w:b/>
          <w:sz w:val="24"/>
          <w:szCs w:val="24"/>
        </w:rPr>
      </w:pPr>
      <w:r w:rsidRPr="000938C1">
        <w:rPr>
          <w:b/>
          <w:bCs/>
          <w:iCs/>
          <w:sz w:val="24"/>
          <w:szCs w:val="24"/>
        </w:rPr>
        <w:t>Isaiah 43:10 (NASB)</w:t>
      </w:r>
    </w:p>
    <w:p w14:paraId="29998254" w14:textId="77777777" w:rsidR="00FB36BE" w:rsidRDefault="007E0D34" w:rsidP="00B16EB6">
      <w:pPr>
        <w:spacing w:after="0"/>
        <w:jc w:val="center"/>
        <w:rPr>
          <w:b/>
          <w:bCs/>
          <w:i/>
          <w:iCs/>
          <w:sz w:val="24"/>
          <w:szCs w:val="24"/>
        </w:rPr>
      </w:pPr>
      <w:r w:rsidRPr="000938C1">
        <w:rPr>
          <w:b/>
          <w:bCs/>
          <w:i/>
          <w:iCs/>
          <w:sz w:val="24"/>
          <w:szCs w:val="24"/>
        </w:rPr>
        <w:t>So that you may know and believe Me and understand that</w:t>
      </w:r>
      <w:r w:rsidRPr="5897EC05">
        <w:rPr>
          <w:b/>
          <w:bCs/>
          <w:i/>
          <w:iCs/>
          <w:sz w:val="24"/>
          <w:szCs w:val="24"/>
        </w:rPr>
        <w:t xml:space="preserve"> I AM He. Before Me </w:t>
      </w:r>
    </w:p>
    <w:p w14:paraId="0129A484" w14:textId="77777777" w:rsidR="00FB36BE" w:rsidRDefault="007E0D34" w:rsidP="00FB36BE">
      <w:pPr>
        <w:spacing w:after="0"/>
        <w:ind w:left="360"/>
        <w:jc w:val="center"/>
        <w:rPr>
          <w:b/>
          <w:bCs/>
          <w:i/>
          <w:iCs/>
          <w:sz w:val="24"/>
          <w:szCs w:val="24"/>
        </w:rPr>
      </w:pPr>
      <w:r w:rsidRPr="5897EC05">
        <w:rPr>
          <w:b/>
          <w:bCs/>
          <w:i/>
          <w:iCs/>
          <w:sz w:val="24"/>
          <w:szCs w:val="24"/>
        </w:rPr>
        <w:t>there was no God formed, and there will be none after me.  I, even I am the LORD,</w:t>
      </w:r>
    </w:p>
    <w:p w14:paraId="359900D2" w14:textId="77777777" w:rsidR="007E0D34" w:rsidRPr="00083761" w:rsidRDefault="007E0D34" w:rsidP="007E0D34">
      <w:pPr>
        <w:ind w:left="360"/>
        <w:jc w:val="center"/>
        <w:rPr>
          <w:b/>
          <w:i/>
          <w:sz w:val="24"/>
          <w:szCs w:val="24"/>
        </w:rPr>
      </w:pPr>
      <w:r w:rsidRPr="5897EC05">
        <w:rPr>
          <w:b/>
          <w:bCs/>
          <w:i/>
          <w:iCs/>
          <w:sz w:val="24"/>
          <w:szCs w:val="24"/>
        </w:rPr>
        <w:t xml:space="preserve"> and</w:t>
      </w:r>
      <w:r w:rsidR="00FB36BE">
        <w:rPr>
          <w:b/>
          <w:bCs/>
          <w:i/>
          <w:iCs/>
          <w:sz w:val="24"/>
          <w:szCs w:val="24"/>
        </w:rPr>
        <w:t xml:space="preserve"> there is no savior besides Me.</w:t>
      </w:r>
    </w:p>
    <w:p w14:paraId="49C139DA" w14:textId="77777777" w:rsidR="007E0D34" w:rsidRPr="00FB36BE" w:rsidRDefault="007E0D34" w:rsidP="00FB36BE">
      <w:pPr>
        <w:spacing w:after="0"/>
        <w:jc w:val="center"/>
        <w:rPr>
          <w:b/>
          <w:sz w:val="24"/>
          <w:szCs w:val="24"/>
        </w:rPr>
      </w:pPr>
      <w:r w:rsidRPr="00FB36BE">
        <w:rPr>
          <w:b/>
          <w:bCs/>
          <w:iCs/>
          <w:sz w:val="24"/>
          <w:szCs w:val="24"/>
        </w:rPr>
        <w:t>Genesis 17:1 (NIV)</w:t>
      </w:r>
    </w:p>
    <w:p w14:paraId="14D54307" w14:textId="77777777" w:rsidR="00FB36BE" w:rsidRDefault="007E0D34" w:rsidP="00FB36BE">
      <w:pPr>
        <w:spacing w:after="0"/>
        <w:jc w:val="center"/>
        <w:rPr>
          <w:b/>
          <w:bCs/>
          <w:i/>
          <w:iCs/>
          <w:sz w:val="24"/>
          <w:szCs w:val="24"/>
        </w:rPr>
      </w:pPr>
      <w:r w:rsidRPr="5897EC05">
        <w:rPr>
          <w:b/>
          <w:bCs/>
          <w:i/>
          <w:iCs/>
          <w:sz w:val="24"/>
          <w:szCs w:val="24"/>
        </w:rPr>
        <w:t xml:space="preserve">When Abram was ninety-nine years old, the </w:t>
      </w:r>
      <w:r w:rsidRPr="5897EC05">
        <w:rPr>
          <w:rStyle w:val="name"/>
          <w:b/>
          <w:bCs/>
          <w:i/>
          <w:iCs/>
          <w:sz w:val="24"/>
          <w:szCs w:val="24"/>
        </w:rPr>
        <w:t>Lord</w:t>
      </w:r>
      <w:r w:rsidRPr="5897EC05">
        <w:rPr>
          <w:b/>
          <w:bCs/>
          <w:i/>
          <w:iCs/>
          <w:sz w:val="24"/>
          <w:szCs w:val="24"/>
        </w:rPr>
        <w:t xml:space="preserve"> appeared to him and said, </w:t>
      </w:r>
    </w:p>
    <w:p w14:paraId="54792D6C" w14:textId="77777777" w:rsidR="007E0D34" w:rsidRDefault="007E0D34" w:rsidP="007E0D34">
      <w:pPr>
        <w:jc w:val="center"/>
        <w:rPr>
          <w:b/>
          <w:i/>
          <w:sz w:val="24"/>
          <w:szCs w:val="24"/>
        </w:rPr>
      </w:pPr>
      <w:r w:rsidRPr="5897EC05">
        <w:rPr>
          <w:b/>
          <w:bCs/>
          <w:i/>
          <w:iCs/>
          <w:sz w:val="24"/>
          <w:szCs w:val="24"/>
        </w:rPr>
        <w:t>“I am God Almighty; walk before me faithfully and be blameless.</w:t>
      </w:r>
    </w:p>
    <w:p w14:paraId="47D065D2" w14:textId="77777777" w:rsidR="007E0D34" w:rsidRPr="00FB36BE" w:rsidRDefault="007E0D34" w:rsidP="00FB36BE">
      <w:pPr>
        <w:spacing w:after="0"/>
        <w:jc w:val="center"/>
        <w:rPr>
          <w:b/>
          <w:sz w:val="24"/>
          <w:szCs w:val="24"/>
        </w:rPr>
      </w:pPr>
      <w:r w:rsidRPr="00FB36BE">
        <w:rPr>
          <w:b/>
          <w:bCs/>
          <w:iCs/>
          <w:sz w:val="24"/>
          <w:szCs w:val="24"/>
        </w:rPr>
        <w:t>Exodus 6:2-3 (NIV)</w:t>
      </w:r>
    </w:p>
    <w:p w14:paraId="20DEFE1C" w14:textId="77777777" w:rsidR="00FB36BE" w:rsidRDefault="007E0D34" w:rsidP="00FB36BE">
      <w:pPr>
        <w:spacing w:after="0"/>
        <w:jc w:val="center"/>
        <w:rPr>
          <w:b/>
          <w:bCs/>
          <w:i/>
          <w:iCs/>
          <w:sz w:val="24"/>
          <w:szCs w:val="24"/>
        </w:rPr>
      </w:pPr>
      <w:r w:rsidRPr="5897EC05">
        <w:rPr>
          <w:b/>
          <w:bCs/>
          <w:i/>
          <w:iCs/>
          <w:sz w:val="24"/>
          <w:szCs w:val="24"/>
        </w:rPr>
        <w:t xml:space="preserve">God also said to Moses, “I am the </w:t>
      </w:r>
      <w:r w:rsidRPr="5897EC05">
        <w:rPr>
          <w:rStyle w:val="name"/>
          <w:b/>
          <w:bCs/>
          <w:i/>
          <w:iCs/>
          <w:sz w:val="24"/>
          <w:szCs w:val="24"/>
        </w:rPr>
        <w:t>Lord</w:t>
      </w:r>
      <w:r w:rsidRPr="5897EC05">
        <w:rPr>
          <w:b/>
          <w:bCs/>
          <w:i/>
          <w:iCs/>
          <w:sz w:val="24"/>
          <w:szCs w:val="24"/>
        </w:rPr>
        <w:t xml:space="preserve">. I appeared to Abraham, to Isaac and to Jacob </w:t>
      </w:r>
    </w:p>
    <w:p w14:paraId="25C74354" w14:textId="77777777" w:rsidR="007E0D34" w:rsidRDefault="007E0D34" w:rsidP="007E0D34">
      <w:pPr>
        <w:jc w:val="center"/>
        <w:rPr>
          <w:b/>
          <w:bCs/>
          <w:i/>
          <w:iCs/>
          <w:sz w:val="24"/>
          <w:szCs w:val="24"/>
        </w:rPr>
      </w:pPr>
      <w:r w:rsidRPr="5897EC05">
        <w:rPr>
          <w:b/>
          <w:bCs/>
          <w:i/>
          <w:iCs/>
          <w:sz w:val="24"/>
          <w:szCs w:val="24"/>
        </w:rPr>
        <w:t xml:space="preserve">as God Almighty, but by my name the </w:t>
      </w:r>
      <w:r w:rsidRPr="5897EC05">
        <w:rPr>
          <w:rStyle w:val="name"/>
          <w:b/>
          <w:bCs/>
          <w:i/>
          <w:iCs/>
          <w:sz w:val="24"/>
          <w:szCs w:val="24"/>
        </w:rPr>
        <w:t>Lord</w:t>
      </w:r>
      <w:r w:rsidRPr="5897EC05">
        <w:rPr>
          <w:b/>
          <w:bCs/>
          <w:i/>
          <w:iCs/>
          <w:sz w:val="24"/>
          <w:szCs w:val="24"/>
        </w:rPr>
        <w:t xml:space="preserve"> I did not make myself fully known to them.</w:t>
      </w:r>
    </w:p>
    <w:p w14:paraId="686EA81B" w14:textId="77777777" w:rsidR="007E0D34" w:rsidRPr="00FB36BE" w:rsidRDefault="007E0D34" w:rsidP="00FB36BE">
      <w:pPr>
        <w:spacing w:after="0"/>
        <w:jc w:val="center"/>
        <w:rPr>
          <w:b/>
          <w:sz w:val="24"/>
          <w:szCs w:val="24"/>
        </w:rPr>
      </w:pPr>
      <w:r w:rsidRPr="00FB36BE">
        <w:rPr>
          <w:b/>
          <w:bCs/>
          <w:iCs/>
          <w:sz w:val="24"/>
          <w:szCs w:val="24"/>
        </w:rPr>
        <w:t>Isaiah 54:5 (NIV)</w:t>
      </w:r>
    </w:p>
    <w:p w14:paraId="783415A8" w14:textId="77777777" w:rsidR="00FB36BE" w:rsidRDefault="007E0D34" w:rsidP="00FB36BE">
      <w:pPr>
        <w:spacing w:after="0"/>
        <w:jc w:val="center"/>
        <w:rPr>
          <w:b/>
          <w:bCs/>
          <w:i/>
          <w:iCs/>
          <w:sz w:val="24"/>
          <w:szCs w:val="24"/>
        </w:rPr>
      </w:pPr>
      <w:r w:rsidRPr="5897EC05">
        <w:rPr>
          <w:b/>
          <w:bCs/>
          <w:i/>
          <w:iCs/>
          <w:sz w:val="24"/>
          <w:szCs w:val="24"/>
        </w:rPr>
        <w:t>For your Maker is your husband – the LORD Almighty is his name – the Holy One of Israel</w:t>
      </w:r>
    </w:p>
    <w:p w14:paraId="012FC5EC" w14:textId="77777777" w:rsidR="007E0D34" w:rsidRDefault="007E0D34" w:rsidP="007E0D34">
      <w:pPr>
        <w:jc w:val="center"/>
        <w:rPr>
          <w:b/>
          <w:bCs/>
          <w:i/>
          <w:iCs/>
          <w:sz w:val="24"/>
          <w:szCs w:val="24"/>
        </w:rPr>
      </w:pPr>
      <w:r w:rsidRPr="5897EC05">
        <w:rPr>
          <w:b/>
          <w:bCs/>
          <w:i/>
          <w:iCs/>
          <w:sz w:val="24"/>
          <w:szCs w:val="24"/>
        </w:rPr>
        <w:t xml:space="preserve"> is your Redeemer; he is c</w:t>
      </w:r>
      <w:r w:rsidR="00FB36BE">
        <w:rPr>
          <w:b/>
          <w:bCs/>
          <w:i/>
          <w:iCs/>
          <w:sz w:val="24"/>
          <w:szCs w:val="24"/>
        </w:rPr>
        <w:t>alled the God of all the earth.</w:t>
      </w:r>
    </w:p>
    <w:p w14:paraId="20C893D3" w14:textId="77777777" w:rsidR="007E0D34" w:rsidRPr="000938C1" w:rsidRDefault="007E0D34" w:rsidP="00FB36BE">
      <w:pPr>
        <w:spacing w:after="0"/>
        <w:jc w:val="center"/>
        <w:rPr>
          <w:b/>
          <w:sz w:val="24"/>
          <w:szCs w:val="24"/>
        </w:rPr>
      </w:pPr>
      <w:r w:rsidRPr="000938C1">
        <w:rPr>
          <w:b/>
          <w:bCs/>
          <w:iCs/>
          <w:sz w:val="24"/>
          <w:szCs w:val="24"/>
        </w:rPr>
        <w:t>Exodus 3:13-15 (NIV)</w:t>
      </w:r>
    </w:p>
    <w:p w14:paraId="49DBDC1F" w14:textId="77777777" w:rsidR="00FB36BE" w:rsidRDefault="007E0D34" w:rsidP="00FB36BE">
      <w:pPr>
        <w:spacing w:after="0"/>
        <w:jc w:val="center"/>
        <w:rPr>
          <w:b/>
          <w:bCs/>
          <w:i/>
          <w:iCs/>
          <w:sz w:val="24"/>
          <w:szCs w:val="24"/>
        </w:rPr>
      </w:pPr>
      <w:r w:rsidRPr="5897EC05">
        <w:rPr>
          <w:b/>
          <w:bCs/>
          <w:i/>
          <w:iCs/>
          <w:sz w:val="24"/>
          <w:szCs w:val="24"/>
        </w:rPr>
        <w:t>Then Moses said to God, "Behold, I am going to the sons of Israel, and I will say to them,</w:t>
      </w:r>
    </w:p>
    <w:p w14:paraId="129867C5" w14:textId="77777777" w:rsidR="00FB36BE" w:rsidRDefault="007E0D34" w:rsidP="00FB36BE">
      <w:pPr>
        <w:spacing w:after="0"/>
        <w:jc w:val="center"/>
        <w:rPr>
          <w:b/>
          <w:bCs/>
          <w:i/>
          <w:iCs/>
          <w:sz w:val="24"/>
          <w:szCs w:val="24"/>
        </w:rPr>
      </w:pPr>
      <w:r w:rsidRPr="5897EC05">
        <w:rPr>
          <w:b/>
          <w:bCs/>
          <w:i/>
          <w:iCs/>
          <w:sz w:val="24"/>
          <w:szCs w:val="24"/>
        </w:rPr>
        <w:t xml:space="preserve"> 'The God of your fathers has sent me to you.' Now they may say to me, 'What is His name?' What shall I say to them?" God said to Moses, "I AM WHO I AM"; and He said, </w:t>
      </w:r>
    </w:p>
    <w:p w14:paraId="7BD1ABE8" w14:textId="77777777" w:rsidR="00FB36BE" w:rsidRDefault="007E0D34" w:rsidP="00FB36BE">
      <w:pPr>
        <w:spacing w:after="0"/>
        <w:jc w:val="center"/>
        <w:rPr>
          <w:b/>
          <w:bCs/>
          <w:i/>
          <w:iCs/>
          <w:sz w:val="24"/>
          <w:szCs w:val="24"/>
        </w:rPr>
      </w:pPr>
      <w:r w:rsidRPr="5897EC05">
        <w:rPr>
          <w:b/>
          <w:bCs/>
          <w:i/>
          <w:iCs/>
          <w:sz w:val="24"/>
          <w:szCs w:val="24"/>
        </w:rPr>
        <w:t xml:space="preserve">"Thus you shall say to the sons of Israel, 'I AM has sent me to you.' God, furthermore, </w:t>
      </w:r>
    </w:p>
    <w:p w14:paraId="35BCDE17" w14:textId="77777777" w:rsidR="00FB36BE" w:rsidRDefault="007E0D34" w:rsidP="00FB36BE">
      <w:pPr>
        <w:spacing w:after="0"/>
        <w:jc w:val="center"/>
        <w:rPr>
          <w:b/>
          <w:bCs/>
          <w:i/>
          <w:iCs/>
          <w:sz w:val="24"/>
          <w:szCs w:val="24"/>
        </w:rPr>
      </w:pPr>
      <w:r w:rsidRPr="5897EC05">
        <w:rPr>
          <w:b/>
          <w:bCs/>
          <w:i/>
          <w:iCs/>
          <w:sz w:val="24"/>
          <w:szCs w:val="24"/>
        </w:rPr>
        <w:t xml:space="preserve">said to Moses, "Thus you shall say to the sons of Israel, 'The LORD, the God of your fathers, the God of Abraham, the God of Isaac, and the God of Jacob, has sent me to you.' </w:t>
      </w:r>
    </w:p>
    <w:p w14:paraId="29A0E71B" w14:textId="77777777" w:rsidR="007E0D34" w:rsidRDefault="007E0D34" w:rsidP="007E0D34">
      <w:pPr>
        <w:jc w:val="center"/>
      </w:pPr>
      <w:r w:rsidRPr="5897EC05">
        <w:rPr>
          <w:b/>
          <w:bCs/>
          <w:i/>
          <w:iCs/>
          <w:sz w:val="24"/>
          <w:szCs w:val="24"/>
        </w:rPr>
        <w:t>This is My name forever, and this is My memorial-name to all generations.…</w:t>
      </w:r>
    </w:p>
    <w:p w14:paraId="1CCECCFB" w14:textId="77777777" w:rsidR="007E0D34" w:rsidRPr="00FB36BE" w:rsidRDefault="007E0D34" w:rsidP="00FB36BE">
      <w:pPr>
        <w:spacing w:after="0"/>
        <w:jc w:val="center"/>
        <w:rPr>
          <w:b/>
          <w:bCs/>
          <w:iCs/>
          <w:sz w:val="24"/>
          <w:szCs w:val="24"/>
        </w:rPr>
      </w:pPr>
      <w:r w:rsidRPr="00FB36BE">
        <w:rPr>
          <w:b/>
          <w:bCs/>
          <w:iCs/>
          <w:sz w:val="24"/>
          <w:szCs w:val="24"/>
        </w:rPr>
        <w:t>John 8:58 (NASB)</w:t>
      </w:r>
    </w:p>
    <w:p w14:paraId="449A6850" w14:textId="77777777" w:rsidR="007E0D34" w:rsidRDefault="007E0D34" w:rsidP="007E0D34">
      <w:pPr>
        <w:jc w:val="center"/>
        <w:rPr>
          <w:b/>
          <w:i/>
          <w:sz w:val="24"/>
          <w:szCs w:val="24"/>
        </w:rPr>
      </w:pPr>
      <w:r w:rsidRPr="00C04B0D">
        <w:rPr>
          <w:b/>
          <w:i/>
          <w:sz w:val="24"/>
          <w:szCs w:val="24"/>
        </w:rPr>
        <w:t>Jesus said to them, “Truly, truly, I say to you, before Abraham was born, I am.”</w:t>
      </w:r>
    </w:p>
    <w:p w14:paraId="72A0A891" w14:textId="77777777" w:rsidR="007E0D34" w:rsidRPr="00FB36BE" w:rsidRDefault="007E0D34" w:rsidP="00FB36BE">
      <w:pPr>
        <w:spacing w:after="0"/>
        <w:jc w:val="center"/>
        <w:rPr>
          <w:b/>
          <w:sz w:val="24"/>
          <w:szCs w:val="24"/>
        </w:rPr>
      </w:pPr>
      <w:r w:rsidRPr="00FB36BE">
        <w:rPr>
          <w:b/>
          <w:bCs/>
          <w:iCs/>
          <w:sz w:val="24"/>
          <w:szCs w:val="24"/>
        </w:rPr>
        <w:t>1 John 1:1 (NASB)</w:t>
      </w:r>
    </w:p>
    <w:p w14:paraId="186FA4E9" w14:textId="77777777" w:rsidR="00FB36BE" w:rsidRDefault="007E0D34" w:rsidP="00FB36BE">
      <w:pPr>
        <w:spacing w:after="0"/>
        <w:jc w:val="center"/>
        <w:rPr>
          <w:b/>
          <w:bCs/>
          <w:i/>
          <w:iCs/>
          <w:sz w:val="24"/>
          <w:szCs w:val="24"/>
        </w:rPr>
      </w:pPr>
      <w:r w:rsidRPr="5897EC05">
        <w:rPr>
          <w:b/>
          <w:bCs/>
          <w:i/>
          <w:iCs/>
          <w:sz w:val="24"/>
          <w:szCs w:val="24"/>
          <w:u w:val="single"/>
        </w:rPr>
        <w:t>What was from the beginning</w:t>
      </w:r>
      <w:r w:rsidRPr="5897EC05">
        <w:rPr>
          <w:b/>
          <w:bCs/>
          <w:i/>
          <w:iCs/>
          <w:sz w:val="24"/>
          <w:szCs w:val="24"/>
        </w:rPr>
        <w:t xml:space="preserve">, what we have heard, what we have seen with our eyes, </w:t>
      </w:r>
    </w:p>
    <w:p w14:paraId="0E163738" w14:textId="77777777" w:rsidR="007E0D34" w:rsidRPr="00D31BBC" w:rsidRDefault="007E0D34" w:rsidP="007E0D34">
      <w:pPr>
        <w:jc w:val="center"/>
        <w:rPr>
          <w:b/>
          <w:i/>
          <w:sz w:val="24"/>
          <w:szCs w:val="24"/>
        </w:rPr>
      </w:pPr>
      <w:r w:rsidRPr="5897EC05">
        <w:rPr>
          <w:b/>
          <w:bCs/>
          <w:i/>
          <w:iCs/>
          <w:sz w:val="24"/>
          <w:szCs w:val="24"/>
        </w:rPr>
        <w:t>what we have looked at and touched with our hand</w:t>
      </w:r>
      <w:r w:rsidR="00FB36BE">
        <w:rPr>
          <w:b/>
          <w:bCs/>
          <w:i/>
          <w:iCs/>
          <w:sz w:val="24"/>
          <w:szCs w:val="24"/>
        </w:rPr>
        <w:t>s, concerning the WORD OF LIFE.</w:t>
      </w:r>
    </w:p>
    <w:p w14:paraId="05511825" w14:textId="77777777" w:rsidR="007E0D34" w:rsidRPr="00FB36BE" w:rsidRDefault="007E0D34" w:rsidP="00FB36BE">
      <w:pPr>
        <w:spacing w:after="0"/>
        <w:jc w:val="center"/>
        <w:rPr>
          <w:b/>
          <w:sz w:val="24"/>
          <w:szCs w:val="24"/>
        </w:rPr>
      </w:pPr>
      <w:r w:rsidRPr="00FB36BE">
        <w:rPr>
          <w:b/>
          <w:bCs/>
          <w:iCs/>
          <w:sz w:val="24"/>
          <w:szCs w:val="24"/>
        </w:rPr>
        <w:t>Revelation 2:8 (NASB)</w:t>
      </w:r>
    </w:p>
    <w:p w14:paraId="1317EAC8" w14:textId="77777777" w:rsidR="007E0D34" w:rsidRDefault="007E0D34" w:rsidP="007E0D34">
      <w:pPr>
        <w:jc w:val="center"/>
        <w:rPr>
          <w:b/>
          <w:bCs/>
          <w:i/>
          <w:iCs/>
          <w:sz w:val="24"/>
          <w:szCs w:val="24"/>
        </w:rPr>
      </w:pPr>
      <w:r w:rsidRPr="5897EC05">
        <w:rPr>
          <w:b/>
          <w:bCs/>
          <w:i/>
          <w:iCs/>
          <w:sz w:val="24"/>
          <w:szCs w:val="24"/>
          <w:u w:val="single"/>
        </w:rPr>
        <w:t>The first and the last</w:t>
      </w:r>
      <w:r w:rsidRPr="5897EC05">
        <w:rPr>
          <w:b/>
          <w:bCs/>
          <w:i/>
          <w:iCs/>
          <w:sz w:val="24"/>
          <w:szCs w:val="24"/>
        </w:rPr>
        <w:t xml:space="preserve">, who was dead, </w:t>
      </w:r>
      <w:r w:rsidR="00FB36BE">
        <w:rPr>
          <w:b/>
          <w:bCs/>
          <w:i/>
          <w:iCs/>
          <w:sz w:val="24"/>
          <w:szCs w:val="24"/>
        </w:rPr>
        <w:t>and has come to life, says this</w:t>
      </w:r>
    </w:p>
    <w:p w14:paraId="1796BBFF" w14:textId="77777777" w:rsidR="007E0D34" w:rsidRPr="00FB36BE" w:rsidRDefault="007E0D34" w:rsidP="00FB36BE">
      <w:pPr>
        <w:spacing w:after="0"/>
        <w:jc w:val="center"/>
        <w:rPr>
          <w:b/>
          <w:sz w:val="24"/>
          <w:szCs w:val="24"/>
        </w:rPr>
      </w:pPr>
      <w:r w:rsidRPr="00FB36BE">
        <w:rPr>
          <w:b/>
          <w:bCs/>
          <w:iCs/>
          <w:sz w:val="24"/>
          <w:szCs w:val="24"/>
        </w:rPr>
        <w:t>Revelation 3:14 (NASB)</w:t>
      </w:r>
    </w:p>
    <w:p w14:paraId="0CB6E81A" w14:textId="77777777" w:rsidR="007E0D34" w:rsidRPr="00D31BBC" w:rsidRDefault="007E0D34" w:rsidP="007E0D34">
      <w:pPr>
        <w:jc w:val="center"/>
        <w:rPr>
          <w:b/>
          <w:i/>
          <w:sz w:val="24"/>
          <w:szCs w:val="24"/>
          <w:u w:val="single"/>
        </w:rPr>
      </w:pPr>
      <w:r w:rsidRPr="5897EC05">
        <w:rPr>
          <w:b/>
          <w:bCs/>
          <w:i/>
          <w:iCs/>
          <w:sz w:val="24"/>
          <w:szCs w:val="24"/>
        </w:rPr>
        <w:t>The AMEN, the faithful and true Witness</w:t>
      </w:r>
      <w:r w:rsidRPr="00FB36BE">
        <w:rPr>
          <w:b/>
          <w:bCs/>
          <w:i/>
          <w:iCs/>
          <w:sz w:val="24"/>
          <w:szCs w:val="24"/>
        </w:rPr>
        <w:t xml:space="preserve">, </w:t>
      </w:r>
      <w:r w:rsidRPr="5897EC05">
        <w:rPr>
          <w:b/>
          <w:bCs/>
          <w:i/>
          <w:iCs/>
          <w:sz w:val="24"/>
          <w:szCs w:val="24"/>
          <w:u w:val="single"/>
        </w:rPr>
        <w:t>The Beginning</w:t>
      </w:r>
      <w:r w:rsidR="00FB36BE">
        <w:rPr>
          <w:b/>
          <w:bCs/>
          <w:i/>
          <w:iCs/>
          <w:sz w:val="24"/>
          <w:szCs w:val="24"/>
          <w:u w:val="single"/>
        </w:rPr>
        <w:t xml:space="preserve"> of the creation of God”, says t</w:t>
      </w:r>
      <w:r w:rsidRPr="5897EC05">
        <w:rPr>
          <w:b/>
          <w:bCs/>
          <w:i/>
          <w:iCs/>
          <w:sz w:val="24"/>
          <w:szCs w:val="24"/>
          <w:u w:val="single"/>
        </w:rPr>
        <w:t>his.</w:t>
      </w:r>
    </w:p>
    <w:p w14:paraId="5FF2E557" w14:textId="77777777" w:rsidR="007E0D34" w:rsidRPr="00FB36BE" w:rsidRDefault="007E0D34" w:rsidP="00FB36BE">
      <w:pPr>
        <w:spacing w:after="0"/>
        <w:jc w:val="center"/>
        <w:rPr>
          <w:b/>
          <w:sz w:val="24"/>
          <w:szCs w:val="24"/>
        </w:rPr>
      </w:pPr>
      <w:r w:rsidRPr="00FB36BE">
        <w:rPr>
          <w:b/>
          <w:bCs/>
          <w:iCs/>
          <w:sz w:val="24"/>
          <w:szCs w:val="24"/>
        </w:rPr>
        <w:t>Revelation 21:6 (NASB)</w:t>
      </w:r>
    </w:p>
    <w:p w14:paraId="045527C8" w14:textId="77777777" w:rsidR="007E0D34" w:rsidRPr="00D31BBC" w:rsidRDefault="007E0D34" w:rsidP="007E0D34">
      <w:pPr>
        <w:jc w:val="center"/>
        <w:rPr>
          <w:b/>
          <w:i/>
          <w:sz w:val="24"/>
          <w:szCs w:val="24"/>
          <w:u w:val="single"/>
        </w:rPr>
      </w:pPr>
      <w:r w:rsidRPr="5897EC05">
        <w:rPr>
          <w:b/>
          <w:bCs/>
          <w:i/>
          <w:iCs/>
          <w:sz w:val="24"/>
          <w:szCs w:val="24"/>
        </w:rPr>
        <w:t xml:space="preserve">Then He said to me, </w:t>
      </w:r>
      <w:r w:rsidR="00FB36BE">
        <w:rPr>
          <w:b/>
          <w:bCs/>
          <w:i/>
          <w:iCs/>
          <w:sz w:val="24"/>
          <w:szCs w:val="24"/>
        </w:rPr>
        <w:t>“I</w:t>
      </w:r>
      <w:r w:rsidRPr="5897EC05">
        <w:rPr>
          <w:b/>
          <w:bCs/>
          <w:i/>
          <w:iCs/>
          <w:sz w:val="24"/>
          <w:szCs w:val="24"/>
        </w:rPr>
        <w:t>t is done. I am the Alpha and the omega</w:t>
      </w:r>
      <w:r w:rsidRPr="00FB36BE">
        <w:rPr>
          <w:b/>
          <w:bCs/>
          <w:i/>
          <w:iCs/>
          <w:sz w:val="24"/>
          <w:szCs w:val="24"/>
        </w:rPr>
        <w:t xml:space="preserve">, </w:t>
      </w:r>
      <w:r w:rsidRPr="5897EC05">
        <w:rPr>
          <w:b/>
          <w:bCs/>
          <w:i/>
          <w:iCs/>
          <w:sz w:val="24"/>
          <w:szCs w:val="24"/>
          <w:u w:val="single"/>
        </w:rPr>
        <w:t>the beginning and the end.</w:t>
      </w:r>
      <w:r w:rsidRPr="00FB36BE">
        <w:rPr>
          <w:b/>
          <w:bCs/>
          <w:i/>
          <w:iCs/>
          <w:sz w:val="24"/>
          <w:szCs w:val="24"/>
        </w:rPr>
        <w:t xml:space="preserve"> “</w:t>
      </w:r>
    </w:p>
    <w:p w14:paraId="51E3C9B8" w14:textId="77777777" w:rsidR="007E0D34" w:rsidRPr="00FB36BE" w:rsidRDefault="007E0D34" w:rsidP="00FB36BE">
      <w:pPr>
        <w:spacing w:after="0"/>
        <w:jc w:val="center"/>
        <w:rPr>
          <w:b/>
          <w:sz w:val="24"/>
          <w:szCs w:val="24"/>
        </w:rPr>
      </w:pPr>
      <w:r w:rsidRPr="00FB36BE">
        <w:rPr>
          <w:b/>
          <w:bCs/>
          <w:iCs/>
          <w:sz w:val="24"/>
          <w:szCs w:val="24"/>
        </w:rPr>
        <w:t>Revelation 22:13 (NASB)</w:t>
      </w:r>
    </w:p>
    <w:p w14:paraId="2ABE7C2D" w14:textId="77777777" w:rsidR="007E0D34" w:rsidRPr="00D31BBC" w:rsidRDefault="007E0D34" w:rsidP="007E0D34">
      <w:pPr>
        <w:jc w:val="center"/>
        <w:rPr>
          <w:b/>
          <w:i/>
          <w:sz w:val="24"/>
          <w:szCs w:val="24"/>
        </w:rPr>
      </w:pPr>
      <w:r w:rsidRPr="5897EC05">
        <w:rPr>
          <w:b/>
          <w:bCs/>
          <w:i/>
          <w:iCs/>
          <w:sz w:val="24"/>
          <w:szCs w:val="24"/>
        </w:rPr>
        <w:t>I am the Alpha and the Omega, the first and the l</w:t>
      </w:r>
      <w:r w:rsidR="00FB36BE">
        <w:rPr>
          <w:b/>
          <w:bCs/>
          <w:i/>
          <w:iCs/>
          <w:sz w:val="24"/>
          <w:szCs w:val="24"/>
        </w:rPr>
        <w:t>ast, the beginning and the end.</w:t>
      </w:r>
    </w:p>
    <w:p w14:paraId="68AE8623" w14:textId="77777777" w:rsidR="007E0D34" w:rsidRPr="00FB36BE" w:rsidRDefault="007E0D34" w:rsidP="007E0D34">
      <w:pPr>
        <w:pStyle w:val="ListParagraph"/>
        <w:ind w:left="0"/>
        <w:jc w:val="center"/>
        <w:rPr>
          <w:b/>
          <w:sz w:val="24"/>
          <w:szCs w:val="24"/>
        </w:rPr>
      </w:pPr>
      <w:r w:rsidRPr="00FB36BE">
        <w:rPr>
          <w:b/>
          <w:bCs/>
          <w:iCs/>
          <w:sz w:val="24"/>
          <w:szCs w:val="24"/>
        </w:rPr>
        <w:t xml:space="preserve">John 1:10-14 (NASB) </w:t>
      </w:r>
    </w:p>
    <w:p w14:paraId="0A5CEAF9" w14:textId="77777777" w:rsidR="00FB36BE" w:rsidRDefault="007E0D34" w:rsidP="007E0D34">
      <w:pPr>
        <w:pStyle w:val="ListParagraph"/>
        <w:ind w:left="0"/>
        <w:jc w:val="center"/>
        <w:rPr>
          <w:b/>
          <w:bCs/>
          <w:i/>
          <w:iCs/>
          <w:sz w:val="24"/>
          <w:szCs w:val="24"/>
        </w:rPr>
      </w:pPr>
      <w:r w:rsidRPr="5897EC05">
        <w:rPr>
          <w:b/>
          <w:bCs/>
          <w:i/>
          <w:iCs/>
          <w:sz w:val="24"/>
          <w:szCs w:val="24"/>
        </w:rPr>
        <w:t xml:space="preserve"> He was in the world, and the world was made through Him, and the world did not know Him.  And the Word became flesh, and dwelt among us, and we saw </w:t>
      </w:r>
      <w:r w:rsidRPr="5897EC05">
        <w:rPr>
          <w:b/>
          <w:bCs/>
          <w:i/>
          <w:iCs/>
          <w:sz w:val="24"/>
          <w:szCs w:val="24"/>
          <w:u w:val="single"/>
        </w:rPr>
        <w:t>His glory</w:t>
      </w:r>
      <w:r w:rsidRPr="5897EC05">
        <w:rPr>
          <w:b/>
          <w:bCs/>
          <w:i/>
          <w:iCs/>
          <w:sz w:val="24"/>
          <w:szCs w:val="24"/>
        </w:rPr>
        <w:t>,</w:t>
      </w:r>
    </w:p>
    <w:p w14:paraId="29AF0868" w14:textId="77777777" w:rsidR="007E0D34" w:rsidRDefault="007E0D34" w:rsidP="007E0D34">
      <w:pPr>
        <w:pStyle w:val="ListParagraph"/>
        <w:ind w:left="0"/>
        <w:jc w:val="center"/>
        <w:rPr>
          <w:b/>
          <w:bCs/>
          <w:i/>
          <w:iCs/>
          <w:sz w:val="24"/>
          <w:szCs w:val="24"/>
        </w:rPr>
      </w:pPr>
      <w:r w:rsidRPr="5897EC05">
        <w:rPr>
          <w:b/>
          <w:bCs/>
          <w:i/>
          <w:iCs/>
          <w:sz w:val="24"/>
          <w:szCs w:val="24"/>
        </w:rPr>
        <w:t xml:space="preserve"> the glory of the only begotten from the Father, full of grace and truth. </w:t>
      </w:r>
    </w:p>
    <w:p w14:paraId="3AE24F3B" w14:textId="77777777" w:rsidR="009675E4" w:rsidRDefault="009675E4" w:rsidP="007E0D34">
      <w:pPr>
        <w:pStyle w:val="ListParagraph"/>
        <w:ind w:left="0"/>
        <w:jc w:val="center"/>
        <w:rPr>
          <w:b/>
          <w:bCs/>
          <w:i/>
          <w:iCs/>
          <w:sz w:val="24"/>
          <w:szCs w:val="24"/>
        </w:rPr>
      </w:pPr>
    </w:p>
    <w:p w14:paraId="17064EEC" w14:textId="77777777" w:rsidR="009675E4" w:rsidRDefault="009675E4" w:rsidP="007E0D34">
      <w:pPr>
        <w:pStyle w:val="ListParagraph"/>
        <w:ind w:left="0"/>
        <w:jc w:val="center"/>
        <w:rPr>
          <w:b/>
          <w:bCs/>
          <w:i/>
          <w:iCs/>
          <w:sz w:val="24"/>
          <w:szCs w:val="24"/>
        </w:rPr>
      </w:pPr>
    </w:p>
    <w:p w14:paraId="680E67F5" w14:textId="77777777" w:rsidR="009675E4" w:rsidRDefault="009675E4" w:rsidP="007E0D34">
      <w:pPr>
        <w:pStyle w:val="ListParagraph"/>
        <w:ind w:left="0"/>
        <w:jc w:val="center"/>
        <w:rPr>
          <w:b/>
          <w:i/>
          <w:sz w:val="24"/>
          <w:szCs w:val="24"/>
        </w:rPr>
      </w:pPr>
    </w:p>
    <w:p w14:paraId="0BB71300" w14:textId="77777777" w:rsidR="007E0D34" w:rsidRPr="00D31BBC" w:rsidRDefault="007E0D34" w:rsidP="007E0D34">
      <w:pPr>
        <w:pStyle w:val="ListParagraph"/>
        <w:ind w:left="0"/>
        <w:jc w:val="center"/>
        <w:rPr>
          <w:b/>
          <w:i/>
          <w:sz w:val="24"/>
          <w:szCs w:val="24"/>
        </w:rPr>
      </w:pPr>
    </w:p>
    <w:p w14:paraId="0960972F" w14:textId="77777777" w:rsidR="007E0D34" w:rsidRPr="002902CD" w:rsidRDefault="007E0D34" w:rsidP="007E0D34">
      <w:pPr>
        <w:pStyle w:val="ListParagraph"/>
        <w:spacing w:after="360" w:line="240" w:lineRule="auto"/>
        <w:ind w:left="0"/>
        <w:contextualSpacing w:val="0"/>
        <w:rPr>
          <w:rFonts w:cs="Calibri"/>
          <w:sz w:val="24"/>
          <w:szCs w:val="24"/>
        </w:rPr>
      </w:pPr>
      <w:r>
        <w:rPr>
          <w:b/>
          <w:bCs/>
          <w:sz w:val="28"/>
          <w:szCs w:val="28"/>
        </w:rPr>
        <w:t>DIGGING DEEPER: Read the following passages and make notes of any insights and personal applications.</w:t>
      </w:r>
    </w:p>
    <w:p w14:paraId="599491AE" w14:textId="77777777" w:rsidR="007E0D34" w:rsidRDefault="00B67FAB" w:rsidP="00EF73C9">
      <w:pPr>
        <w:pStyle w:val="ListParagraph"/>
        <w:numPr>
          <w:ilvl w:val="0"/>
          <w:numId w:val="2"/>
        </w:numPr>
        <w:jc w:val="both"/>
        <w:rPr>
          <w:sz w:val="24"/>
          <w:szCs w:val="24"/>
        </w:rPr>
      </w:pPr>
      <w:r>
        <w:rPr>
          <w:sz w:val="24"/>
          <w:szCs w:val="24"/>
        </w:rPr>
        <w:t>Acts 5:31; Romans 9:5; Psalm</w:t>
      </w:r>
      <w:r w:rsidR="007E0D34" w:rsidRPr="5897EC05">
        <w:rPr>
          <w:sz w:val="24"/>
          <w:szCs w:val="24"/>
        </w:rPr>
        <w:t xml:space="preserve"> 2:6-12, 83:18, 86:9-10, 97:7, 45:6-7, 101:1-13; Daniel 7:13-14; Isaiah 42:8, 45:5-6, 52:10; Hebrew 1:1-13; 12:2-3, Acts 5:31, 10:36; Matt. 8:29, 22:41-45, 24:30, 26:64, 28:18</w:t>
      </w:r>
    </w:p>
    <w:p w14:paraId="33A5B57A" w14:textId="77777777" w:rsidR="00AD797D" w:rsidRDefault="00AD797D" w:rsidP="00AD797D">
      <w:pPr>
        <w:jc w:val="both"/>
        <w:rPr>
          <w:sz w:val="24"/>
          <w:szCs w:val="24"/>
        </w:rPr>
      </w:pPr>
    </w:p>
    <w:p w14:paraId="772FC70F" w14:textId="77777777" w:rsidR="009675E4" w:rsidRDefault="009675E4" w:rsidP="00AD797D">
      <w:pPr>
        <w:jc w:val="both"/>
        <w:rPr>
          <w:sz w:val="24"/>
          <w:szCs w:val="24"/>
        </w:rPr>
      </w:pPr>
    </w:p>
    <w:p w14:paraId="7EF47E0F" w14:textId="77777777" w:rsidR="009675E4" w:rsidRDefault="009675E4" w:rsidP="00AD797D">
      <w:pPr>
        <w:jc w:val="both"/>
        <w:rPr>
          <w:sz w:val="24"/>
          <w:szCs w:val="24"/>
        </w:rPr>
      </w:pPr>
    </w:p>
    <w:p w14:paraId="04951025" w14:textId="77777777" w:rsidR="009675E4" w:rsidRDefault="009675E4" w:rsidP="00AD797D">
      <w:pPr>
        <w:jc w:val="both"/>
        <w:rPr>
          <w:sz w:val="24"/>
          <w:szCs w:val="24"/>
        </w:rPr>
      </w:pPr>
    </w:p>
    <w:p w14:paraId="6599174F" w14:textId="77777777" w:rsidR="009675E4" w:rsidRDefault="009675E4" w:rsidP="00AD797D">
      <w:pPr>
        <w:jc w:val="both"/>
        <w:rPr>
          <w:sz w:val="24"/>
          <w:szCs w:val="24"/>
        </w:rPr>
      </w:pPr>
    </w:p>
    <w:p w14:paraId="3D20108F" w14:textId="77777777" w:rsidR="009675E4" w:rsidRDefault="009675E4" w:rsidP="00AD797D">
      <w:pPr>
        <w:jc w:val="both"/>
        <w:rPr>
          <w:sz w:val="24"/>
          <w:szCs w:val="24"/>
        </w:rPr>
      </w:pPr>
    </w:p>
    <w:p w14:paraId="12281625" w14:textId="77777777" w:rsidR="009675E4" w:rsidRDefault="009675E4" w:rsidP="00AD797D">
      <w:pPr>
        <w:jc w:val="both"/>
        <w:rPr>
          <w:sz w:val="24"/>
          <w:szCs w:val="24"/>
        </w:rPr>
      </w:pPr>
    </w:p>
    <w:p w14:paraId="26E634E7" w14:textId="77777777" w:rsidR="009675E4" w:rsidRDefault="009675E4" w:rsidP="00AD797D">
      <w:pPr>
        <w:jc w:val="both"/>
        <w:rPr>
          <w:sz w:val="24"/>
          <w:szCs w:val="24"/>
        </w:rPr>
      </w:pPr>
    </w:p>
    <w:p w14:paraId="688842E1" w14:textId="77777777" w:rsidR="009675E4" w:rsidRDefault="009675E4" w:rsidP="00AD797D">
      <w:pPr>
        <w:jc w:val="both"/>
        <w:rPr>
          <w:sz w:val="24"/>
          <w:szCs w:val="24"/>
        </w:rPr>
      </w:pPr>
    </w:p>
    <w:p w14:paraId="4E7A9E16" w14:textId="77777777" w:rsidR="009675E4" w:rsidRDefault="009675E4" w:rsidP="00AD797D">
      <w:pPr>
        <w:jc w:val="both"/>
        <w:rPr>
          <w:sz w:val="24"/>
          <w:szCs w:val="24"/>
        </w:rPr>
      </w:pPr>
    </w:p>
    <w:p w14:paraId="510F7E7E" w14:textId="77777777" w:rsidR="009675E4" w:rsidRDefault="009675E4" w:rsidP="00AD797D">
      <w:pPr>
        <w:jc w:val="both"/>
        <w:rPr>
          <w:sz w:val="24"/>
          <w:szCs w:val="24"/>
        </w:rPr>
      </w:pPr>
    </w:p>
    <w:p w14:paraId="5A749312" w14:textId="77777777" w:rsidR="009675E4" w:rsidRDefault="009675E4" w:rsidP="00AD797D">
      <w:pPr>
        <w:jc w:val="both"/>
        <w:rPr>
          <w:sz w:val="24"/>
          <w:szCs w:val="24"/>
        </w:rPr>
      </w:pPr>
    </w:p>
    <w:p w14:paraId="453AF793" w14:textId="77777777" w:rsidR="009675E4" w:rsidRDefault="009675E4" w:rsidP="00AD797D">
      <w:pPr>
        <w:jc w:val="both"/>
        <w:rPr>
          <w:sz w:val="24"/>
          <w:szCs w:val="24"/>
        </w:rPr>
      </w:pPr>
    </w:p>
    <w:p w14:paraId="02389AAC" w14:textId="77777777" w:rsidR="009675E4" w:rsidRDefault="009675E4" w:rsidP="00AD797D">
      <w:pPr>
        <w:jc w:val="both"/>
        <w:rPr>
          <w:sz w:val="24"/>
          <w:szCs w:val="24"/>
        </w:rPr>
      </w:pPr>
    </w:p>
    <w:p w14:paraId="50926AE9" w14:textId="77777777" w:rsidR="009675E4" w:rsidRDefault="009675E4" w:rsidP="00AD797D">
      <w:pPr>
        <w:jc w:val="both"/>
        <w:rPr>
          <w:sz w:val="24"/>
          <w:szCs w:val="24"/>
        </w:rPr>
      </w:pPr>
    </w:p>
    <w:p w14:paraId="1C1C4FDB" w14:textId="77777777" w:rsidR="009675E4" w:rsidRDefault="009675E4" w:rsidP="00AD797D">
      <w:pPr>
        <w:jc w:val="both"/>
        <w:rPr>
          <w:sz w:val="24"/>
          <w:szCs w:val="24"/>
        </w:rPr>
      </w:pPr>
    </w:p>
    <w:p w14:paraId="05303B8F" w14:textId="77777777" w:rsidR="009675E4" w:rsidRDefault="009675E4" w:rsidP="00AD797D">
      <w:pPr>
        <w:jc w:val="both"/>
        <w:rPr>
          <w:sz w:val="24"/>
          <w:szCs w:val="24"/>
        </w:rPr>
      </w:pPr>
    </w:p>
    <w:p w14:paraId="26699CDD" w14:textId="77777777" w:rsidR="009675E4" w:rsidRDefault="009675E4" w:rsidP="00AD797D">
      <w:pPr>
        <w:jc w:val="both"/>
        <w:rPr>
          <w:sz w:val="24"/>
          <w:szCs w:val="24"/>
        </w:rPr>
      </w:pPr>
    </w:p>
    <w:p w14:paraId="3CB3A1CD" w14:textId="77777777" w:rsidR="009675E4" w:rsidRDefault="009675E4" w:rsidP="00AD797D">
      <w:pPr>
        <w:jc w:val="both"/>
        <w:rPr>
          <w:sz w:val="24"/>
          <w:szCs w:val="24"/>
        </w:rPr>
      </w:pPr>
    </w:p>
    <w:p w14:paraId="5253154E" w14:textId="77777777" w:rsidR="009675E4" w:rsidRPr="00AD797D" w:rsidRDefault="009675E4" w:rsidP="00AD797D">
      <w:pPr>
        <w:jc w:val="both"/>
        <w:rPr>
          <w:sz w:val="24"/>
          <w:szCs w:val="24"/>
        </w:rPr>
      </w:pPr>
    </w:p>
    <w:p w14:paraId="58653763" w14:textId="77777777" w:rsidR="008F0B21" w:rsidRDefault="00AD797D" w:rsidP="00AD797D">
      <w:pPr>
        <w:jc w:val="center"/>
        <w:rPr>
          <w:b/>
          <w:sz w:val="36"/>
          <w:szCs w:val="36"/>
        </w:rPr>
      </w:pPr>
      <w:r w:rsidRPr="00AD797D">
        <w:rPr>
          <w:b/>
          <w:sz w:val="36"/>
          <w:szCs w:val="36"/>
        </w:rPr>
        <w:t>Week #</w:t>
      </w:r>
      <w:r w:rsidR="00287000">
        <w:rPr>
          <w:b/>
          <w:sz w:val="36"/>
          <w:szCs w:val="36"/>
        </w:rPr>
        <w:t>10</w:t>
      </w:r>
    </w:p>
    <w:p w14:paraId="3E0AB9F1" w14:textId="77777777" w:rsidR="00A508EA" w:rsidRPr="00A508EA" w:rsidRDefault="00A508EA" w:rsidP="00EF73C9">
      <w:pPr>
        <w:pStyle w:val="ListParagraph"/>
        <w:numPr>
          <w:ilvl w:val="0"/>
          <w:numId w:val="18"/>
        </w:numPr>
        <w:jc w:val="center"/>
        <w:rPr>
          <w:b/>
          <w:sz w:val="36"/>
          <w:szCs w:val="36"/>
        </w:rPr>
      </w:pPr>
    </w:p>
    <w:p w14:paraId="3C8C1862" w14:textId="77777777" w:rsidR="007E0D34" w:rsidRPr="00A508EA" w:rsidRDefault="007E0D34" w:rsidP="007E0D34">
      <w:pPr>
        <w:jc w:val="center"/>
        <w:rPr>
          <w:rFonts w:ascii="Edwardian Script ITC" w:hAnsi="Edwardian Script ITC"/>
          <w:b/>
          <w:sz w:val="72"/>
          <w:szCs w:val="72"/>
        </w:rPr>
      </w:pPr>
      <w:r w:rsidRPr="00A508EA">
        <w:rPr>
          <w:rFonts w:ascii="Edwardian Script ITC" w:hAnsi="Edwardian Script ITC"/>
          <w:b/>
          <w:bCs/>
          <w:sz w:val="72"/>
          <w:szCs w:val="72"/>
        </w:rPr>
        <w:t>He’s Alive</w:t>
      </w:r>
      <w:r w:rsidR="00D162ED" w:rsidRPr="00A508EA">
        <w:rPr>
          <w:rFonts w:ascii="Edwardian Script ITC" w:hAnsi="Edwardian Script ITC"/>
          <w:b/>
          <w:bCs/>
          <w:sz w:val="72"/>
          <w:szCs w:val="72"/>
        </w:rPr>
        <w:t xml:space="preserve"> and Active</w:t>
      </w:r>
    </w:p>
    <w:p w14:paraId="65904C87" w14:textId="77777777" w:rsidR="007E0D34" w:rsidRPr="00FB36BE" w:rsidRDefault="007E0D34" w:rsidP="00FB36BE">
      <w:pPr>
        <w:spacing w:after="0"/>
        <w:jc w:val="center"/>
        <w:rPr>
          <w:rFonts w:asciiTheme="minorHAnsi" w:hAnsiTheme="minorHAnsi" w:cstheme="minorHAnsi"/>
          <w:b/>
          <w:sz w:val="24"/>
          <w:szCs w:val="24"/>
        </w:rPr>
      </w:pPr>
      <w:r w:rsidRPr="00FB36BE">
        <w:rPr>
          <w:rFonts w:asciiTheme="minorHAnsi" w:eastAsiaTheme="minorEastAsia" w:hAnsiTheme="minorHAnsi" w:cstheme="minorBidi"/>
          <w:b/>
          <w:bCs/>
          <w:iCs/>
          <w:sz w:val="24"/>
          <w:szCs w:val="24"/>
        </w:rPr>
        <w:t>1 Peter 1:3-9 (ESV)</w:t>
      </w:r>
    </w:p>
    <w:p w14:paraId="6BD4CA94" w14:textId="77777777" w:rsidR="00FA16CD" w:rsidRDefault="007E0D34" w:rsidP="00FA16CD">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God’s power are being guarded through faith for a salvation ready to be revealed</w:t>
      </w:r>
    </w:p>
    <w:p w14:paraId="5D6C936A" w14:textId="77777777" w:rsidR="00FA16CD" w:rsidRDefault="007E0D34" w:rsidP="00FA16CD">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in the last time. In this you rejoice, though now for a little while, if necessary, you have been grieved by various trials, so that the tested genuineness of your faith—more precious than gold that perishes though it is tested by fire—may be found to result in praise and glory and honor at the revelation of Jesus Christ. Though you have not seen him, you love him. </w:t>
      </w:r>
    </w:p>
    <w:p w14:paraId="296028E5" w14:textId="77777777" w:rsidR="007E0D34" w:rsidRDefault="007E0D34" w:rsidP="00FB36BE">
      <w:pPr>
        <w:pStyle w:val="regular"/>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Though you do not now see him, you believe in him and rejoice with joy that is inexpressible and filled with glory, obtaining the outcome of your faith, the salvation of your souls.</w:t>
      </w:r>
    </w:p>
    <w:p w14:paraId="690D956E" w14:textId="77777777" w:rsidR="007E0D34" w:rsidRDefault="007E0D34" w:rsidP="007E0D34">
      <w:pPr>
        <w:ind w:firstLine="720"/>
        <w:jc w:val="both"/>
        <w:rPr>
          <w:sz w:val="24"/>
          <w:szCs w:val="24"/>
        </w:rPr>
      </w:pPr>
      <w:r>
        <w:rPr>
          <w:sz w:val="24"/>
          <w:szCs w:val="24"/>
        </w:rPr>
        <w:t xml:space="preserve">As we have already observed in previous </w:t>
      </w:r>
      <w:r w:rsidR="003A67D1">
        <w:rPr>
          <w:sz w:val="24"/>
          <w:szCs w:val="24"/>
        </w:rPr>
        <w:t>lessons</w:t>
      </w:r>
      <w:r w:rsidRPr="5897EC05">
        <w:rPr>
          <w:sz w:val="24"/>
          <w:szCs w:val="24"/>
        </w:rPr>
        <w:t xml:space="preserve">, faith and belief must have an object to rest upon. The Christian’s faith rests </w:t>
      </w:r>
      <w:r>
        <w:rPr>
          <w:sz w:val="24"/>
          <w:szCs w:val="24"/>
        </w:rPr>
        <w:t>securely upon the Rock of Ages… the Lord Jesus</w:t>
      </w:r>
      <w:r w:rsidRPr="5897EC05">
        <w:rPr>
          <w:sz w:val="24"/>
          <w:szCs w:val="24"/>
        </w:rPr>
        <w:t xml:space="preserve"> Christ.  </w:t>
      </w:r>
      <w:r>
        <w:rPr>
          <w:sz w:val="24"/>
          <w:szCs w:val="24"/>
        </w:rPr>
        <w:t xml:space="preserve">(Ephesians 3:20-22) Yet, without a clear understanding of who He truly is, we have no security whatsoever, and therefore, we are no different than those who worship any other dead god. </w:t>
      </w:r>
    </w:p>
    <w:p w14:paraId="492A9EA9" w14:textId="77777777" w:rsidR="007E0D34" w:rsidRDefault="007E0D34" w:rsidP="007E0D34">
      <w:pPr>
        <w:ind w:firstLine="720"/>
        <w:jc w:val="both"/>
        <w:rPr>
          <w:sz w:val="24"/>
          <w:szCs w:val="24"/>
        </w:rPr>
      </w:pPr>
      <w:r>
        <w:rPr>
          <w:sz w:val="24"/>
          <w:szCs w:val="24"/>
        </w:rPr>
        <w:t>Therefore</w:t>
      </w:r>
      <w:r w:rsidRPr="5897EC05">
        <w:rPr>
          <w:sz w:val="24"/>
          <w:szCs w:val="24"/>
        </w:rPr>
        <w:t xml:space="preserve">, the single most important </w:t>
      </w:r>
      <w:r>
        <w:rPr>
          <w:sz w:val="24"/>
          <w:szCs w:val="24"/>
        </w:rPr>
        <w:t xml:space="preserve">thing </w:t>
      </w:r>
      <w:r w:rsidRPr="5897EC05">
        <w:rPr>
          <w:sz w:val="24"/>
          <w:szCs w:val="24"/>
        </w:rPr>
        <w:t xml:space="preserve">that sets Christianity apart from all other religions is this: our God conquered death…. He is alive! </w:t>
      </w:r>
      <w:r w:rsidR="00683B99">
        <w:rPr>
          <w:sz w:val="24"/>
          <w:szCs w:val="24"/>
        </w:rPr>
        <w:t>Furthermore, b</w:t>
      </w:r>
      <w:r w:rsidRPr="5897EC05">
        <w:rPr>
          <w:sz w:val="24"/>
          <w:szCs w:val="24"/>
        </w:rPr>
        <w:t>elief in th</w:t>
      </w:r>
      <w:r>
        <w:rPr>
          <w:sz w:val="24"/>
          <w:szCs w:val="24"/>
        </w:rPr>
        <w:t>e</w:t>
      </w:r>
      <w:r w:rsidRPr="5897EC05">
        <w:rPr>
          <w:sz w:val="24"/>
          <w:szCs w:val="24"/>
        </w:rPr>
        <w:t xml:space="preserve"> fact </w:t>
      </w:r>
      <w:r>
        <w:rPr>
          <w:sz w:val="24"/>
          <w:szCs w:val="24"/>
        </w:rPr>
        <w:t xml:space="preserve">of Christ’s resurrection </w:t>
      </w:r>
      <w:r w:rsidRPr="5897EC05">
        <w:rPr>
          <w:sz w:val="24"/>
          <w:szCs w:val="24"/>
        </w:rPr>
        <w:t xml:space="preserve">is foundational to true </w:t>
      </w:r>
      <w:r>
        <w:rPr>
          <w:sz w:val="24"/>
          <w:szCs w:val="24"/>
        </w:rPr>
        <w:t xml:space="preserve">saving faith.  </w:t>
      </w:r>
    </w:p>
    <w:p w14:paraId="0315A359" w14:textId="77777777" w:rsidR="007E0D34" w:rsidRPr="00FA16CD" w:rsidRDefault="007E0D34" w:rsidP="00FA16CD">
      <w:pPr>
        <w:spacing w:after="0" w:line="270" w:lineRule="atLeast"/>
        <w:ind w:left="720" w:right="720"/>
        <w:jc w:val="center"/>
        <w:rPr>
          <w:b/>
          <w:sz w:val="24"/>
          <w:szCs w:val="24"/>
        </w:rPr>
      </w:pPr>
      <w:r w:rsidRPr="00FA16CD">
        <w:rPr>
          <w:b/>
          <w:bCs/>
          <w:iCs/>
          <w:sz w:val="24"/>
          <w:szCs w:val="24"/>
        </w:rPr>
        <w:t>Romans 10:9 (NASB)</w:t>
      </w:r>
    </w:p>
    <w:p w14:paraId="70283AA9" w14:textId="77777777" w:rsidR="00FA16CD" w:rsidRDefault="007E0D34" w:rsidP="00FA16CD">
      <w:pPr>
        <w:spacing w:after="0"/>
        <w:jc w:val="center"/>
        <w:rPr>
          <w:b/>
          <w:bCs/>
          <w:i/>
          <w:iCs/>
          <w:sz w:val="24"/>
          <w:szCs w:val="24"/>
        </w:rPr>
      </w:pPr>
      <w:r w:rsidRPr="5897EC05">
        <w:rPr>
          <w:b/>
          <w:bCs/>
          <w:i/>
          <w:iCs/>
          <w:sz w:val="24"/>
          <w:szCs w:val="24"/>
        </w:rPr>
        <w:t>That if you confess with your mouth Jesus as Lord and believe in your heart</w:t>
      </w:r>
    </w:p>
    <w:p w14:paraId="525F617A" w14:textId="77777777" w:rsidR="007E0D34" w:rsidRDefault="007E0D34" w:rsidP="007E0D34">
      <w:pPr>
        <w:jc w:val="center"/>
        <w:rPr>
          <w:b/>
          <w:i/>
          <w:sz w:val="24"/>
          <w:szCs w:val="24"/>
        </w:rPr>
      </w:pPr>
      <w:r w:rsidRPr="5897EC05">
        <w:rPr>
          <w:b/>
          <w:bCs/>
          <w:i/>
          <w:iCs/>
          <w:sz w:val="24"/>
          <w:szCs w:val="24"/>
        </w:rPr>
        <w:t xml:space="preserve"> that God raised Him from the dead, you will be saved.</w:t>
      </w:r>
    </w:p>
    <w:p w14:paraId="302B6E72" w14:textId="77777777" w:rsidR="007E0D34" w:rsidRDefault="007E0D34" w:rsidP="007E0D34">
      <w:pPr>
        <w:ind w:firstLine="720"/>
        <w:jc w:val="both"/>
        <w:rPr>
          <w:sz w:val="24"/>
          <w:szCs w:val="24"/>
        </w:rPr>
      </w:pPr>
      <w:r>
        <w:rPr>
          <w:sz w:val="24"/>
          <w:szCs w:val="24"/>
        </w:rPr>
        <w:t xml:space="preserve">Let’s make some application here. What does the </w:t>
      </w:r>
      <w:r w:rsidRPr="5897EC05">
        <w:rPr>
          <w:sz w:val="24"/>
          <w:szCs w:val="24"/>
        </w:rPr>
        <w:t>resurrection</w:t>
      </w:r>
      <w:r>
        <w:rPr>
          <w:sz w:val="24"/>
          <w:szCs w:val="24"/>
        </w:rPr>
        <w:t xml:space="preserve"> of Christ have to do with your life and mine as believers</w:t>
      </w:r>
      <w:r w:rsidRPr="5897EC05">
        <w:rPr>
          <w:sz w:val="24"/>
          <w:szCs w:val="24"/>
        </w:rPr>
        <w:t xml:space="preserve">? </w:t>
      </w:r>
      <w:r>
        <w:rPr>
          <w:sz w:val="24"/>
          <w:szCs w:val="24"/>
        </w:rPr>
        <w:t xml:space="preserve">The answer is absolutely </w:t>
      </w:r>
      <w:r w:rsidRPr="00902DBB">
        <w:rPr>
          <w:i/>
          <w:sz w:val="24"/>
          <w:szCs w:val="24"/>
        </w:rPr>
        <w:t>everything</w:t>
      </w:r>
      <w:r>
        <w:rPr>
          <w:sz w:val="24"/>
          <w:szCs w:val="24"/>
        </w:rPr>
        <w:t xml:space="preserve">! </w:t>
      </w:r>
      <w:r w:rsidRPr="5897EC05">
        <w:rPr>
          <w:sz w:val="24"/>
          <w:szCs w:val="24"/>
        </w:rPr>
        <w:t xml:space="preserve">In his book entitled, </w:t>
      </w:r>
      <w:r w:rsidRPr="5897EC05">
        <w:rPr>
          <w:sz w:val="24"/>
          <w:szCs w:val="24"/>
          <w:u w:val="single"/>
        </w:rPr>
        <w:t>Sacred Marriage,</w:t>
      </w:r>
      <w:r w:rsidRPr="5897EC05">
        <w:rPr>
          <w:sz w:val="24"/>
          <w:szCs w:val="24"/>
        </w:rPr>
        <w:t xml:space="preserve"> (page 150) Gary Thomas said, “Christianity doesn’t make much sense without the reality of heaven.” </w:t>
      </w:r>
      <w:r>
        <w:rPr>
          <w:sz w:val="24"/>
          <w:szCs w:val="24"/>
        </w:rPr>
        <w:t>Let’s ponder that statement for just a moment. Having recently buried several loved ones, I can attest to the fact that without the prospect of life beyond the grave, the rest of Jesus’ claims are a moot point. Likewise, the prospect of living in this sin cursed world and then nothing, makes this option pretty bleak</w:t>
      </w:r>
      <w:r w:rsidR="00287000">
        <w:rPr>
          <w:sz w:val="24"/>
          <w:szCs w:val="24"/>
        </w:rPr>
        <w:t>,</w:t>
      </w:r>
      <w:r>
        <w:rPr>
          <w:sz w:val="24"/>
          <w:szCs w:val="24"/>
        </w:rPr>
        <w:t xml:space="preserve"> wouldn’t you say?</w:t>
      </w:r>
    </w:p>
    <w:p w14:paraId="0D38DF30" w14:textId="77777777" w:rsidR="00473CFD" w:rsidRDefault="00473CFD" w:rsidP="00473CFD">
      <w:pPr>
        <w:ind w:firstLine="720"/>
        <w:jc w:val="both"/>
        <w:rPr>
          <w:sz w:val="24"/>
          <w:szCs w:val="24"/>
        </w:rPr>
      </w:pPr>
      <w:r>
        <w:rPr>
          <w:sz w:val="24"/>
          <w:szCs w:val="24"/>
        </w:rPr>
        <w:t xml:space="preserve">You’ll find an </w:t>
      </w:r>
      <w:r w:rsidRPr="5897EC05">
        <w:rPr>
          <w:sz w:val="24"/>
          <w:szCs w:val="24"/>
        </w:rPr>
        <w:t xml:space="preserve">extensive explanation of this in </w:t>
      </w:r>
      <w:r>
        <w:rPr>
          <w:sz w:val="24"/>
          <w:szCs w:val="24"/>
        </w:rPr>
        <w:t xml:space="preserve">Paul’s first letter to the </w:t>
      </w:r>
      <w:r w:rsidRPr="5897EC05">
        <w:rPr>
          <w:sz w:val="24"/>
          <w:szCs w:val="24"/>
        </w:rPr>
        <w:t xml:space="preserve">Corinthians </w:t>
      </w:r>
      <w:r>
        <w:rPr>
          <w:sz w:val="24"/>
          <w:szCs w:val="24"/>
        </w:rPr>
        <w:t xml:space="preserve">in </w:t>
      </w:r>
      <w:r w:rsidRPr="5897EC05">
        <w:rPr>
          <w:sz w:val="24"/>
          <w:szCs w:val="24"/>
        </w:rPr>
        <w:t xml:space="preserve">chapter fifteen. </w:t>
      </w:r>
      <w:r>
        <w:rPr>
          <w:sz w:val="24"/>
          <w:szCs w:val="24"/>
        </w:rPr>
        <w:t xml:space="preserve"> As Paul said, “If only for this life we have hope in Christ, we are to be pitied more than all men.” (1 Corinthians 15:18) (NIV) And besides that</w:t>
      </w:r>
      <w:r w:rsidRPr="5897EC05">
        <w:rPr>
          <w:sz w:val="24"/>
          <w:szCs w:val="24"/>
        </w:rPr>
        <w:t xml:space="preserve">, </w:t>
      </w:r>
      <w:r>
        <w:rPr>
          <w:sz w:val="24"/>
          <w:szCs w:val="24"/>
        </w:rPr>
        <w:t>how can we</w:t>
      </w:r>
      <w:r w:rsidRPr="5897EC05">
        <w:rPr>
          <w:sz w:val="24"/>
          <w:szCs w:val="24"/>
        </w:rPr>
        <w:t xml:space="preserve"> endure the trials of this life, much less </w:t>
      </w:r>
      <w:r>
        <w:rPr>
          <w:sz w:val="24"/>
          <w:szCs w:val="24"/>
        </w:rPr>
        <w:t xml:space="preserve">have </w:t>
      </w:r>
      <w:r w:rsidRPr="5897EC05">
        <w:rPr>
          <w:sz w:val="24"/>
          <w:szCs w:val="24"/>
        </w:rPr>
        <w:t xml:space="preserve">a hope beyond the grave. </w:t>
      </w:r>
      <w:r>
        <w:rPr>
          <w:sz w:val="24"/>
          <w:szCs w:val="24"/>
        </w:rPr>
        <w:t>(Those who are not “in Christ” are without hope!) (Ephesians 2:1-13)</w:t>
      </w:r>
    </w:p>
    <w:p w14:paraId="59D6EAC2" w14:textId="77777777" w:rsidR="007E0D34" w:rsidRDefault="007E0D34" w:rsidP="007E0D34">
      <w:pPr>
        <w:ind w:firstLine="720"/>
        <w:jc w:val="both"/>
        <w:rPr>
          <w:sz w:val="24"/>
          <w:szCs w:val="24"/>
        </w:rPr>
      </w:pPr>
      <w:r>
        <w:rPr>
          <w:sz w:val="24"/>
          <w:szCs w:val="24"/>
        </w:rPr>
        <w:t>So</w:t>
      </w:r>
      <w:r w:rsidR="00D66434">
        <w:rPr>
          <w:sz w:val="24"/>
          <w:szCs w:val="24"/>
        </w:rPr>
        <w:t>,</w:t>
      </w:r>
      <w:r>
        <w:rPr>
          <w:sz w:val="24"/>
          <w:szCs w:val="24"/>
        </w:rPr>
        <w:t xml:space="preserve"> here’s some food for thought for the scoffer. For the sake of the argument, let’s suppose Jesus</w:t>
      </w:r>
      <w:r w:rsidRPr="5897EC05">
        <w:rPr>
          <w:sz w:val="24"/>
          <w:szCs w:val="24"/>
        </w:rPr>
        <w:t xml:space="preserve"> is dead</w:t>
      </w:r>
      <w:r>
        <w:rPr>
          <w:sz w:val="24"/>
          <w:szCs w:val="24"/>
        </w:rPr>
        <w:t>. There is no heaven, and there is no hell. If Christians have believed in a lie, then how do you reconcile the justice of someone, say, an Adolf Hitler? He certainly did not receive his due penalty on earth</w:t>
      </w:r>
      <w:r w:rsidR="00D66434">
        <w:rPr>
          <w:sz w:val="24"/>
          <w:szCs w:val="24"/>
        </w:rPr>
        <w:t>,</w:t>
      </w:r>
      <w:r>
        <w:rPr>
          <w:sz w:val="24"/>
          <w:szCs w:val="24"/>
        </w:rPr>
        <w:t xml:space="preserve"> did he?  And what about someone like Mother Teresa?  Where’s her reward? </w:t>
      </w:r>
    </w:p>
    <w:p w14:paraId="24F908C4" w14:textId="77777777" w:rsidR="00FA16CD" w:rsidRPr="00FA16CD" w:rsidRDefault="00E91F16" w:rsidP="00EF73C9">
      <w:pPr>
        <w:pStyle w:val="ListParagraph"/>
        <w:numPr>
          <w:ilvl w:val="0"/>
          <w:numId w:val="20"/>
        </w:numPr>
        <w:rPr>
          <w:sz w:val="24"/>
          <w:szCs w:val="24"/>
        </w:rPr>
      </w:pPr>
      <w:r>
        <w:t xml:space="preserve">Explain why God’s justice is so important? </w:t>
      </w:r>
      <w:r w:rsidR="00FA16CD">
        <w:t>___________________________________________</w:t>
      </w:r>
    </w:p>
    <w:p w14:paraId="00D21D73" w14:textId="77777777" w:rsidR="00E91F16" w:rsidRPr="001F46BC" w:rsidRDefault="00E91F16" w:rsidP="00FA16CD">
      <w:pPr>
        <w:pStyle w:val="ListParagraph"/>
        <w:rPr>
          <w:sz w:val="24"/>
          <w:szCs w:val="24"/>
        </w:rPr>
      </w:pPr>
      <w:r>
        <w:t>____________________________________________________________________________________________________________________________________________________________</w:t>
      </w:r>
    </w:p>
    <w:p w14:paraId="17C07AE1" w14:textId="77777777" w:rsidR="00E91F16" w:rsidRPr="001F46BC" w:rsidRDefault="00E91F16" w:rsidP="00EF73C9">
      <w:pPr>
        <w:pStyle w:val="ListParagraph"/>
        <w:numPr>
          <w:ilvl w:val="0"/>
          <w:numId w:val="20"/>
        </w:numPr>
        <w:rPr>
          <w:sz w:val="24"/>
          <w:szCs w:val="24"/>
        </w:rPr>
      </w:pPr>
      <w:r>
        <w:t>Why do people get so worked up when justice is not served?</w:t>
      </w:r>
      <w:r w:rsidR="000938C1">
        <w:t xml:space="preserve"> ____________________________</w:t>
      </w:r>
      <w:r>
        <w:t xml:space="preserve"> ____________________________________________________________________________________________________________________________________________________________</w:t>
      </w:r>
    </w:p>
    <w:p w14:paraId="4E36C2C2" w14:textId="77777777" w:rsidR="00946B39" w:rsidRDefault="00946B39" w:rsidP="00EF73C9">
      <w:pPr>
        <w:pStyle w:val="ListParagraph"/>
        <w:numPr>
          <w:ilvl w:val="0"/>
          <w:numId w:val="20"/>
        </w:numPr>
        <w:rPr>
          <w:sz w:val="24"/>
          <w:szCs w:val="24"/>
        </w:rPr>
      </w:pPr>
      <w:r w:rsidRPr="00553EFF">
        <w:rPr>
          <w:sz w:val="24"/>
          <w:szCs w:val="24"/>
        </w:rPr>
        <w:t>As you read these passages, can you determine who will ultimately Judge of the world? Isaiah 33:22; Revelation 19:11; Matt. 10:28, 16:21; Romans 1:18-32</w:t>
      </w:r>
      <w:r w:rsidR="000938C1">
        <w:rPr>
          <w:sz w:val="24"/>
          <w:szCs w:val="24"/>
        </w:rPr>
        <w:t xml:space="preserve"> ________________</w:t>
      </w:r>
      <w:r w:rsidRPr="00553EFF">
        <w:rPr>
          <w:sz w:val="24"/>
          <w:szCs w:val="24"/>
        </w:rPr>
        <w:t xml:space="preserve"> ______________________________________________________________________</w:t>
      </w:r>
      <w:r w:rsidR="000938C1">
        <w:rPr>
          <w:sz w:val="24"/>
          <w:szCs w:val="24"/>
        </w:rPr>
        <w:t>_</w:t>
      </w:r>
    </w:p>
    <w:p w14:paraId="25DA7A96" w14:textId="77777777" w:rsidR="007E0D34" w:rsidRPr="00FA16CD" w:rsidRDefault="004534EC" w:rsidP="00FA16CD">
      <w:pPr>
        <w:tabs>
          <w:tab w:val="left" w:pos="3840"/>
        </w:tabs>
        <w:spacing w:after="0"/>
        <w:jc w:val="center"/>
        <w:rPr>
          <w:rFonts w:asciiTheme="minorHAnsi" w:hAnsiTheme="minorHAnsi" w:cstheme="minorHAnsi"/>
          <w:b/>
          <w:sz w:val="24"/>
          <w:szCs w:val="24"/>
        </w:rPr>
      </w:pPr>
      <w:r>
        <w:rPr>
          <w:rFonts w:asciiTheme="minorHAnsi" w:eastAsiaTheme="minorEastAsia" w:hAnsiTheme="minorHAnsi" w:cstheme="minorBidi"/>
          <w:b/>
          <w:bCs/>
          <w:iCs/>
          <w:sz w:val="24"/>
          <w:szCs w:val="24"/>
        </w:rPr>
        <w:t>1</w:t>
      </w:r>
      <w:r w:rsidR="007E0D34" w:rsidRPr="00FA16CD">
        <w:rPr>
          <w:rFonts w:asciiTheme="minorHAnsi" w:eastAsiaTheme="minorEastAsia" w:hAnsiTheme="minorHAnsi" w:cstheme="minorBidi"/>
          <w:b/>
          <w:bCs/>
          <w:iCs/>
          <w:sz w:val="24"/>
          <w:szCs w:val="24"/>
        </w:rPr>
        <w:t xml:space="preserve"> Timothy 4:10-11 (NIV)</w:t>
      </w:r>
    </w:p>
    <w:p w14:paraId="499D9014" w14:textId="77777777" w:rsidR="007E0D34" w:rsidRDefault="007E0D34" w:rsidP="00FA16CD">
      <w:pPr>
        <w:pStyle w:val="reg"/>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That is why we labor and strive, because we have put our hope in the living God, who is the Savior of all people, and especially of those who believe. Command and teach these things.</w:t>
      </w:r>
    </w:p>
    <w:p w14:paraId="3CAD22F6" w14:textId="77777777" w:rsidR="007E0D34" w:rsidRDefault="007E0D34" w:rsidP="007E0D34">
      <w:pPr>
        <w:ind w:firstLine="720"/>
        <w:jc w:val="both"/>
        <w:rPr>
          <w:sz w:val="24"/>
          <w:szCs w:val="24"/>
        </w:rPr>
      </w:pPr>
      <w:r>
        <w:rPr>
          <w:sz w:val="24"/>
          <w:szCs w:val="24"/>
        </w:rPr>
        <w:t>Yet, Christ has risen - just as He said He would! (</w:t>
      </w:r>
      <w:r w:rsidR="00A562AF">
        <w:rPr>
          <w:sz w:val="24"/>
          <w:szCs w:val="24"/>
        </w:rPr>
        <w:t>Luke 24:6-7</w:t>
      </w:r>
      <w:r w:rsidR="00E91F16">
        <w:rPr>
          <w:sz w:val="24"/>
          <w:szCs w:val="24"/>
        </w:rPr>
        <w:t xml:space="preserve">; </w:t>
      </w:r>
      <w:r>
        <w:rPr>
          <w:sz w:val="24"/>
          <w:szCs w:val="24"/>
        </w:rPr>
        <w:t xml:space="preserve">Matthew 27:63, 28:6; </w:t>
      </w:r>
      <w:r w:rsidR="00A562AF">
        <w:rPr>
          <w:sz w:val="24"/>
          <w:szCs w:val="24"/>
        </w:rPr>
        <w:t>M</w:t>
      </w:r>
      <w:r>
        <w:rPr>
          <w:sz w:val="24"/>
          <w:szCs w:val="24"/>
        </w:rPr>
        <w:t>ark 16:6) And we</w:t>
      </w:r>
      <w:r w:rsidRPr="5897EC05">
        <w:rPr>
          <w:sz w:val="24"/>
          <w:szCs w:val="24"/>
        </w:rPr>
        <w:t xml:space="preserve"> are not without hope because </w:t>
      </w:r>
      <w:r>
        <w:rPr>
          <w:sz w:val="24"/>
          <w:szCs w:val="24"/>
        </w:rPr>
        <w:t>Jesus conquered death. He walked out of the tomb.</w:t>
      </w:r>
      <w:r w:rsidRPr="5897EC05">
        <w:rPr>
          <w:sz w:val="24"/>
          <w:szCs w:val="24"/>
        </w:rPr>
        <w:t xml:space="preserve"> He is alive, and through faith in Him, we </w:t>
      </w:r>
      <w:r>
        <w:rPr>
          <w:sz w:val="24"/>
          <w:szCs w:val="24"/>
        </w:rPr>
        <w:t xml:space="preserve">too </w:t>
      </w:r>
      <w:r w:rsidRPr="5897EC05">
        <w:rPr>
          <w:sz w:val="24"/>
          <w:szCs w:val="24"/>
        </w:rPr>
        <w:t xml:space="preserve">have life </w:t>
      </w:r>
      <w:r>
        <w:rPr>
          <w:sz w:val="24"/>
          <w:szCs w:val="24"/>
        </w:rPr>
        <w:t>beyond the grave.</w:t>
      </w:r>
      <w:r w:rsidRPr="5897EC05">
        <w:rPr>
          <w:sz w:val="24"/>
          <w:szCs w:val="24"/>
        </w:rPr>
        <w:t xml:space="preserve"> </w:t>
      </w:r>
      <w:r>
        <w:rPr>
          <w:sz w:val="24"/>
          <w:szCs w:val="24"/>
        </w:rPr>
        <w:t xml:space="preserve">We can walk confidently through the valley of the shadow of death with hope and without fear. The fact that Jesus is alive has a great deal to do with how we face death. We have hope for living and hope for dying, and because He lives, as </w:t>
      </w:r>
      <w:r w:rsidR="009C1C9A">
        <w:rPr>
          <w:sz w:val="24"/>
          <w:szCs w:val="24"/>
        </w:rPr>
        <w:t>Bill Gaither wrote in the song by this title,</w:t>
      </w:r>
      <w:r>
        <w:rPr>
          <w:sz w:val="24"/>
          <w:szCs w:val="24"/>
        </w:rPr>
        <w:t xml:space="preserve"> “I can face tomorrow.”</w:t>
      </w:r>
    </w:p>
    <w:p w14:paraId="59230D15" w14:textId="77777777" w:rsidR="00E91F16" w:rsidRPr="00FA16CD" w:rsidRDefault="00E91F16" w:rsidP="00EF73C9">
      <w:pPr>
        <w:pStyle w:val="ListParagraph"/>
        <w:numPr>
          <w:ilvl w:val="0"/>
          <w:numId w:val="21"/>
        </w:numPr>
        <w:rPr>
          <w:sz w:val="24"/>
          <w:szCs w:val="24"/>
        </w:rPr>
      </w:pPr>
      <w:r w:rsidRPr="00553EFF">
        <w:rPr>
          <w:sz w:val="24"/>
          <w:szCs w:val="24"/>
        </w:rPr>
        <w:t>Why is the fact of Christ’s resurrection so important to believers?</w:t>
      </w:r>
      <w:r w:rsidR="00FA16CD">
        <w:rPr>
          <w:sz w:val="24"/>
          <w:szCs w:val="24"/>
        </w:rPr>
        <w:t xml:space="preserve"> __________________</w:t>
      </w:r>
      <w:r w:rsidRPr="00FA16CD">
        <w:rPr>
          <w:sz w:val="24"/>
          <w:szCs w:val="24"/>
        </w:rPr>
        <w:t xml:space="preserve"> ________________________________________________________________________</w:t>
      </w:r>
    </w:p>
    <w:p w14:paraId="30B9D70A" w14:textId="77777777" w:rsidR="00E91F16" w:rsidRPr="00FA16CD" w:rsidRDefault="00E91F16" w:rsidP="00EF73C9">
      <w:pPr>
        <w:pStyle w:val="ListParagraph"/>
        <w:numPr>
          <w:ilvl w:val="0"/>
          <w:numId w:val="21"/>
        </w:numPr>
        <w:rPr>
          <w:sz w:val="24"/>
          <w:szCs w:val="24"/>
        </w:rPr>
      </w:pPr>
      <w:r w:rsidRPr="00553EFF">
        <w:rPr>
          <w:sz w:val="24"/>
          <w:szCs w:val="24"/>
        </w:rPr>
        <w:t>If you were told today that you had a terminal illness, would you face death with fear or with faith? Explain your answer.</w:t>
      </w:r>
      <w:r w:rsidR="00FA16CD">
        <w:rPr>
          <w:sz w:val="24"/>
          <w:szCs w:val="24"/>
        </w:rPr>
        <w:t xml:space="preserve">  _____________________________________________</w:t>
      </w:r>
      <w:r w:rsidRPr="00553EFF">
        <w:rPr>
          <w:sz w:val="24"/>
          <w:szCs w:val="24"/>
        </w:rPr>
        <w:t xml:space="preserve"> </w:t>
      </w:r>
      <w:r w:rsidRPr="00FA16CD">
        <w:rPr>
          <w:sz w:val="24"/>
          <w:szCs w:val="24"/>
        </w:rPr>
        <w:t>________________________________________________________________________</w:t>
      </w:r>
    </w:p>
    <w:p w14:paraId="647B7080" w14:textId="77777777" w:rsidR="007E0D34" w:rsidRPr="00FA16CD" w:rsidRDefault="007E0D34" w:rsidP="00FA16CD">
      <w:pPr>
        <w:spacing w:after="0"/>
        <w:ind w:left="360"/>
        <w:jc w:val="center"/>
        <w:rPr>
          <w:b/>
          <w:sz w:val="24"/>
          <w:szCs w:val="24"/>
        </w:rPr>
      </w:pPr>
      <w:r w:rsidRPr="00FA16CD">
        <w:rPr>
          <w:b/>
          <w:bCs/>
          <w:iCs/>
          <w:sz w:val="24"/>
          <w:szCs w:val="24"/>
        </w:rPr>
        <w:t>1 Corinthians 15:25-27 (NASB)</w:t>
      </w:r>
    </w:p>
    <w:p w14:paraId="6E97BE7B" w14:textId="77777777" w:rsidR="00FA16CD" w:rsidRDefault="007E0D34" w:rsidP="00FA16CD">
      <w:pPr>
        <w:spacing w:after="0"/>
        <w:ind w:left="360"/>
        <w:jc w:val="center"/>
        <w:rPr>
          <w:b/>
          <w:bCs/>
          <w:i/>
          <w:iCs/>
          <w:sz w:val="24"/>
          <w:szCs w:val="24"/>
        </w:rPr>
      </w:pPr>
      <w:r w:rsidRPr="5897EC05">
        <w:rPr>
          <w:b/>
          <w:bCs/>
          <w:i/>
          <w:iCs/>
          <w:sz w:val="24"/>
          <w:szCs w:val="24"/>
        </w:rPr>
        <w:t xml:space="preserve">For He must reign until He has put all His enemies under His feet. The last enemy </w:t>
      </w:r>
    </w:p>
    <w:p w14:paraId="4E7368AC" w14:textId="77777777" w:rsidR="007E0D34" w:rsidRDefault="007E0D34" w:rsidP="007E0D34">
      <w:pPr>
        <w:ind w:left="360"/>
        <w:jc w:val="center"/>
        <w:rPr>
          <w:b/>
          <w:bCs/>
          <w:i/>
          <w:iCs/>
          <w:sz w:val="24"/>
          <w:szCs w:val="24"/>
        </w:rPr>
      </w:pPr>
      <w:r w:rsidRPr="5897EC05">
        <w:rPr>
          <w:b/>
          <w:bCs/>
          <w:i/>
          <w:iCs/>
          <w:sz w:val="24"/>
          <w:szCs w:val="24"/>
        </w:rPr>
        <w:t>that will be abolished is death. For He has put all things in subjection under His feet.</w:t>
      </w:r>
    </w:p>
    <w:p w14:paraId="3C836F38" w14:textId="77777777" w:rsidR="008F0B21" w:rsidRDefault="008F0B21" w:rsidP="007E0D34">
      <w:pPr>
        <w:ind w:left="360"/>
        <w:jc w:val="center"/>
        <w:rPr>
          <w:b/>
          <w:bCs/>
          <w:i/>
          <w:iCs/>
          <w:sz w:val="24"/>
          <w:szCs w:val="24"/>
        </w:rPr>
      </w:pPr>
    </w:p>
    <w:p w14:paraId="194E7DEE" w14:textId="77777777" w:rsidR="007E0D34" w:rsidRDefault="007E0D34" w:rsidP="000938C1">
      <w:pPr>
        <w:pStyle w:val="ListParagraph"/>
        <w:spacing w:after="0" w:line="240" w:lineRule="auto"/>
        <w:ind w:left="0"/>
        <w:contextualSpacing w:val="0"/>
        <w:rPr>
          <w:b/>
          <w:bCs/>
          <w:sz w:val="28"/>
          <w:szCs w:val="28"/>
        </w:rPr>
      </w:pPr>
      <w:r>
        <w:rPr>
          <w:b/>
          <w:bCs/>
          <w:sz w:val="28"/>
          <w:szCs w:val="28"/>
        </w:rPr>
        <w:t>DIGGING DEEPER: Read the following passages and make notes of any insights and personal applications.</w:t>
      </w:r>
    </w:p>
    <w:p w14:paraId="7341CAFB" w14:textId="77777777" w:rsidR="000938C1" w:rsidRPr="002902CD" w:rsidRDefault="000938C1" w:rsidP="000938C1">
      <w:pPr>
        <w:pStyle w:val="ListParagraph"/>
        <w:spacing w:after="0" w:line="240" w:lineRule="auto"/>
        <w:ind w:left="0"/>
        <w:contextualSpacing w:val="0"/>
        <w:rPr>
          <w:rFonts w:cs="Calibri"/>
          <w:sz w:val="24"/>
          <w:szCs w:val="24"/>
        </w:rPr>
      </w:pPr>
    </w:p>
    <w:p w14:paraId="3E14EFE0" w14:textId="77777777" w:rsidR="007E0D34" w:rsidRDefault="007E0D34" w:rsidP="00EF73C9">
      <w:pPr>
        <w:pStyle w:val="ListParagraph"/>
        <w:numPr>
          <w:ilvl w:val="0"/>
          <w:numId w:val="2"/>
        </w:numPr>
        <w:rPr>
          <w:sz w:val="24"/>
          <w:szCs w:val="24"/>
        </w:rPr>
      </w:pPr>
      <w:r>
        <w:rPr>
          <w:sz w:val="24"/>
          <w:szCs w:val="24"/>
        </w:rPr>
        <w:t>2</w:t>
      </w:r>
      <w:r w:rsidRPr="00296B0C">
        <w:rPr>
          <w:sz w:val="24"/>
          <w:szCs w:val="24"/>
        </w:rPr>
        <w:t xml:space="preserve"> Corinthians 1:1</w:t>
      </w:r>
      <w:r>
        <w:rPr>
          <w:sz w:val="24"/>
          <w:szCs w:val="24"/>
        </w:rPr>
        <w:t>8-20</w:t>
      </w:r>
      <w:r w:rsidRPr="00296B0C">
        <w:rPr>
          <w:sz w:val="24"/>
          <w:szCs w:val="24"/>
        </w:rPr>
        <w:t>; Colossians 1:1-20; John 11:25-26; 10:15-18; Matthew 27:33- 28:20; Revelation 1:5-18</w:t>
      </w:r>
      <w:r>
        <w:rPr>
          <w:sz w:val="24"/>
          <w:szCs w:val="24"/>
        </w:rPr>
        <w:t>, 19:13-16,</w:t>
      </w:r>
      <w:r w:rsidR="00473CFD">
        <w:rPr>
          <w:sz w:val="24"/>
          <w:szCs w:val="24"/>
        </w:rPr>
        <w:t>21:3-6</w:t>
      </w:r>
      <w:r>
        <w:rPr>
          <w:sz w:val="24"/>
          <w:szCs w:val="24"/>
        </w:rPr>
        <w:t xml:space="preserve"> 22:16-21; Hebrew 6:19-20; 2 Timothy 1:10</w:t>
      </w:r>
      <w:r w:rsidR="00473CFD">
        <w:rPr>
          <w:sz w:val="24"/>
          <w:szCs w:val="24"/>
        </w:rPr>
        <w:t>-12</w:t>
      </w:r>
    </w:p>
    <w:p w14:paraId="44434568" w14:textId="77777777" w:rsidR="008F0B21" w:rsidRDefault="008F0B21" w:rsidP="008F0B21">
      <w:pPr>
        <w:pStyle w:val="ListParagraph"/>
        <w:rPr>
          <w:sz w:val="24"/>
          <w:szCs w:val="24"/>
        </w:rPr>
      </w:pPr>
    </w:p>
    <w:p w14:paraId="63CA893C" w14:textId="77777777" w:rsidR="007E0D34" w:rsidRDefault="004E2262" w:rsidP="007E0D34">
      <w:pPr>
        <w:tabs>
          <w:tab w:val="left" w:pos="2925"/>
        </w:tabs>
        <w:jc w:val="center"/>
        <w:rPr>
          <w:b/>
          <w:bCs/>
          <w:sz w:val="28"/>
          <w:szCs w:val="28"/>
        </w:rPr>
      </w:pPr>
      <w:r>
        <w:rPr>
          <w:b/>
          <w:bCs/>
          <w:sz w:val="28"/>
          <w:szCs w:val="28"/>
        </w:rPr>
        <w:t>He I</w:t>
      </w:r>
      <w:r w:rsidR="007E0D34" w:rsidRPr="5897EC05">
        <w:rPr>
          <w:b/>
          <w:bCs/>
          <w:sz w:val="28"/>
          <w:szCs w:val="28"/>
        </w:rPr>
        <w:t>s Seated at the Right Hand of God</w:t>
      </w:r>
    </w:p>
    <w:p w14:paraId="6BFFB68F" w14:textId="77777777" w:rsidR="007E0D34" w:rsidRPr="00FA16CD" w:rsidRDefault="007E0D34" w:rsidP="00FA16CD">
      <w:pPr>
        <w:spacing w:after="0"/>
        <w:jc w:val="center"/>
        <w:rPr>
          <w:sz w:val="24"/>
          <w:szCs w:val="24"/>
        </w:rPr>
      </w:pPr>
      <w:r w:rsidRPr="00FA16CD">
        <w:rPr>
          <w:b/>
          <w:bCs/>
          <w:iCs/>
          <w:sz w:val="24"/>
          <w:szCs w:val="24"/>
        </w:rPr>
        <w:t>Hebrews 12:2 (NASB)</w:t>
      </w:r>
    </w:p>
    <w:p w14:paraId="4C0B7E24" w14:textId="77777777" w:rsidR="007E0D34" w:rsidRDefault="007E0D34" w:rsidP="007E0D34">
      <w:pPr>
        <w:jc w:val="center"/>
        <w:rPr>
          <w:b/>
          <w:bCs/>
          <w:i/>
          <w:iCs/>
          <w:sz w:val="24"/>
          <w:szCs w:val="24"/>
        </w:rPr>
      </w:pPr>
      <w:r w:rsidRPr="5897EC05">
        <w:rPr>
          <w:b/>
          <w:bCs/>
          <w:i/>
          <w:iCs/>
          <w:sz w:val="24"/>
          <w:szCs w:val="24"/>
        </w:rPr>
        <w:t>Fixing our eyes on Jesus, the author and perfecter of our faith, who for the joy set before Him endured the cross, despising the shame, and sat down at the right hand of the throne of God.</w:t>
      </w:r>
    </w:p>
    <w:p w14:paraId="6FF2FE05" w14:textId="77777777" w:rsidR="00741C22" w:rsidRDefault="004E2262" w:rsidP="004E2262">
      <w:pPr>
        <w:ind w:firstLine="720"/>
        <w:jc w:val="both"/>
        <w:rPr>
          <w:rFonts w:eastAsia="Times New Roman"/>
          <w:color w:val="000000"/>
          <w:sz w:val="24"/>
          <w:szCs w:val="24"/>
        </w:rPr>
      </w:pPr>
      <w:r w:rsidRPr="004E2262">
        <w:rPr>
          <w:rFonts w:eastAsia="Times New Roman"/>
          <w:color w:val="000000"/>
          <w:sz w:val="24"/>
          <w:szCs w:val="24"/>
        </w:rPr>
        <w:t xml:space="preserve">If you’ll recall, Paul was imprisoned in Rome when he wrote this letter. Nevertheless, </w:t>
      </w:r>
      <w:r w:rsidR="004532CE" w:rsidRPr="004E2262">
        <w:rPr>
          <w:rFonts w:eastAsia="Times New Roman"/>
          <w:color w:val="000000"/>
          <w:sz w:val="24"/>
          <w:szCs w:val="24"/>
        </w:rPr>
        <w:t>despite</w:t>
      </w:r>
      <w:r w:rsidRPr="004E2262">
        <w:rPr>
          <w:rFonts w:eastAsia="Times New Roman"/>
          <w:color w:val="000000"/>
          <w:sz w:val="24"/>
          <w:szCs w:val="24"/>
        </w:rPr>
        <w:t xml:space="preserve"> his situation, Paul reminded the saints (as well as himself) of this life sustaining truth: </w:t>
      </w:r>
      <w:r w:rsidRPr="004E2262">
        <w:rPr>
          <w:rFonts w:eastAsia="Times New Roman"/>
          <w:b/>
          <w:bCs/>
          <w:i/>
          <w:iCs/>
          <w:color w:val="000000"/>
          <w:sz w:val="24"/>
          <w:szCs w:val="24"/>
        </w:rPr>
        <w:t>God is in control!</w:t>
      </w:r>
      <w:r w:rsidRPr="004E2262">
        <w:rPr>
          <w:rFonts w:eastAsia="Times New Roman"/>
          <w:color w:val="000000"/>
          <w:sz w:val="24"/>
          <w:szCs w:val="24"/>
        </w:rPr>
        <w:t xml:space="preserve"> The Lord God -- the Almighty -- Jesus Christ rules and reigns over all. Not a single minute detail of our lives, nor the tiniest molecule in the universe is outside of His sovereign dominion. </w:t>
      </w:r>
    </w:p>
    <w:p w14:paraId="580808F1" w14:textId="77777777" w:rsidR="00741C22" w:rsidRDefault="00741C22" w:rsidP="009675E4">
      <w:pPr>
        <w:spacing w:after="0"/>
        <w:rPr>
          <w:rFonts w:asciiTheme="minorHAnsi" w:hAnsiTheme="minorHAnsi" w:cstheme="minorHAnsi"/>
          <w:bCs/>
          <w:sz w:val="24"/>
          <w:szCs w:val="24"/>
        </w:rPr>
      </w:pPr>
      <w:r w:rsidRPr="009675E4">
        <w:rPr>
          <w:rFonts w:asciiTheme="minorHAnsi" w:hAnsiTheme="minorHAnsi" w:cstheme="minorHAnsi"/>
          <w:bCs/>
          <w:sz w:val="24"/>
          <w:szCs w:val="24"/>
        </w:rPr>
        <w:t>Grace Gems January 10, 17</w:t>
      </w:r>
      <w:r w:rsidR="009675E4" w:rsidRPr="009675E4">
        <w:rPr>
          <w:rFonts w:asciiTheme="minorHAnsi" w:hAnsiTheme="minorHAnsi" w:cstheme="minorHAnsi"/>
          <w:bCs/>
          <w:sz w:val="24"/>
          <w:szCs w:val="24"/>
        </w:rPr>
        <w:t xml:space="preserve"> </w:t>
      </w:r>
      <w:r w:rsidRPr="009675E4">
        <w:rPr>
          <w:rFonts w:asciiTheme="minorHAnsi" w:hAnsiTheme="minorHAnsi" w:cstheme="minorHAnsi"/>
          <w:bCs/>
          <w:sz w:val="24"/>
          <w:szCs w:val="24"/>
        </w:rPr>
        <w:t>Spurgeon's Morning by Morning, January 11</w:t>
      </w:r>
      <w:r w:rsidRPr="009675E4">
        <w:rPr>
          <w:rFonts w:asciiTheme="minorHAnsi" w:hAnsiTheme="minorHAnsi" w:cstheme="minorHAnsi"/>
          <w:bCs/>
          <w:sz w:val="24"/>
          <w:szCs w:val="24"/>
        </w:rPr>
        <w:br/>
        <w:t>The smallest trifles are as much arranged by the God of Providence!</w:t>
      </w:r>
      <w:r w:rsidRPr="009675E4">
        <w:rPr>
          <w:rFonts w:asciiTheme="minorHAnsi" w:hAnsiTheme="minorHAnsi" w:cstheme="minorHAnsi"/>
          <w:bCs/>
          <w:sz w:val="24"/>
          <w:szCs w:val="24"/>
        </w:rPr>
        <w:br/>
        <w:t xml:space="preserve">"In Him we were also chosen, having been predestined according to </w:t>
      </w:r>
      <w:r w:rsidRPr="009675E4">
        <w:rPr>
          <w:rFonts w:asciiTheme="minorHAnsi" w:hAnsiTheme="minorHAnsi" w:cstheme="minorHAnsi"/>
          <w:bCs/>
          <w:i/>
          <w:iCs/>
          <w:sz w:val="24"/>
          <w:szCs w:val="24"/>
        </w:rPr>
        <w:t>the plan of Him who works out everything in conformity with the purpose of His will."</w:t>
      </w:r>
      <w:r w:rsidRPr="009675E4">
        <w:rPr>
          <w:rFonts w:asciiTheme="minorHAnsi" w:hAnsiTheme="minorHAnsi" w:cstheme="minorHAnsi"/>
          <w:bCs/>
          <w:sz w:val="24"/>
          <w:szCs w:val="24"/>
        </w:rPr>
        <w:t xml:space="preserve"> Ephesians 1:11 </w:t>
      </w:r>
      <w:r w:rsidRPr="009675E4">
        <w:rPr>
          <w:rFonts w:asciiTheme="minorHAnsi" w:hAnsiTheme="minorHAnsi" w:cstheme="minorHAnsi"/>
          <w:bCs/>
          <w:sz w:val="24"/>
          <w:szCs w:val="24"/>
        </w:rPr>
        <w:br/>
        <w:t xml:space="preserve">It is most important for us to learn that the smallest trifles are as much arranged by the God of Providence--as the most momentous events! </w:t>
      </w:r>
      <w:r w:rsidRPr="009675E4">
        <w:rPr>
          <w:rFonts w:asciiTheme="minorHAnsi" w:hAnsiTheme="minorHAnsi" w:cstheme="minorHAnsi"/>
          <w:bCs/>
          <w:sz w:val="24"/>
          <w:szCs w:val="24"/>
        </w:rPr>
        <w:br/>
        <w:t xml:space="preserve">He who counts the </w:t>
      </w:r>
      <w:r w:rsidRPr="009675E4">
        <w:rPr>
          <w:rFonts w:asciiTheme="minorHAnsi" w:hAnsiTheme="minorHAnsi" w:cstheme="minorHAnsi"/>
          <w:bCs/>
          <w:i/>
          <w:iCs/>
          <w:sz w:val="24"/>
          <w:szCs w:val="24"/>
        </w:rPr>
        <w:t>stars</w:t>
      </w:r>
      <w:r w:rsidRPr="009675E4">
        <w:rPr>
          <w:rFonts w:asciiTheme="minorHAnsi" w:hAnsiTheme="minorHAnsi" w:cstheme="minorHAnsi"/>
          <w:bCs/>
          <w:sz w:val="24"/>
          <w:szCs w:val="24"/>
        </w:rPr>
        <w:t xml:space="preserve">--has also numbered the </w:t>
      </w:r>
      <w:r w:rsidRPr="009675E4">
        <w:rPr>
          <w:rFonts w:asciiTheme="minorHAnsi" w:hAnsiTheme="minorHAnsi" w:cstheme="minorHAnsi"/>
          <w:bCs/>
          <w:i/>
          <w:iCs/>
          <w:sz w:val="24"/>
          <w:szCs w:val="24"/>
        </w:rPr>
        <w:t>hairs</w:t>
      </w:r>
      <w:r w:rsidRPr="009675E4">
        <w:rPr>
          <w:rFonts w:asciiTheme="minorHAnsi" w:hAnsiTheme="minorHAnsi" w:cstheme="minorHAnsi"/>
          <w:bCs/>
          <w:sz w:val="24"/>
          <w:szCs w:val="24"/>
        </w:rPr>
        <w:t xml:space="preserve"> of our heads!</w:t>
      </w:r>
      <w:r w:rsidRPr="009675E4">
        <w:rPr>
          <w:rFonts w:asciiTheme="minorHAnsi" w:hAnsiTheme="minorHAnsi" w:cstheme="minorHAnsi"/>
          <w:bCs/>
          <w:sz w:val="24"/>
          <w:szCs w:val="24"/>
        </w:rPr>
        <w:br/>
        <w:t xml:space="preserve">Our lives and deaths are predestined--but so, also, are our sitting down and our rising up. </w:t>
      </w:r>
      <w:r w:rsidRPr="009675E4">
        <w:rPr>
          <w:rFonts w:asciiTheme="minorHAnsi" w:hAnsiTheme="minorHAnsi" w:cstheme="minorHAnsi"/>
          <w:bCs/>
          <w:sz w:val="24"/>
          <w:szCs w:val="24"/>
        </w:rPr>
        <w:br/>
        <w:t xml:space="preserve">I believe that every particle of </w:t>
      </w:r>
      <w:r w:rsidRPr="009675E4">
        <w:rPr>
          <w:rFonts w:asciiTheme="minorHAnsi" w:hAnsiTheme="minorHAnsi" w:cstheme="minorHAnsi"/>
          <w:bCs/>
          <w:i/>
          <w:iCs/>
          <w:sz w:val="24"/>
          <w:szCs w:val="24"/>
        </w:rPr>
        <w:t xml:space="preserve">dust </w:t>
      </w:r>
      <w:r w:rsidRPr="009675E4">
        <w:rPr>
          <w:rFonts w:asciiTheme="minorHAnsi" w:hAnsiTheme="minorHAnsi" w:cstheme="minorHAnsi"/>
          <w:bCs/>
          <w:sz w:val="24"/>
          <w:szCs w:val="24"/>
        </w:rPr>
        <w:t>that dances in the sunbeam, does not move an atom more or less than God wishes.</w:t>
      </w:r>
    </w:p>
    <w:p w14:paraId="474BDA98" w14:textId="77777777" w:rsidR="009675E4" w:rsidRPr="009675E4" w:rsidRDefault="009675E4" w:rsidP="009675E4">
      <w:pPr>
        <w:spacing w:after="0"/>
        <w:rPr>
          <w:rFonts w:asciiTheme="minorHAnsi" w:eastAsia="Times New Roman" w:hAnsiTheme="minorHAnsi" w:cstheme="minorHAnsi"/>
          <w:sz w:val="24"/>
          <w:szCs w:val="24"/>
        </w:rPr>
      </w:pPr>
    </w:p>
    <w:p w14:paraId="440DD947"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 xml:space="preserve">For example, as I write this, I am experiencing a health crisis, of sorts. I was recently diagnosed with an autoimmune disease, and now my long blond/gray hair is falling out by the handfuls. According to my doctors, it is caused by stress, hormone imbalance or medicine. In other words -- they don’t know. But Jesus does. It is vanity, but nevertheless, as you might imagine, it is greatly disturbing to me. For one thing, in the King James Bible it says, “But, if a woman has long hair, it is a glory to her: for </w:t>
      </w:r>
      <w:r w:rsidRPr="004E2262">
        <w:rPr>
          <w:rFonts w:eastAsia="Times New Roman"/>
          <w:i/>
          <w:iCs/>
          <w:color w:val="000000"/>
          <w:sz w:val="24"/>
          <w:szCs w:val="24"/>
        </w:rPr>
        <w:t>her</w:t>
      </w:r>
      <w:r w:rsidRPr="004E2262">
        <w:rPr>
          <w:rFonts w:eastAsia="Times New Roman"/>
          <w:color w:val="000000"/>
          <w:sz w:val="24"/>
          <w:szCs w:val="24"/>
        </w:rPr>
        <w:t xml:space="preserve"> hair is given her for a covering” (1 Corinthians 11:15). And just today, I saw a young mother who obviously took this verse to heart. Her hair was so long and glorious that she had to move it to sit down! (If you are close to my age, and you remember the singer Crystal Gayle, then you get the picture).  </w:t>
      </w:r>
    </w:p>
    <w:p w14:paraId="62554D63" w14:textId="77777777" w:rsidR="004E2262" w:rsidRPr="00FA16CD" w:rsidRDefault="004E2262" w:rsidP="004E2262">
      <w:pPr>
        <w:spacing w:after="0"/>
        <w:jc w:val="center"/>
        <w:rPr>
          <w:rFonts w:ascii="Times New Roman" w:eastAsia="Times New Roman" w:hAnsi="Times New Roman"/>
          <w:sz w:val="24"/>
          <w:szCs w:val="24"/>
        </w:rPr>
      </w:pPr>
      <w:r w:rsidRPr="00FA16CD">
        <w:rPr>
          <w:rFonts w:eastAsia="Times New Roman"/>
          <w:b/>
          <w:bCs/>
          <w:iCs/>
          <w:color w:val="000000"/>
          <w:sz w:val="24"/>
          <w:szCs w:val="24"/>
        </w:rPr>
        <w:t>Colossians 1:27 (HCSB)</w:t>
      </w:r>
    </w:p>
    <w:p w14:paraId="7D86AB93"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God wanted to make known among the Gentiles the glorious wealth of this mystery, </w:t>
      </w:r>
    </w:p>
    <w:p w14:paraId="327113B9" w14:textId="77777777"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which is Christ in you, the hope of glory</w:t>
      </w:r>
      <w:r>
        <w:rPr>
          <w:rFonts w:eastAsia="Times New Roman"/>
          <w:b/>
          <w:bCs/>
          <w:i/>
          <w:iCs/>
          <w:color w:val="000000"/>
          <w:sz w:val="24"/>
          <w:szCs w:val="24"/>
        </w:rPr>
        <w:t>.</w:t>
      </w:r>
    </w:p>
    <w:p w14:paraId="370E7AA5" w14:textId="77777777" w:rsidR="004E2262" w:rsidRDefault="004E2262" w:rsidP="004E2262">
      <w:pPr>
        <w:ind w:firstLine="720"/>
        <w:jc w:val="both"/>
        <w:rPr>
          <w:rFonts w:eastAsia="Times New Roman"/>
          <w:color w:val="000000"/>
          <w:sz w:val="24"/>
          <w:szCs w:val="24"/>
        </w:rPr>
      </w:pPr>
      <w:r w:rsidRPr="004E2262">
        <w:rPr>
          <w:rFonts w:eastAsia="Times New Roman"/>
          <w:color w:val="000000"/>
          <w:sz w:val="24"/>
          <w:szCs w:val="24"/>
        </w:rPr>
        <w:t xml:space="preserve">Anyway, I’ve been wondering what am I going to do when I lose my cover, and worse yet, my glory!  But then the Lord, ever so gently, reminded me of yet another extraordinary mystery, and this is it: Christ, who lives in me, </w:t>
      </w:r>
      <w:r w:rsidRPr="004E2262">
        <w:rPr>
          <w:rFonts w:eastAsia="Times New Roman"/>
          <w:i/>
          <w:iCs/>
          <w:color w:val="000000"/>
          <w:sz w:val="24"/>
          <w:szCs w:val="24"/>
        </w:rPr>
        <w:t>is my hope of Glory.</w:t>
      </w:r>
      <w:r w:rsidRPr="004E2262">
        <w:rPr>
          <w:rFonts w:eastAsia="Times New Roman"/>
          <w:color w:val="000000"/>
          <w:sz w:val="24"/>
          <w:szCs w:val="24"/>
        </w:rPr>
        <w:t xml:space="preserve"> Yes! Jesus is my glory! And furthermore, it has not escaped His attention that my hair is falling out. So, does God really care about my hair? Well, whether you take Jesus’ words in the following passage as hyperbole or not, the principle is the same. Jesus knows us, He cares for us, and He is in control of our lives…he has even numbered the strands of our hair. </w:t>
      </w:r>
    </w:p>
    <w:p w14:paraId="4183EEFF" w14:textId="77777777" w:rsidR="004E2262" w:rsidRPr="00FA16CD" w:rsidRDefault="004E2262" w:rsidP="004E2262">
      <w:pPr>
        <w:spacing w:after="0"/>
        <w:jc w:val="center"/>
        <w:rPr>
          <w:rFonts w:ascii="Times New Roman" w:eastAsia="Times New Roman" w:hAnsi="Times New Roman"/>
          <w:sz w:val="24"/>
          <w:szCs w:val="24"/>
        </w:rPr>
      </w:pPr>
      <w:r w:rsidRPr="00FA16CD">
        <w:rPr>
          <w:rFonts w:eastAsia="Times New Roman"/>
          <w:b/>
          <w:bCs/>
          <w:iCs/>
          <w:color w:val="000000"/>
          <w:sz w:val="24"/>
          <w:szCs w:val="24"/>
        </w:rPr>
        <w:t>Luke 12:4-7 (NIV)</w:t>
      </w:r>
    </w:p>
    <w:p w14:paraId="7D748B6B"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I tell you, my friends, do not be afraid of those who kill the body and after that </w:t>
      </w:r>
    </w:p>
    <w:p w14:paraId="7B157F74"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can do no more. But I will show you whom you should fear: Fear him who, </w:t>
      </w:r>
    </w:p>
    <w:p w14:paraId="02C78173"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after the killing of the body, has power to throw you into hell. Yes, I tell you, fear him. </w:t>
      </w:r>
    </w:p>
    <w:p w14:paraId="3ABDD971"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Are not five sparrows sold for two pennies? Yet not one of them is forgotten by God. Indeed, the very hairs of your head are all numbered. Don’t be afraid; </w:t>
      </w:r>
    </w:p>
    <w:p w14:paraId="204B9487" w14:textId="77777777"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you are worth more than many sparrows.</w:t>
      </w:r>
    </w:p>
    <w:p w14:paraId="0E8DCCAC"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The One who is seated at the right hand of God is the Head, and we the Church collectively make up His body. How can we appropriate this truth? If you belong to Him, then everything that concerns you is under His nail scarred feet! No matter what your need is, no matter how big or how small, because of who He is, you can rest secure in His provision.  As Paul reminded the saints in Philippi, “For my God will meet all your needs according to His glorious riches in Christ Jesus” (Philippians 4:19 NIV).</w:t>
      </w:r>
    </w:p>
    <w:p w14:paraId="70F19CDA" w14:textId="77777777" w:rsidR="004E2262" w:rsidRPr="00FA16CD" w:rsidRDefault="00B67FAB" w:rsidP="004E2262">
      <w:pPr>
        <w:spacing w:after="0"/>
        <w:jc w:val="center"/>
        <w:rPr>
          <w:rFonts w:ascii="Times New Roman" w:eastAsia="Times New Roman" w:hAnsi="Times New Roman"/>
          <w:sz w:val="24"/>
          <w:szCs w:val="24"/>
        </w:rPr>
      </w:pPr>
      <w:r>
        <w:rPr>
          <w:rFonts w:eastAsia="Times New Roman"/>
          <w:b/>
          <w:bCs/>
          <w:iCs/>
          <w:color w:val="000000"/>
          <w:sz w:val="24"/>
          <w:szCs w:val="24"/>
        </w:rPr>
        <w:t>Psalm</w:t>
      </w:r>
      <w:r w:rsidR="004E2262" w:rsidRPr="00FA16CD">
        <w:rPr>
          <w:rFonts w:eastAsia="Times New Roman"/>
          <w:b/>
          <w:bCs/>
          <w:iCs/>
          <w:color w:val="000000"/>
          <w:sz w:val="24"/>
          <w:szCs w:val="24"/>
        </w:rPr>
        <w:t xml:space="preserve"> 68:19 (NIV)</w:t>
      </w:r>
    </w:p>
    <w:p w14:paraId="001B4425" w14:textId="77777777" w:rsidR="004E2262" w:rsidRPr="004E2262" w:rsidRDefault="004E2262" w:rsidP="004E2262">
      <w:pPr>
        <w:spacing w:after="0"/>
        <w:jc w:val="center"/>
        <w:rPr>
          <w:rFonts w:eastAsia="Times New Roman"/>
          <w:b/>
          <w:bCs/>
          <w:i/>
          <w:iCs/>
          <w:color w:val="000000"/>
          <w:sz w:val="24"/>
          <w:szCs w:val="24"/>
        </w:rPr>
      </w:pPr>
      <w:r w:rsidRPr="004E2262">
        <w:rPr>
          <w:rFonts w:eastAsia="Times New Roman"/>
          <w:b/>
          <w:bCs/>
          <w:i/>
          <w:iCs/>
          <w:color w:val="000000"/>
          <w:sz w:val="24"/>
          <w:szCs w:val="24"/>
        </w:rPr>
        <w:t xml:space="preserve">Praise be to the Lord, to God our Savior, who daily bears our burdens. </w:t>
      </w:r>
    </w:p>
    <w:p w14:paraId="3111F71D" w14:textId="77777777" w:rsidR="004E2262" w:rsidRPr="004E2262" w:rsidRDefault="004E2262" w:rsidP="004E2262">
      <w:pPr>
        <w:jc w:val="center"/>
        <w:rPr>
          <w:rFonts w:ascii="Times New Roman" w:eastAsia="Times New Roman" w:hAnsi="Times New Roman"/>
          <w:sz w:val="24"/>
          <w:szCs w:val="24"/>
        </w:rPr>
      </w:pPr>
      <w:r w:rsidRPr="004E2262">
        <w:rPr>
          <w:rFonts w:eastAsia="Times New Roman"/>
          <w:b/>
          <w:bCs/>
          <w:i/>
          <w:iCs/>
          <w:color w:val="000000"/>
          <w:sz w:val="24"/>
          <w:szCs w:val="24"/>
        </w:rPr>
        <w:t>Our God is a God who saves; from the Sovereign Lord comes escape from death.</w:t>
      </w:r>
    </w:p>
    <w:p w14:paraId="1941EBCE"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The Lord Jesus Christ, the one who created this world and holds everything in it together.  He has numbered, not only the days of our lives, but also the hairs on our head. We were once separate from him, but now we’re part of His Body -- His blood bought Bride. He loves us and</w:t>
      </w:r>
      <w:r w:rsidR="00B67FAB">
        <w:rPr>
          <w:rFonts w:eastAsia="Times New Roman"/>
          <w:color w:val="000000"/>
          <w:sz w:val="24"/>
          <w:szCs w:val="24"/>
        </w:rPr>
        <w:t xml:space="preserve"> daily bears our burdens (Psalm</w:t>
      </w:r>
      <w:r w:rsidRPr="004E2262">
        <w:rPr>
          <w:rFonts w:eastAsia="Times New Roman"/>
          <w:color w:val="000000"/>
          <w:sz w:val="24"/>
          <w:szCs w:val="24"/>
        </w:rPr>
        <w:t xml:space="preserve"> 68:19). Because of who He is, not even death can separate us from Him and His great love. When, by faith, we believe His Word, even though our circumstances leave us quaking in fear, we have a rope of hope anchored at the right hand of God.  He is the Lord Jesus…the beloved Bridegroom. </w:t>
      </w:r>
    </w:p>
    <w:p w14:paraId="10FFFEA7" w14:textId="77777777" w:rsidR="004E2262" w:rsidRPr="004E2262" w:rsidRDefault="004E2262" w:rsidP="004E2262">
      <w:pPr>
        <w:ind w:firstLine="720"/>
        <w:jc w:val="both"/>
        <w:rPr>
          <w:rFonts w:ascii="Times New Roman" w:eastAsia="Times New Roman" w:hAnsi="Times New Roman"/>
          <w:sz w:val="24"/>
          <w:szCs w:val="24"/>
        </w:rPr>
      </w:pPr>
      <w:r w:rsidRPr="004E2262">
        <w:rPr>
          <w:rFonts w:eastAsia="Times New Roman"/>
          <w:color w:val="000000"/>
          <w:sz w:val="24"/>
          <w:szCs w:val="24"/>
        </w:rPr>
        <w:t xml:space="preserve">Beyond a shadow of doubt, Paul was convinced of Jesus’ true identity. So much so that, in reading the end of chapter one, you might even think Paul got a little carried away with adjectives. Now, if he was describing anyone else, the chapter could have ended something like this: “Well, that about sums him up.”  But Jesus is not like anyone else; He has no equal. You can’t simply “sum Him up” with words! The fact is: one day </w:t>
      </w:r>
      <w:r w:rsidRPr="004E2262">
        <w:rPr>
          <w:rFonts w:eastAsia="Times New Roman"/>
          <w:i/>
          <w:iCs/>
          <w:color w:val="000000"/>
          <w:sz w:val="24"/>
          <w:szCs w:val="24"/>
        </w:rPr>
        <w:t xml:space="preserve">all things </w:t>
      </w:r>
      <w:r w:rsidRPr="004E2262">
        <w:rPr>
          <w:rFonts w:eastAsia="Times New Roman"/>
          <w:color w:val="000000"/>
          <w:sz w:val="24"/>
          <w:szCs w:val="24"/>
        </w:rPr>
        <w:t xml:space="preserve">will be </w:t>
      </w:r>
      <w:r w:rsidRPr="004E2262">
        <w:rPr>
          <w:rFonts w:eastAsia="Times New Roman"/>
          <w:i/>
          <w:iCs/>
          <w:color w:val="000000"/>
          <w:sz w:val="24"/>
          <w:szCs w:val="24"/>
        </w:rPr>
        <w:t>summed up</w:t>
      </w:r>
      <w:r w:rsidRPr="004E2262">
        <w:rPr>
          <w:rFonts w:eastAsia="Times New Roman"/>
          <w:color w:val="000000"/>
          <w:sz w:val="24"/>
          <w:szCs w:val="24"/>
        </w:rPr>
        <w:t xml:space="preserve"> and </w:t>
      </w:r>
      <w:r w:rsidRPr="004E2262">
        <w:rPr>
          <w:rFonts w:eastAsia="Times New Roman"/>
          <w:i/>
          <w:iCs/>
          <w:color w:val="000000"/>
          <w:sz w:val="24"/>
          <w:szCs w:val="24"/>
        </w:rPr>
        <w:t>filled up</w:t>
      </w:r>
      <w:r w:rsidRPr="004E2262">
        <w:rPr>
          <w:rFonts w:eastAsia="Times New Roman"/>
          <w:color w:val="000000"/>
          <w:sz w:val="24"/>
          <w:szCs w:val="24"/>
        </w:rPr>
        <w:t xml:space="preserve">… </w:t>
      </w:r>
      <w:r w:rsidRPr="004E2262">
        <w:rPr>
          <w:rFonts w:eastAsia="Times New Roman"/>
          <w:i/>
          <w:iCs/>
          <w:color w:val="000000"/>
          <w:sz w:val="24"/>
          <w:szCs w:val="24"/>
        </w:rPr>
        <w:t>in</w:t>
      </w:r>
      <w:r w:rsidRPr="004E2262">
        <w:rPr>
          <w:rFonts w:eastAsia="Times New Roman"/>
          <w:color w:val="000000"/>
          <w:sz w:val="24"/>
          <w:szCs w:val="24"/>
        </w:rPr>
        <w:t xml:space="preserve"> Jesus! But what about the here and now -- where is Jesus? Just where He said He would be – on His throne at the Right hand of His Father, with all the power and authority in all of heaven and all of earth under His feet. </w:t>
      </w:r>
    </w:p>
    <w:p w14:paraId="47D904B7" w14:textId="77777777" w:rsidR="004E2262" w:rsidRDefault="004E2262" w:rsidP="004E2262">
      <w:pPr>
        <w:jc w:val="both"/>
        <w:rPr>
          <w:rFonts w:eastAsia="Times New Roman"/>
          <w:color w:val="000000"/>
          <w:sz w:val="24"/>
          <w:szCs w:val="24"/>
        </w:rPr>
      </w:pPr>
      <w:r w:rsidRPr="004E2262">
        <w:rPr>
          <w:rFonts w:eastAsia="Times New Roman"/>
          <w:color w:val="000000"/>
          <w:sz w:val="24"/>
          <w:szCs w:val="24"/>
        </w:rPr>
        <w:t>          The writer of the book of Hebrews</w:t>
      </w:r>
      <w:r w:rsidR="00D66434">
        <w:rPr>
          <w:rFonts w:eastAsia="Times New Roman"/>
          <w:color w:val="000000"/>
          <w:sz w:val="24"/>
          <w:szCs w:val="24"/>
        </w:rPr>
        <w:t>,</w:t>
      </w:r>
      <w:r w:rsidRPr="004E2262">
        <w:rPr>
          <w:rFonts w:eastAsia="Times New Roman"/>
          <w:color w:val="000000"/>
          <w:sz w:val="24"/>
          <w:szCs w:val="24"/>
        </w:rPr>
        <w:t xml:space="preserve"> </w:t>
      </w:r>
      <w:r w:rsidR="00D66434">
        <w:rPr>
          <w:rFonts w:eastAsia="Times New Roman"/>
          <w:color w:val="000000"/>
          <w:sz w:val="24"/>
          <w:szCs w:val="24"/>
        </w:rPr>
        <w:t xml:space="preserve">who most believe was </w:t>
      </w:r>
      <w:r w:rsidRPr="004E2262">
        <w:rPr>
          <w:rFonts w:eastAsia="Times New Roman"/>
          <w:color w:val="000000"/>
          <w:sz w:val="24"/>
          <w:szCs w:val="24"/>
        </w:rPr>
        <w:t>Paul</w:t>
      </w:r>
      <w:r w:rsidR="00D66434">
        <w:rPr>
          <w:rFonts w:eastAsia="Times New Roman"/>
          <w:color w:val="000000"/>
          <w:sz w:val="24"/>
          <w:szCs w:val="24"/>
        </w:rPr>
        <w:t>,</w:t>
      </w:r>
      <w:r w:rsidRPr="004E2262">
        <w:rPr>
          <w:rFonts w:eastAsia="Times New Roman"/>
          <w:color w:val="000000"/>
          <w:sz w:val="24"/>
          <w:szCs w:val="24"/>
        </w:rPr>
        <w:t xml:space="preserve"> collected no less than seventeen Old Testament passages to shine the spotlight on the One who is seated at the right hand of God – King Jesus!</w:t>
      </w:r>
    </w:p>
    <w:p w14:paraId="6B96B539" w14:textId="77777777" w:rsidR="007E0D34" w:rsidRPr="00FA16CD" w:rsidRDefault="007E0D34" w:rsidP="00FA16CD">
      <w:pPr>
        <w:pStyle w:val="txt-sm"/>
        <w:spacing w:after="0" w:afterAutospacing="0"/>
        <w:jc w:val="center"/>
        <w:rPr>
          <w:rFonts w:asciiTheme="minorHAnsi" w:eastAsiaTheme="minorEastAsia" w:hAnsiTheme="minorHAnsi" w:cstheme="minorBidi"/>
          <w:b/>
          <w:bCs/>
          <w:iCs/>
        </w:rPr>
      </w:pPr>
      <w:r w:rsidRPr="00FA16CD">
        <w:rPr>
          <w:rFonts w:asciiTheme="minorHAnsi" w:eastAsiaTheme="minorEastAsia" w:hAnsiTheme="minorHAnsi" w:cstheme="minorBidi"/>
          <w:b/>
          <w:bCs/>
          <w:iCs/>
        </w:rPr>
        <w:t>Hebrews 1:1-13 (ESV)</w:t>
      </w:r>
    </w:p>
    <w:p w14:paraId="0FB33642" w14:textId="77777777" w:rsidR="00FA16CD" w:rsidRDefault="007E0D34" w:rsidP="00FA16CD">
      <w:pPr>
        <w:pStyle w:val="regular"/>
        <w:spacing w:before="0" w:beforeAutospacing="0" w:after="0" w:afterAutospacing="0"/>
        <w:jc w:val="center"/>
        <w:rPr>
          <w:rFonts w:asciiTheme="minorHAnsi" w:hAnsiTheme="minorHAnsi"/>
          <w:b/>
          <w:i/>
        </w:rPr>
      </w:pPr>
      <w:r w:rsidRPr="00050A76">
        <w:rPr>
          <w:rFonts w:asciiTheme="minorHAnsi" w:hAnsiTheme="minorHAnsi"/>
          <w:b/>
          <w:i/>
        </w:rPr>
        <w:t>Long ago, at many times and in many ways, God spoke to our fathers by the prophets,</w:t>
      </w:r>
    </w:p>
    <w:p w14:paraId="693540D7" w14:textId="77777777" w:rsidR="00FA16CD" w:rsidRDefault="007E0D34" w:rsidP="00FA16CD">
      <w:pPr>
        <w:pStyle w:val="regular"/>
        <w:spacing w:before="0" w:beforeAutospacing="0" w:after="0" w:afterAutospacing="0"/>
        <w:jc w:val="center"/>
        <w:rPr>
          <w:rFonts w:asciiTheme="minorHAnsi" w:hAnsiTheme="minorHAnsi"/>
          <w:b/>
          <w:i/>
        </w:rPr>
      </w:pPr>
      <w:r w:rsidRPr="00050A76">
        <w:rPr>
          <w:rFonts w:asciiTheme="minorHAnsi" w:hAnsiTheme="minorHAnsi"/>
          <w:b/>
          <w:i/>
        </w:rPr>
        <w:t xml:space="preserve"> but in these last days he has spoken to us by his Son, whom he appointed the heir of all things, through whom also he created the world. He is the radiance of the glory of God </w:t>
      </w:r>
    </w:p>
    <w:p w14:paraId="3B056128" w14:textId="77777777" w:rsidR="00FA16CD" w:rsidRDefault="007E0D34" w:rsidP="00FA16CD">
      <w:pPr>
        <w:pStyle w:val="regular"/>
        <w:spacing w:before="0" w:beforeAutospacing="0" w:after="0" w:afterAutospacing="0"/>
        <w:jc w:val="center"/>
        <w:rPr>
          <w:rStyle w:val="ln-group"/>
          <w:rFonts w:asciiTheme="minorHAnsi" w:hAnsiTheme="minorHAnsi"/>
          <w:b/>
          <w:i/>
        </w:rPr>
      </w:pPr>
      <w:r w:rsidRPr="00050A76">
        <w:rPr>
          <w:rFonts w:asciiTheme="minorHAnsi" w:hAnsiTheme="minorHAnsi"/>
          <w:b/>
          <w:i/>
        </w:rPr>
        <w:t xml:space="preserve">and the exact imprint of his nature, and he upholds the universe by the word of his power. After making purification for sins, he sat down at the right hand of the Majesty on high, having become as much superior to angels as the name he has inherited is more excellent than theirs. For to which of the angels did God ever say, </w:t>
      </w:r>
      <w:r w:rsidRPr="00050A76">
        <w:rPr>
          <w:rStyle w:val="ln-group"/>
          <w:rFonts w:asciiTheme="minorHAnsi" w:hAnsiTheme="minorHAnsi"/>
          <w:b/>
          <w:i/>
        </w:rPr>
        <w:t xml:space="preserve">“You are my Son, </w:t>
      </w:r>
      <w:r w:rsidRPr="00050A76">
        <w:rPr>
          <w:rStyle w:val="indent"/>
          <w:rFonts w:asciiTheme="minorHAnsi" w:hAnsiTheme="minorHAnsi"/>
          <w:b/>
          <w:i/>
        </w:rPr>
        <w:t xml:space="preserve">today I have begotten you”? </w:t>
      </w:r>
      <w:r w:rsidRPr="00050A76">
        <w:rPr>
          <w:rFonts w:asciiTheme="minorHAnsi" w:hAnsiTheme="minorHAnsi"/>
          <w:b/>
          <w:i/>
        </w:rPr>
        <w:t xml:space="preserve">Or again, </w:t>
      </w:r>
      <w:r w:rsidRPr="00050A76">
        <w:rPr>
          <w:rStyle w:val="ln-group"/>
          <w:rFonts w:asciiTheme="minorHAnsi" w:hAnsiTheme="minorHAnsi"/>
          <w:b/>
          <w:i/>
        </w:rPr>
        <w:t>“I will be to him a father,</w:t>
      </w:r>
      <w:r w:rsidR="00FA16CD">
        <w:rPr>
          <w:rFonts w:asciiTheme="minorHAnsi" w:hAnsiTheme="minorHAnsi"/>
          <w:b/>
          <w:i/>
        </w:rPr>
        <w:t xml:space="preserve"> </w:t>
      </w:r>
      <w:r w:rsidRPr="00050A76">
        <w:rPr>
          <w:rStyle w:val="indent"/>
          <w:rFonts w:asciiTheme="minorHAnsi" w:hAnsiTheme="minorHAnsi"/>
          <w:b/>
          <w:i/>
        </w:rPr>
        <w:t xml:space="preserve">and he shall be to me a son”? </w:t>
      </w:r>
      <w:r w:rsidRPr="00050A76">
        <w:rPr>
          <w:rFonts w:asciiTheme="minorHAnsi" w:hAnsiTheme="minorHAnsi"/>
          <w:b/>
          <w:i/>
        </w:rPr>
        <w:t>And again, when he brings the fir</w:t>
      </w:r>
      <w:r w:rsidR="00FA16CD">
        <w:rPr>
          <w:rFonts w:asciiTheme="minorHAnsi" w:hAnsiTheme="minorHAnsi"/>
          <w:b/>
          <w:i/>
        </w:rPr>
        <w:t xml:space="preserve">stborn into the world, he says, </w:t>
      </w:r>
      <w:r w:rsidRPr="00D04DE9">
        <w:rPr>
          <w:rStyle w:val="ln-group"/>
          <w:rFonts w:asciiTheme="minorHAnsi" w:hAnsiTheme="minorHAnsi"/>
          <w:b/>
          <w:i/>
        </w:rPr>
        <w:t>“Let all God’s angels worship him.”</w:t>
      </w:r>
    </w:p>
    <w:p w14:paraId="586D0855" w14:textId="77777777" w:rsidR="00FA16CD" w:rsidRDefault="006B163C" w:rsidP="00FA16CD">
      <w:pPr>
        <w:pStyle w:val="regular"/>
        <w:spacing w:before="0" w:beforeAutospacing="0" w:after="0" w:afterAutospacing="0"/>
        <w:jc w:val="center"/>
        <w:rPr>
          <w:rStyle w:val="indent"/>
          <w:rFonts w:asciiTheme="minorHAnsi" w:hAnsiTheme="minorHAnsi"/>
          <w:b/>
          <w:i/>
        </w:rPr>
      </w:pPr>
      <w:hyperlink r:id="rId115" w:history="1"/>
      <w:r w:rsidR="007E0D34" w:rsidRPr="00D04DE9">
        <w:rPr>
          <w:rStyle w:val="reftext"/>
          <w:rFonts w:asciiTheme="minorHAnsi" w:hAnsiTheme="minorHAnsi"/>
          <w:b/>
          <w:i/>
        </w:rPr>
        <w:t xml:space="preserve"> </w:t>
      </w:r>
      <w:r w:rsidR="007E0D34" w:rsidRPr="00D04DE9">
        <w:rPr>
          <w:rFonts w:asciiTheme="minorHAnsi" w:hAnsiTheme="minorHAnsi"/>
          <w:b/>
          <w:i/>
        </w:rPr>
        <w:t xml:space="preserve">Of the angels he says, </w:t>
      </w:r>
      <w:r w:rsidR="007E0D34" w:rsidRPr="00D04DE9">
        <w:rPr>
          <w:rStyle w:val="ln-group"/>
          <w:rFonts w:asciiTheme="minorHAnsi" w:hAnsiTheme="minorHAnsi"/>
          <w:b/>
          <w:i/>
        </w:rPr>
        <w:t>“He makes his angels winds,</w:t>
      </w:r>
      <w:r w:rsidR="00FA16CD">
        <w:rPr>
          <w:rFonts w:asciiTheme="minorHAnsi" w:hAnsiTheme="minorHAnsi"/>
          <w:b/>
          <w:i/>
        </w:rPr>
        <w:t xml:space="preserve"> </w:t>
      </w:r>
      <w:r w:rsidR="007E0D34" w:rsidRPr="00D04DE9">
        <w:rPr>
          <w:rStyle w:val="indent"/>
          <w:rFonts w:asciiTheme="minorHAnsi" w:hAnsiTheme="minorHAnsi"/>
          <w:b/>
          <w:i/>
        </w:rPr>
        <w:t xml:space="preserve">and his ministers a flame of fire.” </w:t>
      </w:r>
    </w:p>
    <w:p w14:paraId="69E585AF" w14:textId="77777777" w:rsidR="00FA16CD" w:rsidRDefault="007E0D34" w:rsidP="00FA16CD">
      <w:pPr>
        <w:pStyle w:val="regular"/>
        <w:spacing w:before="0" w:beforeAutospacing="0" w:after="0" w:afterAutospacing="0"/>
        <w:jc w:val="center"/>
        <w:rPr>
          <w:rStyle w:val="indent"/>
          <w:rFonts w:asciiTheme="minorHAnsi" w:hAnsiTheme="minorHAnsi"/>
          <w:b/>
          <w:i/>
        </w:rPr>
      </w:pPr>
      <w:r w:rsidRPr="00D04DE9">
        <w:rPr>
          <w:rFonts w:asciiTheme="minorHAnsi" w:hAnsiTheme="minorHAnsi"/>
          <w:b/>
          <w:i/>
        </w:rPr>
        <w:t xml:space="preserve">But of the Son he says, </w:t>
      </w:r>
      <w:r w:rsidRPr="00D04DE9">
        <w:rPr>
          <w:rStyle w:val="ln-group"/>
          <w:rFonts w:asciiTheme="minorHAnsi" w:hAnsiTheme="minorHAnsi"/>
          <w:b/>
          <w:i/>
        </w:rPr>
        <w:t xml:space="preserve">“Your throne, O God, is forever and ever, </w:t>
      </w:r>
      <w:r w:rsidRPr="00D04DE9">
        <w:rPr>
          <w:rStyle w:val="indent"/>
          <w:rFonts w:asciiTheme="minorHAnsi" w:hAnsiTheme="minorHAnsi"/>
          <w:b/>
          <w:i/>
        </w:rPr>
        <w:t xml:space="preserve">the scepter of uprightness is the scepter of your kingdom. </w:t>
      </w:r>
      <w:r w:rsidRPr="00D04DE9">
        <w:rPr>
          <w:rStyle w:val="ln-group"/>
          <w:rFonts w:asciiTheme="minorHAnsi" w:hAnsiTheme="minorHAnsi"/>
          <w:b/>
          <w:i/>
        </w:rPr>
        <w:t xml:space="preserve">You have loved righteousness and hated wickedness; </w:t>
      </w:r>
      <w:r w:rsidRPr="00D04DE9">
        <w:rPr>
          <w:rStyle w:val="br-ln-group"/>
          <w:rFonts w:asciiTheme="minorHAnsi" w:hAnsiTheme="minorHAnsi"/>
          <w:b/>
          <w:i/>
        </w:rPr>
        <w:t xml:space="preserve">therefore, God, your God, has anointed you </w:t>
      </w:r>
      <w:r w:rsidRPr="00D04DE9">
        <w:rPr>
          <w:rStyle w:val="indent"/>
          <w:rFonts w:asciiTheme="minorHAnsi" w:hAnsiTheme="minorHAnsi"/>
          <w:b/>
          <w:i/>
        </w:rPr>
        <w:t>with the oil of gladness beyond your companions.”</w:t>
      </w:r>
    </w:p>
    <w:p w14:paraId="25467E7E" w14:textId="77777777" w:rsidR="00FA16CD" w:rsidRDefault="007E0D34" w:rsidP="00FA16CD">
      <w:pPr>
        <w:pStyle w:val="regular"/>
        <w:spacing w:before="0" w:beforeAutospacing="0" w:after="0" w:afterAutospacing="0"/>
        <w:jc w:val="center"/>
        <w:rPr>
          <w:rStyle w:val="indent"/>
          <w:rFonts w:asciiTheme="minorHAnsi" w:hAnsiTheme="minorHAnsi"/>
          <w:b/>
          <w:i/>
        </w:rPr>
      </w:pPr>
      <w:r w:rsidRPr="00D04DE9">
        <w:rPr>
          <w:rStyle w:val="indent"/>
          <w:rFonts w:asciiTheme="minorHAnsi" w:hAnsiTheme="minorHAnsi"/>
          <w:b/>
          <w:i/>
        </w:rPr>
        <w:t xml:space="preserve"> </w:t>
      </w:r>
      <w:r w:rsidRPr="00D04DE9">
        <w:rPr>
          <w:rFonts w:asciiTheme="minorHAnsi" w:hAnsiTheme="minorHAnsi"/>
          <w:b/>
          <w:i/>
        </w:rPr>
        <w:t xml:space="preserve">And, </w:t>
      </w:r>
      <w:r w:rsidRPr="00D04DE9">
        <w:rPr>
          <w:rStyle w:val="ln-group"/>
          <w:rFonts w:asciiTheme="minorHAnsi" w:hAnsiTheme="minorHAnsi"/>
          <w:b/>
          <w:i/>
        </w:rPr>
        <w:t>“You, Lord, laid the foundation of the earth in the beginning,</w:t>
      </w:r>
      <w:r w:rsidR="00FA16CD">
        <w:rPr>
          <w:rFonts w:asciiTheme="minorHAnsi" w:hAnsiTheme="minorHAnsi"/>
          <w:b/>
          <w:i/>
        </w:rPr>
        <w:t xml:space="preserve"> </w:t>
      </w:r>
      <w:r w:rsidRPr="00D04DE9">
        <w:rPr>
          <w:rStyle w:val="indent"/>
          <w:rFonts w:asciiTheme="minorHAnsi" w:hAnsiTheme="minorHAnsi"/>
          <w:b/>
          <w:i/>
        </w:rPr>
        <w:t xml:space="preserve">and the heavens are </w:t>
      </w:r>
    </w:p>
    <w:p w14:paraId="1C6F5B2D" w14:textId="77777777" w:rsidR="00FA16CD" w:rsidRDefault="007E0D34" w:rsidP="00FA16CD">
      <w:pPr>
        <w:pStyle w:val="regular"/>
        <w:spacing w:before="0" w:beforeAutospacing="0" w:after="0" w:afterAutospacing="0"/>
        <w:jc w:val="center"/>
        <w:rPr>
          <w:rFonts w:asciiTheme="minorHAnsi" w:hAnsiTheme="minorHAnsi"/>
          <w:b/>
          <w:i/>
        </w:rPr>
      </w:pPr>
      <w:r w:rsidRPr="00D04DE9">
        <w:rPr>
          <w:rStyle w:val="indent"/>
          <w:rFonts w:asciiTheme="minorHAnsi" w:hAnsiTheme="minorHAnsi"/>
          <w:b/>
          <w:i/>
        </w:rPr>
        <w:t>the work of your hands;</w:t>
      </w:r>
      <w:r w:rsidRPr="00D04DE9">
        <w:rPr>
          <w:rStyle w:val="ln-group"/>
          <w:rFonts w:asciiTheme="minorHAnsi" w:hAnsiTheme="minorHAnsi"/>
          <w:b/>
          <w:i/>
        </w:rPr>
        <w:t xml:space="preserve"> they will perish, but you remain; </w:t>
      </w:r>
      <w:r w:rsidRPr="00D04DE9">
        <w:rPr>
          <w:rStyle w:val="indent"/>
          <w:rFonts w:asciiTheme="minorHAnsi" w:hAnsiTheme="minorHAnsi"/>
          <w:b/>
          <w:i/>
        </w:rPr>
        <w:t xml:space="preserve">they will all wear out like a garment, </w:t>
      </w:r>
      <w:r w:rsidRPr="00D04DE9">
        <w:rPr>
          <w:rStyle w:val="ln-group"/>
          <w:rFonts w:asciiTheme="minorHAnsi" w:hAnsiTheme="minorHAnsi"/>
          <w:b/>
          <w:i/>
        </w:rPr>
        <w:t xml:space="preserve">like a robe you will roll them up, </w:t>
      </w:r>
      <w:r w:rsidRPr="00D04DE9">
        <w:rPr>
          <w:rStyle w:val="indent"/>
          <w:rFonts w:asciiTheme="minorHAnsi" w:hAnsiTheme="minorHAnsi"/>
          <w:b/>
          <w:i/>
        </w:rPr>
        <w:t>like a garment they will be changed.</w:t>
      </w:r>
      <w:r w:rsidR="00FA16CD">
        <w:rPr>
          <w:rFonts w:asciiTheme="minorHAnsi" w:hAnsiTheme="minorHAnsi"/>
          <w:b/>
          <w:i/>
        </w:rPr>
        <w:t xml:space="preserve">  </w:t>
      </w:r>
      <w:r w:rsidRPr="00D04DE9">
        <w:rPr>
          <w:rStyle w:val="br-ln-group-10"/>
          <w:rFonts w:asciiTheme="minorHAnsi" w:hAnsiTheme="minorHAnsi"/>
          <w:b/>
          <w:i/>
        </w:rPr>
        <w:t xml:space="preserve">But you are the same, </w:t>
      </w:r>
      <w:r w:rsidRPr="00D04DE9">
        <w:rPr>
          <w:rStyle w:val="indent"/>
          <w:rFonts w:asciiTheme="minorHAnsi" w:hAnsiTheme="minorHAnsi"/>
          <w:b/>
          <w:i/>
        </w:rPr>
        <w:t xml:space="preserve">and your years will have no end.” </w:t>
      </w:r>
      <w:r w:rsidRPr="00D04DE9">
        <w:rPr>
          <w:rFonts w:asciiTheme="minorHAnsi" w:hAnsiTheme="minorHAnsi"/>
          <w:b/>
          <w:i/>
        </w:rPr>
        <w:t>And to which of the angels has he ever said,</w:t>
      </w:r>
    </w:p>
    <w:p w14:paraId="7709980C" w14:textId="77777777" w:rsidR="007E0D34" w:rsidRDefault="007E0D34" w:rsidP="00FA16CD">
      <w:pPr>
        <w:pStyle w:val="regular"/>
        <w:spacing w:before="0" w:beforeAutospacing="0" w:after="0" w:afterAutospacing="0"/>
        <w:jc w:val="center"/>
        <w:rPr>
          <w:rStyle w:val="indent"/>
          <w:rFonts w:asciiTheme="minorHAnsi" w:hAnsiTheme="minorHAnsi"/>
          <w:b/>
          <w:i/>
        </w:rPr>
      </w:pPr>
      <w:r w:rsidRPr="00D04DE9">
        <w:rPr>
          <w:rFonts w:asciiTheme="minorHAnsi" w:hAnsiTheme="minorHAnsi"/>
          <w:b/>
          <w:i/>
        </w:rPr>
        <w:t xml:space="preserve"> </w:t>
      </w:r>
      <w:r w:rsidRPr="00D04DE9">
        <w:rPr>
          <w:rStyle w:val="ln-group"/>
          <w:rFonts w:asciiTheme="minorHAnsi" w:hAnsiTheme="minorHAnsi"/>
          <w:b/>
          <w:i/>
        </w:rPr>
        <w:t>“Sit at my right hand</w:t>
      </w:r>
      <w:r w:rsidR="00FA16CD">
        <w:rPr>
          <w:rFonts w:asciiTheme="minorHAnsi" w:hAnsiTheme="minorHAnsi"/>
          <w:b/>
          <w:i/>
        </w:rPr>
        <w:t xml:space="preserve"> </w:t>
      </w:r>
      <w:r w:rsidRPr="00D04DE9">
        <w:rPr>
          <w:rStyle w:val="indent"/>
          <w:rFonts w:asciiTheme="minorHAnsi" w:hAnsiTheme="minorHAnsi"/>
          <w:b/>
          <w:i/>
        </w:rPr>
        <w:t>until I make your enemies a footstool for your feet”?</w:t>
      </w:r>
    </w:p>
    <w:p w14:paraId="461B083C" w14:textId="77777777" w:rsidR="00E91F16" w:rsidRDefault="00E91F16" w:rsidP="00EF73C9">
      <w:pPr>
        <w:pStyle w:val="line-group"/>
        <w:numPr>
          <w:ilvl w:val="0"/>
          <w:numId w:val="22"/>
        </w:numPr>
        <w:jc w:val="both"/>
        <w:rPr>
          <w:rFonts w:asciiTheme="minorHAnsi" w:eastAsiaTheme="minorEastAsia" w:hAnsiTheme="minorHAnsi" w:cstheme="minorBidi"/>
          <w:bCs/>
          <w:iCs/>
        </w:rPr>
      </w:pPr>
      <w:r w:rsidRPr="00E91F16">
        <w:rPr>
          <w:rFonts w:asciiTheme="minorHAnsi" w:eastAsiaTheme="minorEastAsia" w:hAnsiTheme="minorHAnsi" w:cstheme="minorBidi"/>
          <w:bCs/>
          <w:iCs/>
        </w:rPr>
        <w:t>Read Ephesians 1:19-23</w:t>
      </w:r>
      <w:r>
        <w:rPr>
          <w:rFonts w:asciiTheme="minorHAnsi" w:eastAsiaTheme="minorEastAsia" w:hAnsiTheme="minorHAnsi" w:cstheme="minorBidi"/>
          <w:bCs/>
          <w:iCs/>
        </w:rPr>
        <w:t xml:space="preserve">; </w:t>
      </w:r>
      <w:r w:rsidR="00946B39">
        <w:rPr>
          <w:rFonts w:asciiTheme="minorHAnsi" w:eastAsiaTheme="minorEastAsia" w:hAnsiTheme="minorHAnsi" w:cstheme="minorBidi"/>
          <w:bCs/>
          <w:iCs/>
        </w:rPr>
        <w:t>Laminations</w:t>
      </w:r>
      <w:r>
        <w:rPr>
          <w:rFonts w:asciiTheme="minorHAnsi" w:eastAsiaTheme="minorEastAsia" w:hAnsiTheme="minorHAnsi" w:cstheme="minorBidi"/>
          <w:bCs/>
          <w:iCs/>
        </w:rPr>
        <w:t xml:space="preserve"> 3:22-23; Isaiah 40:</w:t>
      </w:r>
      <w:r w:rsidR="00946B39">
        <w:rPr>
          <w:rFonts w:asciiTheme="minorHAnsi" w:eastAsiaTheme="minorEastAsia" w:hAnsiTheme="minorHAnsi" w:cstheme="minorBidi"/>
          <w:bCs/>
          <w:iCs/>
        </w:rPr>
        <w:t>25-31, 41:9-10</w:t>
      </w:r>
      <w:r w:rsidRPr="00E91F16">
        <w:rPr>
          <w:rFonts w:asciiTheme="minorHAnsi" w:eastAsiaTheme="minorEastAsia" w:hAnsiTheme="minorHAnsi" w:cstheme="minorBidi"/>
          <w:bCs/>
          <w:iCs/>
        </w:rPr>
        <w:t xml:space="preserve"> and make a list of everything that concerns you at the moment. </w:t>
      </w:r>
      <w:r w:rsidR="00946B39">
        <w:rPr>
          <w:rFonts w:asciiTheme="minorHAnsi" w:eastAsiaTheme="minorEastAsia" w:hAnsiTheme="minorHAnsi" w:cstheme="minorBidi"/>
          <w:bCs/>
          <w:iCs/>
        </w:rPr>
        <w:t xml:space="preserve"> Now, based upon these passages, do you think the Lord Jesus’ power is sufficient to handle your problems?</w:t>
      </w:r>
      <w:r w:rsidR="000938C1">
        <w:rPr>
          <w:rFonts w:asciiTheme="minorHAnsi" w:eastAsiaTheme="minorEastAsia" w:hAnsiTheme="minorHAnsi" w:cstheme="minorBidi"/>
          <w:bCs/>
          <w:iCs/>
        </w:rPr>
        <w:t xml:space="preserve"> ______________</w:t>
      </w:r>
      <w:r w:rsidR="00946B39">
        <w:rPr>
          <w:rFonts w:asciiTheme="minorHAnsi" w:eastAsiaTheme="minorEastAsia" w:hAnsiTheme="minorHAnsi" w:cstheme="minorBidi"/>
          <w:bCs/>
          <w:iCs/>
        </w:rPr>
        <w:t xml:space="preserve"> ________________________________________________________________________________________________________________________________________________</w:t>
      </w:r>
    </w:p>
    <w:p w14:paraId="1617B3A6" w14:textId="77777777" w:rsidR="00946B39" w:rsidRPr="00553EFF" w:rsidRDefault="00946B39" w:rsidP="00EF73C9">
      <w:pPr>
        <w:pStyle w:val="ListParagraph"/>
        <w:numPr>
          <w:ilvl w:val="0"/>
          <w:numId w:val="22"/>
        </w:numPr>
        <w:jc w:val="both"/>
        <w:rPr>
          <w:sz w:val="28"/>
          <w:szCs w:val="28"/>
        </w:rPr>
      </w:pPr>
      <w:r w:rsidRPr="00553EFF">
        <w:rPr>
          <w:sz w:val="24"/>
          <w:szCs w:val="24"/>
        </w:rPr>
        <w:t>What current situations in your life seem to be over your head?</w:t>
      </w:r>
      <w:r w:rsidR="000938C1">
        <w:rPr>
          <w:sz w:val="24"/>
          <w:szCs w:val="24"/>
        </w:rPr>
        <w:t xml:space="preserve"> ____________________</w:t>
      </w:r>
      <w:r w:rsidRPr="00553EFF">
        <w:rPr>
          <w:sz w:val="24"/>
          <w:szCs w:val="24"/>
        </w:rPr>
        <w:t xml:space="preserve"> ________________________________________________________________________________________________________________________________________________</w:t>
      </w:r>
    </w:p>
    <w:p w14:paraId="2653B695" w14:textId="77777777" w:rsidR="00946B39" w:rsidRPr="00553EFF" w:rsidRDefault="00946B39" w:rsidP="00EF73C9">
      <w:pPr>
        <w:pStyle w:val="ListParagraph"/>
        <w:numPr>
          <w:ilvl w:val="0"/>
          <w:numId w:val="22"/>
        </w:numPr>
        <w:jc w:val="both"/>
        <w:rPr>
          <w:sz w:val="24"/>
          <w:szCs w:val="24"/>
        </w:rPr>
      </w:pPr>
      <w:r w:rsidRPr="00553EFF">
        <w:rPr>
          <w:sz w:val="24"/>
          <w:szCs w:val="24"/>
        </w:rPr>
        <w:t>Do you feel overwhelmed by these things? _____________________________________</w:t>
      </w:r>
    </w:p>
    <w:p w14:paraId="74902C58" w14:textId="77777777" w:rsidR="004E2262" w:rsidRPr="00FA16CD" w:rsidRDefault="00946B39" w:rsidP="00EF73C9">
      <w:pPr>
        <w:pStyle w:val="ListParagraph"/>
        <w:numPr>
          <w:ilvl w:val="0"/>
          <w:numId w:val="22"/>
        </w:numPr>
        <w:jc w:val="both"/>
        <w:rPr>
          <w:rFonts w:asciiTheme="minorHAnsi" w:eastAsiaTheme="minorEastAsia" w:hAnsiTheme="minorHAnsi" w:cstheme="minorBidi"/>
          <w:bCs/>
          <w:iCs/>
        </w:rPr>
      </w:pPr>
      <w:r w:rsidRPr="00FA16CD">
        <w:rPr>
          <w:sz w:val="24"/>
          <w:szCs w:val="24"/>
        </w:rPr>
        <w:t>Now, make a list and when you are done, take every situation and find several passages that apply and begin</w:t>
      </w:r>
      <w:r w:rsidR="00FA16CD" w:rsidRPr="00FA16CD">
        <w:rPr>
          <w:sz w:val="24"/>
          <w:szCs w:val="24"/>
        </w:rPr>
        <w:t xml:space="preserve"> to pray God’s Word over them. _____________________________ </w:t>
      </w:r>
      <w:r w:rsidRPr="00FA16CD">
        <w:rPr>
          <w:sz w:val="24"/>
          <w:szCs w:val="24"/>
        </w:rPr>
        <w:t>______________________________________________________________________________________________________________________________________________</w:t>
      </w:r>
      <w:r w:rsidRPr="00FA16CD">
        <w:rPr>
          <w:rFonts w:asciiTheme="minorHAnsi" w:eastAsiaTheme="minorEastAsia" w:hAnsiTheme="minorHAnsi" w:cstheme="minorBidi"/>
          <w:bCs/>
          <w:i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023157" w14:textId="77777777" w:rsidR="003914A9" w:rsidRDefault="003914A9" w:rsidP="004E2262">
      <w:pPr>
        <w:pStyle w:val="ListParagraph"/>
        <w:rPr>
          <w:rFonts w:asciiTheme="minorHAnsi" w:eastAsiaTheme="minorEastAsia" w:hAnsiTheme="minorHAnsi" w:cstheme="minorBidi"/>
          <w:bCs/>
          <w:iCs/>
        </w:rPr>
      </w:pPr>
    </w:p>
    <w:p w14:paraId="212BBCBC" w14:textId="77777777" w:rsidR="008F0B21" w:rsidRDefault="008F0B21" w:rsidP="004E2262">
      <w:pPr>
        <w:pStyle w:val="ListParagraph"/>
        <w:rPr>
          <w:rFonts w:asciiTheme="minorHAnsi" w:eastAsiaTheme="minorEastAsia" w:hAnsiTheme="minorHAnsi" w:cstheme="minorBidi"/>
          <w:bCs/>
          <w:iCs/>
        </w:rPr>
      </w:pPr>
    </w:p>
    <w:p w14:paraId="25F441E1" w14:textId="77777777" w:rsidR="007E0D34" w:rsidRPr="00FA09EA" w:rsidRDefault="007E0D34" w:rsidP="00C36C9D">
      <w:pPr>
        <w:pStyle w:val="ListParagraph"/>
        <w:spacing w:after="360" w:line="240" w:lineRule="auto"/>
        <w:ind w:left="0"/>
        <w:contextualSpacing w:val="0"/>
        <w:rPr>
          <w:b/>
          <w:bCs/>
          <w:sz w:val="28"/>
          <w:szCs w:val="28"/>
        </w:rPr>
      </w:pPr>
      <w:r w:rsidRPr="00C330FA">
        <w:rPr>
          <w:b/>
          <w:bCs/>
          <w:sz w:val="24"/>
          <w:szCs w:val="24"/>
        </w:rPr>
        <w:t>DIGGING DEEPER:</w:t>
      </w:r>
      <w:r w:rsidRPr="00C330FA">
        <w:rPr>
          <w:bCs/>
          <w:sz w:val="28"/>
          <w:szCs w:val="28"/>
        </w:rPr>
        <w:t xml:space="preserve"> </w:t>
      </w:r>
      <w:r w:rsidRPr="00C330FA">
        <w:rPr>
          <w:sz w:val="24"/>
          <w:szCs w:val="24"/>
        </w:rPr>
        <w:t>John 1:14, 3:17, 4:24-26, 42, 5:39-46, 8:29,58; 10:26-30; 14:6, 17:1-3, 20:26-28; Luke 24:25-27; Mark</w:t>
      </w:r>
      <w:r w:rsidRPr="5897EC05">
        <w:rPr>
          <w:sz w:val="24"/>
          <w:szCs w:val="24"/>
        </w:rPr>
        <w:t xml:space="preserve"> 12:29-37; Matthew 1:21; 16:13-16; Isaiah 5:16, 9:6-7, 40:1-31, 42:1-12, 45:15-22, 43:11, 49:26; 60:16; Exodus 3:6-18; Revelation 1:8</w:t>
      </w:r>
      <w:r w:rsidR="00683B99">
        <w:rPr>
          <w:sz w:val="24"/>
          <w:szCs w:val="24"/>
        </w:rPr>
        <w:t>,</w:t>
      </w:r>
      <w:r w:rsidRPr="5897EC05">
        <w:rPr>
          <w:sz w:val="24"/>
          <w:szCs w:val="24"/>
        </w:rPr>
        <w:t>11</w:t>
      </w:r>
      <w:r w:rsidR="00683B99">
        <w:rPr>
          <w:sz w:val="24"/>
          <w:szCs w:val="24"/>
        </w:rPr>
        <w:t xml:space="preserve">, </w:t>
      </w:r>
      <w:r w:rsidRPr="5897EC05">
        <w:rPr>
          <w:sz w:val="24"/>
          <w:szCs w:val="24"/>
        </w:rPr>
        <w:t>17-18</w:t>
      </w:r>
      <w:r w:rsidR="00683B99">
        <w:rPr>
          <w:sz w:val="24"/>
          <w:szCs w:val="24"/>
        </w:rPr>
        <w:t>,</w:t>
      </w:r>
      <w:r w:rsidRPr="5897EC05">
        <w:rPr>
          <w:sz w:val="24"/>
          <w:szCs w:val="24"/>
        </w:rPr>
        <w:t xml:space="preserve"> 2:23</w:t>
      </w:r>
      <w:r w:rsidR="00683B99">
        <w:rPr>
          <w:sz w:val="24"/>
          <w:szCs w:val="24"/>
        </w:rPr>
        <w:t>, 21:3-6,</w:t>
      </w:r>
      <w:r w:rsidRPr="5897EC05">
        <w:rPr>
          <w:sz w:val="24"/>
          <w:szCs w:val="24"/>
        </w:rPr>
        <w:t xml:space="preserve"> 22:13-16; Titus 2:10-13; Jude 25; Acts 2:33-38, 4:8; 1 John 4:14; 1 Peter 2:9, 2 Peter 1:11; Romans 10:7-18</w:t>
      </w:r>
    </w:p>
    <w:p w14:paraId="26901674" w14:textId="77777777" w:rsidR="007E0D34" w:rsidRPr="00FA16CD" w:rsidRDefault="007E0D34" w:rsidP="00044BB0">
      <w:pPr>
        <w:spacing w:after="0"/>
        <w:jc w:val="center"/>
        <w:rPr>
          <w:sz w:val="24"/>
          <w:szCs w:val="24"/>
        </w:rPr>
      </w:pPr>
      <w:r w:rsidRPr="00FA16CD">
        <w:rPr>
          <w:b/>
          <w:bCs/>
          <w:iCs/>
          <w:sz w:val="24"/>
          <w:szCs w:val="24"/>
        </w:rPr>
        <w:t>Revelation 1:8 (NASB)</w:t>
      </w:r>
    </w:p>
    <w:p w14:paraId="00BA1F16" w14:textId="77777777" w:rsidR="008F0B21" w:rsidRDefault="007E0D34" w:rsidP="00044BB0">
      <w:pPr>
        <w:spacing w:after="0"/>
        <w:jc w:val="center"/>
        <w:rPr>
          <w:b/>
          <w:bCs/>
          <w:i/>
          <w:iCs/>
          <w:sz w:val="24"/>
          <w:szCs w:val="24"/>
        </w:rPr>
      </w:pPr>
      <w:r w:rsidRPr="5897EC05">
        <w:rPr>
          <w:b/>
          <w:bCs/>
          <w:i/>
          <w:iCs/>
          <w:sz w:val="24"/>
          <w:szCs w:val="24"/>
        </w:rPr>
        <w:t xml:space="preserve">I am the Alpha and the Omega,” says the </w:t>
      </w:r>
      <w:r w:rsidRPr="5897EC05">
        <w:rPr>
          <w:b/>
          <w:bCs/>
          <w:i/>
          <w:iCs/>
          <w:sz w:val="24"/>
          <w:szCs w:val="24"/>
          <w:u w:val="single"/>
        </w:rPr>
        <w:t>Lord God</w:t>
      </w:r>
      <w:r w:rsidRPr="5897EC05">
        <w:rPr>
          <w:b/>
          <w:bCs/>
          <w:i/>
          <w:iCs/>
          <w:sz w:val="24"/>
          <w:szCs w:val="24"/>
        </w:rPr>
        <w:t>,</w:t>
      </w:r>
    </w:p>
    <w:p w14:paraId="7F473248" w14:textId="77777777" w:rsidR="007E0D34" w:rsidRDefault="007E0D34" w:rsidP="00044BB0">
      <w:pPr>
        <w:spacing w:after="0"/>
        <w:jc w:val="center"/>
        <w:rPr>
          <w:b/>
          <w:bCs/>
          <w:i/>
          <w:iCs/>
          <w:sz w:val="24"/>
          <w:szCs w:val="24"/>
        </w:rPr>
      </w:pPr>
      <w:r w:rsidRPr="5897EC05">
        <w:rPr>
          <w:b/>
          <w:bCs/>
          <w:i/>
          <w:iCs/>
          <w:sz w:val="24"/>
          <w:szCs w:val="24"/>
        </w:rPr>
        <w:t xml:space="preserve"> “who is and who was and who is to come, </w:t>
      </w:r>
      <w:r w:rsidRPr="5897EC05">
        <w:rPr>
          <w:b/>
          <w:bCs/>
          <w:i/>
          <w:iCs/>
          <w:sz w:val="24"/>
          <w:szCs w:val="24"/>
          <w:u w:val="single"/>
        </w:rPr>
        <w:t>The Almighty</w:t>
      </w:r>
      <w:r w:rsidRPr="5897EC05">
        <w:rPr>
          <w:b/>
          <w:bCs/>
          <w:i/>
          <w:iCs/>
          <w:sz w:val="24"/>
          <w:szCs w:val="24"/>
        </w:rPr>
        <w:t>.”</w:t>
      </w:r>
    </w:p>
    <w:p w14:paraId="6960E333" w14:textId="77777777" w:rsidR="008F0B21" w:rsidRDefault="008F0B21" w:rsidP="00044BB0">
      <w:pPr>
        <w:spacing w:after="0"/>
        <w:jc w:val="center"/>
        <w:rPr>
          <w:b/>
          <w:i/>
          <w:sz w:val="24"/>
          <w:szCs w:val="24"/>
        </w:rPr>
      </w:pPr>
    </w:p>
    <w:p w14:paraId="44F90840" w14:textId="77777777" w:rsidR="007E0D34" w:rsidRPr="00FA16CD" w:rsidRDefault="007E0D34" w:rsidP="00FA16CD">
      <w:pPr>
        <w:pStyle w:val="ListParagraph"/>
        <w:spacing w:after="0"/>
        <w:ind w:left="0"/>
        <w:jc w:val="center"/>
        <w:rPr>
          <w:rFonts w:cs="Calibri"/>
          <w:b/>
          <w:sz w:val="24"/>
          <w:szCs w:val="24"/>
        </w:rPr>
      </w:pPr>
      <w:r w:rsidRPr="00FA16CD">
        <w:rPr>
          <w:rFonts w:cs="Calibri"/>
          <w:b/>
          <w:bCs/>
          <w:iCs/>
          <w:sz w:val="24"/>
          <w:szCs w:val="24"/>
        </w:rPr>
        <w:t>Colossians 1:15-20 (NIV)</w:t>
      </w:r>
    </w:p>
    <w:p w14:paraId="20BE483B"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The Son is the image of the invisible God, the firstborn over all creation. For in him </w:t>
      </w:r>
    </w:p>
    <w:p w14:paraId="3EE5D620"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all things were created: things in heaven and on earth, visible and invisible, </w:t>
      </w:r>
    </w:p>
    <w:p w14:paraId="12546989"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whether thrones or powers or rulers or authorities; all things have been created through him and for him. He is before all things, and in him all things hold together. And he is the head </w:t>
      </w:r>
    </w:p>
    <w:p w14:paraId="4B61736D"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of the body, the church; he is the beginning and the firstborn from among the dead, </w:t>
      </w:r>
    </w:p>
    <w:p w14:paraId="74960173" w14:textId="77777777" w:rsidR="00FA16CD" w:rsidRDefault="007E0D34" w:rsidP="00FA16CD">
      <w:pPr>
        <w:pStyle w:val="reg"/>
        <w:spacing w:before="0" w:beforeAutospacing="0" w:after="0" w:afterAutospacing="0"/>
        <w:jc w:val="center"/>
        <w:rPr>
          <w:rFonts w:ascii="Calibri" w:eastAsia="Calibri" w:hAnsi="Calibri" w:cs="Calibri"/>
          <w:b/>
          <w:bCs/>
          <w:i/>
          <w:iCs/>
        </w:rPr>
      </w:pPr>
      <w:r w:rsidRPr="5897EC05">
        <w:rPr>
          <w:rFonts w:ascii="Calibri" w:eastAsia="Calibri" w:hAnsi="Calibri" w:cs="Calibri"/>
          <w:b/>
          <w:bCs/>
          <w:i/>
          <w:iCs/>
        </w:rPr>
        <w:t xml:space="preserve">so that in everything he might have the supremacy. For God was pleased to have all his fullness dwell in him, and through him to reconcile to himself all things, whether things </w:t>
      </w:r>
    </w:p>
    <w:p w14:paraId="39C28559" w14:textId="77777777" w:rsidR="007E0D34" w:rsidRDefault="007E0D34" w:rsidP="00FA16CD">
      <w:pPr>
        <w:pStyle w:val="reg"/>
        <w:spacing w:before="0" w:beforeAutospacing="0"/>
        <w:jc w:val="center"/>
        <w:rPr>
          <w:rFonts w:ascii="Calibri" w:eastAsia="Calibri" w:hAnsi="Calibri" w:cs="Calibri"/>
          <w:b/>
          <w:bCs/>
          <w:i/>
          <w:iCs/>
        </w:rPr>
      </w:pPr>
      <w:r w:rsidRPr="5897EC05">
        <w:rPr>
          <w:rFonts w:ascii="Calibri" w:eastAsia="Calibri" w:hAnsi="Calibri" w:cs="Calibri"/>
          <w:b/>
          <w:bCs/>
          <w:i/>
          <w:iCs/>
        </w:rPr>
        <w:t>on earth or things in heaven, by making peace through his blood, shed on the cross.</w:t>
      </w:r>
    </w:p>
    <w:p w14:paraId="768288D0" w14:textId="77777777" w:rsidR="007E0D34" w:rsidRDefault="007E0D34" w:rsidP="007E0D34">
      <w:pPr>
        <w:rPr>
          <w:b/>
          <w:bCs/>
          <w:sz w:val="28"/>
          <w:szCs w:val="28"/>
        </w:rPr>
      </w:pPr>
      <w:r>
        <w:rPr>
          <w:b/>
          <w:bCs/>
          <w:sz w:val="28"/>
          <w:szCs w:val="28"/>
        </w:rPr>
        <w:t xml:space="preserve">WORD SEARCH: </w:t>
      </w:r>
      <w:r w:rsidR="00797243">
        <w:rPr>
          <w:b/>
          <w:bCs/>
          <w:sz w:val="28"/>
          <w:szCs w:val="28"/>
        </w:rPr>
        <w:t>From Strong’s Concordance</w:t>
      </w:r>
    </w:p>
    <w:p w14:paraId="08C77978" w14:textId="77777777" w:rsidR="007E0D34" w:rsidRPr="00FA16CD" w:rsidRDefault="007E0D34" w:rsidP="00FA16CD">
      <w:pPr>
        <w:spacing w:after="0"/>
        <w:jc w:val="center"/>
        <w:rPr>
          <w:b/>
          <w:sz w:val="24"/>
          <w:szCs w:val="24"/>
        </w:rPr>
      </w:pPr>
      <w:r w:rsidRPr="00FA16CD">
        <w:rPr>
          <w:b/>
          <w:bCs/>
          <w:iCs/>
          <w:sz w:val="24"/>
          <w:szCs w:val="24"/>
        </w:rPr>
        <w:t>Acts 3:15 (NIV)</w:t>
      </w:r>
    </w:p>
    <w:p w14:paraId="678BA544" w14:textId="77777777" w:rsidR="00FA16CD" w:rsidRDefault="007E0D34" w:rsidP="00FA16CD">
      <w:pPr>
        <w:spacing w:after="0"/>
        <w:jc w:val="center"/>
        <w:rPr>
          <w:b/>
          <w:bCs/>
          <w:i/>
          <w:iCs/>
          <w:sz w:val="24"/>
          <w:szCs w:val="24"/>
        </w:rPr>
      </w:pPr>
      <w:r w:rsidRPr="5897EC05">
        <w:rPr>
          <w:b/>
          <w:bCs/>
          <w:i/>
          <w:iCs/>
          <w:sz w:val="24"/>
          <w:szCs w:val="24"/>
        </w:rPr>
        <w:t>But you put to death the author of life, the one whom God raised from the dead,</w:t>
      </w:r>
    </w:p>
    <w:p w14:paraId="73501624" w14:textId="77777777" w:rsidR="007E0D34" w:rsidRPr="00BD0054" w:rsidRDefault="007E0D34" w:rsidP="00FA16CD">
      <w:pPr>
        <w:jc w:val="center"/>
        <w:rPr>
          <w:b/>
          <w:i/>
          <w:sz w:val="24"/>
          <w:szCs w:val="24"/>
        </w:rPr>
      </w:pPr>
      <w:r w:rsidRPr="5897EC05">
        <w:rPr>
          <w:b/>
          <w:bCs/>
          <w:i/>
          <w:iCs/>
          <w:sz w:val="24"/>
          <w:szCs w:val="24"/>
        </w:rPr>
        <w:t xml:space="preserve"> a </w:t>
      </w:r>
      <w:r w:rsidR="00FA16CD">
        <w:rPr>
          <w:b/>
          <w:bCs/>
          <w:i/>
          <w:iCs/>
          <w:sz w:val="24"/>
          <w:szCs w:val="24"/>
        </w:rPr>
        <w:t>fact to which we are witnesses.</w:t>
      </w:r>
    </w:p>
    <w:p w14:paraId="626E4741" w14:textId="77777777" w:rsidR="007E0D34" w:rsidRPr="00553EFF" w:rsidRDefault="007E0D34" w:rsidP="00EF73C9">
      <w:pPr>
        <w:pStyle w:val="ListParagraph"/>
        <w:numPr>
          <w:ilvl w:val="0"/>
          <w:numId w:val="25"/>
        </w:numPr>
        <w:rPr>
          <w:sz w:val="24"/>
          <w:szCs w:val="24"/>
        </w:rPr>
      </w:pPr>
      <w:r w:rsidRPr="00553EFF">
        <w:rPr>
          <w:b/>
          <w:bCs/>
          <w:sz w:val="24"/>
          <w:szCs w:val="24"/>
        </w:rPr>
        <w:t>Author</w:t>
      </w:r>
      <w:r w:rsidR="00FA16CD">
        <w:rPr>
          <w:b/>
          <w:bCs/>
          <w:i/>
          <w:iCs/>
          <w:sz w:val="24"/>
          <w:szCs w:val="24"/>
        </w:rPr>
        <w:t>/</w:t>
      </w:r>
      <w:r w:rsidRPr="00553EFF">
        <w:rPr>
          <w:b/>
          <w:bCs/>
          <w:sz w:val="24"/>
          <w:szCs w:val="24"/>
        </w:rPr>
        <w:t>Prince</w:t>
      </w:r>
      <w:r w:rsidR="00C36C9D">
        <w:rPr>
          <w:b/>
          <w:bCs/>
          <w:sz w:val="24"/>
          <w:szCs w:val="24"/>
        </w:rPr>
        <w:t>: i</w:t>
      </w:r>
      <w:r w:rsidR="00C36C9D" w:rsidRPr="00C36C9D">
        <w:rPr>
          <w:bCs/>
          <w:sz w:val="24"/>
          <w:szCs w:val="24"/>
        </w:rPr>
        <w:t>n</w:t>
      </w:r>
      <w:r w:rsidR="00FA16CD">
        <w:rPr>
          <w:sz w:val="24"/>
          <w:szCs w:val="24"/>
        </w:rPr>
        <w:t xml:space="preserve"> Greek is Archegos-</w:t>
      </w:r>
      <w:r w:rsidRPr="00553EFF">
        <w:rPr>
          <w:sz w:val="24"/>
          <w:szCs w:val="24"/>
        </w:rPr>
        <w:t xml:space="preserve">arkhay-gos </w:t>
      </w:r>
      <w:r w:rsidRPr="00553EFF">
        <w:rPr>
          <w:i/>
          <w:iCs/>
          <w:sz w:val="24"/>
          <w:szCs w:val="24"/>
        </w:rPr>
        <w:t>a chief leader</w:t>
      </w:r>
      <w:r w:rsidRPr="00553EFF">
        <w:rPr>
          <w:sz w:val="24"/>
          <w:szCs w:val="24"/>
        </w:rPr>
        <w:t>:</w:t>
      </w:r>
      <w:r w:rsidR="00FA16CD">
        <w:rPr>
          <w:sz w:val="24"/>
          <w:szCs w:val="24"/>
        </w:rPr>
        <w:t xml:space="preserve"> </w:t>
      </w:r>
      <w:r w:rsidRPr="00553EFF">
        <w:rPr>
          <w:sz w:val="24"/>
          <w:szCs w:val="24"/>
        </w:rPr>
        <w:t xml:space="preserve"> </w:t>
      </w:r>
      <w:r w:rsidRPr="00553EFF">
        <w:rPr>
          <w:i/>
          <w:iCs/>
          <w:sz w:val="24"/>
          <w:szCs w:val="24"/>
        </w:rPr>
        <w:t>author, captain, prince</w:t>
      </w:r>
      <w:r w:rsidRPr="00553EFF">
        <w:rPr>
          <w:sz w:val="24"/>
          <w:szCs w:val="24"/>
        </w:rPr>
        <w:t xml:space="preserve">. See this word translated </w:t>
      </w:r>
      <w:r w:rsidRPr="00553EFF">
        <w:rPr>
          <w:i/>
          <w:iCs/>
          <w:sz w:val="24"/>
          <w:szCs w:val="24"/>
        </w:rPr>
        <w:t>prince or Author</w:t>
      </w:r>
      <w:r w:rsidRPr="00553EFF">
        <w:rPr>
          <w:sz w:val="24"/>
          <w:szCs w:val="24"/>
        </w:rPr>
        <w:t xml:space="preserve"> in the following verse.</w:t>
      </w:r>
    </w:p>
    <w:p w14:paraId="3BB08345" w14:textId="77777777" w:rsidR="007E0D34" w:rsidRPr="00553EFF" w:rsidRDefault="007E0D34" w:rsidP="00EF73C9">
      <w:pPr>
        <w:pStyle w:val="ListParagraph"/>
        <w:numPr>
          <w:ilvl w:val="0"/>
          <w:numId w:val="25"/>
        </w:numPr>
        <w:jc w:val="both"/>
        <w:rPr>
          <w:rFonts w:cs="Calibri"/>
          <w:b/>
          <w:bCs/>
          <w:sz w:val="24"/>
          <w:szCs w:val="24"/>
        </w:rPr>
      </w:pPr>
      <w:r w:rsidRPr="00553EFF">
        <w:rPr>
          <w:rFonts w:cs="Calibri"/>
          <w:b/>
          <w:bCs/>
          <w:sz w:val="24"/>
          <w:szCs w:val="24"/>
        </w:rPr>
        <w:t>Beginning</w:t>
      </w:r>
      <w:r w:rsidRPr="00553EFF">
        <w:rPr>
          <w:rFonts w:cs="Calibri"/>
          <w:sz w:val="24"/>
          <w:szCs w:val="24"/>
        </w:rPr>
        <w:t>: in Greek is Arche: commencement, or chief, in order, time, place or rank, beginning, at the first, magistrate, power, principality, principle, and rule. (Colossians 1:15-18, Joh</w:t>
      </w:r>
      <w:r w:rsidR="00E12520">
        <w:rPr>
          <w:rFonts w:cs="Calibri"/>
          <w:sz w:val="24"/>
          <w:szCs w:val="24"/>
        </w:rPr>
        <w:t>n 1:1-2, 1 John 1:1, Revelation</w:t>
      </w:r>
      <w:r w:rsidRPr="00553EFF">
        <w:rPr>
          <w:rFonts w:cs="Calibri"/>
          <w:sz w:val="24"/>
          <w:szCs w:val="24"/>
        </w:rPr>
        <w:t>, 1:8,3:14,21:6,22:13)</w:t>
      </w:r>
    </w:p>
    <w:p w14:paraId="7DA8D52A" w14:textId="77777777" w:rsidR="007E0D34" w:rsidRPr="00553EFF" w:rsidRDefault="007E0D34" w:rsidP="00EF73C9">
      <w:pPr>
        <w:pStyle w:val="ListParagraph"/>
        <w:numPr>
          <w:ilvl w:val="0"/>
          <w:numId w:val="25"/>
        </w:numPr>
        <w:jc w:val="both"/>
        <w:rPr>
          <w:rFonts w:cs="Calibri"/>
          <w:b/>
          <w:bCs/>
          <w:sz w:val="24"/>
          <w:szCs w:val="24"/>
        </w:rPr>
      </w:pPr>
      <w:r w:rsidRPr="00553EFF">
        <w:rPr>
          <w:rFonts w:cs="Calibri"/>
          <w:b/>
          <w:bCs/>
          <w:sz w:val="24"/>
          <w:szCs w:val="24"/>
        </w:rPr>
        <w:t>First</w:t>
      </w:r>
      <w:r w:rsidRPr="00553EFF">
        <w:rPr>
          <w:rFonts w:cs="Calibri"/>
          <w:sz w:val="24"/>
          <w:szCs w:val="24"/>
        </w:rPr>
        <w:t xml:space="preserve"> </w:t>
      </w:r>
      <w:r w:rsidRPr="00553EFF">
        <w:rPr>
          <w:rFonts w:cs="Calibri"/>
          <w:b/>
          <w:bCs/>
          <w:sz w:val="24"/>
          <w:szCs w:val="24"/>
        </w:rPr>
        <w:t>Begotten</w:t>
      </w:r>
      <w:r w:rsidRPr="00553EFF">
        <w:rPr>
          <w:rFonts w:cs="Calibri"/>
          <w:sz w:val="24"/>
          <w:szCs w:val="24"/>
        </w:rPr>
        <w:t>/</w:t>
      </w:r>
      <w:r w:rsidRPr="00553EFF">
        <w:rPr>
          <w:rFonts w:cs="Calibri"/>
          <w:b/>
          <w:bCs/>
          <w:sz w:val="24"/>
          <w:szCs w:val="24"/>
        </w:rPr>
        <w:t>Born</w:t>
      </w:r>
      <w:r w:rsidR="00C36C9D">
        <w:rPr>
          <w:rFonts w:cs="Calibri"/>
          <w:b/>
          <w:bCs/>
          <w:sz w:val="24"/>
          <w:szCs w:val="24"/>
        </w:rPr>
        <w:t>:</w:t>
      </w:r>
      <w:r w:rsidRPr="00553EFF">
        <w:rPr>
          <w:rFonts w:cs="Calibri"/>
          <w:sz w:val="24"/>
          <w:szCs w:val="24"/>
        </w:rPr>
        <w:t xml:space="preserve"> in Greek is Prototokos, and #4413 Protos: </w:t>
      </w:r>
      <w:r w:rsidRPr="00553EFF">
        <w:rPr>
          <w:rFonts w:cs="Calibri"/>
          <w:i/>
          <w:iCs/>
          <w:sz w:val="24"/>
          <w:szCs w:val="24"/>
        </w:rPr>
        <w:t>foremost (first place in time, place or importance) before, beginning, best, chief, first, of all, former.</w:t>
      </w:r>
      <w:r w:rsidRPr="00553EFF">
        <w:rPr>
          <w:rFonts w:cs="Calibri"/>
          <w:sz w:val="24"/>
          <w:szCs w:val="24"/>
        </w:rPr>
        <w:t xml:space="preserve"> From #4253 Pro: </w:t>
      </w:r>
      <w:r w:rsidRPr="00C36C9D">
        <w:rPr>
          <w:rFonts w:cs="Calibri"/>
          <w:i/>
          <w:sz w:val="24"/>
          <w:szCs w:val="24"/>
        </w:rPr>
        <w:t>fore, i.e. in front of, prior, superior to above ago before or ever</w:t>
      </w:r>
      <w:r w:rsidRPr="00553EFF">
        <w:rPr>
          <w:rFonts w:cs="Calibri"/>
          <w:sz w:val="24"/>
          <w:szCs w:val="24"/>
        </w:rPr>
        <w:t xml:space="preserve">. # 4250 Prin: </w:t>
      </w:r>
      <w:r w:rsidRPr="00C36C9D">
        <w:rPr>
          <w:rFonts w:cs="Calibri"/>
          <w:i/>
          <w:sz w:val="24"/>
          <w:szCs w:val="24"/>
        </w:rPr>
        <w:t>prior, sooner before that era</w:t>
      </w:r>
      <w:r w:rsidRPr="00553EFF">
        <w:rPr>
          <w:rFonts w:cs="Calibri"/>
          <w:sz w:val="24"/>
          <w:szCs w:val="24"/>
        </w:rPr>
        <w:t xml:space="preserve">. (John 8:58) #4386: prorteron: </w:t>
      </w:r>
      <w:r w:rsidRPr="00C36C9D">
        <w:rPr>
          <w:rFonts w:cs="Calibri"/>
          <w:i/>
          <w:sz w:val="24"/>
          <w:szCs w:val="24"/>
        </w:rPr>
        <w:t>previously-before, at the first, former.</w:t>
      </w:r>
      <w:r w:rsidRPr="00553EFF">
        <w:rPr>
          <w:rFonts w:cs="Calibri"/>
          <w:sz w:val="24"/>
          <w:szCs w:val="24"/>
        </w:rPr>
        <w:t xml:space="preserve"> (John 6:62, 17:5, 24; Colossians 1:15,17,18; Hebrew 1:6, 11:28-12:23; Matthew 1:25; Romans 8:29; Rev. 1:5)  </w:t>
      </w:r>
    </w:p>
    <w:p w14:paraId="5106AA10" w14:textId="77777777" w:rsidR="007E0D34" w:rsidRPr="00553EFF" w:rsidRDefault="007E0D34" w:rsidP="00EF73C9">
      <w:pPr>
        <w:pStyle w:val="ListParagraph"/>
        <w:numPr>
          <w:ilvl w:val="0"/>
          <w:numId w:val="25"/>
        </w:numPr>
        <w:jc w:val="both"/>
        <w:rPr>
          <w:rFonts w:cs="Calibri"/>
          <w:sz w:val="24"/>
          <w:szCs w:val="24"/>
        </w:rPr>
      </w:pPr>
      <w:r w:rsidRPr="00553EFF">
        <w:rPr>
          <w:rFonts w:cs="Calibri"/>
          <w:b/>
          <w:bCs/>
          <w:sz w:val="24"/>
          <w:szCs w:val="24"/>
        </w:rPr>
        <w:t>Begotten</w:t>
      </w:r>
      <w:r w:rsidR="00C36C9D">
        <w:rPr>
          <w:rFonts w:cs="Calibri"/>
          <w:b/>
          <w:bCs/>
          <w:sz w:val="24"/>
          <w:szCs w:val="24"/>
        </w:rPr>
        <w:t>:</w:t>
      </w:r>
      <w:r w:rsidRPr="00553EFF">
        <w:rPr>
          <w:rFonts w:cs="Calibri"/>
          <w:sz w:val="24"/>
          <w:szCs w:val="24"/>
        </w:rPr>
        <w:t xml:space="preserve"> in Greek is Genos: </w:t>
      </w:r>
      <w:r w:rsidRPr="00C36C9D">
        <w:rPr>
          <w:rFonts w:cs="Calibri"/>
          <w:i/>
          <w:sz w:val="24"/>
          <w:szCs w:val="24"/>
        </w:rPr>
        <w:t>kin, born, generation, and offspring</w:t>
      </w:r>
      <w:r w:rsidRPr="00553EFF">
        <w:rPr>
          <w:rFonts w:cs="Calibri"/>
          <w:sz w:val="24"/>
          <w:szCs w:val="24"/>
        </w:rPr>
        <w:t>. (Hebrews 1:5, Acts 13:33</w:t>
      </w:r>
    </w:p>
    <w:p w14:paraId="07B700C2" w14:textId="77777777" w:rsidR="007E0D34" w:rsidRPr="00C36C9D" w:rsidRDefault="007E0D34" w:rsidP="00EF73C9">
      <w:pPr>
        <w:pStyle w:val="ListParagraph"/>
        <w:numPr>
          <w:ilvl w:val="0"/>
          <w:numId w:val="25"/>
        </w:numPr>
        <w:jc w:val="both"/>
        <w:rPr>
          <w:rFonts w:cs="Calibri"/>
          <w:sz w:val="24"/>
          <w:szCs w:val="24"/>
        </w:rPr>
      </w:pPr>
      <w:r w:rsidRPr="00553EFF">
        <w:rPr>
          <w:rFonts w:cs="Calibri"/>
          <w:b/>
          <w:bCs/>
          <w:sz w:val="24"/>
          <w:szCs w:val="24"/>
        </w:rPr>
        <w:t>Only</w:t>
      </w:r>
      <w:r w:rsidRPr="00553EFF">
        <w:rPr>
          <w:rFonts w:cs="Calibri"/>
          <w:sz w:val="24"/>
          <w:szCs w:val="24"/>
        </w:rPr>
        <w:t xml:space="preserve"> </w:t>
      </w:r>
      <w:r w:rsidRPr="00553EFF">
        <w:rPr>
          <w:rFonts w:cs="Calibri"/>
          <w:b/>
          <w:bCs/>
          <w:sz w:val="24"/>
          <w:szCs w:val="24"/>
        </w:rPr>
        <w:t>begotten</w:t>
      </w:r>
      <w:r w:rsidRPr="00553EFF">
        <w:rPr>
          <w:rFonts w:cs="Calibri"/>
          <w:sz w:val="24"/>
          <w:szCs w:val="24"/>
        </w:rPr>
        <w:t xml:space="preserve">: in Greek is Monogenes: </w:t>
      </w:r>
      <w:r w:rsidRPr="00C36C9D">
        <w:rPr>
          <w:rFonts w:cs="Calibri"/>
          <w:i/>
          <w:sz w:val="24"/>
          <w:szCs w:val="24"/>
        </w:rPr>
        <w:t>only born, sole-only begotten child.</w:t>
      </w:r>
      <w:r w:rsidRPr="00553EFF">
        <w:rPr>
          <w:rFonts w:cs="Calibri"/>
          <w:sz w:val="24"/>
          <w:szCs w:val="24"/>
        </w:rPr>
        <w:t>; John 1:14,1; 3:16,18, 36; Hebrew 11:17; 1 John 4:9; John 8:24; 28; 12:32-34; 19:37</w:t>
      </w:r>
      <w:r w:rsidR="00C36C9D">
        <w:rPr>
          <w:rFonts w:cs="Calibri"/>
          <w:sz w:val="24"/>
          <w:szCs w:val="24"/>
        </w:rPr>
        <w:t xml:space="preserve">. </w:t>
      </w:r>
      <w:r w:rsidRPr="00553EFF">
        <w:rPr>
          <w:rFonts w:cs="Calibri"/>
          <w:sz w:val="24"/>
          <w:szCs w:val="24"/>
        </w:rPr>
        <w:t xml:space="preserve"> Please make note of the fact that the titles “only begotten” or “firstborn” </w:t>
      </w:r>
      <w:r w:rsidRPr="00C36C9D">
        <w:rPr>
          <w:rFonts w:cs="Calibri"/>
          <w:sz w:val="24"/>
          <w:szCs w:val="24"/>
        </w:rPr>
        <w:t>are only used in reference to Jesus.</w:t>
      </w:r>
    </w:p>
    <w:p w14:paraId="12A4B6E5" w14:textId="77777777" w:rsidR="007E0D34" w:rsidRPr="00281CE2" w:rsidRDefault="007E0D34" w:rsidP="007E0D34">
      <w:pPr>
        <w:ind w:firstLine="720"/>
        <w:jc w:val="both"/>
        <w:rPr>
          <w:rFonts w:cs="Calibri"/>
          <w:sz w:val="24"/>
          <w:szCs w:val="24"/>
        </w:rPr>
      </w:pPr>
      <w:r w:rsidRPr="000C723B">
        <w:rPr>
          <w:sz w:val="24"/>
          <w:szCs w:val="24"/>
        </w:rPr>
        <w:t>As we conclude</w:t>
      </w:r>
      <w:r w:rsidR="0048422A">
        <w:rPr>
          <w:sz w:val="24"/>
          <w:szCs w:val="24"/>
        </w:rPr>
        <w:t>,</w:t>
      </w:r>
      <w:r w:rsidRPr="000C723B">
        <w:rPr>
          <w:sz w:val="24"/>
          <w:szCs w:val="24"/>
        </w:rPr>
        <w:t xml:space="preserve"> I want to end with some very practical</w:t>
      </w:r>
      <w:r>
        <w:rPr>
          <w:sz w:val="24"/>
          <w:szCs w:val="24"/>
        </w:rPr>
        <w:t>, yet personal</w:t>
      </w:r>
      <w:r w:rsidRPr="000C723B">
        <w:rPr>
          <w:sz w:val="24"/>
          <w:szCs w:val="24"/>
        </w:rPr>
        <w:t xml:space="preserve"> application</w:t>
      </w:r>
      <w:r>
        <w:rPr>
          <w:sz w:val="24"/>
          <w:szCs w:val="24"/>
        </w:rPr>
        <w:t>s</w:t>
      </w:r>
      <w:r w:rsidRPr="000C723B">
        <w:rPr>
          <w:sz w:val="24"/>
          <w:szCs w:val="24"/>
        </w:rPr>
        <w:t xml:space="preserve">. </w:t>
      </w:r>
      <w:r>
        <w:rPr>
          <w:sz w:val="24"/>
          <w:szCs w:val="24"/>
        </w:rPr>
        <w:t xml:space="preserve">I’m curious to learn what might be going on in your life at this moment. What are the situations that weigh you down emotionally, physically and mentally? I hope this lesson has given you an arsenal full of uplifting passages to meditate on. </w:t>
      </w:r>
    </w:p>
    <w:p w14:paraId="54092D4E" w14:textId="77777777" w:rsidR="007E0D34" w:rsidRDefault="007E0D34" w:rsidP="007E0D34">
      <w:pPr>
        <w:ind w:firstLine="720"/>
        <w:jc w:val="both"/>
        <w:rPr>
          <w:sz w:val="24"/>
          <w:szCs w:val="24"/>
        </w:rPr>
      </w:pPr>
      <w:r>
        <w:rPr>
          <w:sz w:val="24"/>
          <w:szCs w:val="24"/>
        </w:rPr>
        <w:t>For me, I suppose there is nothing that rocks my world quite like knowing that someone I love deeply does not really know or believe in Jesus. I get a lump in my throat just thinking about a recent conversation with a person who is very dear to my heart. The topic of discussion was “what is truth” and “who is Jesus Christ.” It was not so difficult to open the Bible and show them who Jesus is, but when it comes to answering the more personal question of, “Who is Jesus to me?” I’m at a loss for words, because when you come right down to it… I don’t quite know how to articulate Him.  But I can honestly, unashamedly and unequivocally tell you this: The Lord Jesus Christ is my Savior and my God! He is not only the love of my life, He is my life!</w:t>
      </w:r>
      <w:r w:rsidR="00A17D71">
        <w:rPr>
          <w:sz w:val="24"/>
          <w:szCs w:val="24"/>
        </w:rPr>
        <w:t xml:space="preserve"> (Colossians 3:3-4)</w:t>
      </w:r>
      <w:r>
        <w:rPr>
          <w:sz w:val="24"/>
          <w:szCs w:val="24"/>
        </w:rPr>
        <w:t xml:space="preserve"> So the question was posed: “What if you are wrong about Jesus?”  Here was my response: “I know Him personally, and I’m not wrong about Jesus. But to answer the question, if I were wrong, I will live with love, joy, purpose and peace, and then I’ll die </w:t>
      </w:r>
      <w:r w:rsidRPr="00EB692A">
        <w:rPr>
          <w:i/>
          <w:sz w:val="24"/>
          <w:szCs w:val="24"/>
        </w:rPr>
        <w:t>a very happy fool</w:t>
      </w:r>
      <w:r>
        <w:rPr>
          <w:sz w:val="24"/>
          <w:szCs w:val="24"/>
        </w:rPr>
        <w:t xml:space="preserve">!”  </w:t>
      </w:r>
    </w:p>
    <w:p w14:paraId="7F1BF96D" w14:textId="77777777" w:rsidR="007E0D34" w:rsidRDefault="007E0D34" w:rsidP="007E0D34">
      <w:pPr>
        <w:ind w:firstLine="720"/>
        <w:jc w:val="both"/>
        <w:rPr>
          <w:sz w:val="24"/>
          <w:szCs w:val="24"/>
        </w:rPr>
      </w:pPr>
      <w:r>
        <w:rPr>
          <w:sz w:val="24"/>
          <w:szCs w:val="24"/>
        </w:rPr>
        <w:t xml:space="preserve">This person knows quite well my sorrows, pains and tears. </w:t>
      </w:r>
      <w:r w:rsidR="00C36C9D">
        <w:rPr>
          <w:sz w:val="24"/>
          <w:szCs w:val="24"/>
        </w:rPr>
        <w:t>T</w:t>
      </w:r>
      <w:r>
        <w:rPr>
          <w:sz w:val="24"/>
          <w:szCs w:val="24"/>
        </w:rPr>
        <w:t xml:space="preserve">his removes any delusion that I only believe in Jesus because He has blessed me. But make no mistake about it, He has blessed me… some of these blessings come disguised as life crushing sorrows. Is Jesus worth it?  Oh, </w:t>
      </w:r>
      <w:r w:rsidRPr="00C3439C">
        <w:rPr>
          <w:i/>
          <w:sz w:val="24"/>
          <w:szCs w:val="24"/>
        </w:rPr>
        <w:t>yes He is</w:t>
      </w:r>
      <w:r>
        <w:rPr>
          <w:sz w:val="24"/>
          <w:szCs w:val="24"/>
        </w:rPr>
        <w:t xml:space="preserve">… a thousand times - </w:t>
      </w:r>
      <w:r w:rsidRPr="00C3439C">
        <w:rPr>
          <w:i/>
          <w:sz w:val="24"/>
          <w:szCs w:val="24"/>
        </w:rPr>
        <w:t>yes He is</w:t>
      </w:r>
      <w:r>
        <w:rPr>
          <w:sz w:val="24"/>
          <w:szCs w:val="24"/>
        </w:rPr>
        <w:t>!  And I’m living for the day, when I behold Him face- to-face at the wedding, and I can hardly wait! (</w:t>
      </w:r>
      <w:r w:rsidR="0086352C">
        <w:rPr>
          <w:sz w:val="24"/>
          <w:szCs w:val="24"/>
        </w:rPr>
        <w:t xml:space="preserve">1 John 3:2-3; </w:t>
      </w:r>
      <w:r>
        <w:rPr>
          <w:sz w:val="24"/>
          <w:szCs w:val="24"/>
        </w:rPr>
        <w:t>Revelation 1:7, 2</w:t>
      </w:r>
      <w:r w:rsidR="00A17D71">
        <w:rPr>
          <w:sz w:val="24"/>
          <w:szCs w:val="24"/>
        </w:rPr>
        <w:t xml:space="preserve">2:4; 1 John 3:2-3; 1 Corinthians </w:t>
      </w:r>
      <w:r w:rsidR="00473CFD">
        <w:rPr>
          <w:sz w:val="24"/>
          <w:szCs w:val="24"/>
        </w:rPr>
        <w:t>13:12)</w:t>
      </w:r>
    </w:p>
    <w:p w14:paraId="6F3CC09B" w14:textId="77777777" w:rsidR="0086352C" w:rsidRPr="00FA16CD" w:rsidRDefault="0086352C" w:rsidP="00FA16CD">
      <w:pPr>
        <w:spacing w:after="0"/>
        <w:jc w:val="center"/>
        <w:rPr>
          <w:b/>
          <w:sz w:val="24"/>
          <w:szCs w:val="24"/>
        </w:rPr>
      </w:pPr>
      <w:r w:rsidRPr="00FA16CD">
        <w:rPr>
          <w:b/>
          <w:sz w:val="24"/>
          <w:szCs w:val="24"/>
        </w:rPr>
        <w:t>Job 19:23-27 (ESV)</w:t>
      </w:r>
    </w:p>
    <w:p w14:paraId="08B5FDD0" w14:textId="77777777" w:rsidR="00FA16CD" w:rsidRDefault="0086352C" w:rsidP="00FA16CD">
      <w:pPr>
        <w:spacing w:after="0"/>
        <w:jc w:val="center"/>
        <w:rPr>
          <w:rStyle w:val="ln-group"/>
          <w:b/>
          <w:i/>
          <w:sz w:val="24"/>
          <w:szCs w:val="24"/>
        </w:rPr>
      </w:pPr>
      <w:r w:rsidRPr="00FA16CD">
        <w:rPr>
          <w:rStyle w:val="ln-group"/>
          <w:b/>
          <w:i/>
          <w:sz w:val="24"/>
          <w:szCs w:val="24"/>
        </w:rPr>
        <w:t xml:space="preserve">Oh that my words were written! </w:t>
      </w:r>
      <w:r w:rsidRPr="00FA16CD">
        <w:rPr>
          <w:rStyle w:val="indent"/>
          <w:b/>
          <w:i/>
          <w:sz w:val="24"/>
          <w:szCs w:val="24"/>
        </w:rPr>
        <w:t>Oh that they were inscribed in a book!</w:t>
      </w:r>
      <w:r w:rsidRPr="00FA16CD">
        <w:rPr>
          <w:rStyle w:val="ln-group"/>
          <w:b/>
          <w:i/>
          <w:sz w:val="24"/>
          <w:szCs w:val="24"/>
        </w:rPr>
        <w:t xml:space="preserve"> Oh that with an iron pen and lead </w:t>
      </w:r>
      <w:r w:rsidRPr="00FA16CD">
        <w:rPr>
          <w:rStyle w:val="indent"/>
          <w:b/>
          <w:i/>
          <w:sz w:val="24"/>
          <w:szCs w:val="24"/>
        </w:rPr>
        <w:t xml:space="preserve">they were engraved in the rock forever! </w:t>
      </w:r>
      <w:r w:rsidRPr="00FA16CD">
        <w:rPr>
          <w:rStyle w:val="ln-group"/>
          <w:b/>
          <w:i/>
          <w:sz w:val="24"/>
          <w:szCs w:val="24"/>
        </w:rPr>
        <w:t>For I know that my Redeemer lives,</w:t>
      </w:r>
    </w:p>
    <w:p w14:paraId="48D6BFA5" w14:textId="77777777" w:rsidR="00FA16CD" w:rsidRDefault="0086352C" w:rsidP="00FA16CD">
      <w:pPr>
        <w:spacing w:after="0"/>
        <w:jc w:val="center"/>
        <w:rPr>
          <w:rStyle w:val="ln-group"/>
          <w:b/>
          <w:i/>
          <w:sz w:val="24"/>
          <w:szCs w:val="24"/>
        </w:rPr>
      </w:pPr>
      <w:r w:rsidRPr="00FA16CD">
        <w:rPr>
          <w:rStyle w:val="ln-group"/>
          <w:b/>
          <w:i/>
          <w:sz w:val="24"/>
          <w:szCs w:val="24"/>
        </w:rPr>
        <w:t xml:space="preserve"> </w:t>
      </w:r>
      <w:r w:rsidRPr="00FA16CD">
        <w:rPr>
          <w:rStyle w:val="indent"/>
          <w:b/>
          <w:i/>
          <w:sz w:val="24"/>
          <w:szCs w:val="24"/>
        </w:rPr>
        <w:t xml:space="preserve">and at the last he will stand upon the earth. </w:t>
      </w:r>
      <w:r w:rsidRPr="00FA16CD">
        <w:rPr>
          <w:rStyle w:val="ln-group"/>
          <w:b/>
          <w:i/>
          <w:sz w:val="24"/>
          <w:szCs w:val="24"/>
        </w:rPr>
        <w:t>And after my skin has been thus destroyed,</w:t>
      </w:r>
    </w:p>
    <w:p w14:paraId="718307C9" w14:textId="77777777" w:rsidR="00FA16CD" w:rsidRDefault="0086352C" w:rsidP="00FA16CD">
      <w:pPr>
        <w:spacing w:after="0"/>
        <w:jc w:val="center"/>
        <w:rPr>
          <w:rStyle w:val="indent"/>
          <w:b/>
          <w:i/>
          <w:sz w:val="24"/>
          <w:szCs w:val="24"/>
        </w:rPr>
      </w:pPr>
      <w:r w:rsidRPr="00FA16CD">
        <w:rPr>
          <w:rStyle w:val="ln-group"/>
          <w:b/>
          <w:i/>
          <w:sz w:val="24"/>
          <w:szCs w:val="24"/>
        </w:rPr>
        <w:t xml:space="preserve"> </w:t>
      </w:r>
      <w:r w:rsidRPr="00FA16CD">
        <w:rPr>
          <w:rStyle w:val="indent"/>
          <w:b/>
          <w:i/>
          <w:sz w:val="24"/>
          <w:szCs w:val="24"/>
        </w:rPr>
        <w:t>yet in my flesh I shall see God,</w:t>
      </w:r>
      <w:r w:rsidRPr="00FA16CD">
        <w:rPr>
          <w:rStyle w:val="ln-group"/>
          <w:b/>
          <w:i/>
          <w:sz w:val="24"/>
          <w:szCs w:val="24"/>
        </w:rPr>
        <w:t xml:space="preserve"> whom I shall see for myself, </w:t>
      </w:r>
      <w:r w:rsidRPr="00FA16CD">
        <w:rPr>
          <w:rStyle w:val="indent"/>
          <w:b/>
          <w:i/>
          <w:sz w:val="24"/>
          <w:szCs w:val="24"/>
        </w:rPr>
        <w:t xml:space="preserve">and my eyes shall behold, </w:t>
      </w:r>
    </w:p>
    <w:p w14:paraId="4ACEAAF9" w14:textId="77777777" w:rsidR="0086352C" w:rsidRPr="00FA16CD" w:rsidRDefault="0086352C" w:rsidP="0086352C">
      <w:pPr>
        <w:jc w:val="center"/>
        <w:rPr>
          <w:b/>
          <w:i/>
          <w:sz w:val="24"/>
          <w:szCs w:val="24"/>
        </w:rPr>
      </w:pPr>
      <w:r w:rsidRPr="00FA16CD">
        <w:rPr>
          <w:rStyle w:val="indent"/>
          <w:b/>
          <w:i/>
          <w:sz w:val="24"/>
          <w:szCs w:val="24"/>
        </w:rPr>
        <w:t>and not another. My heart faints within me!</w:t>
      </w:r>
    </w:p>
    <w:p w14:paraId="7581DD28" w14:textId="77777777" w:rsidR="007E0D34" w:rsidRDefault="007E0D34" w:rsidP="007E0D34">
      <w:pPr>
        <w:shd w:val="clear" w:color="auto" w:fill="FFFFFF" w:themeFill="background1"/>
        <w:spacing w:before="100" w:beforeAutospacing="1" w:line="240" w:lineRule="auto"/>
        <w:ind w:firstLine="720"/>
        <w:rPr>
          <w:sz w:val="24"/>
          <w:szCs w:val="24"/>
        </w:rPr>
      </w:pPr>
      <w:r w:rsidRPr="5897EC05">
        <w:rPr>
          <w:sz w:val="24"/>
          <w:szCs w:val="24"/>
        </w:rPr>
        <w:t xml:space="preserve">In every generation, </w:t>
      </w:r>
      <w:r>
        <w:rPr>
          <w:sz w:val="24"/>
          <w:szCs w:val="24"/>
        </w:rPr>
        <w:t xml:space="preserve">there is a song inspired by Scripture, a spiritual song that resonates within the hearts of believers. These kinds of songs become anthems of praise that will endure the test of time. In my estimation, </w:t>
      </w:r>
      <w:r w:rsidR="00290D49">
        <w:rPr>
          <w:sz w:val="24"/>
          <w:szCs w:val="24"/>
        </w:rPr>
        <w:t xml:space="preserve">the song “In Christ Alone,” </w:t>
      </w:r>
      <w:r>
        <w:rPr>
          <w:sz w:val="24"/>
          <w:szCs w:val="24"/>
        </w:rPr>
        <w:t>t</w:t>
      </w:r>
      <w:r w:rsidRPr="5897EC05">
        <w:rPr>
          <w:sz w:val="24"/>
          <w:szCs w:val="24"/>
        </w:rPr>
        <w:t>h</w:t>
      </w:r>
      <w:r w:rsidR="00290D49">
        <w:rPr>
          <w:sz w:val="24"/>
          <w:szCs w:val="24"/>
        </w:rPr>
        <w:t>at was</w:t>
      </w:r>
      <w:r w:rsidRPr="5897EC05">
        <w:rPr>
          <w:sz w:val="24"/>
          <w:szCs w:val="24"/>
        </w:rPr>
        <w:t xml:space="preserve"> written by</w:t>
      </w:r>
      <w:r w:rsidRPr="5897EC05">
        <w:rPr>
          <w:rFonts w:asciiTheme="minorHAnsi" w:eastAsiaTheme="minorEastAsia" w:hAnsiTheme="minorHAnsi" w:cstheme="minorBidi"/>
          <w:sz w:val="24"/>
          <w:szCs w:val="24"/>
        </w:rPr>
        <w:t xml:space="preserve"> Donald A. Koch and Andrew Shawn Craig,</w:t>
      </w:r>
      <w:r>
        <w:rPr>
          <w:rFonts w:asciiTheme="minorHAnsi" w:eastAsiaTheme="minorEastAsia" w:hAnsiTheme="minorHAnsi" w:cstheme="minorBidi"/>
          <w:sz w:val="24"/>
          <w:szCs w:val="24"/>
        </w:rPr>
        <w:t xml:space="preserve"> is one of those songs. It is the gospel, put to music</w:t>
      </w:r>
      <w:r w:rsidR="00290D49">
        <w:rPr>
          <w:rFonts w:asciiTheme="minorHAnsi" w:eastAsiaTheme="minorEastAsia" w:hAnsiTheme="minorHAnsi" w:cstheme="minorBidi"/>
          <w:sz w:val="24"/>
          <w:szCs w:val="24"/>
        </w:rPr>
        <w:t xml:space="preserve"> and you will find it on YouTube</w:t>
      </w:r>
      <w:r>
        <w:rPr>
          <w:rFonts w:asciiTheme="minorHAnsi" w:eastAsiaTheme="minorEastAsia" w:hAnsiTheme="minorHAnsi" w:cstheme="minorBidi"/>
          <w:sz w:val="24"/>
          <w:szCs w:val="24"/>
        </w:rPr>
        <w:t>.</w:t>
      </w:r>
      <w:r w:rsidRPr="5897EC05">
        <w:rPr>
          <w:sz w:val="24"/>
          <w:szCs w:val="24"/>
        </w:rPr>
        <w:t xml:space="preserve"> </w:t>
      </w:r>
    </w:p>
    <w:p w14:paraId="120E4B68" w14:textId="77777777" w:rsidR="009675E4" w:rsidRDefault="009675E4" w:rsidP="007E0D34">
      <w:pPr>
        <w:shd w:val="clear" w:color="auto" w:fill="FFFFFF" w:themeFill="background1"/>
        <w:spacing w:before="100" w:beforeAutospacing="1" w:line="240" w:lineRule="auto"/>
        <w:ind w:firstLine="720"/>
        <w:rPr>
          <w:sz w:val="24"/>
          <w:szCs w:val="24"/>
        </w:rPr>
      </w:pPr>
    </w:p>
    <w:p w14:paraId="496FA2A2" w14:textId="77777777" w:rsidR="009675E4" w:rsidRDefault="009675E4" w:rsidP="007E0D34">
      <w:pPr>
        <w:shd w:val="clear" w:color="auto" w:fill="FFFFFF" w:themeFill="background1"/>
        <w:spacing w:before="100" w:beforeAutospacing="1" w:line="240" w:lineRule="auto"/>
        <w:ind w:firstLine="720"/>
        <w:rPr>
          <w:sz w:val="24"/>
          <w:szCs w:val="24"/>
        </w:rPr>
      </w:pPr>
    </w:p>
    <w:p w14:paraId="5ABEF020" w14:textId="77777777" w:rsidR="009675E4" w:rsidRDefault="009675E4" w:rsidP="007E0D34">
      <w:pPr>
        <w:shd w:val="clear" w:color="auto" w:fill="FFFFFF" w:themeFill="background1"/>
        <w:spacing w:before="100" w:beforeAutospacing="1" w:line="240" w:lineRule="auto"/>
        <w:ind w:firstLine="720"/>
        <w:rPr>
          <w:sz w:val="24"/>
          <w:szCs w:val="24"/>
        </w:rPr>
      </w:pPr>
    </w:p>
    <w:p w14:paraId="6A0EDC35" w14:textId="77777777" w:rsidR="009675E4" w:rsidRDefault="009675E4" w:rsidP="007E0D34">
      <w:pPr>
        <w:shd w:val="clear" w:color="auto" w:fill="FFFFFF" w:themeFill="background1"/>
        <w:spacing w:before="100" w:beforeAutospacing="1" w:line="240" w:lineRule="auto"/>
        <w:ind w:firstLine="720"/>
        <w:rPr>
          <w:sz w:val="24"/>
          <w:szCs w:val="24"/>
        </w:rPr>
      </w:pPr>
    </w:p>
    <w:p w14:paraId="5722BC43" w14:textId="77777777" w:rsidR="009675E4" w:rsidRDefault="009675E4" w:rsidP="007E0D34">
      <w:pPr>
        <w:shd w:val="clear" w:color="auto" w:fill="FFFFFF" w:themeFill="background1"/>
        <w:spacing w:before="100" w:beforeAutospacing="1" w:line="240" w:lineRule="auto"/>
        <w:ind w:firstLine="720"/>
        <w:rPr>
          <w:sz w:val="24"/>
          <w:szCs w:val="24"/>
        </w:rPr>
      </w:pPr>
    </w:p>
    <w:p w14:paraId="6A9D3C77" w14:textId="77777777" w:rsidR="009675E4" w:rsidRDefault="009675E4" w:rsidP="007E0D34">
      <w:pPr>
        <w:shd w:val="clear" w:color="auto" w:fill="FFFFFF" w:themeFill="background1"/>
        <w:spacing w:before="100" w:beforeAutospacing="1" w:line="240" w:lineRule="auto"/>
        <w:ind w:firstLine="720"/>
        <w:rPr>
          <w:sz w:val="24"/>
          <w:szCs w:val="24"/>
        </w:rPr>
      </w:pPr>
    </w:p>
    <w:p w14:paraId="2D25912D" w14:textId="77777777" w:rsidR="009675E4" w:rsidRDefault="009675E4" w:rsidP="007E0D34">
      <w:pPr>
        <w:shd w:val="clear" w:color="auto" w:fill="FFFFFF" w:themeFill="background1"/>
        <w:spacing w:before="100" w:beforeAutospacing="1" w:line="240" w:lineRule="auto"/>
        <w:ind w:firstLine="720"/>
        <w:rPr>
          <w:sz w:val="24"/>
          <w:szCs w:val="24"/>
        </w:rPr>
      </w:pPr>
    </w:p>
    <w:p w14:paraId="153F2D10" w14:textId="77777777" w:rsidR="009675E4" w:rsidRDefault="009675E4" w:rsidP="007E0D34">
      <w:pPr>
        <w:shd w:val="clear" w:color="auto" w:fill="FFFFFF" w:themeFill="background1"/>
        <w:spacing w:before="100" w:beforeAutospacing="1" w:line="240" w:lineRule="auto"/>
        <w:ind w:firstLine="720"/>
        <w:rPr>
          <w:sz w:val="24"/>
          <w:szCs w:val="24"/>
        </w:rPr>
      </w:pPr>
    </w:p>
    <w:p w14:paraId="33B07DC1" w14:textId="77777777" w:rsidR="009675E4" w:rsidRDefault="009675E4" w:rsidP="007E0D34">
      <w:pPr>
        <w:shd w:val="clear" w:color="auto" w:fill="FFFFFF" w:themeFill="background1"/>
        <w:spacing w:before="100" w:beforeAutospacing="1" w:line="240" w:lineRule="auto"/>
        <w:ind w:firstLine="720"/>
        <w:rPr>
          <w:sz w:val="24"/>
          <w:szCs w:val="24"/>
        </w:rPr>
      </w:pPr>
    </w:p>
    <w:p w14:paraId="14D51EC5" w14:textId="77777777" w:rsidR="009675E4" w:rsidRDefault="009675E4" w:rsidP="007E0D34">
      <w:pPr>
        <w:shd w:val="clear" w:color="auto" w:fill="FFFFFF" w:themeFill="background1"/>
        <w:spacing w:before="100" w:beforeAutospacing="1" w:line="240" w:lineRule="auto"/>
        <w:ind w:firstLine="720"/>
        <w:rPr>
          <w:sz w:val="24"/>
          <w:szCs w:val="24"/>
        </w:rPr>
      </w:pPr>
    </w:p>
    <w:p w14:paraId="4F0A343F" w14:textId="77777777" w:rsidR="009675E4" w:rsidRDefault="009675E4" w:rsidP="007E0D34">
      <w:pPr>
        <w:shd w:val="clear" w:color="auto" w:fill="FFFFFF" w:themeFill="background1"/>
        <w:spacing w:before="100" w:beforeAutospacing="1" w:line="240" w:lineRule="auto"/>
        <w:ind w:firstLine="720"/>
        <w:rPr>
          <w:sz w:val="24"/>
          <w:szCs w:val="24"/>
        </w:rPr>
      </w:pPr>
    </w:p>
    <w:p w14:paraId="55833611" w14:textId="77777777" w:rsidR="009675E4" w:rsidRDefault="009675E4" w:rsidP="007E0D34">
      <w:pPr>
        <w:shd w:val="clear" w:color="auto" w:fill="FFFFFF" w:themeFill="background1"/>
        <w:spacing w:before="100" w:beforeAutospacing="1" w:line="240" w:lineRule="auto"/>
        <w:ind w:firstLine="720"/>
        <w:rPr>
          <w:sz w:val="24"/>
          <w:szCs w:val="24"/>
        </w:rPr>
      </w:pPr>
    </w:p>
    <w:p w14:paraId="25BE1A92" w14:textId="77777777" w:rsidR="009675E4" w:rsidRDefault="009675E4" w:rsidP="007E0D34">
      <w:pPr>
        <w:shd w:val="clear" w:color="auto" w:fill="FFFFFF" w:themeFill="background1"/>
        <w:spacing w:before="100" w:beforeAutospacing="1" w:line="240" w:lineRule="auto"/>
        <w:ind w:firstLine="720"/>
        <w:rPr>
          <w:sz w:val="24"/>
          <w:szCs w:val="24"/>
        </w:rPr>
      </w:pPr>
    </w:p>
    <w:p w14:paraId="090E1834" w14:textId="77777777" w:rsidR="00287000" w:rsidRDefault="00287000" w:rsidP="007E0D34">
      <w:pPr>
        <w:shd w:val="clear" w:color="auto" w:fill="FFFFFF" w:themeFill="background1"/>
        <w:spacing w:before="100" w:beforeAutospacing="1" w:line="240" w:lineRule="auto"/>
        <w:ind w:firstLine="720"/>
        <w:rPr>
          <w:sz w:val="24"/>
          <w:szCs w:val="24"/>
        </w:rPr>
      </w:pPr>
    </w:p>
    <w:p w14:paraId="7CC3291A" w14:textId="77777777" w:rsidR="007E0D34" w:rsidRPr="001303C7" w:rsidRDefault="007E0D34" w:rsidP="006730B4">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660CBCB5" w14:textId="77777777" w:rsidR="007E0D34" w:rsidRDefault="007E0D34" w:rsidP="00EF73C9">
      <w:pPr>
        <w:pStyle w:val="ListParagraph"/>
        <w:numPr>
          <w:ilvl w:val="0"/>
          <w:numId w:val="3"/>
        </w:numPr>
        <w:jc w:val="both"/>
        <w:rPr>
          <w:sz w:val="24"/>
          <w:szCs w:val="24"/>
        </w:rPr>
      </w:pPr>
      <w:r w:rsidRPr="5897EC05">
        <w:rPr>
          <w:sz w:val="24"/>
          <w:szCs w:val="24"/>
        </w:rPr>
        <w:t>In C</w:t>
      </w:r>
      <w:r>
        <w:rPr>
          <w:sz w:val="24"/>
          <w:szCs w:val="24"/>
        </w:rPr>
        <w:t>.S. Lewis’ quote, what are the three</w:t>
      </w:r>
      <w:r w:rsidRPr="5897EC05">
        <w:rPr>
          <w:sz w:val="24"/>
          <w:szCs w:val="24"/>
        </w:rPr>
        <w:t xml:space="preserve"> conclusions he came to about Jesus?</w:t>
      </w:r>
      <w:r w:rsidR="00FD5BAD">
        <w:rPr>
          <w:sz w:val="24"/>
          <w:szCs w:val="24"/>
        </w:rPr>
        <w:t xml:space="preserve"> _________</w:t>
      </w:r>
      <w:r w:rsidRPr="5897EC05">
        <w:rPr>
          <w:sz w:val="24"/>
          <w:szCs w:val="24"/>
        </w:rPr>
        <w:t xml:space="preserve"> </w:t>
      </w:r>
      <w:r>
        <w:rPr>
          <w:sz w:val="24"/>
          <w:szCs w:val="24"/>
        </w:rPr>
        <w:t>________________________________________________________________________</w:t>
      </w:r>
    </w:p>
    <w:p w14:paraId="11B06C1C" w14:textId="77777777" w:rsidR="007E0D34" w:rsidRPr="00983719" w:rsidRDefault="007E0D34" w:rsidP="00EF73C9">
      <w:pPr>
        <w:pStyle w:val="ListParagraph"/>
        <w:numPr>
          <w:ilvl w:val="0"/>
          <w:numId w:val="3"/>
        </w:numPr>
        <w:jc w:val="both"/>
        <w:rPr>
          <w:sz w:val="24"/>
          <w:szCs w:val="24"/>
        </w:rPr>
      </w:pPr>
      <w:r w:rsidRPr="00983719">
        <w:rPr>
          <w:sz w:val="24"/>
          <w:szCs w:val="24"/>
        </w:rPr>
        <w:t>Read the following passages: John: 9:35-38 20:27-28; Matthew 4:11, 28:16-18; Luke 2:9-14; Deut</w:t>
      </w:r>
      <w:r w:rsidR="00B67FAB">
        <w:rPr>
          <w:sz w:val="24"/>
          <w:szCs w:val="24"/>
        </w:rPr>
        <w:t>. 6:13, 10:20; Ex. 34:14; Psalm</w:t>
      </w:r>
      <w:r w:rsidRPr="00983719">
        <w:rPr>
          <w:sz w:val="24"/>
          <w:szCs w:val="24"/>
        </w:rPr>
        <w:t xml:space="preserve"> 2:6-12 Did Jesus receive worship?</w:t>
      </w:r>
      <w:r w:rsidR="00FD5BAD">
        <w:rPr>
          <w:sz w:val="24"/>
          <w:szCs w:val="24"/>
        </w:rPr>
        <w:t xml:space="preserve"> ___________</w:t>
      </w:r>
      <w:r w:rsidRPr="00983719">
        <w:rPr>
          <w:sz w:val="24"/>
          <w:szCs w:val="24"/>
        </w:rPr>
        <w:t xml:space="preserve"> _______________________________________________________________________</w:t>
      </w:r>
      <w:r w:rsidR="00136642">
        <w:rPr>
          <w:sz w:val="24"/>
          <w:szCs w:val="24"/>
        </w:rPr>
        <w:t>_</w:t>
      </w:r>
    </w:p>
    <w:p w14:paraId="3830276B" w14:textId="77777777" w:rsidR="007E0D34" w:rsidRDefault="007E0D34" w:rsidP="00EF73C9">
      <w:pPr>
        <w:pStyle w:val="ListParagraph"/>
        <w:numPr>
          <w:ilvl w:val="0"/>
          <w:numId w:val="3"/>
        </w:numPr>
        <w:jc w:val="both"/>
        <w:rPr>
          <w:sz w:val="24"/>
          <w:szCs w:val="24"/>
        </w:rPr>
      </w:pPr>
      <w:r w:rsidRPr="5897EC05">
        <w:rPr>
          <w:sz w:val="24"/>
          <w:szCs w:val="24"/>
        </w:rPr>
        <w:t>If so, who was He declaring Himself to be?</w:t>
      </w:r>
      <w:r>
        <w:rPr>
          <w:sz w:val="24"/>
          <w:szCs w:val="24"/>
        </w:rPr>
        <w:t xml:space="preserve"> Read</w:t>
      </w:r>
      <w:r w:rsidRPr="5897EC05">
        <w:rPr>
          <w:sz w:val="24"/>
          <w:szCs w:val="24"/>
        </w:rPr>
        <w:t xml:space="preserve"> Hebrew</w:t>
      </w:r>
      <w:r>
        <w:rPr>
          <w:sz w:val="24"/>
          <w:szCs w:val="24"/>
        </w:rPr>
        <w:t>s</w:t>
      </w:r>
      <w:r w:rsidRPr="5897EC05">
        <w:rPr>
          <w:sz w:val="24"/>
          <w:szCs w:val="24"/>
        </w:rPr>
        <w:t xml:space="preserve"> 1:6; Luke 2:9-14</w:t>
      </w:r>
      <w:r>
        <w:rPr>
          <w:sz w:val="24"/>
          <w:szCs w:val="24"/>
        </w:rPr>
        <w:t>. ___________</w:t>
      </w:r>
    </w:p>
    <w:p w14:paraId="2A650505" w14:textId="77777777" w:rsidR="007E0D34" w:rsidRPr="00983719" w:rsidRDefault="007E0D34" w:rsidP="00EF73C9">
      <w:pPr>
        <w:pStyle w:val="ListParagraph"/>
        <w:numPr>
          <w:ilvl w:val="0"/>
          <w:numId w:val="3"/>
        </w:numPr>
        <w:jc w:val="both"/>
        <w:rPr>
          <w:sz w:val="24"/>
          <w:szCs w:val="24"/>
        </w:rPr>
      </w:pPr>
      <w:r w:rsidRPr="00983719">
        <w:rPr>
          <w:sz w:val="24"/>
          <w:szCs w:val="24"/>
        </w:rPr>
        <w:t>Read</w:t>
      </w:r>
      <w:r w:rsidR="00B67FAB">
        <w:rPr>
          <w:sz w:val="24"/>
          <w:szCs w:val="24"/>
        </w:rPr>
        <w:t xml:space="preserve"> the following passages:  Psalm</w:t>
      </w:r>
      <w:r w:rsidRPr="00983719">
        <w:rPr>
          <w:sz w:val="24"/>
          <w:szCs w:val="24"/>
        </w:rPr>
        <w:t xml:space="preserve"> 2:2-7, 83:18; John 1:14-18, 12:15; Heb.1:3; 2 </w:t>
      </w:r>
      <w:proofErr w:type="spellStart"/>
      <w:r w:rsidRPr="00983719">
        <w:rPr>
          <w:sz w:val="24"/>
          <w:szCs w:val="24"/>
        </w:rPr>
        <w:t>Corin</w:t>
      </w:r>
      <w:r w:rsidR="00FD5BAD">
        <w:rPr>
          <w:sz w:val="24"/>
          <w:szCs w:val="24"/>
        </w:rPr>
        <w:t>-</w:t>
      </w:r>
      <w:r w:rsidRPr="00983719">
        <w:rPr>
          <w:sz w:val="24"/>
          <w:szCs w:val="24"/>
        </w:rPr>
        <w:t>thians</w:t>
      </w:r>
      <w:proofErr w:type="spellEnd"/>
      <w:r w:rsidRPr="00983719">
        <w:rPr>
          <w:sz w:val="24"/>
          <w:szCs w:val="24"/>
        </w:rPr>
        <w:t xml:space="preserve"> 4:3-6; Zechariah 9:9; Daniel 7:13-14; Hebrews 12:2; Revelation 19:16</w:t>
      </w:r>
      <w:r w:rsidR="00FD5BAD">
        <w:rPr>
          <w:sz w:val="24"/>
          <w:szCs w:val="24"/>
        </w:rPr>
        <w:t xml:space="preserve">. </w:t>
      </w:r>
      <w:r w:rsidRPr="00983719">
        <w:rPr>
          <w:sz w:val="24"/>
          <w:szCs w:val="24"/>
        </w:rPr>
        <w:t xml:space="preserve"> Since God will not give His Glory to another, why is Jesus full of Glory?</w:t>
      </w:r>
      <w:r w:rsidR="00FD5BAD">
        <w:rPr>
          <w:sz w:val="24"/>
          <w:szCs w:val="24"/>
        </w:rPr>
        <w:t xml:space="preserve"> _______________________</w:t>
      </w:r>
      <w:r w:rsidRPr="00983719">
        <w:rPr>
          <w:sz w:val="24"/>
          <w:szCs w:val="24"/>
        </w:rPr>
        <w:t xml:space="preserve"> _______________________________________________________________________</w:t>
      </w:r>
      <w:r w:rsidR="00136642">
        <w:rPr>
          <w:sz w:val="24"/>
          <w:szCs w:val="24"/>
        </w:rPr>
        <w:t>_</w:t>
      </w:r>
    </w:p>
    <w:p w14:paraId="007E5FCC" w14:textId="77777777" w:rsidR="007E0D34" w:rsidRPr="00A773CC" w:rsidRDefault="007E0D34" w:rsidP="00EF73C9">
      <w:pPr>
        <w:pStyle w:val="ListParagraph"/>
        <w:numPr>
          <w:ilvl w:val="0"/>
          <w:numId w:val="3"/>
        </w:numPr>
        <w:jc w:val="both"/>
        <w:rPr>
          <w:sz w:val="28"/>
          <w:szCs w:val="28"/>
        </w:rPr>
      </w:pPr>
      <w:r w:rsidRPr="5897EC05">
        <w:rPr>
          <w:sz w:val="24"/>
          <w:szCs w:val="24"/>
        </w:rPr>
        <w:t>Do those who believe in Jesus worship a different God than the one in the Old Testa</w:t>
      </w:r>
      <w:r w:rsidR="00FD5BAD">
        <w:rPr>
          <w:sz w:val="24"/>
          <w:szCs w:val="24"/>
        </w:rPr>
        <w:t>-</w:t>
      </w:r>
      <w:proofErr w:type="spellStart"/>
      <w:r w:rsidRPr="5897EC05">
        <w:rPr>
          <w:sz w:val="24"/>
          <w:szCs w:val="24"/>
        </w:rPr>
        <w:t>ment</w:t>
      </w:r>
      <w:proofErr w:type="spellEnd"/>
      <w:r w:rsidRPr="5897EC05">
        <w:rPr>
          <w:sz w:val="24"/>
          <w:szCs w:val="24"/>
        </w:rPr>
        <w:t xml:space="preserve">? </w:t>
      </w:r>
      <w:r>
        <w:rPr>
          <w:sz w:val="24"/>
          <w:szCs w:val="24"/>
        </w:rPr>
        <w:t>_____________________________________________________________</w:t>
      </w:r>
      <w:r w:rsidR="00FD5BAD">
        <w:rPr>
          <w:sz w:val="24"/>
          <w:szCs w:val="24"/>
        </w:rPr>
        <w:t>____</w:t>
      </w:r>
      <w:r w:rsidR="00136642">
        <w:rPr>
          <w:sz w:val="24"/>
          <w:szCs w:val="24"/>
        </w:rPr>
        <w:t>_</w:t>
      </w:r>
    </w:p>
    <w:p w14:paraId="0B2DB375" w14:textId="77777777" w:rsidR="007E0D34" w:rsidRDefault="007E0D34" w:rsidP="00EF73C9">
      <w:pPr>
        <w:pStyle w:val="ListParagraph"/>
        <w:numPr>
          <w:ilvl w:val="0"/>
          <w:numId w:val="3"/>
        </w:numPr>
        <w:jc w:val="both"/>
        <w:rPr>
          <w:sz w:val="24"/>
          <w:szCs w:val="24"/>
        </w:rPr>
      </w:pPr>
      <w:r w:rsidRPr="5897EC05">
        <w:rPr>
          <w:sz w:val="24"/>
          <w:szCs w:val="24"/>
        </w:rPr>
        <w:t>In light of everything we have discovered</w:t>
      </w:r>
      <w:r>
        <w:rPr>
          <w:sz w:val="24"/>
          <w:szCs w:val="24"/>
        </w:rPr>
        <w:t>,</w:t>
      </w:r>
      <w:r w:rsidRPr="5897EC05">
        <w:rPr>
          <w:sz w:val="24"/>
          <w:szCs w:val="24"/>
        </w:rPr>
        <w:t xml:space="preserve"> what in this world is not under the </w:t>
      </w:r>
      <w:r>
        <w:rPr>
          <w:sz w:val="24"/>
          <w:szCs w:val="24"/>
        </w:rPr>
        <w:t>sovereign control and rule of the Lord Jesus?</w:t>
      </w:r>
      <w:r w:rsidR="00FD5BAD">
        <w:rPr>
          <w:sz w:val="24"/>
          <w:szCs w:val="24"/>
        </w:rPr>
        <w:t xml:space="preserve"> ___________________________________________</w:t>
      </w:r>
      <w:r>
        <w:rPr>
          <w:sz w:val="24"/>
          <w:szCs w:val="24"/>
        </w:rPr>
        <w:t xml:space="preserve"> _______________________________________________________________________</w:t>
      </w:r>
      <w:r w:rsidR="00136642">
        <w:rPr>
          <w:sz w:val="24"/>
          <w:szCs w:val="24"/>
        </w:rPr>
        <w:t>_</w:t>
      </w:r>
    </w:p>
    <w:p w14:paraId="734A58A2" w14:textId="77777777" w:rsidR="007E0D34" w:rsidRPr="006B4F98" w:rsidRDefault="007E0D34" w:rsidP="00EF73C9">
      <w:pPr>
        <w:pStyle w:val="ListParagraph"/>
        <w:numPr>
          <w:ilvl w:val="0"/>
          <w:numId w:val="3"/>
        </w:numPr>
        <w:jc w:val="both"/>
        <w:rPr>
          <w:sz w:val="28"/>
          <w:szCs w:val="28"/>
        </w:rPr>
      </w:pPr>
      <w:r w:rsidRPr="5897EC05">
        <w:rPr>
          <w:sz w:val="24"/>
          <w:szCs w:val="24"/>
        </w:rPr>
        <w:t xml:space="preserve">Jesus our Lord is the Great I AM. What </w:t>
      </w:r>
      <w:r>
        <w:rPr>
          <w:sz w:val="24"/>
          <w:szCs w:val="24"/>
        </w:rPr>
        <w:t>are</w:t>
      </w:r>
      <w:r w:rsidRPr="5897EC05">
        <w:rPr>
          <w:sz w:val="24"/>
          <w:szCs w:val="24"/>
        </w:rPr>
        <w:t xml:space="preserve"> the greatest need</w:t>
      </w:r>
      <w:r>
        <w:rPr>
          <w:sz w:val="24"/>
          <w:szCs w:val="24"/>
        </w:rPr>
        <w:t>s in</w:t>
      </w:r>
      <w:r w:rsidRPr="5897EC05">
        <w:rPr>
          <w:sz w:val="24"/>
          <w:szCs w:val="24"/>
        </w:rPr>
        <w:t xml:space="preserve"> your life at this </w:t>
      </w:r>
      <w:r w:rsidR="008F0B21" w:rsidRPr="5897EC05">
        <w:rPr>
          <w:sz w:val="24"/>
          <w:szCs w:val="24"/>
        </w:rPr>
        <w:t>mo</w:t>
      </w:r>
      <w:r w:rsidR="008F0B21">
        <w:rPr>
          <w:sz w:val="24"/>
          <w:szCs w:val="24"/>
        </w:rPr>
        <w:t>m</w:t>
      </w:r>
      <w:r w:rsidR="008F0B21" w:rsidRPr="5897EC05">
        <w:rPr>
          <w:sz w:val="24"/>
          <w:szCs w:val="24"/>
        </w:rPr>
        <w:t>ent</w:t>
      </w:r>
      <w:r w:rsidRPr="5897EC05">
        <w:rPr>
          <w:sz w:val="24"/>
          <w:szCs w:val="24"/>
        </w:rPr>
        <w:t xml:space="preserve">? </w:t>
      </w:r>
      <w:r>
        <w:rPr>
          <w:sz w:val="24"/>
          <w:szCs w:val="24"/>
        </w:rPr>
        <w:t>Can you apply any of the many passages about Him to these situations?</w:t>
      </w:r>
      <w:r w:rsidR="00FD5BAD">
        <w:rPr>
          <w:sz w:val="24"/>
          <w:szCs w:val="24"/>
        </w:rPr>
        <w:t xml:space="preserve"> _______</w:t>
      </w:r>
      <w:r>
        <w:rPr>
          <w:sz w:val="24"/>
          <w:szCs w:val="24"/>
        </w:rPr>
        <w:t xml:space="preserve"> ______________________________________________________________________________________________________________________________________________</w:t>
      </w:r>
      <w:r w:rsidR="00136642">
        <w:rPr>
          <w:sz w:val="24"/>
          <w:szCs w:val="24"/>
        </w:rPr>
        <w:t>__</w:t>
      </w:r>
    </w:p>
    <w:p w14:paraId="06372EFC" w14:textId="77777777" w:rsidR="007E0D34" w:rsidRPr="00290085" w:rsidRDefault="007E0D34" w:rsidP="00EF73C9">
      <w:pPr>
        <w:pStyle w:val="ListParagraph"/>
        <w:numPr>
          <w:ilvl w:val="0"/>
          <w:numId w:val="3"/>
        </w:numPr>
        <w:jc w:val="both"/>
        <w:rPr>
          <w:sz w:val="28"/>
          <w:szCs w:val="28"/>
        </w:rPr>
      </w:pPr>
      <w:r w:rsidRPr="00290085">
        <w:rPr>
          <w:sz w:val="24"/>
          <w:szCs w:val="24"/>
        </w:rPr>
        <w:t>How does Jesus’ position in Heaven relate to our position? (Ephesians 2:5-6)</w:t>
      </w:r>
      <w:r w:rsidR="00FD5BAD">
        <w:rPr>
          <w:sz w:val="24"/>
          <w:szCs w:val="24"/>
        </w:rPr>
        <w:t xml:space="preserve"> _________</w:t>
      </w:r>
      <w:r w:rsidRPr="00290085">
        <w:rPr>
          <w:sz w:val="24"/>
          <w:szCs w:val="24"/>
        </w:rPr>
        <w:t xml:space="preserve"> _________________________________________</w:t>
      </w:r>
      <w:r>
        <w:rPr>
          <w:sz w:val="24"/>
          <w:szCs w:val="24"/>
        </w:rPr>
        <w:t>______________________________</w:t>
      </w:r>
      <w:r w:rsidR="00136642">
        <w:rPr>
          <w:sz w:val="24"/>
          <w:szCs w:val="24"/>
        </w:rPr>
        <w:t>_</w:t>
      </w:r>
    </w:p>
    <w:p w14:paraId="0E12399D" w14:textId="77777777" w:rsidR="007E0D34" w:rsidRPr="008F0B21" w:rsidRDefault="007E0D34" w:rsidP="00EF73C9">
      <w:pPr>
        <w:pStyle w:val="ListParagraph"/>
        <w:numPr>
          <w:ilvl w:val="0"/>
          <w:numId w:val="3"/>
        </w:numPr>
        <w:jc w:val="both"/>
        <w:rPr>
          <w:sz w:val="28"/>
          <w:szCs w:val="28"/>
        </w:rPr>
      </w:pPr>
      <w:r w:rsidRPr="00290085">
        <w:rPr>
          <w:sz w:val="24"/>
          <w:szCs w:val="24"/>
        </w:rPr>
        <w:t xml:space="preserve"> Now it’s </w:t>
      </w:r>
      <w:r w:rsidRPr="00290085">
        <w:rPr>
          <w:i/>
          <w:sz w:val="24"/>
          <w:szCs w:val="24"/>
        </w:rPr>
        <w:t xml:space="preserve">your </w:t>
      </w:r>
      <w:r w:rsidRPr="00290085">
        <w:rPr>
          <w:sz w:val="24"/>
          <w:szCs w:val="24"/>
        </w:rPr>
        <w:t xml:space="preserve">turn, who do you say Jesus is? But more importantly, </w:t>
      </w:r>
      <w:r>
        <w:rPr>
          <w:sz w:val="24"/>
          <w:szCs w:val="24"/>
        </w:rPr>
        <w:t>w</w:t>
      </w:r>
      <w:r w:rsidRPr="00290085">
        <w:rPr>
          <w:sz w:val="24"/>
          <w:szCs w:val="24"/>
        </w:rPr>
        <w:t>ho is He to you? ______________________________________________________________________________________________________________________________________________</w:t>
      </w:r>
      <w:r w:rsidR="00136642">
        <w:rPr>
          <w:sz w:val="24"/>
          <w:szCs w:val="24"/>
        </w:rPr>
        <w:t>__</w:t>
      </w:r>
    </w:p>
    <w:p w14:paraId="6C38FB1F" w14:textId="77777777" w:rsidR="00BF6219" w:rsidRDefault="00BF6219" w:rsidP="001673C0">
      <w:pPr>
        <w:pStyle w:val="Heading2"/>
      </w:pPr>
      <w:r w:rsidRPr="5897EC05">
        <w:t>Think On These Things</w:t>
      </w:r>
    </w:p>
    <w:p w14:paraId="6106D237" w14:textId="77777777" w:rsidR="00BF6219" w:rsidRPr="00BE597E" w:rsidRDefault="00BF6219" w:rsidP="00BE597E">
      <w:pPr>
        <w:ind w:firstLine="720"/>
        <w:jc w:val="both"/>
        <w:rPr>
          <w:sz w:val="24"/>
          <w:szCs w:val="24"/>
        </w:rPr>
      </w:pPr>
      <w:r w:rsidRPr="00BE597E">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BE597E" w:rsidRPr="00BE597E">
        <w:rPr>
          <w:sz w:val="24"/>
          <w:szCs w:val="24"/>
        </w:rPr>
        <w:t xml:space="preserve"> __________________________________________________ ______________________________________________________________________________</w:t>
      </w:r>
    </w:p>
    <w:p w14:paraId="5DBB6EDB" w14:textId="77777777" w:rsidR="007E0D34" w:rsidRPr="00C5390E" w:rsidRDefault="007E0D34" w:rsidP="007E0D34">
      <w:pPr>
        <w:ind w:left="360"/>
        <w:contextualSpacing/>
        <w:jc w:val="center"/>
        <w:rPr>
          <w:b/>
          <w:i/>
          <w:sz w:val="24"/>
          <w:szCs w:val="24"/>
        </w:rPr>
      </w:pPr>
      <w:r w:rsidRPr="5897EC05">
        <w:rPr>
          <w:b/>
          <w:bCs/>
          <w:i/>
          <w:iCs/>
          <w:sz w:val="24"/>
          <w:szCs w:val="24"/>
        </w:rPr>
        <w:t>Colossians 3:1-4</w:t>
      </w:r>
    </w:p>
    <w:p w14:paraId="7A98B074" w14:textId="77777777" w:rsidR="007E0D34" w:rsidRDefault="007E0D34" w:rsidP="007E0D34">
      <w:pPr>
        <w:ind w:left="360"/>
        <w:contextualSpacing/>
        <w:jc w:val="center"/>
        <w:rPr>
          <w:b/>
          <w:bCs/>
          <w:i/>
          <w:iCs/>
          <w:sz w:val="24"/>
          <w:szCs w:val="24"/>
        </w:rPr>
      </w:pPr>
      <w:r w:rsidRPr="5897EC05">
        <w:rPr>
          <w:b/>
          <w:bCs/>
          <w:i/>
          <w:iCs/>
          <w:sz w:val="24"/>
          <w:szCs w:val="24"/>
        </w:rPr>
        <w:t>Therefore, if you have been raised up with Christ, keep seeking the things above, where Christ is, seated at the right hand of God. Set your mind on the things above, not on the things that are on earth. For you have died and your life is hidden with Christ in God. When Christ, who is your life, is revealed, then you also will be revealed with Him in glory.</w:t>
      </w:r>
    </w:p>
    <w:p w14:paraId="4EB65DBB" w14:textId="77777777" w:rsidR="006D64F9" w:rsidRPr="00714909" w:rsidRDefault="008122C6" w:rsidP="00983719">
      <w:pPr>
        <w:jc w:val="center"/>
        <w:rPr>
          <w:rFonts w:asciiTheme="minorHAnsi" w:eastAsiaTheme="minorEastAsia" w:hAnsiTheme="minorHAnsi" w:cstheme="minorBidi"/>
          <w:b/>
          <w:bCs/>
          <w:sz w:val="36"/>
          <w:szCs w:val="36"/>
        </w:rPr>
      </w:pPr>
      <w:r w:rsidRPr="00714909">
        <w:rPr>
          <w:rFonts w:asciiTheme="minorHAnsi" w:eastAsiaTheme="minorEastAsia" w:hAnsiTheme="minorHAnsi" w:cstheme="minorBidi"/>
          <w:b/>
          <w:bCs/>
          <w:sz w:val="36"/>
          <w:szCs w:val="36"/>
        </w:rPr>
        <w:t>Week #</w:t>
      </w:r>
      <w:r w:rsidR="00287000">
        <w:rPr>
          <w:rFonts w:asciiTheme="minorHAnsi" w:eastAsiaTheme="minorEastAsia" w:hAnsiTheme="minorHAnsi" w:cstheme="minorBidi"/>
          <w:b/>
          <w:bCs/>
          <w:sz w:val="36"/>
          <w:szCs w:val="36"/>
        </w:rPr>
        <w:t>11</w:t>
      </w:r>
    </w:p>
    <w:p w14:paraId="4536B80F" w14:textId="77777777" w:rsidR="00983719" w:rsidRDefault="00983719" w:rsidP="00983719">
      <w:pPr>
        <w:pStyle w:val="ListParagraph"/>
        <w:ind w:left="0"/>
        <w:jc w:val="center"/>
        <w:rPr>
          <w:rFonts w:ascii="Edwardian Script ITC" w:hAnsi="Edwardian Script ITC"/>
          <w:b/>
          <w:bCs/>
          <w:sz w:val="72"/>
          <w:szCs w:val="72"/>
        </w:rPr>
      </w:pPr>
      <w:r w:rsidRPr="00034BC1">
        <w:rPr>
          <w:rFonts w:ascii="Edwardian Script ITC" w:hAnsi="Edwardian Script ITC"/>
          <w:b/>
          <w:bCs/>
          <w:sz w:val="72"/>
          <w:szCs w:val="72"/>
        </w:rPr>
        <w:t>God Within Her</w:t>
      </w:r>
    </w:p>
    <w:p w14:paraId="5F3FEB38" w14:textId="77777777" w:rsidR="00983719" w:rsidRPr="00BF6219" w:rsidRDefault="00983719" w:rsidP="00EF73C9">
      <w:pPr>
        <w:pStyle w:val="ListParagraph"/>
        <w:numPr>
          <w:ilvl w:val="0"/>
          <w:numId w:val="18"/>
        </w:numPr>
        <w:jc w:val="center"/>
        <w:rPr>
          <w:rFonts w:ascii="Edwardian Script ITC" w:hAnsi="Edwardian Script ITC"/>
          <w:b/>
          <w:sz w:val="72"/>
          <w:szCs w:val="72"/>
        </w:rPr>
      </w:pPr>
    </w:p>
    <w:p w14:paraId="322FA008" w14:textId="77777777" w:rsidR="00983719" w:rsidRPr="00E6337A" w:rsidRDefault="00983719" w:rsidP="00983719">
      <w:pPr>
        <w:jc w:val="center"/>
        <w:rPr>
          <w:b/>
          <w:bCs/>
          <w:sz w:val="28"/>
          <w:szCs w:val="28"/>
        </w:rPr>
      </w:pPr>
      <w:r w:rsidRPr="00E6337A">
        <w:rPr>
          <w:b/>
          <w:bCs/>
          <w:sz w:val="28"/>
          <w:szCs w:val="28"/>
        </w:rPr>
        <w:t>Key Passages</w:t>
      </w:r>
    </w:p>
    <w:p w14:paraId="681B20D4" w14:textId="77777777" w:rsidR="00983719" w:rsidRPr="00FA16CD" w:rsidRDefault="00983719" w:rsidP="00FA16CD">
      <w:pPr>
        <w:pStyle w:val="ListParagraph"/>
        <w:spacing w:after="0"/>
        <w:ind w:left="0"/>
        <w:jc w:val="center"/>
        <w:rPr>
          <w:b/>
          <w:bCs/>
          <w:iCs/>
          <w:sz w:val="24"/>
          <w:szCs w:val="24"/>
        </w:rPr>
      </w:pPr>
      <w:r w:rsidRPr="00FA16CD">
        <w:rPr>
          <w:b/>
          <w:bCs/>
          <w:iCs/>
          <w:sz w:val="24"/>
          <w:szCs w:val="24"/>
        </w:rPr>
        <w:t>Ephesians 1:13 -14 (ESV)</w:t>
      </w:r>
    </w:p>
    <w:p w14:paraId="73C7619E" w14:textId="77777777" w:rsidR="00FA16CD" w:rsidRDefault="00983719" w:rsidP="00FA16CD">
      <w:pPr>
        <w:pStyle w:val="regular"/>
        <w:spacing w:before="0" w:beforeAutospacing="0" w:after="0" w:afterAutospacing="0"/>
        <w:jc w:val="center"/>
        <w:rPr>
          <w:rFonts w:asciiTheme="minorHAnsi" w:hAnsiTheme="minorHAnsi"/>
          <w:b/>
          <w:i/>
        </w:rPr>
      </w:pPr>
      <w:r w:rsidRPr="000E4B64">
        <w:rPr>
          <w:rFonts w:asciiTheme="minorHAnsi" w:hAnsiTheme="minorHAnsi"/>
          <w:b/>
          <w:i/>
        </w:rPr>
        <w:t>In him you also, when you heard the word of truth, the gospel of your salvation,</w:t>
      </w:r>
    </w:p>
    <w:p w14:paraId="42F8ED39" w14:textId="77777777" w:rsidR="00FA16CD" w:rsidRDefault="00983719" w:rsidP="00FA16CD">
      <w:pPr>
        <w:pStyle w:val="regular"/>
        <w:spacing w:before="0" w:beforeAutospacing="0" w:after="0" w:afterAutospacing="0"/>
        <w:jc w:val="center"/>
        <w:rPr>
          <w:rFonts w:asciiTheme="minorHAnsi" w:hAnsiTheme="minorHAnsi"/>
          <w:b/>
          <w:i/>
        </w:rPr>
      </w:pPr>
      <w:r w:rsidRPr="000E4B64">
        <w:rPr>
          <w:rFonts w:asciiTheme="minorHAnsi" w:hAnsiTheme="minorHAnsi"/>
          <w:b/>
          <w:i/>
        </w:rPr>
        <w:t xml:space="preserve"> and believed in him, were sealed with the promised Holy Spirit, who is the guarantee</w:t>
      </w:r>
    </w:p>
    <w:p w14:paraId="62B1833D" w14:textId="77777777" w:rsidR="00983719" w:rsidRPr="000E4B64" w:rsidRDefault="00983719" w:rsidP="00FA16CD">
      <w:pPr>
        <w:pStyle w:val="regular"/>
        <w:spacing w:before="0" w:beforeAutospacing="0"/>
        <w:jc w:val="center"/>
        <w:rPr>
          <w:rFonts w:asciiTheme="minorHAnsi" w:hAnsiTheme="minorHAnsi"/>
          <w:b/>
          <w:i/>
        </w:rPr>
      </w:pPr>
      <w:r w:rsidRPr="000E4B64">
        <w:rPr>
          <w:rFonts w:asciiTheme="minorHAnsi" w:hAnsiTheme="minorHAnsi"/>
          <w:b/>
          <w:i/>
        </w:rPr>
        <w:t xml:space="preserve"> of our inheritance until we acquire possession of it, to the praise of his glory.</w:t>
      </w:r>
    </w:p>
    <w:p w14:paraId="4F04ABB4" w14:textId="77777777" w:rsidR="00983719" w:rsidRDefault="00983719" w:rsidP="00983719">
      <w:pPr>
        <w:pStyle w:val="ListParagraph"/>
        <w:ind w:left="0"/>
        <w:jc w:val="center"/>
        <w:rPr>
          <w:b/>
          <w:bCs/>
          <w:sz w:val="28"/>
          <w:szCs w:val="28"/>
        </w:rPr>
      </w:pPr>
      <w:r w:rsidRPr="5897EC05">
        <w:rPr>
          <w:b/>
          <w:bCs/>
          <w:sz w:val="28"/>
          <w:szCs w:val="28"/>
        </w:rPr>
        <w:t>Introduction</w:t>
      </w:r>
    </w:p>
    <w:p w14:paraId="013BEB7E" w14:textId="77777777" w:rsidR="00C36C9D" w:rsidRDefault="00983719" w:rsidP="00983719">
      <w:pPr>
        <w:pStyle w:val="ListParagraph"/>
        <w:ind w:left="0" w:firstLine="720"/>
        <w:jc w:val="both"/>
        <w:rPr>
          <w:sz w:val="24"/>
          <w:szCs w:val="24"/>
        </w:rPr>
      </w:pPr>
      <w:r>
        <w:rPr>
          <w:sz w:val="24"/>
          <w:szCs w:val="24"/>
        </w:rPr>
        <w:t>Thus far, we have met God the Father - our Daddy. And then we beheld God the Son - our Redeemer. So now we will turn our attention to God the Holy Spirit (also called</w:t>
      </w:r>
      <w:r w:rsidRPr="00F82012">
        <w:rPr>
          <w:rFonts w:asciiTheme="minorHAnsi" w:eastAsia="Times New Roman" w:hAnsiTheme="minorHAnsi"/>
          <w:sz w:val="24"/>
          <w:szCs w:val="24"/>
        </w:rPr>
        <w:t xml:space="preserve"> “Jesus</w:t>
      </w:r>
      <w:r>
        <w:rPr>
          <w:rFonts w:asciiTheme="minorHAnsi" w:eastAsia="Times New Roman" w:hAnsiTheme="minorHAnsi"/>
          <w:sz w:val="24"/>
          <w:szCs w:val="24"/>
        </w:rPr>
        <w:t>’</w:t>
      </w:r>
      <w:r w:rsidRPr="00F82012">
        <w:rPr>
          <w:rFonts w:asciiTheme="minorHAnsi" w:eastAsia="Times New Roman" w:hAnsiTheme="minorHAnsi"/>
          <w:sz w:val="24"/>
          <w:szCs w:val="24"/>
        </w:rPr>
        <w:t xml:space="preserve"> other self.”</w:t>
      </w:r>
      <w:r>
        <w:rPr>
          <w:rFonts w:asciiTheme="minorHAnsi" w:eastAsia="Times New Roman" w:hAnsiTheme="minorHAnsi"/>
          <w:sz w:val="24"/>
          <w:szCs w:val="24"/>
        </w:rPr>
        <w:t>)</w:t>
      </w:r>
      <w:r w:rsidR="006968FD">
        <w:rPr>
          <w:rFonts w:asciiTheme="minorHAnsi" w:eastAsia="Times New Roman" w:hAnsiTheme="minorHAnsi"/>
          <w:sz w:val="24"/>
          <w:szCs w:val="24"/>
        </w:rPr>
        <w:t xml:space="preserve"> (Galatians 4:6)</w:t>
      </w:r>
      <w:r w:rsidRPr="00F82012">
        <w:rPr>
          <w:rFonts w:asciiTheme="minorHAnsi" w:eastAsia="Times New Roman" w:hAnsiTheme="minorHAnsi"/>
          <w:sz w:val="24"/>
          <w:szCs w:val="24"/>
        </w:rPr>
        <w:t xml:space="preserve"> </w:t>
      </w:r>
      <w:r>
        <w:rPr>
          <w:sz w:val="24"/>
          <w:szCs w:val="24"/>
        </w:rPr>
        <w:t xml:space="preserve">I chose the title of this lesson based upon the above passage in Psalms because it encompasses so many of the attributes of the Holy Spirit. Here are just a few. At the moment of new birth, the Holy Spirit floods our thirsty soul with the living water welling up to eternal life. (John 4:4-24) He </w:t>
      </w:r>
      <w:r w:rsidRPr="00280085">
        <w:rPr>
          <w:i/>
          <w:sz w:val="24"/>
          <w:szCs w:val="24"/>
        </w:rPr>
        <w:t>is</w:t>
      </w:r>
      <w:r>
        <w:rPr>
          <w:sz w:val="24"/>
          <w:szCs w:val="24"/>
        </w:rPr>
        <w:t xml:space="preserve"> the river of </w:t>
      </w:r>
      <w:r w:rsidR="00280085">
        <w:rPr>
          <w:sz w:val="24"/>
          <w:szCs w:val="24"/>
        </w:rPr>
        <w:t>L</w:t>
      </w:r>
      <w:r>
        <w:rPr>
          <w:sz w:val="24"/>
          <w:szCs w:val="24"/>
        </w:rPr>
        <w:t xml:space="preserve">iving </w:t>
      </w:r>
      <w:r w:rsidR="00280085">
        <w:rPr>
          <w:sz w:val="24"/>
          <w:szCs w:val="24"/>
        </w:rPr>
        <w:t>W</w:t>
      </w:r>
      <w:r>
        <w:rPr>
          <w:sz w:val="24"/>
          <w:szCs w:val="24"/>
        </w:rPr>
        <w:t>ater. We are baptized in Him and cleaned from within, thus making sinners saints.</w:t>
      </w:r>
      <w:r w:rsidRPr="003E5ABC">
        <w:rPr>
          <w:sz w:val="24"/>
          <w:szCs w:val="24"/>
        </w:rPr>
        <w:t xml:space="preserve"> </w:t>
      </w:r>
      <w:r>
        <w:rPr>
          <w:sz w:val="24"/>
          <w:szCs w:val="24"/>
        </w:rPr>
        <w:t>If you’ll remember, saint and holy are the same Greek word  (Mark 1:8; Matthew 3:1-11)</w:t>
      </w:r>
      <w:r w:rsidR="00C36C9D">
        <w:rPr>
          <w:sz w:val="24"/>
          <w:szCs w:val="24"/>
        </w:rPr>
        <w:t>.</w:t>
      </w:r>
    </w:p>
    <w:p w14:paraId="72C5DEBE" w14:textId="77777777" w:rsidR="00217269" w:rsidRDefault="00217269" w:rsidP="00983719">
      <w:pPr>
        <w:pStyle w:val="ListParagraph"/>
        <w:ind w:left="0" w:firstLine="720"/>
        <w:jc w:val="both"/>
        <w:rPr>
          <w:sz w:val="24"/>
          <w:szCs w:val="24"/>
        </w:rPr>
      </w:pPr>
    </w:p>
    <w:p w14:paraId="2BFF120B" w14:textId="77777777" w:rsidR="00280085" w:rsidRDefault="00983719" w:rsidP="00983719">
      <w:pPr>
        <w:pStyle w:val="ListParagraph"/>
        <w:ind w:left="0" w:firstLine="720"/>
        <w:jc w:val="both"/>
        <w:rPr>
          <w:sz w:val="24"/>
          <w:szCs w:val="24"/>
        </w:rPr>
      </w:pPr>
      <w:r>
        <w:rPr>
          <w:sz w:val="24"/>
          <w:szCs w:val="24"/>
        </w:rPr>
        <w:t xml:space="preserve"> </w:t>
      </w:r>
    </w:p>
    <w:p w14:paraId="7363E81D" w14:textId="77777777" w:rsidR="00C36C9D" w:rsidRPr="00FA16CD" w:rsidRDefault="00C36C9D" w:rsidP="00C36C9D">
      <w:pPr>
        <w:pStyle w:val="ListParagraph"/>
        <w:spacing w:after="0"/>
        <w:ind w:left="0"/>
        <w:jc w:val="center"/>
        <w:rPr>
          <w:rFonts w:asciiTheme="minorHAnsi" w:hAnsiTheme="minorHAnsi" w:cstheme="minorHAnsi"/>
          <w:b/>
          <w:sz w:val="24"/>
          <w:szCs w:val="24"/>
        </w:rPr>
      </w:pPr>
      <w:r w:rsidRPr="00FA16CD">
        <w:rPr>
          <w:rFonts w:asciiTheme="minorHAnsi" w:eastAsiaTheme="minorEastAsia" w:hAnsiTheme="minorHAnsi" w:cstheme="minorBidi"/>
          <w:b/>
          <w:bCs/>
          <w:iCs/>
          <w:sz w:val="24"/>
          <w:szCs w:val="24"/>
        </w:rPr>
        <w:t>Psalm 46:4-7 (NIV)</w:t>
      </w:r>
    </w:p>
    <w:p w14:paraId="5ACCA29C" w14:textId="77777777"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There is a river whose streams make glad the city of God, the holy place where the Highest dwells. God is within her</w:t>
      </w:r>
      <w:r>
        <w:rPr>
          <w:rFonts w:asciiTheme="minorHAnsi" w:eastAsiaTheme="minorEastAsia" w:hAnsiTheme="minorHAnsi" w:cstheme="minorBidi"/>
          <w:b/>
          <w:bCs/>
          <w:i/>
          <w:iCs/>
        </w:rPr>
        <w:t>;</w:t>
      </w:r>
      <w:r w:rsidRPr="5897EC05">
        <w:rPr>
          <w:rFonts w:asciiTheme="minorHAnsi" w:eastAsiaTheme="minorEastAsia" w:hAnsiTheme="minorHAnsi" w:cstheme="minorBidi"/>
          <w:b/>
          <w:bCs/>
          <w:i/>
          <w:iCs/>
        </w:rPr>
        <w:t xml:space="preserve"> she will not fall; God will help her </w:t>
      </w:r>
      <w:r>
        <w:rPr>
          <w:rFonts w:asciiTheme="minorHAnsi" w:eastAsiaTheme="minorEastAsia" w:hAnsiTheme="minorHAnsi" w:cstheme="minorBidi"/>
          <w:b/>
          <w:bCs/>
          <w:i/>
          <w:iCs/>
        </w:rPr>
        <w:t xml:space="preserve">at break of day. </w:t>
      </w:r>
    </w:p>
    <w:p w14:paraId="77872119" w14:textId="77777777"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Pr>
          <w:rFonts w:asciiTheme="minorHAnsi" w:eastAsiaTheme="minorEastAsia" w:hAnsiTheme="minorHAnsi" w:cstheme="minorBidi"/>
          <w:b/>
          <w:bCs/>
          <w:i/>
          <w:iCs/>
        </w:rPr>
        <w:t xml:space="preserve">Nations are in </w:t>
      </w:r>
      <w:r w:rsidRPr="5897EC05">
        <w:rPr>
          <w:rFonts w:asciiTheme="minorHAnsi" w:eastAsiaTheme="minorEastAsia" w:hAnsiTheme="minorHAnsi" w:cstheme="minorBidi"/>
          <w:b/>
          <w:bCs/>
          <w:i/>
          <w:iCs/>
        </w:rPr>
        <w:t xml:space="preserve">uproar, kingdoms fall; he lifts his voice, the earth melts. </w:t>
      </w:r>
    </w:p>
    <w:p w14:paraId="160DA18A" w14:textId="77777777" w:rsidR="00C36C9D" w:rsidRDefault="00C36C9D" w:rsidP="00C36C9D">
      <w:pPr>
        <w:pStyle w:val="line1"/>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 </w:t>
      </w:r>
      <w:r w:rsidRPr="00FA16CD">
        <w:rPr>
          <w:rStyle w:val="name"/>
          <w:rFonts w:asciiTheme="minorHAnsi" w:eastAsiaTheme="minorEastAsia" w:hAnsiTheme="minorHAnsi" w:cstheme="minorBidi"/>
          <w:b/>
          <w:i/>
          <w:iCs/>
        </w:rPr>
        <w:t>Lord</w:t>
      </w:r>
      <w:r w:rsidRPr="5897EC05">
        <w:rPr>
          <w:rFonts w:asciiTheme="minorHAnsi" w:eastAsiaTheme="minorEastAsia" w:hAnsiTheme="minorHAnsi" w:cstheme="minorBidi"/>
          <w:b/>
          <w:bCs/>
          <w:i/>
          <w:iCs/>
        </w:rPr>
        <w:t xml:space="preserve"> Almighty is with us; the God of Jacob is our fortress.</w:t>
      </w:r>
    </w:p>
    <w:p w14:paraId="23FADC83" w14:textId="77777777" w:rsidR="00280085" w:rsidRDefault="00280085" w:rsidP="00983719">
      <w:pPr>
        <w:pStyle w:val="ListParagraph"/>
        <w:ind w:left="0" w:firstLine="720"/>
        <w:jc w:val="both"/>
        <w:rPr>
          <w:sz w:val="24"/>
          <w:szCs w:val="24"/>
        </w:rPr>
      </w:pPr>
    </w:p>
    <w:p w14:paraId="69EA5BF6" w14:textId="77777777" w:rsidR="00983719" w:rsidRDefault="00983719" w:rsidP="00983719">
      <w:pPr>
        <w:pStyle w:val="ListParagraph"/>
        <w:ind w:left="0" w:firstLine="720"/>
        <w:jc w:val="both"/>
        <w:rPr>
          <w:sz w:val="24"/>
          <w:szCs w:val="24"/>
        </w:rPr>
      </w:pPr>
      <w:r>
        <w:rPr>
          <w:sz w:val="24"/>
          <w:szCs w:val="24"/>
        </w:rPr>
        <w:t xml:space="preserve">Love and Joy, the first two fruits of the Spirit, not only makes glad the City of God, but you and I who are filled with Him here on earth. He is Christ within </w:t>
      </w:r>
      <w:r w:rsidR="00280085">
        <w:rPr>
          <w:sz w:val="24"/>
          <w:szCs w:val="24"/>
        </w:rPr>
        <w:t>us</w:t>
      </w:r>
      <w:r>
        <w:rPr>
          <w:sz w:val="24"/>
          <w:szCs w:val="24"/>
        </w:rPr>
        <w:t xml:space="preserve">, the hope of Glory. He’s </w:t>
      </w:r>
      <w:r w:rsidR="00280085">
        <w:rPr>
          <w:sz w:val="24"/>
          <w:szCs w:val="24"/>
        </w:rPr>
        <w:t>our</w:t>
      </w:r>
      <w:r>
        <w:rPr>
          <w:sz w:val="24"/>
          <w:szCs w:val="24"/>
        </w:rPr>
        <w:t xml:space="preserve"> Teacher, </w:t>
      </w:r>
      <w:r w:rsidR="00280085">
        <w:rPr>
          <w:sz w:val="24"/>
          <w:szCs w:val="24"/>
        </w:rPr>
        <w:t>C</w:t>
      </w:r>
      <w:r>
        <w:rPr>
          <w:sz w:val="24"/>
          <w:szCs w:val="24"/>
        </w:rPr>
        <w:t xml:space="preserve">omforter and Helper. He speaks to </w:t>
      </w:r>
      <w:r w:rsidR="00280085">
        <w:rPr>
          <w:sz w:val="24"/>
          <w:szCs w:val="24"/>
        </w:rPr>
        <w:t>us</w:t>
      </w:r>
      <w:r>
        <w:rPr>
          <w:sz w:val="24"/>
          <w:szCs w:val="24"/>
        </w:rPr>
        <w:t xml:space="preserve"> from His Holy Book to bring life to the written Word of God. He is the One who places a sword (specific verses from scripture) into </w:t>
      </w:r>
      <w:r w:rsidR="00280085">
        <w:rPr>
          <w:sz w:val="24"/>
          <w:szCs w:val="24"/>
        </w:rPr>
        <w:t>our</w:t>
      </w:r>
      <w:r>
        <w:rPr>
          <w:sz w:val="24"/>
          <w:szCs w:val="24"/>
        </w:rPr>
        <w:t xml:space="preserve"> mind so that </w:t>
      </w:r>
      <w:r w:rsidR="00280085">
        <w:rPr>
          <w:sz w:val="24"/>
          <w:szCs w:val="24"/>
        </w:rPr>
        <w:t>we</w:t>
      </w:r>
      <w:r>
        <w:rPr>
          <w:sz w:val="24"/>
          <w:szCs w:val="24"/>
        </w:rPr>
        <w:t xml:space="preserve"> can withstand the enemy’s attacks. He is </w:t>
      </w:r>
      <w:r w:rsidR="00280085">
        <w:rPr>
          <w:sz w:val="24"/>
          <w:szCs w:val="24"/>
        </w:rPr>
        <w:t>our</w:t>
      </w:r>
      <w:r>
        <w:rPr>
          <w:sz w:val="24"/>
          <w:szCs w:val="24"/>
        </w:rPr>
        <w:t xml:space="preserve"> Fortress and Protection. At the break of every new day, He helps </w:t>
      </w:r>
      <w:r w:rsidR="00280085">
        <w:rPr>
          <w:sz w:val="24"/>
          <w:szCs w:val="24"/>
        </w:rPr>
        <w:t>us</w:t>
      </w:r>
      <w:r>
        <w:rPr>
          <w:sz w:val="24"/>
          <w:szCs w:val="24"/>
        </w:rPr>
        <w:t xml:space="preserve"> by imparting new mercies, graces, and strength. And by the way, God the Holy Spirit is our advocate and intercessor. He prays for us (Romans 8:9-27)</w:t>
      </w:r>
      <w:r w:rsidR="00C36C9D">
        <w:rPr>
          <w:sz w:val="24"/>
          <w:szCs w:val="24"/>
        </w:rPr>
        <w:t>.</w:t>
      </w:r>
    </w:p>
    <w:p w14:paraId="5ED6EC6B" w14:textId="77777777" w:rsidR="00983719" w:rsidRDefault="00983719" w:rsidP="00983719">
      <w:pPr>
        <w:ind w:firstLine="720"/>
        <w:jc w:val="both"/>
        <w:rPr>
          <w:sz w:val="24"/>
          <w:szCs w:val="24"/>
        </w:rPr>
      </w:pPr>
      <w:r>
        <w:rPr>
          <w:rFonts w:asciiTheme="minorHAnsi" w:eastAsia="Times New Roman" w:hAnsiTheme="minorHAnsi"/>
          <w:sz w:val="24"/>
          <w:szCs w:val="24"/>
        </w:rPr>
        <w:t xml:space="preserve">And if you think all this is wonderful, then just you wait, we’ve only begun discovering the many </w:t>
      </w:r>
      <w:r>
        <w:rPr>
          <w:sz w:val="24"/>
          <w:szCs w:val="24"/>
        </w:rPr>
        <w:t xml:space="preserve">facets of the Holy Spirit. We have a lot of ground to cover, and although this may be an exhausting study, it will in no way be an exhaustive study. By the end of this lesson, our aim is to become better acquainted with the One who is so intimately familiar with us. And as we do, we will have ample opportunity to make some real life practical applications and begin to recognize His work in and through our lives. </w:t>
      </w:r>
    </w:p>
    <w:p w14:paraId="7638AEF7" w14:textId="77777777" w:rsidR="00983719" w:rsidRPr="005B25BC" w:rsidRDefault="00983719" w:rsidP="00983719">
      <w:pPr>
        <w:pStyle w:val="ListParagraph"/>
        <w:ind w:left="0"/>
        <w:jc w:val="center"/>
        <w:rPr>
          <w:b/>
          <w:bCs/>
          <w:iCs/>
          <w:sz w:val="24"/>
          <w:szCs w:val="24"/>
        </w:rPr>
      </w:pPr>
      <w:r w:rsidRPr="005B25BC">
        <w:rPr>
          <w:b/>
          <w:bCs/>
          <w:iCs/>
          <w:sz w:val="24"/>
          <w:szCs w:val="24"/>
        </w:rPr>
        <w:t>1 John 4:13-16 (NIV)</w:t>
      </w:r>
    </w:p>
    <w:p w14:paraId="779D41B9"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This is how we know that we live in him and he in us: He has given us of his Spirit. </w:t>
      </w:r>
    </w:p>
    <w:p w14:paraId="66EF4A1E"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And we have seen and testify that the Father has sent his Son to be the Savior of the world. </w:t>
      </w:r>
    </w:p>
    <w:p w14:paraId="04FB611B"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If anyone acknowledges that Jesus is the Son of God, God lives in them and they in God. </w:t>
      </w:r>
    </w:p>
    <w:p w14:paraId="3AC8F41E" w14:textId="77777777" w:rsidR="005B25BC" w:rsidRDefault="00983719" w:rsidP="00983719">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 xml:space="preserve">And so we know and rely on the love God has for us. God is love. </w:t>
      </w:r>
    </w:p>
    <w:p w14:paraId="4A49FC4A" w14:textId="77777777" w:rsidR="00983719" w:rsidRDefault="00983719" w:rsidP="005B25BC">
      <w:pPr>
        <w:pStyle w:val="ListParagraph"/>
        <w:ind w:left="0"/>
        <w:jc w:val="center"/>
        <w:rPr>
          <w:rFonts w:asciiTheme="minorHAnsi" w:eastAsiaTheme="minorEastAsia" w:hAnsiTheme="minorHAnsi" w:cstheme="minorBidi"/>
          <w:b/>
          <w:bCs/>
          <w:i/>
          <w:iCs/>
          <w:sz w:val="24"/>
          <w:szCs w:val="24"/>
        </w:rPr>
      </w:pPr>
      <w:r w:rsidRPr="00AD750D">
        <w:rPr>
          <w:rFonts w:asciiTheme="minorHAnsi" w:eastAsiaTheme="minorEastAsia" w:hAnsiTheme="minorHAnsi" w:cstheme="minorBidi"/>
          <w:b/>
          <w:bCs/>
          <w:i/>
          <w:iCs/>
          <w:sz w:val="24"/>
          <w:szCs w:val="24"/>
        </w:rPr>
        <w:t>Whoever lives in love</w:t>
      </w:r>
      <w:r w:rsidR="00237822">
        <w:rPr>
          <w:rFonts w:asciiTheme="minorHAnsi" w:eastAsiaTheme="minorEastAsia" w:hAnsiTheme="minorHAnsi" w:cstheme="minorBidi"/>
          <w:b/>
          <w:bCs/>
          <w:i/>
          <w:iCs/>
          <w:sz w:val="24"/>
          <w:szCs w:val="24"/>
        </w:rPr>
        <w:t xml:space="preserve"> </w:t>
      </w:r>
      <w:r w:rsidRPr="00AD750D">
        <w:rPr>
          <w:rFonts w:asciiTheme="minorHAnsi" w:eastAsiaTheme="minorEastAsia" w:hAnsiTheme="minorHAnsi" w:cstheme="minorBidi"/>
          <w:b/>
          <w:bCs/>
          <w:i/>
          <w:iCs/>
          <w:sz w:val="24"/>
          <w:szCs w:val="24"/>
        </w:rPr>
        <w:t xml:space="preserve">lives in God, and God in them. </w:t>
      </w:r>
    </w:p>
    <w:p w14:paraId="1360711C" w14:textId="77777777" w:rsidR="00983719" w:rsidRDefault="00983719" w:rsidP="00983719">
      <w:pPr>
        <w:pStyle w:val="ListParagraph"/>
        <w:ind w:left="0"/>
        <w:jc w:val="center"/>
        <w:rPr>
          <w:rFonts w:asciiTheme="minorHAnsi" w:eastAsiaTheme="minorEastAsia" w:hAnsiTheme="minorHAnsi" w:cstheme="minorBidi"/>
          <w:b/>
          <w:bCs/>
          <w:i/>
          <w:iCs/>
          <w:sz w:val="24"/>
          <w:szCs w:val="24"/>
        </w:rPr>
      </w:pPr>
    </w:p>
    <w:p w14:paraId="75E00AEC" w14:textId="77777777" w:rsidR="00C76CB2" w:rsidRDefault="00983719" w:rsidP="00C76CB2">
      <w:pPr>
        <w:pStyle w:val="ListParagraph"/>
        <w:spacing w:after="0"/>
        <w:ind w:left="0"/>
        <w:jc w:val="center"/>
        <w:rPr>
          <w:rFonts w:asciiTheme="minorHAnsi" w:eastAsiaTheme="minorEastAsia" w:hAnsiTheme="minorHAnsi" w:cstheme="minorBidi"/>
          <w:b/>
          <w:bCs/>
          <w:iCs/>
          <w:sz w:val="28"/>
          <w:szCs w:val="28"/>
        </w:rPr>
      </w:pPr>
      <w:r w:rsidRPr="002E18D3">
        <w:rPr>
          <w:rFonts w:asciiTheme="minorHAnsi" w:eastAsiaTheme="minorEastAsia" w:hAnsiTheme="minorHAnsi" w:cstheme="minorBidi"/>
          <w:b/>
          <w:bCs/>
          <w:iCs/>
          <w:sz w:val="28"/>
          <w:szCs w:val="28"/>
        </w:rPr>
        <w:t xml:space="preserve">Where </w:t>
      </w:r>
      <w:r w:rsidR="009002E0">
        <w:rPr>
          <w:rFonts w:asciiTheme="minorHAnsi" w:eastAsiaTheme="minorEastAsia" w:hAnsiTheme="minorHAnsi" w:cstheme="minorBidi"/>
          <w:b/>
          <w:bCs/>
          <w:iCs/>
          <w:sz w:val="28"/>
          <w:szCs w:val="28"/>
        </w:rPr>
        <w:t>o</w:t>
      </w:r>
      <w:r w:rsidRPr="002E18D3">
        <w:rPr>
          <w:rFonts w:asciiTheme="minorHAnsi" w:eastAsiaTheme="minorEastAsia" w:hAnsiTheme="minorHAnsi" w:cstheme="minorBidi"/>
          <w:b/>
          <w:bCs/>
          <w:iCs/>
          <w:sz w:val="28"/>
          <w:szCs w:val="28"/>
        </w:rPr>
        <w:t>n Earth Does God Dwell?</w:t>
      </w:r>
    </w:p>
    <w:p w14:paraId="2F0FF214" w14:textId="77777777" w:rsidR="00044BB0" w:rsidRDefault="00044BB0" w:rsidP="00C76CB2">
      <w:pPr>
        <w:pStyle w:val="ListParagraph"/>
        <w:spacing w:after="0"/>
        <w:ind w:left="0"/>
        <w:jc w:val="center"/>
        <w:rPr>
          <w:rFonts w:asciiTheme="minorHAnsi" w:eastAsiaTheme="minorEastAsia" w:hAnsiTheme="minorHAnsi" w:cstheme="minorBidi"/>
          <w:b/>
          <w:bCs/>
          <w:iCs/>
          <w:sz w:val="28"/>
          <w:szCs w:val="28"/>
        </w:rPr>
      </w:pPr>
    </w:p>
    <w:p w14:paraId="11C6A3F0" w14:textId="77777777" w:rsidR="00044BB0" w:rsidRPr="00044BB0" w:rsidRDefault="00044BB0" w:rsidP="00044BB0">
      <w:pPr>
        <w:spacing w:after="0"/>
        <w:jc w:val="center"/>
        <w:rPr>
          <w:b/>
          <w:sz w:val="24"/>
          <w:szCs w:val="24"/>
        </w:rPr>
      </w:pPr>
      <w:r w:rsidRPr="00044BB0">
        <w:rPr>
          <w:b/>
          <w:sz w:val="24"/>
          <w:szCs w:val="24"/>
        </w:rPr>
        <w:t xml:space="preserve">Ephesians 2:22 </w:t>
      </w:r>
    </w:p>
    <w:p w14:paraId="0C8BEA49" w14:textId="77777777" w:rsidR="00044BB0" w:rsidRPr="00044BB0" w:rsidRDefault="00044BB0" w:rsidP="00044BB0">
      <w:pPr>
        <w:spacing w:after="0"/>
        <w:jc w:val="center"/>
        <w:rPr>
          <w:b/>
          <w:i/>
          <w:sz w:val="24"/>
          <w:szCs w:val="24"/>
          <w:lang w:val="en"/>
        </w:rPr>
      </w:pPr>
      <w:r w:rsidRPr="00044BB0">
        <w:rPr>
          <w:rStyle w:val="s"/>
          <w:b/>
          <w:i/>
          <w:sz w:val="24"/>
          <w:szCs w:val="24"/>
          <w:lang w:val="en"/>
        </w:rPr>
        <w:t>In</w:t>
      </w:r>
      <w:r w:rsidRPr="00044BB0">
        <w:rPr>
          <w:rStyle w:val="netverse"/>
          <w:b/>
          <w:i/>
          <w:sz w:val="24"/>
          <w:szCs w:val="24"/>
          <w:lang w:val="en"/>
        </w:rPr>
        <w:t xml:space="preserve"> </w:t>
      </w:r>
      <w:r w:rsidRPr="00044BB0">
        <w:rPr>
          <w:rStyle w:val="s"/>
          <w:b/>
          <w:i/>
          <w:sz w:val="24"/>
          <w:szCs w:val="24"/>
          <w:lang w:val="en"/>
        </w:rPr>
        <w:t>whom</w:t>
      </w:r>
      <w:r w:rsidRPr="00044BB0">
        <w:rPr>
          <w:rStyle w:val="netverse"/>
          <w:b/>
          <w:i/>
          <w:sz w:val="24"/>
          <w:szCs w:val="24"/>
          <w:lang w:val="en"/>
        </w:rPr>
        <w:t xml:space="preserve"> </w:t>
      </w:r>
      <w:r w:rsidRPr="00044BB0">
        <w:rPr>
          <w:rStyle w:val="s"/>
          <w:b/>
          <w:i/>
          <w:sz w:val="24"/>
          <w:szCs w:val="24"/>
          <w:lang w:val="en"/>
        </w:rPr>
        <w:t>you</w:t>
      </w:r>
      <w:r w:rsidRPr="00044BB0">
        <w:rPr>
          <w:rStyle w:val="netverse"/>
          <w:b/>
          <w:i/>
          <w:sz w:val="24"/>
          <w:szCs w:val="24"/>
          <w:lang w:val="en"/>
        </w:rPr>
        <w:t xml:space="preserve"> </w:t>
      </w:r>
      <w:r w:rsidRPr="00044BB0">
        <w:rPr>
          <w:rStyle w:val="s"/>
          <w:b/>
          <w:i/>
          <w:sz w:val="24"/>
          <w:szCs w:val="24"/>
          <w:lang w:val="en"/>
        </w:rPr>
        <w:t>also</w:t>
      </w:r>
      <w:r w:rsidRPr="00044BB0">
        <w:rPr>
          <w:rStyle w:val="netverse"/>
          <w:b/>
          <w:i/>
          <w:sz w:val="24"/>
          <w:szCs w:val="24"/>
          <w:lang w:val="en"/>
        </w:rPr>
        <w:t xml:space="preserve"> </w:t>
      </w:r>
      <w:r w:rsidRPr="00044BB0">
        <w:rPr>
          <w:rStyle w:val="s"/>
          <w:b/>
          <w:i/>
          <w:sz w:val="24"/>
          <w:szCs w:val="24"/>
          <w:lang w:val="en"/>
        </w:rPr>
        <w:t>are being built together</w:t>
      </w:r>
      <w:r w:rsidRPr="00044BB0">
        <w:rPr>
          <w:rStyle w:val="netverse"/>
          <w:b/>
          <w:i/>
          <w:sz w:val="24"/>
          <w:szCs w:val="24"/>
          <w:lang w:val="en"/>
        </w:rPr>
        <w:t xml:space="preserve"> </w:t>
      </w:r>
      <w:r w:rsidRPr="00044BB0">
        <w:rPr>
          <w:rStyle w:val="s"/>
          <w:b/>
          <w:i/>
          <w:sz w:val="24"/>
          <w:szCs w:val="24"/>
          <w:lang w:val="en"/>
        </w:rPr>
        <w:t>into</w:t>
      </w:r>
      <w:r w:rsidRPr="00044BB0">
        <w:rPr>
          <w:rStyle w:val="netverse"/>
          <w:b/>
          <w:i/>
          <w:sz w:val="24"/>
          <w:szCs w:val="24"/>
          <w:lang w:val="en"/>
        </w:rPr>
        <w:t xml:space="preserve"> </w:t>
      </w:r>
      <w:r w:rsidRPr="00044BB0">
        <w:rPr>
          <w:rStyle w:val="s"/>
          <w:b/>
          <w:i/>
          <w:sz w:val="24"/>
          <w:szCs w:val="24"/>
          <w:lang w:val="en"/>
        </w:rPr>
        <w:t>a dwelling place</w:t>
      </w:r>
      <w:r w:rsidRPr="00044BB0">
        <w:rPr>
          <w:rStyle w:val="netverse"/>
          <w:b/>
          <w:i/>
          <w:sz w:val="24"/>
          <w:szCs w:val="24"/>
          <w:lang w:val="en"/>
        </w:rPr>
        <w:t xml:space="preserve"> </w:t>
      </w:r>
      <w:r w:rsidRPr="00044BB0">
        <w:rPr>
          <w:rStyle w:val="s"/>
          <w:b/>
          <w:i/>
          <w:sz w:val="24"/>
          <w:szCs w:val="24"/>
          <w:lang w:val="en"/>
        </w:rPr>
        <w:t>of God</w:t>
      </w:r>
      <w:r w:rsidRPr="00044BB0">
        <w:rPr>
          <w:rStyle w:val="netverse"/>
          <w:b/>
          <w:i/>
          <w:sz w:val="24"/>
          <w:szCs w:val="24"/>
          <w:lang w:val="en"/>
        </w:rPr>
        <w:t xml:space="preserve"> </w:t>
      </w:r>
      <w:r w:rsidRPr="00044BB0">
        <w:rPr>
          <w:rStyle w:val="s"/>
          <w:b/>
          <w:i/>
          <w:sz w:val="24"/>
          <w:szCs w:val="24"/>
          <w:lang w:val="en"/>
        </w:rPr>
        <w:t>in</w:t>
      </w:r>
      <w:r w:rsidRPr="00044BB0">
        <w:rPr>
          <w:rStyle w:val="netverse"/>
          <w:b/>
          <w:i/>
          <w:sz w:val="24"/>
          <w:szCs w:val="24"/>
          <w:lang w:val="en"/>
        </w:rPr>
        <w:t xml:space="preserve"> </w:t>
      </w:r>
      <w:r w:rsidRPr="00044BB0">
        <w:rPr>
          <w:rStyle w:val="s"/>
          <w:b/>
          <w:i/>
          <w:sz w:val="24"/>
          <w:szCs w:val="24"/>
          <w:lang w:val="en"/>
        </w:rPr>
        <w:t>the Spirit</w:t>
      </w:r>
      <w:r w:rsidRPr="00044BB0">
        <w:rPr>
          <w:rStyle w:val="netverse"/>
          <w:b/>
          <w:i/>
          <w:sz w:val="24"/>
          <w:szCs w:val="24"/>
          <w:lang w:val="en"/>
        </w:rPr>
        <w:t>.</w:t>
      </w:r>
    </w:p>
    <w:p w14:paraId="6EA7998E" w14:textId="77777777" w:rsidR="00983719" w:rsidRPr="005B25BC" w:rsidRDefault="00983719" w:rsidP="00983719">
      <w:pPr>
        <w:pStyle w:val="ListParagraph"/>
        <w:ind w:left="0"/>
        <w:jc w:val="center"/>
        <w:rPr>
          <w:rFonts w:asciiTheme="minorHAnsi" w:eastAsiaTheme="minorEastAsia" w:hAnsiTheme="minorHAnsi" w:cstheme="minorBidi"/>
          <w:b/>
          <w:bCs/>
          <w:iCs/>
          <w:sz w:val="12"/>
          <w:szCs w:val="12"/>
        </w:rPr>
      </w:pPr>
    </w:p>
    <w:p w14:paraId="2EBACEC7" w14:textId="77777777" w:rsidR="00983719" w:rsidRDefault="00983719" w:rsidP="00983719">
      <w:pPr>
        <w:pStyle w:val="ListParagraph"/>
        <w:ind w:left="0" w:firstLine="720"/>
        <w:jc w:val="both"/>
        <w:rPr>
          <w:rFonts w:asciiTheme="minorHAnsi" w:eastAsia="Times New Roman" w:hAnsiTheme="minorHAnsi"/>
          <w:sz w:val="24"/>
          <w:szCs w:val="24"/>
        </w:rPr>
      </w:pPr>
      <w:r>
        <w:rPr>
          <w:rFonts w:asciiTheme="minorHAnsi" w:eastAsia="Times New Roman" w:hAnsiTheme="minorHAnsi"/>
          <w:sz w:val="24"/>
          <w:szCs w:val="24"/>
        </w:rPr>
        <w:t>As Jesus approached the end of His time on earth, He had a lot of theology left to impart to His disciples. For example, in John, chapter fourteen, He not only explained the Trinity, but also His eternal plan to continue to work in and through them by the power of the Holy Spirit. And yet, they obviously could not comprehend all that He was telling them until the promised Holy Spirit had been given on the day of Pentecost.</w:t>
      </w:r>
      <w:r w:rsidRPr="00DD6587">
        <w:rPr>
          <w:rFonts w:asciiTheme="minorHAnsi" w:eastAsia="Times New Roman" w:hAnsiTheme="minorHAnsi"/>
          <w:sz w:val="24"/>
          <w:szCs w:val="24"/>
        </w:rPr>
        <w:t xml:space="preserve"> (Acts 2:1-47</w:t>
      </w:r>
      <w:r>
        <w:rPr>
          <w:rFonts w:asciiTheme="minorHAnsi" w:eastAsia="Times New Roman" w:hAnsiTheme="minorHAnsi"/>
          <w:sz w:val="24"/>
          <w:szCs w:val="24"/>
        </w:rPr>
        <w:t>; John 7:37-39, 15:28, 16:6</w:t>
      </w:r>
      <w:r w:rsidRPr="00DD6587">
        <w:rPr>
          <w:rFonts w:asciiTheme="minorHAnsi" w:eastAsia="Times New Roman" w:hAnsiTheme="minorHAnsi"/>
          <w:sz w:val="24"/>
          <w:szCs w:val="24"/>
        </w:rPr>
        <w:t>)</w:t>
      </w:r>
    </w:p>
    <w:p w14:paraId="4F9B7B3D" w14:textId="77777777" w:rsidR="00983719" w:rsidRPr="005B25BC" w:rsidRDefault="00983719" w:rsidP="005B25BC">
      <w:pPr>
        <w:spacing w:after="0"/>
        <w:jc w:val="center"/>
        <w:rPr>
          <w:rFonts w:asciiTheme="minorHAnsi" w:hAnsiTheme="minorHAnsi"/>
          <w:b/>
          <w:sz w:val="24"/>
          <w:szCs w:val="24"/>
        </w:rPr>
      </w:pPr>
      <w:r w:rsidRPr="005B25BC">
        <w:rPr>
          <w:rFonts w:asciiTheme="minorHAnsi" w:hAnsiTheme="minorHAnsi"/>
          <w:b/>
          <w:sz w:val="24"/>
          <w:szCs w:val="24"/>
        </w:rPr>
        <w:t>John 14:8-24 (ESV)</w:t>
      </w:r>
    </w:p>
    <w:p w14:paraId="1AD3AFED" w14:textId="77777777" w:rsidR="005B25BC" w:rsidRDefault="00983719" w:rsidP="005B25BC">
      <w:pPr>
        <w:pStyle w:val="regular"/>
        <w:spacing w:before="0" w:beforeAutospacing="0" w:after="0" w:afterAutospacing="0"/>
        <w:jc w:val="center"/>
        <w:rPr>
          <w:rFonts w:asciiTheme="minorHAnsi" w:hAnsiTheme="minorHAnsi"/>
          <w:b/>
          <w:i/>
        </w:rPr>
      </w:pPr>
      <w:r w:rsidRPr="00356492">
        <w:rPr>
          <w:rFonts w:asciiTheme="minorHAnsi" w:hAnsiTheme="minorHAnsi"/>
          <w:b/>
          <w:i/>
        </w:rPr>
        <w:t xml:space="preserve">Philip said to him, “Lord, show us the Father, and it is enough for us.” Jesus said to him, </w:t>
      </w:r>
    </w:p>
    <w:p w14:paraId="4610C5A1" w14:textId="77777777" w:rsidR="005B25BC"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“Have I been with you so long, and you still do not know me, Philip? Whoever has seen me has seen the Father. How can you say, ‘Show us the Father’?</w:t>
      </w:r>
      <w:r w:rsidRPr="00356492">
        <w:rPr>
          <w:rFonts w:asciiTheme="minorHAnsi" w:hAnsiTheme="minorHAnsi"/>
          <w:b/>
          <w:i/>
        </w:rPr>
        <w:t xml:space="preserve"> </w:t>
      </w:r>
      <w:r w:rsidRPr="00356492">
        <w:rPr>
          <w:rStyle w:val="woc"/>
          <w:rFonts w:asciiTheme="minorHAnsi" w:eastAsia="Calibri" w:hAnsiTheme="minorHAnsi"/>
          <w:b/>
          <w:i/>
        </w:rPr>
        <w:t>Do you not believe that I am</w:t>
      </w:r>
    </w:p>
    <w:p w14:paraId="0C7A839D" w14:textId="77777777" w:rsidR="005B25BC"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in the Father and the Father is in me? The words that I say to you I do not speak on my own authority, but the Father who dwells in me does his works.</w:t>
      </w:r>
      <w:r w:rsidRPr="00356492">
        <w:rPr>
          <w:rFonts w:asciiTheme="minorHAnsi" w:hAnsiTheme="minorHAnsi"/>
          <w:b/>
          <w:i/>
        </w:rPr>
        <w:t xml:space="preserve"> </w:t>
      </w:r>
      <w:r w:rsidRPr="00356492">
        <w:rPr>
          <w:rStyle w:val="woc"/>
          <w:rFonts w:asciiTheme="minorHAnsi" w:eastAsia="Calibri" w:hAnsiTheme="minorHAnsi"/>
          <w:b/>
          <w:i/>
        </w:rPr>
        <w:t>Believe me that I am in the Father and the Father is in me, or else believe on account of the works themselves.</w:t>
      </w:r>
      <w:r w:rsidR="005B25BC">
        <w:rPr>
          <w:rFonts w:asciiTheme="minorHAnsi" w:hAnsiTheme="minorHAnsi"/>
          <w:b/>
          <w:i/>
        </w:rPr>
        <w:t xml:space="preserve">  </w:t>
      </w:r>
      <w:r w:rsidRPr="00356492">
        <w:rPr>
          <w:rStyle w:val="woc"/>
          <w:rFonts w:asciiTheme="minorHAnsi" w:eastAsia="Calibri" w:hAnsiTheme="minorHAnsi"/>
          <w:b/>
          <w:i/>
        </w:rPr>
        <w:t xml:space="preserve">“Truly, truly, </w:t>
      </w:r>
    </w:p>
    <w:p w14:paraId="5317D482" w14:textId="77777777"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I say to you, whoever believes in me will also do the works that I do; and greater works </w:t>
      </w:r>
    </w:p>
    <w:p w14:paraId="54405B16" w14:textId="77777777"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than these will he do, because I am going to the Father.</w:t>
      </w:r>
      <w:r w:rsidRPr="00356492">
        <w:rPr>
          <w:rFonts w:asciiTheme="minorHAnsi" w:hAnsiTheme="minorHAnsi"/>
          <w:b/>
          <w:i/>
        </w:rPr>
        <w:t xml:space="preserve"> </w:t>
      </w:r>
      <w:r w:rsidRPr="00356492">
        <w:rPr>
          <w:rStyle w:val="woc"/>
          <w:rFonts w:asciiTheme="minorHAnsi" w:eastAsia="Calibri" w:hAnsiTheme="minorHAnsi"/>
          <w:b/>
          <w:i/>
        </w:rPr>
        <w:t xml:space="preserve">Whatever you ask in my name, </w:t>
      </w:r>
    </w:p>
    <w:p w14:paraId="43F34F5B" w14:textId="77777777" w:rsidR="00BE597E" w:rsidRDefault="00983719" w:rsidP="005B25BC">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this I will do, that the Father may be glorified in the Son.</w:t>
      </w:r>
      <w:r w:rsidRPr="00356492">
        <w:rPr>
          <w:rFonts w:asciiTheme="minorHAnsi" w:hAnsiTheme="minorHAnsi"/>
          <w:b/>
          <w:i/>
        </w:rPr>
        <w:t xml:space="preserve"> </w:t>
      </w:r>
      <w:r w:rsidRPr="00356492">
        <w:rPr>
          <w:rStyle w:val="woc"/>
          <w:rFonts w:asciiTheme="minorHAnsi" w:eastAsia="Calibri" w:hAnsiTheme="minorHAnsi"/>
          <w:b/>
          <w:i/>
        </w:rPr>
        <w:t>If you ask me anything in my name,</w:t>
      </w:r>
    </w:p>
    <w:p w14:paraId="68383344"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 will do it.</w:t>
      </w:r>
      <w:r w:rsidR="00BE597E">
        <w:rPr>
          <w:rFonts w:asciiTheme="minorHAnsi" w:hAnsiTheme="minorHAnsi"/>
          <w:b/>
          <w:i/>
        </w:rPr>
        <w:t xml:space="preserve"> </w:t>
      </w:r>
      <w:r w:rsidRPr="00356492">
        <w:rPr>
          <w:rStyle w:val="woc"/>
          <w:rFonts w:asciiTheme="minorHAnsi" w:eastAsia="Calibri" w:hAnsiTheme="minorHAnsi"/>
          <w:b/>
          <w:i/>
        </w:rPr>
        <w:t>“If you love me, you will keep my commandments.</w:t>
      </w:r>
      <w:r w:rsidRPr="00356492">
        <w:rPr>
          <w:rFonts w:asciiTheme="minorHAnsi" w:hAnsiTheme="minorHAnsi"/>
          <w:b/>
          <w:i/>
        </w:rPr>
        <w:t xml:space="preserve"> </w:t>
      </w:r>
      <w:r w:rsidRPr="00356492">
        <w:rPr>
          <w:rStyle w:val="woc"/>
          <w:rFonts w:asciiTheme="minorHAnsi" w:eastAsia="Calibri" w:hAnsiTheme="minorHAnsi"/>
          <w:b/>
          <w:i/>
        </w:rPr>
        <w:t xml:space="preserve">And I will ask the Father, </w:t>
      </w:r>
    </w:p>
    <w:p w14:paraId="4F13B668"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and he will give you another Helper, to be with you forever,</w:t>
      </w:r>
      <w:r w:rsidRPr="00356492">
        <w:rPr>
          <w:rFonts w:asciiTheme="minorHAnsi" w:hAnsiTheme="minorHAnsi"/>
          <w:b/>
          <w:i/>
        </w:rPr>
        <w:t xml:space="preserve"> </w:t>
      </w:r>
      <w:r w:rsidRPr="00356492">
        <w:rPr>
          <w:rStyle w:val="woc"/>
          <w:rFonts w:asciiTheme="minorHAnsi" w:eastAsia="Calibri" w:hAnsiTheme="minorHAnsi"/>
          <w:b/>
          <w:i/>
        </w:rPr>
        <w:t>even the Spirit of truth, whom</w:t>
      </w:r>
    </w:p>
    <w:p w14:paraId="4249938A"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the world cannot receive, because it neither sees him nor knows him. You know him,</w:t>
      </w:r>
    </w:p>
    <w:p w14:paraId="1BADF438"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for he dwells with you and will be in you. “I will not leave you as orphans; I will come to you.</w:t>
      </w:r>
      <w:r w:rsidRPr="00356492">
        <w:rPr>
          <w:rFonts w:asciiTheme="minorHAnsi" w:hAnsiTheme="minorHAnsi"/>
          <w:b/>
          <w:i/>
        </w:rPr>
        <w:t xml:space="preserve"> </w:t>
      </w:r>
      <w:r w:rsidRPr="00356492">
        <w:rPr>
          <w:rStyle w:val="woc"/>
          <w:rFonts w:asciiTheme="minorHAnsi" w:eastAsia="Calibri" w:hAnsiTheme="minorHAnsi"/>
          <w:b/>
          <w:i/>
        </w:rPr>
        <w:t>Yet a little while and the world will see me no more, but you will see me.</w:t>
      </w:r>
      <w:r w:rsidR="00BE597E">
        <w:rPr>
          <w:rStyle w:val="woc"/>
          <w:rFonts w:asciiTheme="minorHAnsi" w:hAnsiTheme="minorHAnsi"/>
          <w:b/>
          <w:i/>
        </w:rPr>
        <w:t xml:space="preserve"> </w:t>
      </w:r>
      <w:r w:rsidRPr="00356492">
        <w:rPr>
          <w:rStyle w:val="woc"/>
          <w:rFonts w:asciiTheme="minorHAnsi" w:eastAsia="Calibri" w:hAnsiTheme="minorHAnsi"/>
          <w:b/>
          <w:i/>
        </w:rPr>
        <w:t xml:space="preserve"> Because I live, </w:t>
      </w:r>
    </w:p>
    <w:p w14:paraId="7B7ECF13"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you also will live.</w:t>
      </w:r>
      <w:r w:rsidRPr="00356492">
        <w:rPr>
          <w:rFonts w:asciiTheme="minorHAnsi" w:hAnsiTheme="minorHAnsi"/>
          <w:b/>
          <w:i/>
        </w:rPr>
        <w:t xml:space="preserve"> </w:t>
      </w:r>
      <w:r w:rsidRPr="00356492">
        <w:rPr>
          <w:rStyle w:val="woc"/>
          <w:rFonts w:asciiTheme="minorHAnsi" w:eastAsia="Calibri" w:hAnsiTheme="minorHAnsi"/>
          <w:b/>
          <w:i/>
        </w:rPr>
        <w:t>In that day you w</w:t>
      </w:r>
      <w:r w:rsidR="00BE597E">
        <w:rPr>
          <w:rStyle w:val="woc"/>
          <w:rFonts w:asciiTheme="minorHAnsi" w:eastAsia="Calibri" w:hAnsiTheme="minorHAnsi"/>
          <w:b/>
          <w:i/>
        </w:rPr>
        <w:t>ill know that I am in my Father,</w:t>
      </w:r>
      <w:r w:rsidRPr="00356492">
        <w:rPr>
          <w:rStyle w:val="woc"/>
          <w:rFonts w:asciiTheme="minorHAnsi" w:eastAsia="Calibri" w:hAnsiTheme="minorHAnsi"/>
          <w:b/>
          <w:i/>
        </w:rPr>
        <w:t xml:space="preserve"> and you in me,</w:t>
      </w:r>
    </w:p>
    <w:p w14:paraId="4ADAF7B9" w14:textId="77777777" w:rsidR="00BE597E" w:rsidRPr="00BE597E" w:rsidRDefault="00983719" w:rsidP="00BE597E">
      <w:pPr>
        <w:pStyle w:val="regular"/>
        <w:spacing w:before="0" w:beforeAutospacing="0" w:after="0" w:afterAutospacing="0"/>
        <w:jc w:val="center"/>
        <w:rPr>
          <w:rStyle w:val="woc"/>
          <w:rFonts w:asciiTheme="minorHAnsi" w:hAnsiTheme="minorHAnsi"/>
          <w:b/>
          <w:i/>
        </w:rPr>
      </w:pPr>
      <w:r w:rsidRPr="00356492">
        <w:rPr>
          <w:rStyle w:val="woc"/>
          <w:rFonts w:asciiTheme="minorHAnsi" w:eastAsia="Calibri" w:hAnsiTheme="minorHAnsi"/>
          <w:b/>
          <w:i/>
        </w:rPr>
        <w:t xml:space="preserve"> and I in you.</w:t>
      </w:r>
      <w:r w:rsidRPr="00356492">
        <w:rPr>
          <w:rFonts w:asciiTheme="minorHAnsi" w:hAnsiTheme="minorHAnsi"/>
          <w:b/>
          <w:i/>
        </w:rPr>
        <w:t xml:space="preserve"> </w:t>
      </w:r>
      <w:r w:rsidR="00CC6153">
        <w:rPr>
          <w:rStyle w:val="reftext"/>
          <w:rFonts w:asciiTheme="minorHAnsi" w:hAnsiTheme="minorHAnsi"/>
          <w:b/>
          <w:bCs/>
          <w:i/>
        </w:rPr>
        <w:t>W</w:t>
      </w:r>
      <w:r w:rsidRPr="00356492">
        <w:rPr>
          <w:rStyle w:val="woc"/>
          <w:rFonts w:asciiTheme="minorHAnsi" w:eastAsia="Calibri" w:hAnsiTheme="minorHAnsi"/>
          <w:b/>
          <w:i/>
        </w:rPr>
        <w:t xml:space="preserve">hoever has my commandments and keeps them, he it is who loves me. </w:t>
      </w:r>
    </w:p>
    <w:p w14:paraId="4D5E5CBB"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And he who loves me will be loved by my Father, and I will love him and manifest myself </w:t>
      </w:r>
    </w:p>
    <w:p w14:paraId="38185AAF"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to him.”</w:t>
      </w:r>
      <w:r w:rsidRPr="00356492">
        <w:rPr>
          <w:rFonts w:asciiTheme="minorHAnsi" w:hAnsiTheme="minorHAnsi"/>
          <w:b/>
          <w:i/>
        </w:rPr>
        <w:t xml:space="preserve"> Judas (not Iscariot) said to him, “Lord, how is it that you will manifest yourself to us, and not to the world?”</w:t>
      </w:r>
      <w:r w:rsidR="00BE597E">
        <w:rPr>
          <w:rFonts w:asciiTheme="minorHAnsi" w:eastAsia="Calibri" w:hAnsiTheme="minorHAnsi"/>
          <w:b/>
          <w:i/>
        </w:rPr>
        <w:t xml:space="preserve"> </w:t>
      </w:r>
      <w:r w:rsidRPr="00356492">
        <w:rPr>
          <w:rFonts w:asciiTheme="minorHAnsi" w:hAnsiTheme="minorHAnsi"/>
          <w:b/>
          <w:i/>
        </w:rPr>
        <w:t xml:space="preserve"> Jesus answered him, </w:t>
      </w:r>
      <w:r w:rsidRPr="00356492">
        <w:rPr>
          <w:rStyle w:val="woc"/>
          <w:rFonts w:asciiTheme="minorHAnsi" w:eastAsia="Calibri" w:hAnsiTheme="minorHAnsi"/>
          <w:b/>
          <w:i/>
        </w:rPr>
        <w:t xml:space="preserve">“If anyone loves me, he will keep my word, </w:t>
      </w:r>
    </w:p>
    <w:p w14:paraId="195BC2DE" w14:textId="77777777" w:rsidR="00BE597E" w:rsidRDefault="00983719" w:rsidP="00BE597E">
      <w:pPr>
        <w:pStyle w:val="regular"/>
        <w:spacing w:before="0" w:beforeAutospacing="0" w:after="0" w:afterAutospacing="0"/>
        <w:jc w:val="center"/>
        <w:rPr>
          <w:rFonts w:asciiTheme="minorHAnsi" w:hAnsiTheme="minorHAnsi"/>
          <w:b/>
          <w:i/>
        </w:rPr>
      </w:pPr>
      <w:r w:rsidRPr="00356492">
        <w:rPr>
          <w:rStyle w:val="woc"/>
          <w:rFonts w:asciiTheme="minorHAnsi" w:eastAsia="Calibri" w:hAnsiTheme="minorHAnsi"/>
          <w:b/>
          <w:i/>
        </w:rPr>
        <w:t>and my Father will love him, and we will come to him and make our home with him.</w:t>
      </w:r>
      <w:r w:rsidRPr="00356492">
        <w:rPr>
          <w:rFonts w:asciiTheme="minorHAnsi" w:hAnsiTheme="minorHAnsi"/>
          <w:b/>
          <w:i/>
        </w:rPr>
        <w:t xml:space="preserve"> </w:t>
      </w:r>
    </w:p>
    <w:p w14:paraId="704F8993" w14:textId="77777777" w:rsidR="00BE597E"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Whoever does not love me does not keep my words. And the word that you hear</w:t>
      </w:r>
    </w:p>
    <w:p w14:paraId="365DBED2" w14:textId="77777777" w:rsidR="00983719" w:rsidRDefault="00983719" w:rsidP="00BE597E">
      <w:pPr>
        <w:pStyle w:val="regular"/>
        <w:spacing w:before="0" w:beforeAutospacing="0" w:after="0" w:afterAutospacing="0"/>
        <w:jc w:val="center"/>
        <w:rPr>
          <w:rStyle w:val="woc"/>
          <w:rFonts w:asciiTheme="minorHAnsi" w:eastAsia="Calibri" w:hAnsiTheme="minorHAnsi"/>
          <w:b/>
          <w:i/>
        </w:rPr>
      </w:pPr>
      <w:r w:rsidRPr="00356492">
        <w:rPr>
          <w:rStyle w:val="woc"/>
          <w:rFonts w:asciiTheme="minorHAnsi" w:eastAsia="Calibri" w:hAnsiTheme="minorHAnsi"/>
          <w:b/>
          <w:i/>
        </w:rPr>
        <w:t xml:space="preserve"> is not mine but the </w:t>
      </w:r>
      <w:proofErr w:type="spellStart"/>
      <w:r w:rsidRPr="00356492">
        <w:rPr>
          <w:rStyle w:val="woc"/>
          <w:rFonts w:asciiTheme="minorHAnsi" w:eastAsia="Calibri" w:hAnsiTheme="minorHAnsi"/>
          <w:b/>
          <w:i/>
        </w:rPr>
        <w:t>Father’s</w:t>
      </w:r>
      <w:proofErr w:type="spellEnd"/>
      <w:r w:rsidRPr="00356492">
        <w:rPr>
          <w:rStyle w:val="woc"/>
          <w:rFonts w:asciiTheme="minorHAnsi" w:eastAsia="Calibri" w:hAnsiTheme="minorHAnsi"/>
          <w:b/>
          <w:i/>
        </w:rPr>
        <w:t xml:space="preserve"> who sent me. </w:t>
      </w:r>
    </w:p>
    <w:p w14:paraId="456E3FDA" w14:textId="77777777" w:rsidR="005B25BC" w:rsidRDefault="005B25BC" w:rsidP="005B25BC">
      <w:pPr>
        <w:pStyle w:val="regular"/>
        <w:spacing w:before="0" w:beforeAutospacing="0" w:after="0" w:afterAutospacing="0"/>
        <w:jc w:val="center"/>
        <w:rPr>
          <w:rStyle w:val="woc"/>
          <w:rFonts w:asciiTheme="minorHAnsi" w:eastAsia="Calibri" w:hAnsiTheme="minorHAnsi"/>
          <w:b/>
          <w:i/>
        </w:rPr>
      </w:pPr>
    </w:p>
    <w:p w14:paraId="31946590" w14:textId="77777777" w:rsidR="00983719" w:rsidRDefault="00983719" w:rsidP="00983719">
      <w:pPr>
        <w:ind w:firstLine="720"/>
        <w:jc w:val="both"/>
        <w:rPr>
          <w:sz w:val="24"/>
          <w:szCs w:val="24"/>
        </w:rPr>
      </w:pPr>
      <w:r>
        <w:rPr>
          <w:rFonts w:asciiTheme="minorHAnsi" w:eastAsia="Times New Roman" w:hAnsiTheme="minorHAnsi"/>
          <w:sz w:val="24"/>
          <w:szCs w:val="24"/>
        </w:rPr>
        <w:t xml:space="preserve">In his devotional book entitled </w:t>
      </w:r>
      <w:r w:rsidR="008B268B">
        <w:rPr>
          <w:rFonts w:asciiTheme="minorHAnsi" w:eastAsia="Times New Roman" w:hAnsiTheme="minorHAnsi"/>
          <w:sz w:val="24"/>
          <w:szCs w:val="24"/>
          <w:u w:val="single"/>
        </w:rPr>
        <w:t xml:space="preserve">In </w:t>
      </w:r>
      <w:r w:rsidRPr="00D36150">
        <w:rPr>
          <w:rFonts w:asciiTheme="minorHAnsi" w:eastAsia="Times New Roman" w:hAnsiTheme="minorHAnsi"/>
          <w:sz w:val="24"/>
          <w:szCs w:val="24"/>
          <w:u w:val="single"/>
        </w:rPr>
        <w:t>The Presence of God</w:t>
      </w:r>
      <w:r>
        <w:rPr>
          <w:rFonts w:asciiTheme="minorHAnsi" w:eastAsia="Times New Roman" w:hAnsiTheme="minorHAnsi"/>
          <w:sz w:val="24"/>
          <w:szCs w:val="24"/>
        </w:rPr>
        <w:t xml:space="preserve">, Izak De Villiers speaks of the day that the Holy Spirit </w:t>
      </w:r>
      <w:r>
        <w:rPr>
          <w:sz w:val="24"/>
          <w:szCs w:val="24"/>
        </w:rPr>
        <w:t xml:space="preserve">was given and says, “God through His Spirit, would be with all who believe in Him from then onwards. This Presence comforts us, guides us, delivers us from Evil, makes us aware of the Lord’s guidance. It casts a glow in and around us. It is as if electricity was turned on in eternity. It not only dries our tears but prepares us for battle every day. Use it!” </w:t>
      </w:r>
    </w:p>
    <w:p w14:paraId="25091736" w14:textId="77777777" w:rsidR="00983719" w:rsidRDefault="00983719" w:rsidP="00983719">
      <w:pPr>
        <w:ind w:firstLine="720"/>
        <w:jc w:val="both"/>
        <w:rPr>
          <w:sz w:val="24"/>
          <w:szCs w:val="24"/>
        </w:rPr>
      </w:pPr>
      <w:r>
        <w:rPr>
          <w:sz w:val="24"/>
          <w:szCs w:val="24"/>
        </w:rPr>
        <w:t xml:space="preserve">I’m wondering if you grew up in a church where the Holy Spirit was seldom mentioned. On the other hand, it is possible to hear many sermons about Him and yet not really know or understand His activities in your life.  I’m ashamed to admit it, but this was me. Consequently, for years I thought the Holy Spirit was a thing – not a person! </w:t>
      </w:r>
    </w:p>
    <w:p w14:paraId="68CC3A8C" w14:textId="77777777" w:rsidR="00633B59" w:rsidRDefault="00633B59" w:rsidP="00633B59">
      <w:pPr>
        <w:ind w:firstLine="720"/>
        <w:jc w:val="both"/>
        <w:rPr>
          <w:sz w:val="24"/>
          <w:szCs w:val="24"/>
        </w:rPr>
      </w:pPr>
      <w:r>
        <w:rPr>
          <w:sz w:val="24"/>
          <w:szCs w:val="24"/>
        </w:rPr>
        <w:t>There are those who out of Biblical ignorance or the fear of</w:t>
      </w:r>
      <w:r w:rsidRPr="5897EC05">
        <w:rPr>
          <w:sz w:val="24"/>
          <w:szCs w:val="24"/>
        </w:rPr>
        <w:t xml:space="preserve"> being labeled too extreme</w:t>
      </w:r>
      <w:r>
        <w:rPr>
          <w:sz w:val="24"/>
          <w:szCs w:val="24"/>
        </w:rPr>
        <w:t xml:space="preserve"> refuse to even broach the subject of the Holy Spirit. To their great loss, they miss the most intimate part of their</w:t>
      </w:r>
      <w:r w:rsidRPr="5897EC05">
        <w:rPr>
          <w:sz w:val="24"/>
          <w:szCs w:val="24"/>
        </w:rPr>
        <w:t xml:space="preserve"> relationship with the </w:t>
      </w:r>
      <w:r>
        <w:rPr>
          <w:sz w:val="24"/>
          <w:szCs w:val="24"/>
        </w:rPr>
        <w:t>Lord. You see, while He was in the flesh, Jesus was “</w:t>
      </w:r>
      <w:r w:rsidRPr="00991555">
        <w:rPr>
          <w:i/>
          <w:sz w:val="24"/>
          <w:szCs w:val="24"/>
        </w:rPr>
        <w:t>God with us</w:t>
      </w:r>
      <w:r>
        <w:rPr>
          <w:sz w:val="24"/>
          <w:szCs w:val="24"/>
        </w:rPr>
        <w:t>,” but now, for those who have believed in Him, the Holy Spirit is “</w:t>
      </w:r>
      <w:r w:rsidRPr="00C36C9D">
        <w:rPr>
          <w:sz w:val="24"/>
          <w:szCs w:val="24"/>
        </w:rPr>
        <w:t>God</w:t>
      </w:r>
      <w:r w:rsidRPr="00991555">
        <w:rPr>
          <w:i/>
          <w:sz w:val="24"/>
          <w:szCs w:val="24"/>
        </w:rPr>
        <w:t xml:space="preserve"> within </w:t>
      </w:r>
      <w:r w:rsidRPr="001A5BC1">
        <w:rPr>
          <w:sz w:val="24"/>
          <w:szCs w:val="24"/>
        </w:rPr>
        <w:t>us!”</w:t>
      </w:r>
      <w:r>
        <w:rPr>
          <w:sz w:val="24"/>
          <w:szCs w:val="24"/>
        </w:rPr>
        <w:t xml:space="preserve"> </w:t>
      </w:r>
      <w:r w:rsidRPr="00F82012">
        <w:rPr>
          <w:rFonts w:asciiTheme="minorHAnsi" w:eastAsia="Times New Roman" w:hAnsiTheme="minorHAnsi"/>
          <w:sz w:val="24"/>
          <w:szCs w:val="24"/>
        </w:rPr>
        <w:t>(John 1:11-14, 3:5-8</w:t>
      </w:r>
      <w:r>
        <w:rPr>
          <w:rFonts w:asciiTheme="minorHAnsi" w:eastAsia="Times New Roman" w:hAnsiTheme="minorHAnsi"/>
          <w:sz w:val="24"/>
          <w:szCs w:val="24"/>
        </w:rPr>
        <w:t>;</w:t>
      </w:r>
      <w:r w:rsidRPr="00F82012">
        <w:rPr>
          <w:rFonts w:asciiTheme="minorHAnsi" w:eastAsia="Times New Roman" w:hAnsiTheme="minorHAnsi"/>
          <w:sz w:val="24"/>
          <w:szCs w:val="24"/>
        </w:rPr>
        <w:t xml:space="preserve"> 1 John 3:24, 4:5-8</w:t>
      </w:r>
      <w:r>
        <w:rPr>
          <w:rFonts w:asciiTheme="minorHAnsi" w:eastAsia="Times New Roman" w:hAnsiTheme="minorHAnsi"/>
          <w:sz w:val="24"/>
          <w:szCs w:val="24"/>
        </w:rPr>
        <w:t>,</w:t>
      </w:r>
      <w:r w:rsidRPr="00F82012">
        <w:rPr>
          <w:rFonts w:asciiTheme="minorHAnsi" w:eastAsia="Times New Roman" w:hAnsiTheme="minorHAnsi"/>
          <w:sz w:val="24"/>
          <w:szCs w:val="24"/>
        </w:rPr>
        <w:t xml:space="preserve"> 5:1)</w:t>
      </w:r>
      <w:r>
        <w:rPr>
          <w:rFonts w:asciiTheme="minorHAnsi" w:eastAsia="Times New Roman" w:hAnsiTheme="minorHAnsi"/>
          <w:sz w:val="24"/>
          <w:szCs w:val="24"/>
        </w:rPr>
        <w:t xml:space="preserve"> </w:t>
      </w:r>
      <w:r>
        <w:rPr>
          <w:sz w:val="24"/>
          <w:szCs w:val="24"/>
        </w:rPr>
        <w:t xml:space="preserve">Do you want to get to know Him? There are no short cuts; you must become a good student of the Book He wrote -- the Bible. </w:t>
      </w:r>
    </w:p>
    <w:p w14:paraId="7DEEF515" w14:textId="77777777" w:rsidR="00983719" w:rsidRDefault="00983719" w:rsidP="00983719">
      <w:pPr>
        <w:pStyle w:val="ListParagraph"/>
        <w:ind w:left="0"/>
        <w:jc w:val="center"/>
        <w:rPr>
          <w:rFonts w:asciiTheme="minorHAnsi" w:eastAsiaTheme="minorEastAsia" w:hAnsiTheme="minorHAnsi" w:cstheme="minorBidi"/>
          <w:b/>
          <w:bCs/>
          <w:iCs/>
          <w:sz w:val="28"/>
          <w:szCs w:val="28"/>
        </w:rPr>
      </w:pPr>
      <w:r>
        <w:rPr>
          <w:rFonts w:asciiTheme="minorHAnsi" w:eastAsiaTheme="minorEastAsia" w:hAnsiTheme="minorHAnsi" w:cstheme="minorBidi"/>
          <w:b/>
          <w:bCs/>
          <w:iCs/>
          <w:sz w:val="28"/>
          <w:szCs w:val="28"/>
        </w:rPr>
        <w:t xml:space="preserve">Holy Ghost Writer </w:t>
      </w:r>
    </w:p>
    <w:p w14:paraId="533D19DE" w14:textId="77777777" w:rsidR="00983719" w:rsidRPr="005B25BC" w:rsidRDefault="00983719" w:rsidP="005B25BC">
      <w:pPr>
        <w:spacing w:after="0"/>
        <w:jc w:val="center"/>
        <w:rPr>
          <w:b/>
          <w:sz w:val="24"/>
          <w:szCs w:val="24"/>
        </w:rPr>
      </w:pPr>
      <w:r w:rsidRPr="005B25BC">
        <w:rPr>
          <w:b/>
          <w:sz w:val="24"/>
          <w:szCs w:val="24"/>
        </w:rPr>
        <w:t>Acts 19:1-2 (ESV)</w:t>
      </w:r>
    </w:p>
    <w:p w14:paraId="6A164192" w14:textId="77777777" w:rsidR="005B25BC"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 xml:space="preserve">And it happened that while Apollos was at Corinth, Paul passed through the inland country and came to Ephesus. There he found some disciples. And he said to them, </w:t>
      </w:r>
    </w:p>
    <w:p w14:paraId="72DE7BC4" w14:textId="77777777" w:rsidR="005B25BC"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 xml:space="preserve">“Did you receive the Holy Spirit when you believed?” And they said, </w:t>
      </w:r>
    </w:p>
    <w:p w14:paraId="5C3F0676" w14:textId="77777777" w:rsidR="00983719" w:rsidRDefault="00983719" w:rsidP="005B25BC">
      <w:pPr>
        <w:spacing w:after="0" w:line="240" w:lineRule="auto"/>
        <w:jc w:val="center"/>
        <w:rPr>
          <w:rFonts w:asciiTheme="minorHAnsi" w:eastAsia="Times New Roman" w:hAnsiTheme="minorHAnsi"/>
          <w:b/>
          <w:i/>
          <w:sz w:val="24"/>
          <w:szCs w:val="24"/>
          <w:lang w:val="en"/>
        </w:rPr>
      </w:pPr>
      <w:r w:rsidRPr="00AD750D">
        <w:rPr>
          <w:rFonts w:asciiTheme="minorHAnsi" w:eastAsia="Times New Roman" w:hAnsiTheme="minorHAnsi"/>
          <w:b/>
          <w:i/>
          <w:sz w:val="24"/>
          <w:szCs w:val="24"/>
          <w:lang w:val="en"/>
        </w:rPr>
        <w:t>“No, we have not even heard that there is a Holy Spirit.”</w:t>
      </w:r>
    </w:p>
    <w:p w14:paraId="78E7CB3C" w14:textId="77777777" w:rsidR="005B25BC" w:rsidRDefault="005B25BC" w:rsidP="005B25BC">
      <w:pPr>
        <w:spacing w:after="0" w:line="240" w:lineRule="auto"/>
        <w:jc w:val="center"/>
        <w:rPr>
          <w:rFonts w:asciiTheme="minorHAnsi" w:eastAsia="Times New Roman" w:hAnsiTheme="minorHAnsi"/>
          <w:b/>
          <w:i/>
          <w:sz w:val="24"/>
          <w:szCs w:val="24"/>
          <w:lang w:val="en"/>
        </w:rPr>
      </w:pPr>
    </w:p>
    <w:p w14:paraId="6F6CABFD" w14:textId="77777777" w:rsidR="00983719" w:rsidRDefault="00983719" w:rsidP="00983719">
      <w:pPr>
        <w:pStyle w:val="ListParagraph"/>
        <w:ind w:left="0" w:firstLine="720"/>
        <w:jc w:val="both"/>
        <w:rPr>
          <w:sz w:val="24"/>
          <w:szCs w:val="24"/>
        </w:rPr>
      </w:pPr>
      <w:r>
        <w:rPr>
          <w:sz w:val="24"/>
          <w:szCs w:val="24"/>
        </w:rPr>
        <w:t xml:space="preserve">When Paul first arrived in Ephesus, he met twelve disciples there who never had the opportunity to even be introduced to the Holy Spirit. And so he began to teach them, but in reality, someone else what teaching </w:t>
      </w:r>
      <w:r w:rsidRPr="00F9751C">
        <w:rPr>
          <w:i/>
          <w:sz w:val="24"/>
          <w:szCs w:val="24"/>
        </w:rPr>
        <w:t>through</w:t>
      </w:r>
      <w:r>
        <w:rPr>
          <w:sz w:val="24"/>
          <w:szCs w:val="24"/>
        </w:rPr>
        <w:t xml:space="preserve"> Paul - God the Holy Spirit! </w:t>
      </w:r>
    </w:p>
    <w:p w14:paraId="370EF808" w14:textId="77777777" w:rsidR="00983719" w:rsidRPr="005B25BC" w:rsidRDefault="00983719" w:rsidP="005B25BC">
      <w:pPr>
        <w:spacing w:after="0"/>
        <w:jc w:val="center"/>
        <w:rPr>
          <w:rFonts w:cstheme="minorHAnsi"/>
          <w:b/>
          <w:sz w:val="24"/>
          <w:szCs w:val="24"/>
        </w:rPr>
      </w:pPr>
      <w:r w:rsidRPr="005B25BC">
        <w:rPr>
          <w:rFonts w:cstheme="minorHAnsi"/>
          <w:b/>
          <w:sz w:val="24"/>
          <w:szCs w:val="24"/>
        </w:rPr>
        <w:t>2 Peter 1:19-21 (NASB)</w:t>
      </w:r>
    </w:p>
    <w:p w14:paraId="544E0CC4" w14:textId="77777777" w:rsidR="005B25BC" w:rsidRDefault="00983719" w:rsidP="005B25BC">
      <w:pPr>
        <w:spacing w:after="0"/>
        <w:jc w:val="center"/>
        <w:rPr>
          <w:rFonts w:cstheme="minorHAnsi"/>
          <w:b/>
          <w:i/>
          <w:sz w:val="24"/>
          <w:szCs w:val="24"/>
        </w:rPr>
      </w:pPr>
      <w:r w:rsidRPr="003F2DDC">
        <w:rPr>
          <w:rFonts w:cstheme="minorHAnsi"/>
          <w:b/>
          <w:i/>
          <w:sz w:val="24"/>
          <w:szCs w:val="24"/>
        </w:rPr>
        <w:t>So we have the prophetic word made more sure, to which you do well to pay attention</w:t>
      </w:r>
    </w:p>
    <w:p w14:paraId="514CAE71" w14:textId="77777777" w:rsidR="005B25BC" w:rsidRDefault="00983719" w:rsidP="005B25BC">
      <w:pPr>
        <w:spacing w:after="0"/>
        <w:jc w:val="center"/>
        <w:rPr>
          <w:rFonts w:cstheme="minorHAnsi"/>
          <w:b/>
          <w:i/>
          <w:sz w:val="24"/>
          <w:szCs w:val="24"/>
        </w:rPr>
      </w:pPr>
      <w:r w:rsidRPr="003F2DDC">
        <w:rPr>
          <w:rFonts w:cstheme="minorHAnsi"/>
          <w:b/>
          <w:i/>
          <w:sz w:val="24"/>
          <w:szCs w:val="24"/>
        </w:rPr>
        <w:t xml:space="preserve"> as to a lamp shining in a dark place, until the day dawns and the Morning star arises</w:t>
      </w:r>
    </w:p>
    <w:p w14:paraId="05CD0CD5" w14:textId="77777777" w:rsidR="005B25BC" w:rsidRDefault="00983719" w:rsidP="005B25BC">
      <w:pPr>
        <w:spacing w:after="0"/>
        <w:jc w:val="center"/>
        <w:rPr>
          <w:rFonts w:cstheme="minorHAnsi"/>
          <w:b/>
          <w:i/>
          <w:sz w:val="24"/>
          <w:szCs w:val="24"/>
        </w:rPr>
      </w:pPr>
      <w:r w:rsidRPr="003F2DDC">
        <w:rPr>
          <w:rFonts w:cstheme="minorHAnsi"/>
          <w:b/>
          <w:i/>
          <w:sz w:val="24"/>
          <w:szCs w:val="24"/>
        </w:rPr>
        <w:t xml:space="preserve"> in your hearts. But know this first of all, that no prophecy of scripture is a matter</w:t>
      </w:r>
    </w:p>
    <w:p w14:paraId="2671EA72" w14:textId="77777777" w:rsidR="005B25BC" w:rsidRDefault="00983719" w:rsidP="005B25BC">
      <w:pPr>
        <w:spacing w:after="0"/>
        <w:jc w:val="center"/>
        <w:rPr>
          <w:rFonts w:cstheme="minorHAnsi"/>
          <w:b/>
          <w:i/>
          <w:sz w:val="24"/>
          <w:szCs w:val="24"/>
        </w:rPr>
      </w:pPr>
      <w:r w:rsidRPr="003F2DDC">
        <w:rPr>
          <w:rFonts w:cstheme="minorHAnsi"/>
          <w:b/>
          <w:i/>
          <w:sz w:val="24"/>
          <w:szCs w:val="24"/>
        </w:rPr>
        <w:t xml:space="preserve"> of one’s own interpretation, for no prophecy was ever made by an act of human will, </w:t>
      </w:r>
    </w:p>
    <w:p w14:paraId="7B3BF18D" w14:textId="77777777" w:rsidR="00983719" w:rsidRDefault="00983719" w:rsidP="00983719">
      <w:pPr>
        <w:jc w:val="center"/>
        <w:rPr>
          <w:rFonts w:cstheme="minorHAnsi"/>
          <w:b/>
          <w:i/>
          <w:sz w:val="24"/>
          <w:szCs w:val="24"/>
        </w:rPr>
      </w:pPr>
      <w:r w:rsidRPr="003F2DDC">
        <w:rPr>
          <w:rFonts w:cstheme="minorHAnsi"/>
          <w:b/>
          <w:i/>
          <w:sz w:val="24"/>
          <w:szCs w:val="24"/>
        </w:rPr>
        <w:t>but men moved by the Holy Spirit spoke from God.</w:t>
      </w:r>
    </w:p>
    <w:p w14:paraId="45AE9BC5" w14:textId="77777777" w:rsidR="00983719" w:rsidRDefault="00983719" w:rsidP="00983719">
      <w:pPr>
        <w:ind w:firstLine="720"/>
        <w:jc w:val="both"/>
        <w:rPr>
          <w:sz w:val="24"/>
          <w:szCs w:val="24"/>
        </w:rPr>
      </w:pPr>
      <w:r w:rsidRPr="005026D9">
        <w:rPr>
          <w:sz w:val="24"/>
          <w:szCs w:val="24"/>
        </w:rPr>
        <w:t xml:space="preserve"> </w:t>
      </w:r>
      <w:r>
        <w:rPr>
          <w:sz w:val="24"/>
          <w:szCs w:val="24"/>
        </w:rPr>
        <w:t>Doctor Luke, was one who penned two of these books. He called the Words the Holy Spirit had inspired him to write “Living Oracles.” (Acts 7:38; Luke 1:1-4; Hebrews 4:12)</w:t>
      </w:r>
    </w:p>
    <w:p w14:paraId="569A9D9F" w14:textId="77777777" w:rsidR="00983719" w:rsidRPr="00217269" w:rsidRDefault="00983719" w:rsidP="00217269">
      <w:pPr>
        <w:ind w:firstLine="720"/>
        <w:jc w:val="both"/>
        <w:rPr>
          <w:rFonts w:asciiTheme="minorHAnsi" w:hAnsiTheme="minorHAnsi"/>
          <w:sz w:val="24"/>
          <w:szCs w:val="24"/>
        </w:rPr>
      </w:pPr>
      <w:r w:rsidRPr="00217269">
        <w:rPr>
          <w:sz w:val="24"/>
          <w:szCs w:val="24"/>
        </w:rPr>
        <w:t xml:space="preserve">What makes the Word of God “Living” is the One who authored, inspired and breathed His life into it -- He is God the Holy Spirit! Have you ever heard of a ghost writer? In this case, we are talking about the </w:t>
      </w:r>
      <w:r w:rsidRPr="00217269">
        <w:rPr>
          <w:i/>
          <w:sz w:val="24"/>
          <w:szCs w:val="24"/>
        </w:rPr>
        <w:t>Holy Ghost writer!</w:t>
      </w:r>
      <w:r w:rsidRPr="00217269">
        <w:rPr>
          <w:sz w:val="24"/>
          <w:szCs w:val="24"/>
        </w:rPr>
        <w:t xml:space="preserve"> </w:t>
      </w:r>
      <w:r w:rsidRPr="00217269">
        <w:rPr>
          <w:rFonts w:asciiTheme="minorHAnsi" w:hAnsiTheme="minorHAnsi"/>
          <w:sz w:val="24"/>
          <w:szCs w:val="24"/>
        </w:rPr>
        <w:t>Paul referenced the Holy Spirit fifteen times in his letter to the saints at Ephesus, and furthermore, it is not insignificant that Paul was in Ephesus when he wrote his letters to the saints at Corinth. In these letters, Paul referenced the Holy Spirit approximately 53 times!</w:t>
      </w:r>
    </w:p>
    <w:p w14:paraId="049DBA6D" w14:textId="77777777" w:rsidR="005B25BC" w:rsidRPr="00217269" w:rsidRDefault="005B25BC" w:rsidP="00217269">
      <w:pPr>
        <w:pStyle w:val="NormalWeb"/>
        <w:shd w:val="clear" w:color="auto" w:fill="FFFFFF"/>
        <w:spacing w:before="0" w:beforeAutospacing="0" w:after="0" w:afterAutospacing="0" w:line="276" w:lineRule="auto"/>
        <w:ind w:firstLine="720"/>
        <w:jc w:val="both"/>
        <w:rPr>
          <w:rFonts w:asciiTheme="minorHAnsi" w:hAnsiTheme="minorHAnsi" w:cstheme="minorHAnsi"/>
          <w:b/>
          <w:i/>
          <w:color w:val="000000"/>
        </w:rPr>
      </w:pPr>
    </w:p>
    <w:p w14:paraId="32059D06" w14:textId="77777777" w:rsidR="00983719" w:rsidRDefault="00983719" w:rsidP="00217269">
      <w:pPr>
        <w:ind w:firstLine="720"/>
        <w:jc w:val="both"/>
        <w:rPr>
          <w:sz w:val="24"/>
          <w:szCs w:val="24"/>
        </w:rPr>
      </w:pPr>
      <w:r w:rsidRPr="00217269">
        <w:rPr>
          <w:sz w:val="24"/>
          <w:szCs w:val="24"/>
        </w:rPr>
        <w:t xml:space="preserve"> Why do I point this out? As any teacher of God’s Word knows, whatever the Holy Spirit is </w:t>
      </w:r>
      <w:r w:rsidR="00C36C9D" w:rsidRPr="00217269">
        <w:rPr>
          <w:sz w:val="24"/>
          <w:szCs w:val="24"/>
        </w:rPr>
        <w:t xml:space="preserve">presently </w:t>
      </w:r>
      <w:r w:rsidRPr="00217269">
        <w:rPr>
          <w:sz w:val="24"/>
          <w:szCs w:val="24"/>
        </w:rPr>
        <w:t>teaching them, will become</w:t>
      </w:r>
      <w:r w:rsidR="00C36C9D" w:rsidRPr="00217269">
        <w:rPr>
          <w:sz w:val="24"/>
          <w:szCs w:val="24"/>
        </w:rPr>
        <w:t>, as the prophet Jeremiah described it,</w:t>
      </w:r>
      <w:r w:rsidRPr="00217269">
        <w:rPr>
          <w:sz w:val="24"/>
          <w:szCs w:val="24"/>
        </w:rPr>
        <w:t xml:space="preserve"> “Fire in his bones” (Jeremiah 20:9)</w:t>
      </w:r>
      <w:r w:rsidR="00C36C9D" w:rsidRPr="00217269">
        <w:rPr>
          <w:sz w:val="24"/>
          <w:szCs w:val="24"/>
        </w:rPr>
        <w:t>.</w:t>
      </w:r>
      <w:r w:rsidRPr="00217269">
        <w:rPr>
          <w:sz w:val="24"/>
          <w:szCs w:val="24"/>
        </w:rPr>
        <w:t xml:space="preserve"> In other words, he had to share them.  I liken it to the need to “give birth.” Any truth that the Holy Spirit was burning into the heart of the writer was verbally expressed to those closest to them. Therefore, we can be fairly certain that every letter that was written upon the hearts of Paul, Timothy and John during their stay in Ephesus became a sermon that was </w:t>
      </w:r>
      <w:r>
        <w:rPr>
          <w:sz w:val="24"/>
          <w:szCs w:val="24"/>
        </w:rPr>
        <w:t xml:space="preserve">preached to the saints in Ephesus.  </w:t>
      </w:r>
    </w:p>
    <w:p w14:paraId="1C65B637" w14:textId="77777777" w:rsidR="009B7A8C" w:rsidRDefault="00983719" w:rsidP="00EF73C9">
      <w:pPr>
        <w:pStyle w:val="ListParagraph"/>
        <w:numPr>
          <w:ilvl w:val="0"/>
          <w:numId w:val="8"/>
        </w:numPr>
        <w:jc w:val="both"/>
        <w:rPr>
          <w:rFonts w:asciiTheme="minorHAnsi" w:eastAsia="Times New Roman" w:hAnsiTheme="minorHAnsi"/>
          <w:sz w:val="24"/>
          <w:szCs w:val="24"/>
        </w:rPr>
      </w:pPr>
      <w:r>
        <w:rPr>
          <w:rFonts w:asciiTheme="minorHAnsi" w:eastAsia="Times New Roman" w:hAnsiTheme="minorHAnsi"/>
          <w:sz w:val="24"/>
          <w:szCs w:val="24"/>
        </w:rPr>
        <w:t>How many messages do you think you have heard in your lifetime that focus on the Holy Spirit? ____________________________________________________</w:t>
      </w:r>
      <w:r w:rsidR="005B25BC">
        <w:rPr>
          <w:rFonts w:asciiTheme="minorHAnsi" w:eastAsia="Times New Roman" w:hAnsiTheme="minorHAnsi"/>
          <w:sz w:val="24"/>
          <w:szCs w:val="24"/>
        </w:rPr>
        <w:t>______</w:t>
      </w:r>
      <w:r>
        <w:rPr>
          <w:rFonts w:asciiTheme="minorHAnsi" w:eastAsia="Times New Roman" w:hAnsiTheme="minorHAnsi"/>
          <w:sz w:val="24"/>
          <w:szCs w:val="24"/>
        </w:rPr>
        <w:t>_</w:t>
      </w:r>
    </w:p>
    <w:p w14:paraId="050C16F4" w14:textId="77777777" w:rsidR="005B25BC" w:rsidRPr="009B7A8C" w:rsidRDefault="00983719" w:rsidP="00EF73C9">
      <w:pPr>
        <w:pStyle w:val="ListParagraph"/>
        <w:numPr>
          <w:ilvl w:val="0"/>
          <w:numId w:val="8"/>
        </w:numPr>
        <w:spacing w:after="0"/>
        <w:jc w:val="both"/>
        <w:rPr>
          <w:rFonts w:asciiTheme="minorHAnsi" w:eastAsia="Times New Roman" w:hAnsiTheme="minorHAnsi"/>
          <w:sz w:val="24"/>
          <w:szCs w:val="24"/>
        </w:rPr>
      </w:pPr>
      <w:r w:rsidRPr="009B7A8C">
        <w:rPr>
          <w:rFonts w:asciiTheme="minorHAnsi" w:eastAsia="Times New Roman" w:hAnsiTheme="minorHAnsi"/>
          <w:sz w:val="24"/>
          <w:szCs w:val="24"/>
        </w:rPr>
        <w:t>What difference does it make if the Holy Spirit is an object - like a force, or Him</w:t>
      </w:r>
      <w:r w:rsidR="009B7A8C" w:rsidRPr="009B7A8C">
        <w:rPr>
          <w:rFonts w:asciiTheme="minorHAnsi" w:eastAsia="Times New Roman" w:hAnsiTheme="minorHAnsi"/>
          <w:sz w:val="24"/>
          <w:szCs w:val="24"/>
        </w:rPr>
        <w:t xml:space="preserve"> b</w:t>
      </w:r>
      <w:r w:rsidRPr="009B7A8C">
        <w:rPr>
          <w:rFonts w:asciiTheme="minorHAnsi" w:eastAsia="Times New Roman" w:hAnsiTheme="minorHAnsi"/>
          <w:sz w:val="24"/>
          <w:szCs w:val="24"/>
        </w:rPr>
        <w:t>e</w:t>
      </w:r>
      <w:r w:rsidR="009B7A8C" w:rsidRPr="009B7A8C">
        <w:rPr>
          <w:rFonts w:asciiTheme="minorHAnsi" w:eastAsia="Times New Roman" w:hAnsiTheme="minorHAnsi"/>
          <w:sz w:val="24"/>
          <w:szCs w:val="24"/>
        </w:rPr>
        <w:t>-</w:t>
      </w:r>
      <w:proofErr w:type="spellStart"/>
      <w:r w:rsidRPr="009B7A8C">
        <w:rPr>
          <w:rFonts w:asciiTheme="minorHAnsi" w:eastAsia="Times New Roman" w:hAnsiTheme="minorHAnsi"/>
          <w:sz w:val="24"/>
          <w:szCs w:val="24"/>
        </w:rPr>
        <w:t>ing</w:t>
      </w:r>
      <w:proofErr w:type="spellEnd"/>
      <w:r w:rsidRPr="009B7A8C">
        <w:rPr>
          <w:rFonts w:asciiTheme="minorHAnsi" w:eastAsia="Times New Roman" w:hAnsiTheme="minorHAnsi"/>
          <w:sz w:val="24"/>
          <w:szCs w:val="24"/>
        </w:rPr>
        <w:t xml:space="preserve"> a </w:t>
      </w:r>
      <w:r w:rsidR="005B25BC" w:rsidRPr="009B7A8C">
        <w:rPr>
          <w:rFonts w:asciiTheme="minorHAnsi" w:eastAsia="Times New Roman" w:hAnsiTheme="minorHAnsi"/>
          <w:sz w:val="24"/>
          <w:szCs w:val="24"/>
        </w:rPr>
        <w:t>person?</w:t>
      </w:r>
      <w:r w:rsidR="009B7A8C" w:rsidRPr="009B7A8C">
        <w:rPr>
          <w:rFonts w:asciiTheme="minorHAnsi" w:eastAsia="Times New Roman" w:hAnsiTheme="minorHAnsi"/>
          <w:sz w:val="24"/>
          <w:szCs w:val="24"/>
        </w:rPr>
        <w:t xml:space="preserve"> _________________________________________________________</w:t>
      </w:r>
      <w:r w:rsidR="005B25BC" w:rsidRPr="009B7A8C">
        <w:rPr>
          <w:rFonts w:asciiTheme="minorHAnsi" w:eastAsia="Times New Roman" w:hAnsiTheme="minorHAnsi"/>
          <w:sz w:val="24"/>
          <w:szCs w:val="24"/>
        </w:rPr>
        <w:t xml:space="preserve"> </w:t>
      </w:r>
      <w:r w:rsidR="00275EA1" w:rsidRPr="009B7A8C">
        <w:rPr>
          <w:rFonts w:asciiTheme="minorHAnsi" w:eastAsia="Times New Roman" w:hAnsiTheme="minorHAnsi"/>
          <w:sz w:val="24"/>
          <w:szCs w:val="24"/>
        </w:rPr>
        <w:t>____________</w:t>
      </w:r>
      <w:r w:rsidR="005B25BC" w:rsidRPr="009B7A8C">
        <w:rPr>
          <w:rFonts w:asciiTheme="minorHAnsi" w:eastAsia="Times New Roman" w:hAnsiTheme="minorHAnsi"/>
          <w:sz w:val="24"/>
          <w:szCs w:val="24"/>
        </w:rPr>
        <w:t>_________________________________________________________</w:t>
      </w:r>
    </w:p>
    <w:p w14:paraId="3BD9403E" w14:textId="77777777" w:rsidR="005B25BC" w:rsidRDefault="00983719" w:rsidP="005B25BC">
      <w:pPr>
        <w:spacing w:after="0"/>
        <w:ind w:left="1080"/>
        <w:rPr>
          <w:rFonts w:asciiTheme="minorHAnsi" w:eastAsia="Times New Roman" w:hAnsiTheme="minorHAnsi"/>
          <w:sz w:val="24"/>
          <w:szCs w:val="24"/>
        </w:rPr>
      </w:pPr>
      <w:r w:rsidRPr="005B25BC">
        <w:rPr>
          <w:rFonts w:asciiTheme="minorHAnsi" w:eastAsia="Times New Roman" w:hAnsiTheme="minorHAnsi"/>
          <w:sz w:val="24"/>
          <w:szCs w:val="24"/>
        </w:rPr>
        <w:t>___________________________________________</w:t>
      </w:r>
      <w:r w:rsidR="005B25BC">
        <w:rPr>
          <w:rFonts w:asciiTheme="minorHAnsi" w:eastAsia="Times New Roman" w:hAnsiTheme="minorHAnsi"/>
          <w:sz w:val="24"/>
          <w:szCs w:val="24"/>
        </w:rPr>
        <w:t>__________________________</w:t>
      </w:r>
    </w:p>
    <w:p w14:paraId="18826DCE" w14:textId="77777777" w:rsidR="005B25BC" w:rsidRPr="005B25BC" w:rsidRDefault="00983719" w:rsidP="00EF73C9">
      <w:pPr>
        <w:pStyle w:val="ListParagraph"/>
        <w:numPr>
          <w:ilvl w:val="0"/>
          <w:numId w:val="26"/>
        </w:numPr>
        <w:ind w:left="1080"/>
        <w:rPr>
          <w:b/>
          <w:bCs/>
          <w:sz w:val="28"/>
          <w:szCs w:val="28"/>
        </w:rPr>
      </w:pPr>
      <w:r w:rsidRPr="005B25BC">
        <w:rPr>
          <w:rFonts w:asciiTheme="minorHAnsi" w:eastAsia="Times New Roman" w:hAnsiTheme="minorHAnsi"/>
          <w:sz w:val="24"/>
          <w:szCs w:val="24"/>
        </w:rPr>
        <w:t>Can you think of any ways it is better to have God within us that even to have God with us?</w:t>
      </w:r>
      <w:r w:rsidR="009B7A8C">
        <w:rPr>
          <w:rFonts w:asciiTheme="minorHAnsi" w:eastAsia="Times New Roman" w:hAnsiTheme="minorHAnsi"/>
          <w:sz w:val="24"/>
          <w:szCs w:val="24"/>
        </w:rPr>
        <w:t xml:space="preserve"> _____________________________________________________________</w:t>
      </w:r>
      <w:r w:rsidR="005B25BC" w:rsidRPr="005B25BC">
        <w:rPr>
          <w:rFonts w:asciiTheme="minorHAnsi" w:eastAsia="Times New Roman" w:hAnsiTheme="minorHAnsi"/>
          <w:sz w:val="24"/>
          <w:szCs w:val="24"/>
        </w:rPr>
        <w:t xml:space="preserve"> _____________________________________________________________</w:t>
      </w:r>
      <w:r w:rsidR="00275EA1">
        <w:rPr>
          <w:rFonts w:asciiTheme="minorHAnsi" w:eastAsia="Times New Roman" w:hAnsiTheme="minorHAnsi"/>
          <w:sz w:val="24"/>
          <w:szCs w:val="24"/>
        </w:rPr>
        <w:t>________</w:t>
      </w:r>
    </w:p>
    <w:p w14:paraId="5EBB4529" w14:textId="77777777" w:rsidR="005B25BC" w:rsidRPr="005B25BC" w:rsidRDefault="005B25BC" w:rsidP="005B25BC">
      <w:pPr>
        <w:spacing w:after="0"/>
        <w:ind w:left="720"/>
        <w:rPr>
          <w:b/>
          <w:bCs/>
          <w:sz w:val="24"/>
          <w:szCs w:val="24"/>
        </w:rPr>
      </w:pPr>
    </w:p>
    <w:p w14:paraId="5159211E" w14:textId="77777777" w:rsidR="00983719" w:rsidRPr="005B25BC" w:rsidRDefault="00983719" w:rsidP="00237822">
      <w:pPr>
        <w:rPr>
          <w:b/>
          <w:bCs/>
          <w:sz w:val="28"/>
          <w:szCs w:val="28"/>
        </w:rPr>
      </w:pPr>
      <w:r w:rsidRPr="005B25BC">
        <w:rPr>
          <w:b/>
          <w:bCs/>
          <w:sz w:val="28"/>
          <w:szCs w:val="28"/>
        </w:rPr>
        <w:t xml:space="preserve">WORD SEARCH: </w:t>
      </w:r>
      <w:r w:rsidR="00797243" w:rsidRPr="005B25BC">
        <w:rPr>
          <w:b/>
          <w:bCs/>
          <w:sz w:val="28"/>
          <w:szCs w:val="28"/>
        </w:rPr>
        <w:t>From Strong’s Concordance</w:t>
      </w:r>
    </w:p>
    <w:p w14:paraId="635852F7" w14:textId="77777777" w:rsidR="00983719" w:rsidRPr="0035324F" w:rsidRDefault="00983719" w:rsidP="00EF73C9">
      <w:pPr>
        <w:pStyle w:val="ListParagraph"/>
        <w:numPr>
          <w:ilvl w:val="0"/>
          <w:numId w:val="27"/>
        </w:numPr>
        <w:jc w:val="both"/>
        <w:rPr>
          <w:sz w:val="24"/>
          <w:szCs w:val="24"/>
        </w:rPr>
      </w:pPr>
      <w:r w:rsidRPr="0035324F">
        <w:rPr>
          <w:b/>
          <w:sz w:val="24"/>
          <w:szCs w:val="24"/>
        </w:rPr>
        <w:t>God breathed</w:t>
      </w:r>
      <w:r>
        <w:rPr>
          <w:b/>
          <w:sz w:val="24"/>
          <w:szCs w:val="24"/>
        </w:rPr>
        <w:t xml:space="preserve"> or</w:t>
      </w:r>
      <w:r w:rsidRPr="0035324F">
        <w:rPr>
          <w:b/>
          <w:sz w:val="24"/>
          <w:szCs w:val="24"/>
        </w:rPr>
        <w:t xml:space="preserve"> inspired</w:t>
      </w:r>
      <w:r w:rsidRPr="00860029">
        <w:rPr>
          <w:sz w:val="24"/>
          <w:szCs w:val="24"/>
        </w:rPr>
        <w:t xml:space="preserve"> </w:t>
      </w:r>
      <w:r>
        <w:rPr>
          <w:sz w:val="24"/>
          <w:szCs w:val="24"/>
        </w:rPr>
        <w:t xml:space="preserve">is the Greek </w:t>
      </w:r>
      <w:r w:rsidRPr="00860029">
        <w:rPr>
          <w:sz w:val="24"/>
          <w:szCs w:val="24"/>
        </w:rPr>
        <w:t>word Theo</w:t>
      </w:r>
      <w:r w:rsidRPr="0035324F">
        <w:rPr>
          <w:sz w:val="24"/>
          <w:szCs w:val="24"/>
          <w:u w:val="single"/>
        </w:rPr>
        <w:t>pneustos</w:t>
      </w:r>
      <w:r w:rsidRPr="00860029">
        <w:rPr>
          <w:sz w:val="24"/>
          <w:szCs w:val="24"/>
        </w:rPr>
        <w:t xml:space="preserve">:  </w:t>
      </w:r>
      <w:r w:rsidRPr="00860029">
        <w:rPr>
          <w:i/>
          <w:sz w:val="24"/>
          <w:szCs w:val="24"/>
        </w:rPr>
        <w:t xml:space="preserve">divine breathed in, given by inspiration of God. </w:t>
      </w:r>
      <w:r w:rsidRPr="0035324F">
        <w:rPr>
          <w:sz w:val="24"/>
          <w:szCs w:val="24"/>
        </w:rPr>
        <w:t>As you can see, this word comes from the next word for Spirit.</w:t>
      </w:r>
      <w:r>
        <w:rPr>
          <w:sz w:val="24"/>
          <w:szCs w:val="24"/>
        </w:rPr>
        <w:t xml:space="preserve"> (</w:t>
      </w:r>
      <w:r w:rsidRPr="0035324F">
        <w:rPr>
          <w:sz w:val="24"/>
          <w:szCs w:val="24"/>
        </w:rPr>
        <w:t>2 Timothy 3:16</w:t>
      </w:r>
      <w:r>
        <w:rPr>
          <w:sz w:val="24"/>
          <w:szCs w:val="24"/>
        </w:rPr>
        <w:t>)</w:t>
      </w:r>
    </w:p>
    <w:p w14:paraId="4E73AA1E" w14:textId="77777777" w:rsidR="00983719" w:rsidRPr="0084592C" w:rsidRDefault="00983719" w:rsidP="00EF73C9">
      <w:pPr>
        <w:pStyle w:val="ListParagraph"/>
        <w:numPr>
          <w:ilvl w:val="0"/>
          <w:numId w:val="27"/>
        </w:numPr>
        <w:jc w:val="both"/>
        <w:rPr>
          <w:b/>
          <w:sz w:val="24"/>
          <w:szCs w:val="24"/>
        </w:rPr>
      </w:pPr>
      <w:r>
        <w:rPr>
          <w:b/>
          <w:sz w:val="24"/>
          <w:szCs w:val="24"/>
        </w:rPr>
        <w:t xml:space="preserve">Holy </w:t>
      </w:r>
      <w:r w:rsidRPr="0035324F">
        <w:rPr>
          <w:b/>
          <w:sz w:val="24"/>
          <w:szCs w:val="24"/>
        </w:rPr>
        <w:t>Spirit</w:t>
      </w:r>
      <w:r>
        <w:rPr>
          <w:b/>
          <w:sz w:val="24"/>
          <w:szCs w:val="24"/>
        </w:rPr>
        <w:t xml:space="preserve"> </w:t>
      </w:r>
      <w:r>
        <w:rPr>
          <w:sz w:val="24"/>
          <w:szCs w:val="24"/>
        </w:rPr>
        <w:t>is</w:t>
      </w:r>
      <w:r w:rsidRPr="0035324F">
        <w:rPr>
          <w:sz w:val="24"/>
          <w:szCs w:val="24"/>
        </w:rPr>
        <w:t xml:space="preserve"> the Greek word</w:t>
      </w:r>
      <w:r>
        <w:rPr>
          <w:b/>
          <w:sz w:val="24"/>
          <w:szCs w:val="24"/>
        </w:rPr>
        <w:t xml:space="preserve"> </w:t>
      </w:r>
      <w:r w:rsidRPr="0035324F">
        <w:rPr>
          <w:sz w:val="24"/>
          <w:szCs w:val="24"/>
        </w:rPr>
        <w:t xml:space="preserve">Pneuma: </w:t>
      </w:r>
      <w:r w:rsidRPr="0035324F">
        <w:rPr>
          <w:i/>
          <w:sz w:val="24"/>
          <w:szCs w:val="24"/>
        </w:rPr>
        <w:t>to breathe, to blow, Holy Spirit, Christ’s Spirit, life, Spirit, Mind, and breath</w:t>
      </w:r>
      <w:r w:rsidRPr="0035324F">
        <w:rPr>
          <w:sz w:val="24"/>
          <w:szCs w:val="24"/>
        </w:rPr>
        <w:t xml:space="preserve">. </w:t>
      </w:r>
      <w:r>
        <w:rPr>
          <w:sz w:val="24"/>
          <w:szCs w:val="24"/>
        </w:rPr>
        <w:t>(John 20:21-22)</w:t>
      </w:r>
    </w:p>
    <w:p w14:paraId="46521950" w14:textId="77777777" w:rsidR="00983719" w:rsidRPr="00192A2C" w:rsidRDefault="00983719" w:rsidP="00EF73C9">
      <w:pPr>
        <w:pStyle w:val="ListParagraph"/>
        <w:numPr>
          <w:ilvl w:val="0"/>
          <w:numId w:val="27"/>
        </w:numPr>
        <w:rPr>
          <w:i/>
          <w:iCs/>
          <w:sz w:val="24"/>
          <w:szCs w:val="24"/>
        </w:rPr>
      </w:pPr>
      <w:r w:rsidRPr="5897EC05">
        <w:rPr>
          <w:b/>
          <w:bCs/>
          <w:sz w:val="24"/>
          <w:szCs w:val="24"/>
        </w:rPr>
        <w:t>Holy Spirit</w:t>
      </w:r>
      <w:r>
        <w:rPr>
          <w:b/>
          <w:bCs/>
          <w:sz w:val="24"/>
          <w:szCs w:val="24"/>
        </w:rPr>
        <w:t xml:space="preserve"> i</w:t>
      </w:r>
      <w:r w:rsidRPr="0084592C">
        <w:rPr>
          <w:bCs/>
          <w:sz w:val="24"/>
          <w:szCs w:val="24"/>
        </w:rPr>
        <w:t>n</w:t>
      </w:r>
      <w:r w:rsidRPr="5897EC05">
        <w:rPr>
          <w:sz w:val="24"/>
          <w:szCs w:val="24"/>
        </w:rPr>
        <w:t xml:space="preserve"> Hebrew</w:t>
      </w:r>
      <w:r>
        <w:rPr>
          <w:sz w:val="24"/>
          <w:szCs w:val="24"/>
        </w:rPr>
        <w:t xml:space="preserve"> is</w:t>
      </w:r>
      <w:r w:rsidRPr="5897EC05">
        <w:rPr>
          <w:sz w:val="24"/>
          <w:szCs w:val="24"/>
        </w:rPr>
        <w:t xml:space="preserve"> Ruwach</w:t>
      </w:r>
      <w:r>
        <w:rPr>
          <w:sz w:val="24"/>
          <w:szCs w:val="24"/>
        </w:rPr>
        <w:t>:</w:t>
      </w:r>
      <w:r w:rsidRPr="5897EC05">
        <w:rPr>
          <w:sz w:val="24"/>
          <w:szCs w:val="24"/>
        </w:rPr>
        <w:t xml:space="preserve"> </w:t>
      </w:r>
      <w:r w:rsidRPr="5897EC05">
        <w:rPr>
          <w:i/>
          <w:iCs/>
          <w:sz w:val="24"/>
          <w:szCs w:val="24"/>
        </w:rPr>
        <w:t>wind; by resemblance breath, exhalation, life, air, anger, blast, breath, courage, mind, spirit, and tempest.</w:t>
      </w:r>
    </w:p>
    <w:p w14:paraId="56A1F8CA" w14:textId="77777777" w:rsidR="005B25BC" w:rsidRPr="005B25BC" w:rsidRDefault="00983719" w:rsidP="00EF73C9">
      <w:pPr>
        <w:pStyle w:val="ListParagraph"/>
        <w:numPr>
          <w:ilvl w:val="0"/>
          <w:numId w:val="27"/>
        </w:numPr>
        <w:jc w:val="both"/>
        <w:rPr>
          <w:i/>
          <w:sz w:val="24"/>
          <w:szCs w:val="24"/>
        </w:rPr>
      </w:pPr>
      <w:r w:rsidRPr="0035324F">
        <w:rPr>
          <w:b/>
          <w:sz w:val="24"/>
          <w:szCs w:val="24"/>
        </w:rPr>
        <w:t>Comforter</w:t>
      </w:r>
      <w:r>
        <w:rPr>
          <w:b/>
          <w:sz w:val="24"/>
          <w:szCs w:val="24"/>
        </w:rPr>
        <w:t xml:space="preserve"> </w:t>
      </w:r>
      <w:r w:rsidRPr="0035324F">
        <w:rPr>
          <w:sz w:val="24"/>
          <w:szCs w:val="24"/>
        </w:rPr>
        <w:t xml:space="preserve">is the Greek word Parakletos: </w:t>
      </w:r>
      <w:r w:rsidRPr="0035324F">
        <w:rPr>
          <w:i/>
          <w:sz w:val="24"/>
          <w:szCs w:val="24"/>
        </w:rPr>
        <w:t>an intercessor, consoler, advocate, comforter.</w:t>
      </w:r>
      <w:r w:rsidR="00FA09EA" w:rsidRPr="005B25BC">
        <w:rPr>
          <w:i/>
          <w:sz w:val="24"/>
          <w:szCs w:val="24"/>
        </w:rPr>
        <w:t xml:space="preserve"> </w:t>
      </w:r>
    </w:p>
    <w:p w14:paraId="1ED23859" w14:textId="77777777" w:rsidR="00983719" w:rsidRDefault="00983719" w:rsidP="00983719">
      <w:pPr>
        <w:jc w:val="center"/>
        <w:rPr>
          <w:b/>
          <w:sz w:val="28"/>
          <w:szCs w:val="28"/>
        </w:rPr>
      </w:pPr>
      <w:r w:rsidRPr="008C0716">
        <w:rPr>
          <w:b/>
          <w:sz w:val="28"/>
          <w:szCs w:val="28"/>
        </w:rPr>
        <w:t xml:space="preserve">The Acts of </w:t>
      </w:r>
      <w:r>
        <w:rPr>
          <w:b/>
          <w:sz w:val="28"/>
          <w:szCs w:val="28"/>
        </w:rPr>
        <w:t>t</w:t>
      </w:r>
      <w:r w:rsidRPr="008C0716">
        <w:rPr>
          <w:b/>
          <w:sz w:val="28"/>
          <w:szCs w:val="28"/>
        </w:rPr>
        <w:t>he Holy Spirit</w:t>
      </w:r>
    </w:p>
    <w:p w14:paraId="01C87571" w14:textId="77777777" w:rsidR="00983719" w:rsidRPr="004534EC" w:rsidRDefault="00983719" w:rsidP="004534EC">
      <w:pPr>
        <w:spacing w:after="0"/>
        <w:jc w:val="center"/>
        <w:rPr>
          <w:b/>
          <w:sz w:val="24"/>
          <w:szCs w:val="24"/>
        </w:rPr>
      </w:pPr>
      <w:r w:rsidRPr="004534EC">
        <w:rPr>
          <w:b/>
          <w:sz w:val="24"/>
          <w:szCs w:val="24"/>
        </w:rPr>
        <w:t>Ephesians 3:14-16 (ESV)</w:t>
      </w:r>
    </w:p>
    <w:p w14:paraId="024E31FE" w14:textId="77777777" w:rsidR="004534EC" w:rsidRDefault="00983719" w:rsidP="004534EC">
      <w:pPr>
        <w:spacing w:after="0"/>
        <w:jc w:val="center"/>
        <w:rPr>
          <w:b/>
          <w:i/>
          <w:sz w:val="24"/>
          <w:szCs w:val="24"/>
        </w:rPr>
      </w:pPr>
      <w:r w:rsidRPr="00BF07EC">
        <w:rPr>
          <w:b/>
          <w:i/>
          <w:sz w:val="24"/>
          <w:szCs w:val="24"/>
        </w:rPr>
        <w:t>Let’s us consider some of the aspects of the work of the Holy Spirit in our lives.</w:t>
      </w:r>
    </w:p>
    <w:p w14:paraId="0CE08AC3" w14:textId="77777777" w:rsidR="004534EC" w:rsidRDefault="00983719" w:rsidP="004534EC">
      <w:pPr>
        <w:spacing w:after="0"/>
        <w:jc w:val="center"/>
        <w:rPr>
          <w:b/>
          <w:i/>
          <w:sz w:val="24"/>
          <w:szCs w:val="24"/>
        </w:rPr>
      </w:pPr>
      <w:r w:rsidRPr="00BF07EC">
        <w:rPr>
          <w:b/>
          <w:i/>
          <w:sz w:val="24"/>
          <w:szCs w:val="24"/>
        </w:rPr>
        <w:t>For this reason, I bow my knees before the Father, from whom every family</w:t>
      </w:r>
      <w:r w:rsidR="004534EC">
        <w:rPr>
          <w:b/>
          <w:i/>
          <w:sz w:val="24"/>
          <w:szCs w:val="24"/>
        </w:rPr>
        <w:t xml:space="preserve"> </w:t>
      </w:r>
      <w:r w:rsidRPr="00BF07EC">
        <w:rPr>
          <w:b/>
          <w:i/>
          <w:sz w:val="24"/>
          <w:szCs w:val="24"/>
        </w:rPr>
        <w:t xml:space="preserve">in heaven </w:t>
      </w:r>
    </w:p>
    <w:p w14:paraId="1D3808C5" w14:textId="77777777" w:rsidR="004534EC" w:rsidRDefault="00983719" w:rsidP="004534EC">
      <w:pPr>
        <w:spacing w:after="0"/>
        <w:jc w:val="center"/>
        <w:rPr>
          <w:b/>
          <w:i/>
          <w:sz w:val="24"/>
          <w:szCs w:val="24"/>
        </w:rPr>
      </w:pPr>
      <w:r w:rsidRPr="00BF07EC">
        <w:rPr>
          <w:b/>
          <w:i/>
          <w:sz w:val="24"/>
          <w:szCs w:val="24"/>
        </w:rPr>
        <w:t xml:space="preserve">and on earth is named, that according to the riches of his glory he may grant you </w:t>
      </w:r>
    </w:p>
    <w:p w14:paraId="09B526AF" w14:textId="77777777" w:rsidR="00983719" w:rsidRDefault="00983719" w:rsidP="004534EC">
      <w:pPr>
        <w:spacing w:after="0"/>
        <w:jc w:val="center"/>
        <w:rPr>
          <w:b/>
          <w:i/>
          <w:sz w:val="24"/>
          <w:szCs w:val="24"/>
        </w:rPr>
      </w:pPr>
      <w:r w:rsidRPr="00BF07EC">
        <w:rPr>
          <w:b/>
          <w:i/>
          <w:sz w:val="24"/>
          <w:szCs w:val="24"/>
        </w:rPr>
        <w:t>to be strengthened with power through</w:t>
      </w:r>
      <w:r>
        <w:rPr>
          <w:b/>
          <w:i/>
          <w:sz w:val="24"/>
          <w:szCs w:val="24"/>
        </w:rPr>
        <w:t xml:space="preserve"> his Spirit in your inner being.</w:t>
      </w:r>
    </w:p>
    <w:p w14:paraId="0599C2EC" w14:textId="77777777" w:rsidR="004534EC" w:rsidRPr="004534EC" w:rsidRDefault="004534EC" w:rsidP="004534EC">
      <w:pPr>
        <w:spacing w:after="0"/>
        <w:jc w:val="center"/>
        <w:rPr>
          <w:b/>
          <w:i/>
          <w:sz w:val="12"/>
          <w:szCs w:val="12"/>
        </w:rPr>
      </w:pPr>
    </w:p>
    <w:p w14:paraId="76D785D0" w14:textId="77777777" w:rsidR="00983719" w:rsidRDefault="00983719" w:rsidP="00983719">
      <w:pPr>
        <w:pStyle w:val="ListParagraph"/>
        <w:ind w:left="0" w:firstLine="720"/>
        <w:jc w:val="both"/>
        <w:rPr>
          <w:sz w:val="24"/>
          <w:szCs w:val="24"/>
        </w:rPr>
      </w:pPr>
      <w:r>
        <w:rPr>
          <w:sz w:val="24"/>
          <w:szCs w:val="24"/>
        </w:rPr>
        <w:t>Some call the</w:t>
      </w:r>
      <w:r w:rsidRPr="00BF07EC">
        <w:rPr>
          <w:sz w:val="24"/>
          <w:szCs w:val="24"/>
        </w:rPr>
        <w:t xml:space="preserve"> Book of Acts </w:t>
      </w:r>
      <w:r>
        <w:rPr>
          <w:sz w:val="24"/>
          <w:szCs w:val="24"/>
        </w:rPr>
        <w:t>“</w:t>
      </w:r>
      <w:r w:rsidRPr="00BF07EC">
        <w:rPr>
          <w:sz w:val="24"/>
          <w:szCs w:val="24"/>
        </w:rPr>
        <w:t>the Acts of the Apostles</w:t>
      </w:r>
      <w:r>
        <w:rPr>
          <w:sz w:val="24"/>
          <w:szCs w:val="24"/>
        </w:rPr>
        <w:t>,” but others call it “t</w:t>
      </w:r>
      <w:r w:rsidRPr="00BF07EC">
        <w:rPr>
          <w:sz w:val="24"/>
          <w:szCs w:val="24"/>
        </w:rPr>
        <w:t>he Acts of the Holy Spirit</w:t>
      </w:r>
      <w:r>
        <w:rPr>
          <w:sz w:val="24"/>
          <w:szCs w:val="24"/>
        </w:rPr>
        <w:t>.”</w:t>
      </w:r>
      <w:r w:rsidRPr="00BF07EC">
        <w:rPr>
          <w:sz w:val="24"/>
          <w:szCs w:val="24"/>
        </w:rPr>
        <w:t xml:space="preserve"> </w:t>
      </w:r>
      <w:r w:rsidR="00C36C9D">
        <w:rPr>
          <w:sz w:val="24"/>
          <w:szCs w:val="24"/>
        </w:rPr>
        <w:t>W</w:t>
      </w:r>
      <w:r w:rsidRPr="00BF07EC">
        <w:rPr>
          <w:sz w:val="24"/>
          <w:szCs w:val="24"/>
        </w:rPr>
        <w:t xml:space="preserve">hich one is correct? </w:t>
      </w:r>
      <w:r w:rsidR="00C36C9D">
        <w:rPr>
          <w:sz w:val="24"/>
          <w:szCs w:val="24"/>
        </w:rPr>
        <w:t xml:space="preserve">They </w:t>
      </w:r>
      <w:r w:rsidRPr="00BF07EC">
        <w:rPr>
          <w:sz w:val="24"/>
          <w:szCs w:val="24"/>
        </w:rPr>
        <w:t>both are</w:t>
      </w:r>
      <w:r>
        <w:rPr>
          <w:sz w:val="24"/>
          <w:szCs w:val="24"/>
        </w:rPr>
        <w:t>. Here is why. W</w:t>
      </w:r>
      <w:r w:rsidRPr="00BF07EC">
        <w:rPr>
          <w:rFonts w:asciiTheme="minorHAnsi" w:eastAsia="Times New Roman" w:hAnsiTheme="minorHAnsi"/>
          <w:sz w:val="24"/>
          <w:szCs w:val="24"/>
        </w:rPr>
        <w:t>hen Jesus left to return to His Father in heaven, the Holy Spir</w:t>
      </w:r>
      <w:r>
        <w:rPr>
          <w:rFonts w:asciiTheme="minorHAnsi" w:eastAsia="Times New Roman" w:hAnsiTheme="minorHAnsi"/>
          <w:sz w:val="24"/>
          <w:szCs w:val="24"/>
        </w:rPr>
        <w:t>it inspired Luke to write about</w:t>
      </w:r>
      <w:r w:rsidRPr="00BF07EC">
        <w:rPr>
          <w:rFonts w:asciiTheme="minorHAnsi" w:eastAsia="Times New Roman" w:hAnsiTheme="minorHAnsi"/>
          <w:sz w:val="24"/>
          <w:szCs w:val="24"/>
        </w:rPr>
        <w:t xml:space="preserve"> “All that Jesus </w:t>
      </w:r>
      <w:r w:rsidRPr="00BF07EC">
        <w:rPr>
          <w:rFonts w:asciiTheme="minorHAnsi" w:eastAsia="Times New Roman" w:hAnsiTheme="minorHAnsi"/>
          <w:i/>
          <w:sz w:val="24"/>
          <w:szCs w:val="24"/>
        </w:rPr>
        <w:t>began</w:t>
      </w:r>
      <w:r w:rsidRPr="00BF07EC">
        <w:rPr>
          <w:rFonts w:asciiTheme="minorHAnsi" w:eastAsia="Times New Roman" w:hAnsiTheme="minorHAnsi"/>
          <w:sz w:val="24"/>
          <w:szCs w:val="24"/>
        </w:rPr>
        <w:t xml:space="preserve"> to do and to teach.” (Acts 1:1)</w:t>
      </w:r>
      <w:r w:rsidRPr="005966B1">
        <w:rPr>
          <w:rFonts w:asciiTheme="minorHAnsi" w:eastAsia="Times New Roman" w:hAnsiTheme="minorHAnsi"/>
          <w:sz w:val="24"/>
          <w:szCs w:val="24"/>
        </w:rPr>
        <w:t xml:space="preserve"> </w:t>
      </w:r>
      <w:r>
        <w:rPr>
          <w:rFonts w:asciiTheme="minorHAnsi" w:eastAsia="Times New Roman" w:hAnsiTheme="minorHAnsi"/>
          <w:sz w:val="24"/>
          <w:szCs w:val="24"/>
        </w:rPr>
        <w:t xml:space="preserve">Acts simply </w:t>
      </w:r>
      <w:r w:rsidRPr="00BF07EC">
        <w:rPr>
          <w:rFonts w:asciiTheme="minorHAnsi" w:eastAsia="Times New Roman" w:hAnsiTheme="minorHAnsi"/>
          <w:sz w:val="24"/>
          <w:szCs w:val="24"/>
        </w:rPr>
        <w:t>picks up where the four gospels left off</w:t>
      </w:r>
      <w:r>
        <w:rPr>
          <w:rFonts w:asciiTheme="minorHAnsi" w:eastAsia="Times New Roman" w:hAnsiTheme="minorHAnsi"/>
          <w:sz w:val="24"/>
          <w:szCs w:val="24"/>
        </w:rPr>
        <w:t xml:space="preserve">. </w:t>
      </w:r>
      <w:r w:rsidRPr="00BF07EC">
        <w:rPr>
          <w:rFonts w:asciiTheme="minorHAnsi" w:eastAsia="Times New Roman" w:hAnsiTheme="minorHAnsi"/>
          <w:sz w:val="24"/>
          <w:szCs w:val="24"/>
        </w:rPr>
        <w:t xml:space="preserve"> </w:t>
      </w:r>
      <w:r>
        <w:rPr>
          <w:rFonts w:asciiTheme="minorHAnsi" w:eastAsia="Times New Roman" w:hAnsiTheme="minorHAnsi"/>
          <w:sz w:val="24"/>
          <w:szCs w:val="24"/>
        </w:rPr>
        <w:t xml:space="preserve">Referencing the work of the Holy Spirit some 58 times, Luke details </w:t>
      </w:r>
      <w:r w:rsidRPr="00BF07EC">
        <w:rPr>
          <w:rFonts w:asciiTheme="minorHAnsi" w:eastAsia="Times New Roman" w:hAnsiTheme="minorHAnsi"/>
          <w:sz w:val="24"/>
          <w:szCs w:val="24"/>
        </w:rPr>
        <w:t xml:space="preserve">the </w:t>
      </w:r>
      <w:r w:rsidRPr="005966B1">
        <w:rPr>
          <w:rFonts w:asciiTheme="minorHAnsi" w:eastAsia="Times New Roman" w:hAnsiTheme="minorHAnsi"/>
          <w:i/>
          <w:sz w:val="24"/>
          <w:szCs w:val="24"/>
        </w:rPr>
        <w:t>acts</w:t>
      </w:r>
      <w:r w:rsidRPr="00BF07EC">
        <w:rPr>
          <w:rFonts w:asciiTheme="minorHAnsi" w:eastAsia="Times New Roman" w:hAnsiTheme="minorHAnsi"/>
          <w:sz w:val="24"/>
          <w:szCs w:val="24"/>
        </w:rPr>
        <w:t xml:space="preserve"> that the Holy Spirit was </w:t>
      </w:r>
      <w:r w:rsidRPr="00BF07EC">
        <w:rPr>
          <w:rFonts w:asciiTheme="minorHAnsi" w:eastAsia="Times New Roman" w:hAnsiTheme="minorHAnsi"/>
          <w:i/>
          <w:sz w:val="24"/>
          <w:szCs w:val="24"/>
        </w:rPr>
        <w:t xml:space="preserve">doing </w:t>
      </w:r>
      <w:r w:rsidRPr="00BF07EC">
        <w:rPr>
          <w:rFonts w:asciiTheme="minorHAnsi" w:eastAsia="Times New Roman" w:hAnsiTheme="minorHAnsi"/>
          <w:sz w:val="24"/>
          <w:szCs w:val="24"/>
        </w:rPr>
        <w:t xml:space="preserve">in and through the </w:t>
      </w:r>
      <w:r>
        <w:rPr>
          <w:rFonts w:asciiTheme="minorHAnsi" w:eastAsia="Times New Roman" w:hAnsiTheme="minorHAnsi"/>
          <w:sz w:val="24"/>
          <w:szCs w:val="24"/>
        </w:rPr>
        <w:t>a</w:t>
      </w:r>
      <w:r w:rsidRPr="00BF07EC">
        <w:rPr>
          <w:rFonts w:asciiTheme="minorHAnsi" w:eastAsia="Times New Roman" w:hAnsiTheme="minorHAnsi"/>
          <w:sz w:val="24"/>
          <w:szCs w:val="24"/>
        </w:rPr>
        <w:t>postles</w:t>
      </w:r>
      <w:r>
        <w:rPr>
          <w:rFonts w:asciiTheme="minorHAnsi" w:eastAsia="Times New Roman" w:hAnsiTheme="minorHAnsi"/>
          <w:sz w:val="24"/>
          <w:szCs w:val="24"/>
        </w:rPr>
        <w:t>.</w:t>
      </w:r>
      <w:r w:rsidRPr="00BF07EC">
        <w:rPr>
          <w:rFonts w:asciiTheme="minorHAnsi" w:eastAsia="Times New Roman" w:hAnsiTheme="minorHAnsi"/>
          <w:sz w:val="24"/>
          <w:szCs w:val="24"/>
        </w:rPr>
        <w:t xml:space="preserve"> </w:t>
      </w:r>
      <w:r w:rsidRPr="5897EC05">
        <w:rPr>
          <w:sz w:val="24"/>
          <w:szCs w:val="24"/>
        </w:rPr>
        <w:t>Robert E. Coleman</w:t>
      </w:r>
      <w:r>
        <w:rPr>
          <w:sz w:val="24"/>
          <w:szCs w:val="24"/>
        </w:rPr>
        <w:t xml:space="preserve"> in his</w:t>
      </w:r>
      <w:r w:rsidRPr="5897EC05">
        <w:rPr>
          <w:sz w:val="24"/>
          <w:szCs w:val="24"/>
        </w:rPr>
        <w:t xml:space="preserve"> book </w:t>
      </w:r>
      <w:r w:rsidRPr="5897EC05">
        <w:rPr>
          <w:sz w:val="24"/>
          <w:szCs w:val="24"/>
          <w:u w:val="single"/>
        </w:rPr>
        <w:t>The Master Plan of Evangelism</w:t>
      </w:r>
      <w:r w:rsidRPr="5897EC05">
        <w:rPr>
          <w:sz w:val="24"/>
          <w:szCs w:val="24"/>
        </w:rPr>
        <w:t xml:space="preserve">, said: “Jesus was God in revelation; but the Spirit was God in operation.” </w:t>
      </w:r>
    </w:p>
    <w:p w14:paraId="4535719A" w14:textId="77777777" w:rsidR="00983719" w:rsidRPr="004534EC" w:rsidRDefault="00983719" w:rsidP="004534EC">
      <w:pPr>
        <w:spacing w:after="0"/>
        <w:jc w:val="center"/>
        <w:rPr>
          <w:rFonts w:asciiTheme="minorHAnsi" w:eastAsia="Times New Roman" w:hAnsiTheme="minorHAnsi"/>
          <w:b/>
          <w:sz w:val="24"/>
          <w:szCs w:val="24"/>
        </w:rPr>
      </w:pPr>
      <w:r w:rsidRPr="004534EC">
        <w:rPr>
          <w:rFonts w:asciiTheme="minorHAnsi" w:eastAsia="Times New Roman" w:hAnsiTheme="minorHAnsi"/>
          <w:b/>
          <w:sz w:val="24"/>
          <w:szCs w:val="24"/>
        </w:rPr>
        <w:t>Joel 2:28-29 (ESV)</w:t>
      </w:r>
    </w:p>
    <w:p w14:paraId="2E53F04C" w14:textId="77777777" w:rsidR="00983719" w:rsidRPr="00BF07EC" w:rsidRDefault="00983719" w:rsidP="00983719">
      <w:pPr>
        <w:jc w:val="center"/>
        <w:rPr>
          <w:b/>
          <w:i/>
          <w:sz w:val="24"/>
          <w:szCs w:val="24"/>
        </w:rPr>
      </w:pPr>
      <w:r w:rsidRPr="00BF07EC">
        <w:rPr>
          <w:rStyle w:val="ln-group"/>
          <w:b/>
          <w:i/>
          <w:sz w:val="24"/>
          <w:szCs w:val="24"/>
        </w:rPr>
        <w:t xml:space="preserve">And it shall come to pass afterward, </w:t>
      </w:r>
      <w:r w:rsidRPr="00BF07EC">
        <w:rPr>
          <w:rStyle w:val="indent"/>
          <w:b/>
          <w:i/>
          <w:sz w:val="24"/>
          <w:szCs w:val="24"/>
        </w:rPr>
        <w:t>that I will pour out my Spirit on all flesh;</w:t>
      </w:r>
      <w:r w:rsidR="004534EC">
        <w:rPr>
          <w:b/>
          <w:i/>
          <w:sz w:val="24"/>
          <w:szCs w:val="24"/>
        </w:rPr>
        <w:t xml:space="preserve"> </w:t>
      </w:r>
      <w:r w:rsidRPr="00BF07EC">
        <w:rPr>
          <w:rStyle w:val="br-ln-group-10"/>
          <w:b/>
          <w:i/>
          <w:sz w:val="24"/>
          <w:szCs w:val="24"/>
        </w:rPr>
        <w:t xml:space="preserve">your sons and your daughters shall prophesy, </w:t>
      </w:r>
      <w:r w:rsidRPr="00BF07EC">
        <w:rPr>
          <w:rStyle w:val="indent"/>
          <w:b/>
          <w:i/>
          <w:sz w:val="24"/>
          <w:szCs w:val="24"/>
        </w:rPr>
        <w:t>your old men shall dream dreams,</w:t>
      </w:r>
      <w:r w:rsidR="004534EC">
        <w:rPr>
          <w:b/>
          <w:i/>
          <w:sz w:val="24"/>
          <w:szCs w:val="24"/>
        </w:rPr>
        <w:t xml:space="preserve"> </w:t>
      </w:r>
      <w:r w:rsidRPr="00BF07EC">
        <w:rPr>
          <w:rStyle w:val="indent"/>
          <w:b/>
          <w:i/>
          <w:sz w:val="24"/>
          <w:szCs w:val="24"/>
        </w:rPr>
        <w:t xml:space="preserve">and your young men shall see visions. </w:t>
      </w:r>
      <w:r w:rsidRPr="00BF07EC">
        <w:rPr>
          <w:rStyle w:val="ln-group"/>
          <w:b/>
          <w:i/>
          <w:sz w:val="24"/>
          <w:szCs w:val="24"/>
        </w:rPr>
        <w:t>Even on the male and female servants</w:t>
      </w:r>
      <w:r w:rsidR="004534EC">
        <w:rPr>
          <w:b/>
          <w:i/>
          <w:sz w:val="24"/>
          <w:szCs w:val="24"/>
        </w:rPr>
        <w:t xml:space="preserve"> </w:t>
      </w:r>
      <w:r w:rsidRPr="00BF07EC">
        <w:rPr>
          <w:rStyle w:val="indent"/>
          <w:b/>
          <w:i/>
          <w:sz w:val="24"/>
          <w:szCs w:val="24"/>
        </w:rPr>
        <w:t xml:space="preserve">in those </w:t>
      </w:r>
      <w:r w:rsidR="004534EC">
        <w:rPr>
          <w:rStyle w:val="indent"/>
          <w:b/>
          <w:i/>
          <w:sz w:val="24"/>
          <w:szCs w:val="24"/>
        </w:rPr>
        <w:t>days I will pour out my Spirit.</w:t>
      </w:r>
    </w:p>
    <w:p w14:paraId="653654CC" w14:textId="77777777" w:rsidR="00983719" w:rsidRDefault="00983719" w:rsidP="00983719">
      <w:pPr>
        <w:ind w:firstLine="720"/>
        <w:jc w:val="both"/>
        <w:rPr>
          <w:rFonts w:asciiTheme="minorHAnsi" w:eastAsia="Times New Roman" w:hAnsiTheme="minorHAnsi"/>
          <w:sz w:val="24"/>
          <w:szCs w:val="24"/>
        </w:rPr>
      </w:pPr>
      <w:r>
        <w:rPr>
          <w:sz w:val="24"/>
          <w:szCs w:val="24"/>
        </w:rPr>
        <w:t xml:space="preserve">His work may seem anonymous, and for the most part, go unnoticed. But </w:t>
      </w:r>
      <w:r w:rsidRPr="00BF07EC">
        <w:rPr>
          <w:sz w:val="24"/>
          <w:szCs w:val="24"/>
        </w:rPr>
        <w:t xml:space="preserve">He has been working or </w:t>
      </w:r>
      <w:r>
        <w:rPr>
          <w:i/>
          <w:sz w:val="24"/>
          <w:szCs w:val="24"/>
        </w:rPr>
        <w:t>acting</w:t>
      </w:r>
      <w:r w:rsidRPr="00BF07EC">
        <w:rPr>
          <w:sz w:val="24"/>
          <w:szCs w:val="24"/>
        </w:rPr>
        <w:t xml:space="preserve"> in and through </w:t>
      </w:r>
      <w:r>
        <w:rPr>
          <w:sz w:val="24"/>
          <w:szCs w:val="24"/>
        </w:rPr>
        <w:t xml:space="preserve">His </w:t>
      </w:r>
      <w:r w:rsidR="00633B59">
        <w:rPr>
          <w:sz w:val="24"/>
          <w:szCs w:val="24"/>
        </w:rPr>
        <w:t>saints</w:t>
      </w:r>
      <w:r w:rsidRPr="00BF07EC">
        <w:rPr>
          <w:sz w:val="24"/>
          <w:szCs w:val="24"/>
        </w:rPr>
        <w:t xml:space="preserve"> ever since. </w:t>
      </w:r>
      <w:r>
        <w:rPr>
          <w:rFonts w:asciiTheme="minorHAnsi" w:eastAsia="Times New Roman" w:hAnsiTheme="minorHAnsi"/>
          <w:sz w:val="24"/>
          <w:szCs w:val="24"/>
        </w:rPr>
        <w:t>Are you a saint? If so, t</w:t>
      </w:r>
      <w:r>
        <w:rPr>
          <w:sz w:val="24"/>
          <w:szCs w:val="24"/>
        </w:rPr>
        <w:t xml:space="preserve">hen this includes you! He’s still at work </w:t>
      </w:r>
      <w:r>
        <w:rPr>
          <w:rFonts w:asciiTheme="minorHAnsi" w:eastAsia="Times New Roman" w:hAnsiTheme="minorHAnsi"/>
          <w:sz w:val="24"/>
          <w:szCs w:val="24"/>
        </w:rPr>
        <w:t>“doing and teaching”</w:t>
      </w:r>
      <w:r w:rsidRPr="00F82012">
        <w:rPr>
          <w:rFonts w:asciiTheme="minorHAnsi" w:eastAsia="Times New Roman" w:hAnsiTheme="minorHAnsi"/>
          <w:sz w:val="24"/>
          <w:szCs w:val="24"/>
        </w:rPr>
        <w:t xml:space="preserve"> in and through His body</w:t>
      </w:r>
      <w:r>
        <w:rPr>
          <w:rFonts w:asciiTheme="minorHAnsi" w:eastAsia="Times New Roman" w:hAnsiTheme="minorHAnsi"/>
          <w:sz w:val="24"/>
          <w:szCs w:val="24"/>
        </w:rPr>
        <w:t>.</w:t>
      </w:r>
      <w:r w:rsidRPr="00244BB6">
        <w:rPr>
          <w:rFonts w:asciiTheme="minorHAnsi" w:eastAsia="Times New Roman" w:hAnsiTheme="minorHAnsi"/>
          <w:sz w:val="24"/>
          <w:szCs w:val="24"/>
        </w:rPr>
        <w:t xml:space="preserve"> </w:t>
      </w:r>
      <w:r>
        <w:rPr>
          <w:rFonts w:asciiTheme="minorHAnsi" w:eastAsia="Times New Roman" w:hAnsiTheme="minorHAnsi"/>
          <w:sz w:val="24"/>
          <w:szCs w:val="24"/>
        </w:rPr>
        <w:t xml:space="preserve"> </w:t>
      </w:r>
    </w:p>
    <w:p w14:paraId="705FF0FF" w14:textId="77777777" w:rsidR="00983719" w:rsidRPr="00DD6587" w:rsidRDefault="00983719" w:rsidP="00EF73C9">
      <w:pPr>
        <w:pStyle w:val="ListParagraph"/>
        <w:numPr>
          <w:ilvl w:val="0"/>
          <w:numId w:val="9"/>
        </w:numPr>
        <w:rPr>
          <w:sz w:val="24"/>
          <w:szCs w:val="24"/>
        </w:rPr>
      </w:pPr>
      <w:r>
        <w:rPr>
          <w:sz w:val="24"/>
          <w:szCs w:val="24"/>
        </w:rPr>
        <w:t>Read all of Acts chapter two and make notes of everything you can find that the Holy Spirit was doing when He entered the believers.</w:t>
      </w:r>
      <w:r w:rsidR="009B7A8C">
        <w:rPr>
          <w:sz w:val="24"/>
          <w:szCs w:val="24"/>
        </w:rPr>
        <w:t xml:space="preserve"> 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3EFF">
        <w:rPr>
          <w:sz w:val="24"/>
          <w:szCs w:val="24"/>
        </w:rPr>
        <w:t>____________</w:t>
      </w:r>
    </w:p>
    <w:p w14:paraId="2BAD4D24" w14:textId="77777777" w:rsidR="00983719" w:rsidRDefault="00983719" w:rsidP="00983719">
      <w:pPr>
        <w:pStyle w:val="ListParagraph"/>
        <w:ind w:left="0" w:firstLine="720"/>
        <w:jc w:val="both"/>
        <w:rPr>
          <w:sz w:val="24"/>
          <w:szCs w:val="24"/>
        </w:rPr>
      </w:pPr>
    </w:p>
    <w:p w14:paraId="32752423" w14:textId="77777777" w:rsidR="00983719" w:rsidRDefault="00983719" w:rsidP="00983719">
      <w:pPr>
        <w:pStyle w:val="ListParagraph"/>
        <w:ind w:left="0" w:firstLine="720"/>
        <w:jc w:val="both"/>
        <w:rPr>
          <w:sz w:val="24"/>
          <w:szCs w:val="24"/>
        </w:rPr>
      </w:pPr>
      <w:r>
        <w:rPr>
          <w:sz w:val="24"/>
          <w:szCs w:val="24"/>
        </w:rPr>
        <w:t xml:space="preserve">Here are just a </w:t>
      </w:r>
      <w:r w:rsidRPr="00B61EFF">
        <w:rPr>
          <w:i/>
          <w:sz w:val="24"/>
          <w:szCs w:val="24"/>
        </w:rPr>
        <w:t>few</w:t>
      </w:r>
      <w:r>
        <w:rPr>
          <w:sz w:val="24"/>
          <w:szCs w:val="24"/>
        </w:rPr>
        <w:t xml:space="preserve"> of the “actions” of the Holy Spirit. </w:t>
      </w:r>
    </w:p>
    <w:p w14:paraId="52F8262F" w14:textId="77777777" w:rsidR="00076288" w:rsidRPr="009B7A8C" w:rsidRDefault="00076288" w:rsidP="00EF73C9">
      <w:pPr>
        <w:pStyle w:val="ListParagraph"/>
        <w:numPr>
          <w:ilvl w:val="0"/>
          <w:numId w:val="30"/>
        </w:numPr>
        <w:jc w:val="both"/>
        <w:rPr>
          <w:sz w:val="24"/>
          <w:szCs w:val="24"/>
        </w:rPr>
      </w:pPr>
      <w:r w:rsidRPr="009B7A8C">
        <w:rPr>
          <w:sz w:val="24"/>
          <w:szCs w:val="24"/>
        </w:rPr>
        <w:t>Ephesians 2:18 He gives us access to the Father.</w:t>
      </w:r>
    </w:p>
    <w:p w14:paraId="14DDC041"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Acts</w:t>
      </w:r>
      <w:r w:rsidR="00425D68" w:rsidRPr="004534EC">
        <w:rPr>
          <w:sz w:val="24"/>
          <w:szCs w:val="24"/>
        </w:rPr>
        <w:t xml:space="preserve"> </w:t>
      </w:r>
      <w:r w:rsidRPr="004534EC">
        <w:rPr>
          <w:sz w:val="24"/>
          <w:szCs w:val="24"/>
        </w:rPr>
        <w:t>1:1-2 He wrote, through Luke, the books of Luke and Acts to win, disciple and teach Theophilus. (1</w:t>
      </w:r>
      <w:r w:rsidR="00425D68" w:rsidRPr="004534EC">
        <w:rPr>
          <w:sz w:val="24"/>
          <w:szCs w:val="24"/>
        </w:rPr>
        <w:t xml:space="preserve"> </w:t>
      </w:r>
      <w:r w:rsidRPr="004534EC">
        <w:rPr>
          <w:sz w:val="24"/>
          <w:szCs w:val="24"/>
        </w:rPr>
        <w:t>Corinthians 2:4-16; John 16:12-15; 2 Timothy 2:2)</w:t>
      </w:r>
    </w:p>
    <w:p w14:paraId="1A2535AA" w14:textId="77777777" w:rsidR="00425D68" w:rsidRPr="004534EC" w:rsidRDefault="00983719" w:rsidP="00EF73C9">
      <w:pPr>
        <w:pStyle w:val="ListParagraph"/>
        <w:numPr>
          <w:ilvl w:val="0"/>
          <w:numId w:val="29"/>
        </w:numPr>
        <w:ind w:left="720"/>
        <w:jc w:val="both"/>
        <w:rPr>
          <w:sz w:val="24"/>
          <w:szCs w:val="24"/>
        </w:rPr>
      </w:pPr>
      <w:r w:rsidRPr="004534EC">
        <w:rPr>
          <w:sz w:val="24"/>
          <w:szCs w:val="24"/>
        </w:rPr>
        <w:t>Acts 1:8 In fulfillment of the Scriptures,</w:t>
      </w:r>
      <w:r w:rsidR="00425D68" w:rsidRPr="004534EC">
        <w:rPr>
          <w:sz w:val="24"/>
          <w:szCs w:val="24"/>
        </w:rPr>
        <w:t xml:space="preserve"> He filled every believer and thousands of people were saved from many nations through their witness.</w:t>
      </w:r>
      <w:r w:rsidRPr="004534EC">
        <w:rPr>
          <w:sz w:val="24"/>
          <w:szCs w:val="24"/>
        </w:rPr>
        <w:t xml:space="preserve"> (Joel 2:28-32; Luke 24:24-53; Acts 1:12-16, 2:2-47) </w:t>
      </w:r>
    </w:p>
    <w:p w14:paraId="20886924"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 xml:space="preserve">Acts 4:1-31 He gave them the words </w:t>
      </w:r>
      <w:r w:rsidR="00425D68" w:rsidRPr="004534EC">
        <w:rPr>
          <w:sz w:val="24"/>
          <w:szCs w:val="24"/>
        </w:rPr>
        <w:t xml:space="preserve">to say </w:t>
      </w:r>
      <w:r w:rsidRPr="004534EC">
        <w:rPr>
          <w:sz w:val="24"/>
          <w:szCs w:val="24"/>
        </w:rPr>
        <w:t xml:space="preserve">and the ability to speak boldly. (Mark 13:10-11, Luke 12:11; Acts 2:4, 4:1-31, 6:8-10, 7:1-53, 8:1-8, 13:2,15:28, 16:6, 19:1-12, 21:11, 28:25; Ezekiel 11:5; Zechariah 7:11-12) </w:t>
      </w:r>
    </w:p>
    <w:p w14:paraId="2C364E44" w14:textId="77777777" w:rsidR="00983719" w:rsidRPr="004534EC" w:rsidRDefault="00076288" w:rsidP="00EF73C9">
      <w:pPr>
        <w:pStyle w:val="ListParagraph"/>
        <w:numPr>
          <w:ilvl w:val="0"/>
          <w:numId w:val="29"/>
        </w:numPr>
        <w:ind w:left="720"/>
        <w:jc w:val="both"/>
        <w:rPr>
          <w:sz w:val="24"/>
          <w:szCs w:val="24"/>
        </w:rPr>
      </w:pPr>
      <w:r w:rsidRPr="009B7A8C">
        <w:rPr>
          <w:sz w:val="24"/>
          <w:szCs w:val="24"/>
        </w:rPr>
        <w:t>Ephesians 3:3-5</w:t>
      </w:r>
      <w:r w:rsidR="00983719" w:rsidRPr="009B7A8C">
        <w:rPr>
          <w:sz w:val="24"/>
          <w:szCs w:val="24"/>
        </w:rPr>
        <w:t xml:space="preserve"> He reveals things that only He knows and makes these things known to</w:t>
      </w:r>
      <w:r w:rsidR="00983719" w:rsidRPr="004534EC">
        <w:rPr>
          <w:sz w:val="24"/>
          <w:szCs w:val="24"/>
        </w:rPr>
        <w:t xml:space="preserve"> the church. (Acts </w:t>
      </w:r>
      <w:r>
        <w:rPr>
          <w:sz w:val="24"/>
          <w:szCs w:val="24"/>
        </w:rPr>
        <w:t xml:space="preserve">5:1-9, </w:t>
      </w:r>
      <w:r w:rsidR="00983719" w:rsidRPr="004534EC">
        <w:rPr>
          <w:sz w:val="24"/>
          <w:szCs w:val="24"/>
        </w:rPr>
        <w:t>6:1-7, 7:51-53, Acts 8:29-39, 11:28, 15:28, 16:6, 20:22, 21:4, 1 Peter 1:11, John 14:17; 1 Timothy 4:1-2 2 Peter 1:21; 1 John 5:7; Jude 20)</w:t>
      </w:r>
    </w:p>
    <w:p w14:paraId="3A65456B"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Acts 7:51-60 He enables</w:t>
      </w:r>
      <w:r w:rsidR="00425D68" w:rsidRPr="004534EC">
        <w:rPr>
          <w:sz w:val="24"/>
          <w:szCs w:val="24"/>
        </w:rPr>
        <w:t xml:space="preserve"> the saints</w:t>
      </w:r>
      <w:r w:rsidRPr="004534EC">
        <w:rPr>
          <w:sz w:val="24"/>
          <w:szCs w:val="24"/>
        </w:rPr>
        <w:t xml:space="preserve"> to die with grace and forgive those who hurt us. (Philippians 2:13)</w:t>
      </w:r>
    </w:p>
    <w:p w14:paraId="5A24F4FC" w14:textId="77777777" w:rsidR="00983719" w:rsidRPr="004534EC" w:rsidRDefault="00983719" w:rsidP="00EF73C9">
      <w:pPr>
        <w:pStyle w:val="ListParagraph"/>
        <w:numPr>
          <w:ilvl w:val="0"/>
          <w:numId w:val="29"/>
        </w:numPr>
        <w:ind w:left="720"/>
        <w:jc w:val="both"/>
        <w:rPr>
          <w:sz w:val="24"/>
          <w:szCs w:val="24"/>
        </w:rPr>
      </w:pPr>
      <w:r w:rsidRPr="004534EC">
        <w:rPr>
          <w:sz w:val="24"/>
          <w:szCs w:val="24"/>
        </w:rPr>
        <w:t xml:space="preserve">Acts 10:34-48 He convicts us of sin, </w:t>
      </w:r>
      <w:r w:rsidR="00425D68" w:rsidRPr="004534EC">
        <w:rPr>
          <w:sz w:val="24"/>
          <w:szCs w:val="24"/>
        </w:rPr>
        <w:t xml:space="preserve">and </w:t>
      </w:r>
      <w:r w:rsidRPr="004534EC">
        <w:rPr>
          <w:sz w:val="24"/>
          <w:szCs w:val="24"/>
        </w:rPr>
        <w:t xml:space="preserve">leads us to faith in Christ and repentance. </w:t>
      </w:r>
      <w:r w:rsidR="00425D68" w:rsidRPr="004534EC">
        <w:rPr>
          <w:sz w:val="24"/>
          <w:szCs w:val="24"/>
        </w:rPr>
        <w:t>Then, a</w:t>
      </w:r>
      <w:r w:rsidRPr="004534EC">
        <w:rPr>
          <w:sz w:val="24"/>
          <w:szCs w:val="24"/>
        </w:rPr>
        <w:t>t the moment of new birth, He is poured out on all true believers. (Ephesians 1:13-17, 2:22, 4:3-4, 3:5-16; 1 Corinthians 12:13; Romans 8:1-27; Acts 11:15-24; Mark 1:8; John 1:33; Ezekiel 11:18-19, 36:26-27)</w:t>
      </w:r>
    </w:p>
    <w:p w14:paraId="56D73C97" w14:textId="77777777" w:rsidR="00983719" w:rsidRPr="00B50813" w:rsidRDefault="00425D68" w:rsidP="00EF73C9">
      <w:pPr>
        <w:pStyle w:val="ListParagraph"/>
        <w:numPr>
          <w:ilvl w:val="0"/>
          <w:numId w:val="29"/>
        </w:numPr>
        <w:ind w:left="720"/>
        <w:jc w:val="both"/>
        <w:rPr>
          <w:sz w:val="24"/>
          <w:szCs w:val="24"/>
        </w:rPr>
      </w:pPr>
      <w:r>
        <w:rPr>
          <w:sz w:val="24"/>
          <w:szCs w:val="24"/>
        </w:rPr>
        <w:t xml:space="preserve">Acts 9:31, </w:t>
      </w:r>
      <w:r w:rsidR="00983719" w:rsidRPr="00B50813">
        <w:rPr>
          <w:sz w:val="24"/>
          <w:szCs w:val="24"/>
        </w:rPr>
        <w:t>27:1-28</w:t>
      </w:r>
      <w:r>
        <w:rPr>
          <w:sz w:val="24"/>
          <w:szCs w:val="24"/>
        </w:rPr>
        <w:t xml:space="preserve"> </w:t>
      </w:r>
      <w:r w:rsidR="00983719" w:rsidRPr="00B50813">
        <w:rPr>
          <w:sz w:val="24"/>
          <w:szCs w:val="24"/>
        </w:rPr>
        <w:t>He comforts. (John 14:26; 2 Corinthians 1:2-7)</w:t>
      </w:r>
      <w:r w:rsidR="00983719">
        <w:rPr>
          <w:sz w:val="24"/>
          <w:szCs w:val="24"/>
        </w:rPr>
        <w:t xml:space="preserve"> He helps, He heals</w:t>
      </w:r>
      <w:r w:rsidR="002E30B6">
        <w:rPr>
          <w:sz w:val="24"/>
          <w:szCs w:val="24"/>
        </w:rPr>
        <w:t>,</w:t>
      </w:r>
      <w:r w:rsidR="00983719">
        <w:rPr>
          <w:sz w:val="24"/>
          <w:szCs w:val="24"/>
        </w:rPr>
        <w:t xml:space="preserve"> and</w:t>
      </w:r>
      <w:r w:rsidR="00983719" w:rsidRPr="00B50813">
        <w:rPr>
          <w:sz w:val="24"/>
          <w:szCs w:val="24"/>
        </w:rPr>
        <w:t xml:space="preserve"> He gives liberty over sin. (Luke 4:14-18; 2 Corinthians 3:3; Romans 1:1-27)</w:t>
      </w:r>
    </w:p>
    <w:p w14:paraId="1A3C4CEB" w14:textId="77777777" w:rsidR="00983719" w:rsidRDefault="00983719" w:rsidP="00EF73C9">
      <w:pPr>
        <w:pStyle w:val="ListParagraph"/>
        <w:numPr>
          <w:ilvl w:val="0"/>
          <w:numId w:val="29"/>
        </w:numPr>
        <w:ind w:left="720"/>
        <w:jc w:val="both"/>
        <w:rPr>
          <w:sz w:val="24"/>
          <w:szCs w:val="24"/>
        </w:rPr>
      </w:pPr>
      <w:r>
        <w:rPr>
          <w:sz w:val="24"/>
          <w:szCs w:val="24"/>
        </w:rPr>
        <w:t>Acts 20:38 He gives love, joy, peace, patience, kindness, faithfulness and self-control</w:t>
      </w:r>
      <w:r w:rsidR="00425D68">
        <w:rPr>
          <w:sz w:val="24"/>
          <w:szCs w:val="24"/>
        </w:rPr>
        <w:t xml:space="preserve"> -</w:t>
      </w:r>
      <w:r>
        <w:rPr>
          <w:sz w:val="24"/>
          <w:szCs w:val="24"/>
        </w:rPr>
        <w:t xml:space="preserve"> even in the worst of circumstances. (Colossians 1:18; Ephesians 5:9; Philippians 2:1; Romans 14:17; Galatians 5:1-25; Acts 4:13-21, 5:26; Matthew 9:8)</w:t>
      </w:r>
    </w:p>
    <w:p w14:paraId="165F819B" w14:textId="77777777" w:rsidR="00C330FA" w:rsidRPr="00DF2A10" w:rsidRDefault="00C330FA" w:rsidP="00C330FA">
      <w:pPr>
        <w:ind w:firstLine="720"/>
        <w:jc w:val="both"/>
        <w:rPr>
          <w:sz w:val="24"/>
          <w:szCs w:val="24"/>
        </w:rPr>
      </w:pPr>
      <w:r>
        <w:rPr>
          <w:sz w:val="24"/>
          <w:szCs w:val="24"/>
        </w:rPr>
        <w:t xml:space="preserve">Now it is time to give credit to whom credit is due. </w:t>
      </w:r>
      <w:r w:rsidRPr="00DF2A10">
        <w:rPr>
          <w:sz w:val="24"/>
          <w:szCs w:val="24"/>
        </w:rPr>
        <w:t>I</w:t>
      </w:r>
      <w:r w:rsidR="002E30B6">
        <w:rPr>
          <w:sz w:val="24"/>
          <w:szCs w:val="24"/>
        </w:rPr>
        <w:t>’m certain that there is not</w:t>
      </w:r>
      <w:r w:rsidRPr="00DF2A10">
        <w:rPr>
          <w:sz w:val="24"/>
          <w:szCs w:val="24"/>
        </w:rPr>
        <w:t xml:space="preserve"> a single truth</w:t>
      </w:r>
      <w:r w:rsidR="002E30B6">
        <w:rPr>
          <w:sz w:val="24"/>
          <w:szCs w:val="24"/>
        </w:rPr>
        <w:t xml:space="preserve"> I have </w:t>
      </w:r>
      <w:r w:rsidRPr="00DF2A10">
        <w:rPr>
          <w:sz w:val="24"/>
          <w:szCs w:val="24"/>
        </w:rPr>
        <w:t>share</w:t>
      </w:r>
      <w:r w:rsidR="002E30B6">
        <w:rPr>
          <w:sz w:val="24"/>
          <w:szCs w:val="24"/>
        </w:rPr>
        <w:t>d</w:t>
      </w:r>
      <w:r w:rsidRPr="00DF2A10">
        <w:rPr>
          <w:sz w:val="24"/>
          <w:szCs w:val="24"/>
        </w:rPr>
        <w:t xml:space="preserve"> that originated with me.</w:t>
      </w:r>
      <w:r>
        <w:rPr>
          <w:sz w:val="24"/>
          <w:szCs w:val="24"/>
        </w:rPr>
        <w:t xml:space="preserve"> </w:t>
      </w:r>
      <w:r w:rsidR="002E30B6">
        <w:rPr>
          <w:sz w:val="24"/>
          <w:szCs w:val="24"/>
        </w:rPr>
        <w:t>In other words, as</w:t>
      </w:r>
      <w:r>
        <w:rPr>
          <w:sz w:val="24"/>
          <w:szCs w:val="24"/>
        </w:rPr>
        <w:t xml:space="preserve"> Herb Hodges has said</w:t>
      </w:r>
      <w:r w:rsidR="002E30B6">
        <w:rPr>
          <w:sz w:val="24"/>
          <w:szCs w:val="24"/>
        </w:rPr>
        <w:t>,</w:t>
      </w:r>
      <w:r>
        <w:rPr>
          <w:sz w:val="24"/>
          <w:szCs w:val="24"/>
        </w:rPr>
        <w:t xml:space="preserve"> “If I ever had an original thought, it would die of loneliness!” </w:t>
      </w:r>
      <w:r w:rsidRPr="00DF2A10">
        <w:rPr>
          <w:sz w:val="24"/>
          <w:szCs w:val="24"/>
        </w:rPr>
        <w:t xml:space="preserve"> Much truth has been invested in my heart by the Holy Spirit through these and others.</w:t>
      </w:r>
      <w:r w:rsidR="002E30B6">
        <w:rPr>
          <w:sz w:val="24"/>
          <w:szCs w:val="24"/>
        </w:rPr>
        <w:t xml:space="preserve"> For example,</w:t>
      </w:r>
      <w:r w:rsidRPr="00DF2A10">
        <w:rPr>
          <w:sz w:val="24"/>
          <w:szCs w:val="24"/>
        </w:rPr>
        <w:t xml:space="preserve"> I was saved under the preaching of Dr. Adrian Rodgers. My first bible teacher was J. Vernon Magee. I was on his bible bus on the commute back and forth to the Bridal shop. My first pastor after I was saved was Bill Irvin who confirmed God’s calling on my life and edited my first attempt at writing bible studies. Beth Moore birthed in me a hunger and thirst for the Word of God. She taught me to teach women. I thank God for her transparency and obedience to write.  Another gift to the body of Christ to whom I am indebted is Brother Herb Hodges. Heaven only know the souls that will be in there because of this man’s obedience to follow His Lord and make disciples. In his lesson “What does Jesus see when He looks at me,” he notes the sad fact that people go to the grave with unfulfilled potential-- like books in them that were never written. I am half way to one hundred now, so I do not think I have a lot more years to waste!  I also need to thank the Lord for my pastor</w:t>
      </w:r>
      <w:r>
        <w:rPr>
          <w:sz w:val="24"/>
          <w:szCs w:val="24"/>
        </w:rPr>
        <w:t>,</w:t>
      </w:r>
      <w:r w:rsidRPr="00DF2A10">
        <w:rPr>
          <w:sz w:val="24"/>
          <w:szCs w:val="24"/>
        </w:rPr>
        <w:t xml:space="preserve"> David Lawrence</w:t>
      </w:r>
      <w:r>
        <w:rPr>
          <w:sz w:val="24"/>
          <w:szCs w:val="24"/>
        </w:rPr>
        <w:t>,</w:t>
      </w:r>
      <w:r w:rsidRPr="00DF2A10">
        <w:rPr>
          <w:sz w:val="24"/>
          <w:szCs w:val="24"/>
        </w:rPr>
        <w:t xml:space="preserve"> who is the shepherd of our small flock at Lucy Baptist Church. He is truly a man after God’s own heart and was teachable enough to catch the vision, reexamine the biblical mandate to make disciples, and lead his flock to obey the Lord’s last command.  For my sweet </w:t>
      </w:r>
      <w:r>
        <w:rPr>
          <w:sz w:val="24"/>
          <w:szCs w:val="24"/>
        </w:rPr>
        <w:t>s</w:t>
      </w:r>
      <w:r w:rsidRPr="00DF2A10">
        <w:rPr>
          <w:sz w:val="24"/>
          <w:szCs w:val="24"/>
        </w:rPr>
        <w:t>ister in Christ Cathy who has taken all that I am lacking in skill and helped me put my heart on page and make it presentable to others. An African proverb says this, “you cannot pick up a stone with one finger.”  I am a finger who is richly blessed to have more than a handful of people to with which to write.</w:t>
      </w:r>
    </w:p>
    <w:p w14:paraId="68FBCD8E" w14:textId="77777777" w:rsidR="00C330FA" w:rsidRPr="00C330FA" w:rsidRDefault="00C330FA" w:rsidP="00C330FA">
      <w:pPr>
        <w:jc w:val="both"/>
        <w:rPr>
          <w:sz w:val="24"/>
          <w:szCs w:val="24"/>
        </w:rPr>
      </w:pPr>
    </w:p>
    <w:p w14:paraId="1F09ADE9" w14:textId="77777777" w:rsidR="00983719" w:rsidRDefault="00983719" w:rsidP="00983719">
      <w:pPr>
        <w:pStyle w:val="ListParagraph"/>
        <w:jc w:val="both"/>
        <w:rPr>
          <w:sz w:val="24"/>
          <w:szCs w:val="24"/>
        </w:rPr>
      </w:pPr>
    </w:p>
    <w:p w14:paraId="516177A5" w14:textId="77777777" w:rsidR="00983719" w:rsidRDefault="00983719" w:rsidP="009B7A8C">
      <w:pPr>
        <w:pStyle w:val="ListParagraph"/>
        <w:rPr>
          <w:sz w:val="24"/>
          <w:szCs w:val="24"/>
        </w:rPr>
      </w:pPr>
    </w:p>
    <w:p w14:paraId="2337D108" w14:textId="77777777" w:rsidR="00983719" w:rsidRDefault="00983719" w:rsidP="00983719">
      <w:pPr>
        <w:ind w:firstLine="360"/>
        <w:jc w:val="both"/>
        <w:rPr>
          <w:sz w:val="24"/>
          <w:szCs w:val="24"/>
        </w:rPr>
      </w:pPr>
      <w:r w:rsidRPr="00174F81">
        <w:rPr>
          <w:i/>
          <w:sz w:val="24"/>
          <w:szCs w:val="24"/>
        </w:rPr>
        <w:t xml:space="preserve">“Revival,” said the late Dr. </w:t>
      </w:r>
      <w:r w:rsidRPr="00174F81">
        <w:rPr>
          <w:sz w:val="24"/>
          <w:szCs w:val="24"/>
        </w:rPr>
        <w:t>Stephen Olford, “</w:t>
      </w:r>
      <w:r w:rsidRPr="00174F81">
        <w:rPr>
          <w:i/>
          <w:sz w:val="24"/>
          <w:szCs w:val="24"/>
        </w:rPr>
        <w:t>is ultimately-CHRIST HIMSELF, seen, felt, heard, living, active, moving in and through, His body on Earth.”</w:t>
      </w:r>
      <w:r>
        <w:rPr>
          <w:sz w:val="24"/>
          <w:szCs w:val="24"/>
        </w:rPr>
        <w:t xml:space="preserve"> This quote is a perfect summa</w:t>
      </w:r>
      <w:r w:rsidRPr="00174F81">
        <w:rPr>
          <w:sz w:val="24"/>
          <w:szCs w:val="24"/>
        </w:rPr>
        <w:t>ry of what it is like when the Holy Spirit is at work in and among God’s people. But sadly</w:t>
      </w:r>
      <w:r w:rsidR="00D31637">
        <w:rPr>
          <w:sz w:val="24"/>
          <w:szCs w:val="24"/>
        </w:rPr>
        <w:t>,</w:t>
      </w:r>
      <w:r w:rsidRPr="00174F81">
        <w:rPr>
          <w:sz w:val="24"/>
          <w:szCs w:val="24"/>
        </w:rPr>
        <w:t xml:space="preserve"> most believers will live and die without ever experiencing this kind of revival.</w:t>
      </w:r>
      <w:r>
        <w:rPr>
          <w:sz w:val="24"/>
          <w:szCs w:val="24"/>
        </w:rPr>
        <w:t xml:space="preserve"> Oh, but what would our homes and gatherings be like if we were totally yielded and filled with Him? </w:t>
      </w:r>
    </w:p>
    <w:p w14:paraId="2F5ADC73" w14:textId="77777777" w:rsidR="00800AE5" w:rsidRDefault="00800AE5" w:rsidP="00983719">
      <w:pPr>
        <w:ind w:firstLine="360"/>
        <w:jc w:val="both"/>
        <w:rPr>
          <w:sz w:val="24"/>
          <w:szCs w:val="24"/>
        </w:rPr>
      </w:pPr>
    </w:p>
    <w:p w14:paraId="4BC7F8A0" w14:textId="77777777" w:rsidR="00983719" w:rsidRDefault="00983719" w:rsidP="00C330FA">
      <w:pPr>
        <w:rPr>
          <w:sz w:val="24"/>
          <w:szCs w:val="24"/>
        </w:rPr>
      </w:pPr>
      <w:r w:rsidRPr="00C330FA">
        <w:rPr>
          <w:b/>
          <w:bCs/>
          <w:sz w:val="24"/>
          <w:szCs w:val="24"/>
        </w:rPr>
        <w:t>DIGGING DEEPER</w:t>
      </w:r>
      <w:r w:rsidRPr="00C330FA">
        <w:rPr>
          <w:sz w:val="24"/>
          <w:szCs w:val="24"/>
        </w:rPr>
        <w:t>:</w:t>
      </w:r>
      <w:r w:rsidRPr="5897EC05">
        <w:rPr>
          <w:sz w:val="28"/>
          <w:szCs w:val="28"/>
        </w:rPr>
        <w:t xml:space="preserve"> </w:t>
      </w:r>
      <w:r w:rsidRPr="00BD11E5">
        <w:rPr>
          <w:sz w:val="24"/>
          <w:szCs w:val="24"/>
        </w:rPr>
        <w:t>John 3:5-8, 4:22-24, 6:63, 7:37-39; 14:2-26, 16:7-15, 17:17-23; 1 John 5:6-8; Revelation 2:7-29, 3:6-22</w:t>
      </w:r>
      <w:r>
        <w:rPr>
          <w:sz w:val="24"/>
          <w:szCs w:val="24"/>
        </w:rPr>
        <w:t xml:space="preserve"> 19:7-10</w:t>
      </w:r>
      <w:r w:rsidRPr="00BD11E5">
        <w:rPr>
          <w:sz w:val="24"/>
          <w:szCs w:val="24"/>
        </w:rPr>
        <w:t xml:space="preserve">; Luke 1:4-33, 12:12; Romans 5:5, 8:1-12; Galatians 1:15-16, 2:20, </w:t>
      </w:r>
      <w:r>
        <w:rPr>
          <w:sz w:val="24"/>
          <w:szCs w:val="24"/>
        </w:rPr>
        <w:t xml:space="preserve">3:14, </w:t>
      </w:r>
      <w:r w:rsidRPr="00BD11E5">
        <w:rPr>
          <w:sz w:val="24"/>
          <w:szCs w:val="24"/>
        </w:rPr>
        <w:t>4:19</w:t>
      </w:r>
      <w:r>
        <w:rPr>
          <w:sz w:val="24"/>
          <w:szCs w:val="24"/>
        </w:rPr>
        <w:t>-26</w:t>
      </w:r>
      <w:r w:rsidRPr="00BD11E5">
        <w:rPr>
          <w:sz w:val="24"/>
          <w:szCs w:val="24"/>
        </w:rPr>
        <w:t xml:space="preserve">; Colossians 1:27; 1 Thess. 2:13; 2 Timothy 1:10, 3:13-4:4; </w:t>
      </w:r>
      <w:r>
        <w:rPr>
          <w:sz w:val="24"/>
          <w:szCs w:val="24"/>
        </w:rPr>
        <w:t xml:space="preserve">1 Peter 3:3-7; </w:t>
      </w:r>
      <w:r w:rsidRPr="00BD11E5">
        <w:rPr>
          <w:sz w:val="24"/>
          <w:szCs w:val="24"/>
        </w:rPr>
        <w:t xml:space="preserve">2 Peter 1:16-21; 1 Corinthians </w:t>
      </w:r>
      <w:r>
        <w:rPr>
          <w:sz w:val="24"/>
          <w:szCs w:val="24"/>
        </w:rPr>
        <w:t xml:space="preserve">1:26-36, </w:t>
      </w:r>
      <w:r w:rsidRPr="00BD11E5">
        <w:rPr>
          <w:sz w:val="24"/>
          <w:szCs w:val="24"/>
        </w:rPr>
        <w:t>2:4-16; 4:6-19, 12:</w:t>
      </w:r>
      <w:r>
        <w:rPr>
          <w:sz w:val="24"/>
          <w:szCs w:val="24"/>
        </w:rPr>
        <w:t>1-27</w:t>
      </w:r>
      <w:r w:rsidRPr="00BD11E5">
        <w:rPr>
          <w:sz w:val="24"/>
          <w:szCs w:val="24"/>
        </w:rPr>
        <w:t>; 2 Corinthians 1:20-21, 6:6</w:t>
      </w:r>
      <w:r>
        <w:rPr>
          <w:sz w:val="24"/>
          <w:szCs w:val="24"/>
        </w:rPr>
        <w:t>, 4:4-11</w:t>
      </w:r>
      <w:r w:rsidRPr="00BD11E5">
        <w:rPr>
          <w:sz w:val="24"/>
          <w:szCs w:val="24"/>
        </w:rPr>
        <w:t xml:space="preserve">; 13:5-14; Titus 3:3-7; </w:t>
      </w:r>
      <w:r>
        <w:rPr>
          <w:sz w:val="24"/>
          <w:szCs w:val="24"/>
        </w:rPr>
        <w:t xml:space="preserve">James 2:26 </w:t>
      </w:r>
    </w:p>
    <w:p w14:paraId="5199EB97" w14:textId="77777777" w:rsidR="00DC1C5D" w:rsidRDefault="00DC1C5D" w:rsidP="00800AE5">
      <w:pPr>
        <w:pStyle w:val="ListParagraph"/>
        <w:rPr>
          <w:sz w:val="24"/>
          <w:szCs w:val="24"/>
        </w:rPr>
      </w:pPr>
    </w:p>
    <w:p w14:paraId="18EFD50D" w14:textId="77777777" w:rsidR="009675E4" w:rsidRDefault="009675E4" w:rsidP="00800AE5">
      <w:pPr>
        <w:pStyle w:val="ListParagraph"/>
        <w:rPr>
          <w:sz w:val="24"/>
          <w:szCs w:val="24"/>
        </w:rPr>
      </w:pPr>
    </w:p>
    <w:p w14:paraId="43CD1B5B" w14:textId="77777777" w:rsidR="002E30B6" w:rsidRPr="002E30B6" w:rsidRDefault="002E30B6" w:rsidP="002E30B6">
      <w:pPr>
        <w:pStyle w:val="ListParagraph"/>
        <w:numPr>
          <w:ilvl w:val="1"/>
          <w:numId w:val="36"/>
        </w:numPr>
        <w:rPr>
          <w:sz w:val="24"/>
          <w:szCs w:val="24"/>
        </w:rPr>
      </w:pPr>
      <w:r w:rsidRPr="002E30B6">
        <w:rPr>
          <w:sz w:val="24"/>
          <w:szCs w:val="24"/>
        </w:rPr>
        <w:t>As you look at the list of activities of the Holy Spirit, can you think of some people through whom the Spirit has worked in your life?  If so, then will you make a list of His work through these people? __________________________________________  _______________________________________________________________________________________________________________________________________________________________________________________________________________</w:t>
      </w:r>
    </w:p>
    <w:p w14:paraId="2E9F3E69" w14:textId="77777777" w:rsidR="002E30B6" w:rsidRPr="002E30B6" w:rsidRDefault="002E30B6" w:rsidP="002E30B6">
      <w:pPr>
        <w:pStyle w:val="ListParagraph"/>
        <w:numPr>
          <w:ilvl w:val="1"/>
          <w:numId w:val="36"/>
        </w:numPr>
        <w:jc w:val="both"/>
        <w:rPr>
          <w:sz w:val="24"/>
          <w:szCs w:val="24"/>
        </w:rPr>
      </w:pPr>
      <w:r w:rsidRPr="002E30B6">
        <w:rPr>
          <w:sz w:val="24"/>
          <w:szCs w:val="24"/>
        </w:rPr>
        <w:t>Take a moment and read Galatians 5:16-25. Make a list of what it looks like when we are not filled with the Spirit verses being filled with the Holy Spirit. 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2A1F82" w14:textId="77777777" w:rsidR="002E30B6" w:rsidRPr="002E30B6" w:rsidRDefault="002E30B6" w:rsidP="002E30B6">
      <w:pPr>
        <w:pStyle w:val="ListParagraph"/>
        <w:numPr>
          <w:ilvl w:val="1"/>
          <w:numId w:val="36"/>
        </w:numPr>
        <w:rPr>
          <w:sz w:val="24"/>
          <w:szCs w:val="24"/>
        </w:rPr>
      </w:pPr>
      <w:r w:rsidRPr="002E30B6">
        <w:rPr>
          <w:sz w:val="24"/>
          <w:szCs w:val="24"/>
        </w:rPr>
        <w:t>Give one recent example that you have observed of someone walking in the flesh and someone who is walking in the fullness of the Holy Spirit. Now list one personal example from your own life. 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077E25" w14:textId="77777777" w:rsidR="009675E4" w:rsidRDefault="009675E4" w:rsidP="00800AE5">
      <w:pPr>
        <w:pStyle w:val="ListParagraph"/>
        <w:rPr>
          <w:sz w:val="24"/>
          <w:szCs w:val="24"/>
        </w:rPr>
      </w:pPr>
    </w:p>
    <w:p w14:paraId="377F0298" w14:textId="77777777" w:rsidR="009675E4" w:rsidRDefault="009675E4" w:rsidP="00800AE5">
      <w:pPr>
        <w:pStyle w:val="ListParagraph"/>
        <w:rPr>
          <w:sz w:val="24"/>
          <w:szCs w:val="24"/>
        </w:rPr>
      </w:pPr>
    </w:p>
    <w:p w14:paraId="1E93610E" w14:textId="77777777" w:rsidR="009675E4" w:rsidRDefault="009675E4" w:rsidP="00800AE5">
      <w:pPr>
        <w:pStyle w:val="ListParagraph"/>
        <w:rPr>
          <w:sz w:val="24"/>
          <w:szCs w:val="24"/>
        </w:rPr>
      </w:pPr>
    </w:p>
    <w:p w14:paraId="16FF15C7" w14:textId="77777777" w:rsidR="009675E4" w:rsidRDefault="009675E4" w:rsidP="00800AE5">
      <w:pPr>
        <w:pStyle w:val="ListParagraph"/>
        <w:rPr>
          <w:sz w:val="24"/>
          <w:szCs w:val="24"/>
        </w:rPr>
      </w:pPr>
    </w:p>
    <w:p w14:paraId="52F335E7" w14:textId="77777777" w:rsidR="009675E4" w:rsidRDefault="009675E4" w:rsidP="00800AE5">
      <w:pPr>
        <w:pStyle w:val="ListParagraph"/>
        <w:rPr>
          <w:sz w:val="24"/>
          <w:szCs w:val="24"/>
        </w:rPr>
      </w:pPr>
    </w:p>
    <w:p w14:paraId="5767CB1D" w14:textId="77777777" w:rsidR="009675E4" w:rsidRDefault="009675E4" w:rsidP="00800AE5">
      <w:pPr>
        <w:pStyle w:val="ListParagraph"/>
        <w:rPr>
          <w:sz w:val="24"/>
          <w:szCs w:val="24"/>
        </w:rPr>
      </w:pPr>
    </w:p>
    <w:p w14:paraId="43E7FC77" w14:textId="77777777" w:rsidR="009675E4" w:rsidRDefault="009675E4" w:rsidP="00800AE5">
      <w:pPr>
        <w:pStyle w:val="ListParagraph"/>
        <w:rPr>
          <w:sz w:val="24"/>
          <w:szCs w:val="24"/>
        </w:rPr>
      </w:pPr>
    </w:p>
    <w:p w14:paraId="35CD2E68" w14:textId="77777777" w:rsidR="009675E4" w:rsidRDefault="009675E4" w:rsidP="00800AE5">
      <w:pPr>
        <w:pStyle w:val="ListParagraph"/>
        <w:rPr>
          <w:sz w:val="24"/>
          <w:szCs w:val="24"/>
        </w:rPr>
      </w:pPr>
    </w:p>
    <w:p w14:paraId="1B7A2912" w14:textId="77777777" w:rsidR="009675E4" w:rsidRDefault="009675E4" w:rsidP="00800AE5">
      <w:pPr>
        <w:pStyle w:val="ListParagraph"/>
        <w:rPr>
          <w:sz w:val="24"/>
          <w:szCs w:val="24"/>
        </w:rPr>
      </w:pPr>
    </w:p>
    <w:p w14:paraId="3886507C" w14:textId="77777777" w:rsidR="002E30B6" w:rsidRDefault="002E30B6" w:rsidP="00800AE5">
      <w:pPr>
        <w:pStyle w:val="ListParagraph"/>
        <w:rPr>
          <w:sz w:val="24"/>
          <w:szCs w:val="24"/>
        </w:rPr>
      </w:pPr>
    </w:p>
    <w:p w14:paraId="13CA80B0" w14:textId="77777777" w:rsidR="002E30B6" w:rsidRDefault="002E30B6" w:rsidP="00800AE5">
      <w:pPr>
        <w:pStyle w:val="ListParagraph"/>
        <w:rPr>
          <w:sz w:val="24"/>
          <w:szCs w:val="24"/>
        </w:rPr>
      </w:pPr>
    </w:p>
    <w:p w14:paraId="5AB79908" w14:textId="77777777" w:rsidR="002E30B6" w:rsidRDefault="002E30B6" w:rsidP="00800AE5">
      <w:pPr>
        <w:pStyle w:val="ListParagraph"/>
        <w:rPr>
          <w:sz w:val="24"/>
          <w:szCs w:val="24"/>
        </w:rPr>
      </w:pPr>
    </w:p>
    <w:p w14:paraId="5076B17B" w14:textId="77777777" w:rsidR="002E30B6" w:rsidRDefault="002E30B6" w:rsidP="00800AE5">
      <w:pPr>
        <w:pStyle w:val="ListParagraph"/>
        <w:rPr>
          <w:sz w:val="24"/>
          <w:szCs w:val="24"/>
        </w:rPr>
      </w:pPr>
    </w:p>
    <w:p w14:paraId="748392E6" w14:textId="77777777" w:rsidR="002E30B6" w:rsidRDefault="002E30B6" w:rsidP="00800AE5">
      <w:pPr>
        <w:pStyle w:val="ListParagraph"/>
        <w:rPr>
          <w:sz w:val="24"/>
          <w:szCs w:val="24"/>
        </w:rPr>
      </w:pPr>
    </w:p>
    <w:p w14:paraId="76A76BE0" w14:textId="77777777" w:rsidR="002E30B6" w:rsidRDefault="002E30B6" w:rsidP="00800AE5">
      <w:pPr>
        <w:pStyle w:val="ListParagraph"/>
        <w:rPr>
          <w:sz w:val="24"/>
          <w:szCs w:val="24"/>
        </w:rPr>
      </w:pPr>
    </w:p>
    <w:p w14:paraId="0FE266FD" w14:textId="77777777" w:rsidR="002E30B6" w:rsidRDefault="002E30B6" w:rsidP="00800AE5">
      <w:pPr>
        <w:pStyle w:val="ListParagraph"/>
        <w:rPr>
          <w:sz w:val="24"/>
          <w:szCs w:val="24"/>
        </w:rPr>
      </w:pPr>
    </w:p>
    <w:p w14:paraId="7B95C010" w14:textId="77777777" w:rsidR="002E30B6" w:rsidRDefault="002E30B6" w:rsidP="00800AE5">
      <w:pPr>
        <w:pStyle w:val="ListParagraph"/>
        <w:rPr>
          <w:sz w:val="24"/>
          <w:szCs w:val="24"/>
        </w:rPr>
      </w:pPr>
    </w:p>
    <w:p w14:paraId="3AF622F2" w14:textId="77777777" w:rsidR="009675E4" w:rsidRDefault="009675E4" w:rsidP="00800AE5">
      <w:pPr>
        <w:pStyle w:val="ListParagraph"/>
        <w:rPr>
          <w:sz w:val="24"/>
          <w:szCs w:val="24"/>
        </w:rPr>
      </w:pPr>
    </w:p>
    <w:p w14:paraId="0FA75E95" w14:textId="77777777" w:rsidR="009675E4" w:rsidRDefault="009675E4" w:rsidP="00800AE5">
      <w:pPr>
        <w:pStyle w:val="ListParagraph"/>
        <w:rPr>
          <w:sz w:val="24"/>
          <w:szCs w:val="24"/>
        </w:rPr>
      </w:pPr>
    </w:p>
    <w:p w14:paraId="22E4243E" w14:textId="77777777" w:rsidR="009675E4" w:rsidRDefault="009675E4" w:rsidP="00800AE5">
      <w:pPr>
        <w:pStyle w:val="ListParagraph"/>
        <w:rPr>
          <w:sz w:val="24"/>
          <w:szCs w:val="24"/>
        </w:rPr>
      </w:pPr>
    </w:p>
    <w:p w14:paraId="254F1526" w14:textId="77777777" w:rsidR="009675E4" w:rsidRDefault="009675E4" w:rsidP="00800AE5">
      <w:pPr>
        <w:pStyle w:val="ListParagraph"/>
        <w:rPr>
          <w:sz w:val="24"/>
          <w:szCs w:val="24"/>
        </w:rPr>
      </w:pPr>
    </w:p>
    <w:p w14:paraId="65EB163D" w14:textId="77777777" w:rsidR="00D162ED" w:rsidRDefault="00D162ED" w:rsidP="00D162ED">
      <w:pPr>
        <w:jc w:val="center"/>
        <w:rPr>
          <w:rFonts w:asciiTheme="minorHAnsi" w:eastAsiaTheme="minorEastAsia" w:hAnsiTheme="minorHAnsi" w:cstheme="minorBidi"/>
          <w:b/>
          <w:bCs/>
          <w:sz w:val="36"/>
          <w:szCs w:val="36"/>
        </w:rPr>
      </w:pPr>
      <w:r w:rsidRPr="00714909">
        <w:rPr>
          <w:rFonts w:asciiTheme="minorHAnsi" w:eastAsiaTheme="minorEastAsia" w:hAnsiTheme="minorHAnsi" w:cstheme="minorBidi"/>
          <w:b/>
          <w:bCs/>
          <w:sz w:val="36"/>
          <w:szCs w:val="36"/>
        </w:rPr>
        <w:t>Week #</w:t>
      </w:r>
      <w:r w:rsidR="00287000">
        <w:rPr>
          <w:rFonts w:asciiTheme="minorHAnsi" w:eastAsiaTheme="minorEastAsia" w:hAnsiTheme="minorHAnsi" w:cstheme="minorBidi"/>
          <w:b/>
          <w:bCs/>
          <w:sz w:val="36"/>
          <w:szCs w:val="36"/>
        </w:rPr>
        <w:t>12</w:t>
      </w:r>
    </w:p>
    <w:p w14:paraId="06C10E49" w14:textId="77777777" w:rsidR="00D162ED" w:rsidRPr="00D162ED" w:rsidRDefault="00D162ED" w:rsidP="00D162ED">
      <w:pPr>
        <w:jc w:val="center"/>
        <w:rPr>
          <w:rFonts w:asciiTheme="minorHAnsi" w:eastAsiaTheme="minorEastAsia" w:hAnsiTheme="minorHAnsi" w:cstheme="minorBidi"/>
          <w:bCs/>
          <w:sz w:val="36"/>
          <w:szCs w:val="36"/>
        </w:rPr>
      </w:pPr>
      <w:r w:rsidRPr="00D162ED">
        <w:rPr>
          <w:rFonts w:ascii="Edwardian Script ITC" w:hAnsi="Edwardian Script ITC"/>
          <w:b/>
          <w:sz w:val="72"/>
          <w:szCs w:val="72"/>
        </w:rPr>
        <w:t xml:space="preserve">The Holy Spirit Will Teach </w:t>
      </w:r>
      <w:r>
        <w:rPr>
          <w:rFonts w:ascii="Edwardian Script ITC" w:hAnsi="Edwardian Script ITC"/>
          <w:b/>
          <w:sz w:val="72"/>
          <w:szCs w:val="72"/>
        </w:rPr>
        <w:t>You</w:t>
      </w:r>
    </w:p>
    <w:p w14:paraId="374DBE1E" w14:textId="77777777" w:rsidR="00D162ED" w:rsidRPr="00BF6219" w:rsidRDefault="00D162ED" w:rsidP="00EF73C9">
      <w:pPr>
        <w:pStyle w:val="ListParagraph"/>
        <w:numPr>
          <w:ilvl w:val="0"/>
          <w:numId w:val="18"/>
        </w:numPr>
        <w:jc w:val="center"/>
        <w:rPr>
          <w:rFonts w:ascii="Edwardian Script ITC" w:hAnsi="Edwardian Script ITC"/>
          <w:b/>
          <w:sz w:val="72"/>
          <w:szCs w:val="72"/>
        </w:rPr>
      </w:pPr>
    </w:p>
    <w:p w14:paraId="3C835632" w14:textId="77777777" w:rsidR="00D162ED" w:rsidRPr="00E6337A" w:rsidRDefault="00D162ED" w:rsidP="00D162ED">
      <w:pPr>
        <w:jc w:val="center"/>
        <w:rPr>
          <w:b/>
          <w:bCs/>
          <w:sz w:val="28"/>
          <w:szCs w:val="28"/>
        </w:rPr>
      </w:pPr>
      <w:r w:rsidRPr="00E6337A">
        <w:rPr>
          <w:b/>
          <w:bCs/>
          <w:sz w:val="28"/>
          <w:szCs w:val="28"/>
        </w:rPr>
        <w:t>Key Passages</w:t>
      </w:r>
    </w:p>
    <w:p w14:paraId="158E9914" w14:textId="77777777" w:rsidR="00983719" w:rsidRPr="004534EC" w:rsidRDefault="00983719" w:rsidP="004534EC">
      <w:pPr>
        <w:spacing w:after="0"/>
        <w:jc w:val="center"/>
        <w:rPr>
          <w:rFonts w:cstheme="minorHAnsi"/>
          <w:b/>
          <w:sz w:val="24"/>
          <w:szCs w:val="24"/>
        </w:rPr>
      </w:pPr>
      <w:r w:rsidRPr="004534EC">
        <w:rPr>
          <w:rFonts w:cstheme="minorHAnsi"/>
          <w:b/>
          <w:sz w:val="24"/>
          <w:szCs w:val="24"/>
        </w:rPr>
        <w:t>John 14:25-26 (NIV)</w:t>
      </w:r>
    </w:p>
    <w:p w14:paraId="1A9350BC" w14:textId="77777777" w:rsidR="004534EC" w:rsidRDefault="00983719" w:rsidP="004534EC">
      <w:pPr>
        <w:spacing w:after="0" w:line="240" w:lineRule="auto"/>
        <w:jc w:val="center"/>
        <w:rPr>
          <w:rFonts w:eastAsia="Times New Roman" w:cstheme="minorHAnsi"/>
          <w:b/>
          <w:i/>
          <w:sz w:val="24"/>
          <w:szCs w:val="24"/>
        </w:rPr>
      </w:pPr>
      <w:r w:rsidRPr="008E65E7">
        <w:rPr>
          <w:rFonts w:eastAsia="Times New Roman" w:cstheme="minorHAnsi"/>
          <w:b/>
          <w:i/>
          <w:sz w:val="24"/>
          <w:szCs w:val="24"/>
        </w:rPr>
        <w:t xml:space="preserve">All this I have spoken while still with </w:t>
      </w:r>
      <w:r w:rsidR="00425D68">
        <w:rPr>
          <w:rFonts w:eastAsia="Times New Roman" w:cstheme="minorHAnsi"/>
          <w:b/>
          <w:i/>
          <w:sz w:val="24"/>
          <w:szCs w:val="24"/>
        </w:rPr>
        <w:t xml:space="preserve">you. </w:t>
      </w:r>
      <w:r w:rsidRPr="008E65E7">
        <w:rPr>
          <w:rFonts w:eastAsia="Times New Roman" w:cstheme="minorHAnsi"/>
          <w:b/>
          <w:i/>
          <w:sz w:val="24"/>
          <w:szCs w:val="24"/>
          <w:vertAlign w:val="superscript"/>
        </w:rPr>
        <w:t> </w:t>
      </w:r>
      <w:r w:rsidRPr="008E65E7">
        <w:rPr>
          <w:rFonts w:eastAsia="Times New Roman" w:cstheme="minorHAnsi"/>
          <w:b/>
          <w:i/>
          <w:sz w:val="24"/>
          <w:szCs w:val="24"/>
        </w:rPr>
        <w:t xml:space="preserve">But the Advocate, the Holy Spirit, </w:t>
      </w:r>
    </w:p>
    <w:p w14:paraId="208D062E" w14:textId="77777777" w:rsidR="004534EC" w:rsidRDefault="00983719" w:rsidP="004534EC">
      <w:pPr>
        <w:spacing w:after="0" w:line="240" w:lineRule="auto"/>
        <w:jc w:val="center"/>
        <w:rPr>
          <w:rFonts w:eastAsia="Times New Roman" w:cstheme="minorHAnsi"/>
          <w:b/>
          <w:i/>
          <w:sz w:val="24"/>
          <w:szCs w:val="24"/>
        </w:rPr>
      </w:pPr>
      <w:r w:rsidRPr="008E65E7">
        <w:rPr>
          <w:rFonts w:eastAsia="Times New Roman" w:cstheme="minorHAnsi"/>
          <w:b/>
          <w:i/>
          <w:sz w:val="24"/>
          <w:szCs w:val="24"/>
        </w:rPr>
        <w:t>whom the Father will send in my name</w:t>
      </w:r>
      <w:r w:rsidRPr="00EC5E6D">
        <w:rPr>
          <w:rFonts w:eastAsia="Times New Roman" w:cstheme="minorHAnsi"/>
          <w:b/>
          <w:i/>
          <w:sz w:val="24"/>
          <w:szCs w:val="24"/>
        </w:rPr>
        <w:t>, will teach you all things</w:t>
      </w:r>
    </w:p>
    <w:p w14:paraId="5D32C9EE" w14:textId="77777777" w:rsidR="00983719" w:rsidRPr="00EC5E6D" w:rsidRDefault="00983719" w:rsidP="004534EC">
      <w:pPr>
        <w:spacing w:after="100" w:afterAutospacing="1" w:line="240" w:lineRule="auto"/>
        <w:jc w:val="center"/>
        <w:rPr>
          <w:rFonts w:eastAsia="Times New Roman" w:cstheme="minorHAnsi"/>
          <w:b/>
          <w:i/>
          <w:sz w:val="24"/>
          <w:szCs w:val="24"/>
        </w:rPr>
      </w:pPr>
      <w:r w:rsidRPr="00EC5E6D">
        <w:rPr>
          <w:rFonts w:eastAsia="Times New Roman" w:cstheme="minorHAnsi"/>
          <w:b/>
          <w:i/>
          <w:sz w:val="24"/>
          <w:szCs w:val="24"/>
        </w:rPr>
        <w:t xml:space="preserve"> and will remind you of everything I have said to you.</w:t>
      </w:r>
    </w:p>
    <w:p w14:paraId="0079AAA6" w14:textId="77777777" w:rsidR="00983719" w:rsidRDefault="00983719" w:rsidP="00983719">
      <w:pPr>
        <w:ind w:firstLine="720"/>
        <w:jc w:val="both"/>
        <w:rPr>
          <w:sz w:val="24"/>
          <w:szCs w:val="24"/>
        </w:rPr>
      </w:pPr>
      <w:r>
        <w:rPr>
          <w:sz w:val="24"/>
          <w:szCs w:val="24"/>
        </w:rPr>
        <w:t>Because you have spent all these hours with me working our way through this study,</w:t>
      </w:r>
      <w:r w:rsidRPr="00EC5E6D">
        <w:rPr>
          <w:sz w:val="24"/>
          <w:szCs w:val="24"/>
        </w:rPr>
        <w:t xml:space="preserve"> </w:t>
      </w:r>
      <w:r>
        <w:rPr>
          <w:sz w:val="24"/>
          <w:szCs w:val="24"/>
        </w:rPr>
        <w:t xml:space="preserve">I hope you will not mind if I share a personal example of the work of the Holy Spirit in my life.  It’s my desire to be very transparent with you and so, that being said, I have a confession to make. It’s my shameful secret. </w:t>
      </w:r>
    </w:p>
    <w:p w14:paraId="56944718" w14:textId="77777777" w:rsidR="00983719" w:rsidRDefault="00983719" w:rsidP="00983719">
      <w:pPr>
        <w:ind w:firstLine="720"/>
        <w:jc w:val="both"/>
        <w:rPr>
          <w:sz w:val="24"/>
          <w:szCs w:val="24"/>
        </w:rPr>
      </w:pPr>
      <w:r>
        <w:rPr>
          <w:sz w:val="24"/>
          <w:szCs w:val="24"/>
        </w:rPr>
        <w:t xml:space="preserve">When I was in kindergarten, my grades were not so bad. I colored between the lines pretty good, or so my report card said. But then there were those frowning-face marks beside these words, “Ginny needs to learn how to be quiet.” I am not sure what in the world a six-year old had to talk about. </w:t>
      </w:r>
      <w:r w:rsidR="00C36C9D">
        <w:rPr>
          <w:sz w:val="24"/>
          <w:szCs w:val="24"/>
        </w:rPr>
        <w:t>T</w:t>
      </w:r>
      <w:r>
        <w:rPr>
          <w:sz w:val="24"/>
          <w:szCs w:val="24"/>
        </w:rPr>
        <w:t xml:space="preserve">alking has never been my problem. Because you have made it thus far in this study, then you can see that my problem is...I can’t tell a short story because the details are too important! When God told Moses to, “Go tell the people,” Moses replied, “Lord, you know I don’t speak well!” Now for me, this is not my problem. The gifts the Holy Spirit has given me to use for His body and Bride are </w:t>
      </w:r>
      <w:r w:rsidR="00B432D5">
        <w:rPr>
          <w:sz w:val="24"/>
          <w:szCs w:val="24"/>
        </w:rPr>
        <w:t>s</w:t>
      </w:r>
      <w:r>
        <w:rPr>
          <w:sz w:val="24"/>
          <w:szCs w:val="24"/>
        </w:rPr>
        <w:t xml:space="preserve">peaking and </w:t>
      </w:r>
      <w:r w:rsidR="00B432D5">
        <w:rPr>
          <w:sz w:val="24"/>
          <w:szCs w:val="24"/>
        </w:rPr>
        <w:t>t</w:t>
      </w:r>
      <w:r>
        <w:rPr>
          <w:sz w:val="24"/>
          <w:szCs w:val="24"/>
        </w:rPr>
        <w:t xml:space="preserve">eaching. </w:t>
      </w:r>
    </w:p>
    <w:p w14:paraId="117844AE" w14:textId="77777777" w:rsidR="00983719" w:rsidRDefault="00983719" w:rsidP="00983719">
      <w:pPr>
        <w:ind w:firstLine="720"/>
        <w:jc w:val="both"/>
        <w:rPr>
          <w:sz w:val="24"/>
          <w:szCs w:val="24"/>
        </w:rPr>
      </w:pPr>
      <w:r>
        <w:rPr>
          <w:sz w:val="24"/>
          <w:szCs w:val="24"/>
        </w:rPr>
        <w:t xml:space="preserve">Before I began to write this study, I went to hear Beth Moore with the ladies from my church. The texts she taught from were from Mark 5:1-20 and Luke 8:26-39. It is the story of the Demonic. For the sake of time I will not share all the things the Lord spoke to me through Beth that day, but let me please share just two. Number one, Beth said, “Where Satan has His way, people have no voice. In their oppression, he says to them, “SHUT UP!” </w:t>
      </w:r>
    </w:p>
    <w:p w14:paraId="4DEF87CC" w14:textId="77777777" w:rsidR="00983719" w:rsidRPr="004534EC" w:rsidRDefault="00983719" w:rsidP="004534EC">
      <w:pPr>
        <w:spacing w:after="0"/>
        <w:jc w:val="center"/>
        <w:rPr>
          <w:rFonts w:cstheme="minorHAnsi"/>
          <w:b/>
          <w:sz w:val="24"/>
          <w:szCs w:val="24"/>
        </w:rPr>
      </w:pPr>
      <w:r w:rsidRPr="004534EC">
        <w:rPr>
          <w:rFonts w:cstheme="minorHAnsi"/>
          <w:b/>
          <w:sz w:val="24"/>
          <w:szCs w:val="24"/>
        </w:rPr>
        <w:t>Mark 5:18-20 (ESV)</w:t>
      </w:r>
    </w:p>
    <w:p w14:paraId="79398CF9" w14:textId="77777777" w:rsidR="00287000" w:rsidRDefault="00983719" w:rsidP="00275EA1">
      <w:pPr>
        <w:spacing w:after="0"/>
        <w:jc w:val="center"/>
        <w:rPr>
          <w:b/>
          <w:i/>
          <w:sz w:val="24"/>
          <w:szCs w:val="24"/>
        </w:rPr>
      </w:pPr>
      <w:r w:rsidRPr="00EC5E6D">
        <w:rPr>
          <w:b/>
          <w:i/>
          <w:sz w:val="24"/>
          <w:szCs w:val="24"/>
        </w:rPr>
        <w:t>As he was getting into the boat, the man who had been possessed with demons begged him that he might be with him.</w:t>
      </w:r>
    </w:p>
    <w:p w14:paraId="2FE233EE" w14:textId="77777777" w:rsidR="00983719" w:rsidRDefault="00983719" w:rsidP="00275EA1">
      <w:pPr>
        <w:spacing w:after="0"/>
        <w:jc w:val="center"/>
        <w:rPr>
          <w:b/>
          <w:i/>
          <w:sz w:val="24"/>
          <w:szCs w:val="24"/>
        </w:rPr>
      </w:pPr>
      <w:r w:rsidRPr="00EC5E6D">
        <w:rPr>
          <w:b/>
          <w:i/>
          <w:sz w:val="24"/>
          <w:szCs w:val="24"/>
        </w:rPr>
        <w:t xml:space="preserve"> And he did not permit him but said to him,</w:t>
      </w:r>
      <w:r w:rsidR="00275EA1">
        <w:rPr>
          <w:b/>
          <w:i/>
          <w:sz w:val="24"/>
          <w:szCs w:val="24"/>
        </w:rPr>
        <w:t xml:space="preserve"> </w:t>
      </w:r>
      <w:r w:rsidRPr="00EC5E6D">
        <w:rPr>
          <w:rStyle w:val="woc"/>
          <w:b/>
          <w:i/>
          <w:sz w:val="24"/>
          <w:szCs w:val="24"/>
        </w:rPr>
        <w:t>“Go home to your friends and tell them how much the Lord has done for you, and how he has had mercy on you.”</w:t>
      </w:r>
      <w:r w:rsidRPr="00EC5E6D">
        <w:rPr>
          <w:b/>
          <w:i/>
          <w:sz w:val="24"/>
          <w:szCs w:val="24"/>
        </w:rPr>
        <w:t xml:space="preserve"> And he went away and began to proclaim</w:t>
      </w:r>
      <w:r w:rsidR="00275EA1">
        <w:rPr>
          <w:b/>
          <w:i/>
          <w:sz w:val="24"/>
          <w:szCs w:val="24"/>
        </w:rPr>
        <w:t xml:space="preserve"> </w:t>
      </w:r>
      <w:r w:rsidRPr="00EC5E6D">
        <w:rPr>
          <w:b/>
          <w:i/>
          <w:sz w:val="24"/>
          <w:szCs w:val="24"/>
        </w:rPr>
        <w:t>in the Decapolis how much Jesus had done for him, and everyone marveled.</w:t>
      </w:r>
    </w:p>
    <w:p w14:paraId="13EEF486" w14:textId="77777777" w:rsidR="00275EA1" w:rsidRPr="00EC5E6D" w:rsidRDefault="00275EA1" w:rsidP="00275EA1">
      <w:pPr>
        <w:spacing w:after="0"/>
        <w:jc w:val="center"/>
        <w:rPr>
          <w:rFonts w:cstheme="minorHAnsi"/>
          <w:b/>
          <w:i/>
          <w:sz w:val="24"/>
          <w:szCs w:val="24"/>
        </w:rPr>
      </w:pPr>
    </w:p>
    <w:p w14:paraId="512781F5" w14:textId="77777777" w:rsidR="00983719" w:rsidRDefault="00983719" w:rsidP="00983719">
      <w:pPr>
        <w:ind w:firstLine="720"/>
        <w:jc w:val="both"/>
        <w:rPr>
          <w:sz w:val="24"/>
          <w:szCs w:val="24"/>
        </w:rPr>
      </w:pPr>
      <w:r>
        <w:rPr>
          <w:sz w:val="24"/>
          <w:szCs w:val="24"/>
        </w:rPr>
        <w:t>Have you ever had any one tell you</w:t>
      </w:r>
      <w:r w:rsidR="00725D90">
        <w:rPr>
          <w:sz w:val="24"/>
          <w:szCs w:val="24"/>
        </w:rPr>
        <w:t xml:space="preserve"> that</w:t>
      </w:r>
      <w:r>
        <w:rPr>
          <w:sz w:val="24"/>
          <w:szCs w:val="24"/>
        </w:rPr>
        <w:t xml:space="preserve"> </w:t>
      </w:r>
      <w:r w:rsidR="00725D90">
        <w:rPr>
          <w:sz w:val="24"/>
          <w:szCs w:val="24"/>
        </w:rPr>
        <w:t>y</w:t>
      </w:r>
      <w:r>
        <w:rPr>
          <w:sz w:val="24"/>
          <w:szCs w:val="24"/>
        </w:rPr>
        <w:t xml:space="preserve">ou talk too much about God and the Bible? Or “Why don’t you just shut up?”  Where do you think that comes from?  Satan wants to silence us from glorifying God and telling our story so that others will believe in Him.  </w:t>
      </w:r>
    </w:p>
    <w:p w14:paraId="73B18691" w14:textId="77777777" w:rsidR="00983719" w:rsidRDefault="00983719" w:rsidP="00983719">
      <w:pPr>
        <w:ind w:firstLine="720"/>
        <w:jc w:val="both"/>
        <w:rPr>
          <w:sz w:val="24"/>
          <w:szCs w:val="24"/>
        </w:rPr>
      </w:pPr>
      <w:r>
        <w:rPr>
          <w:sz w:val="24"/>
          <w:szCs w:val="24"/>
        </w:rPr>
        <w:t xml:space="preserve"> Beth ended the conference with these words, “Where Jesus has His way; people go and tell their story!” She said, “Have an outline prepared to narrate your story!” Following the example of the Berrien’s in Acts 17:11, I went home and studied her lesson further. And, as always, the Holy Spirit revealed even more treasure and personal applications. What I discovered within the story of the Demonic was the word </w:t>
      </w:r>
      <w:r w:rsidRPr="00725D90">
        <w:rPr>
          <w:sz w:val="24"/>
          <w:szCs w:val="24"/>
        </w:rPr>
        <w:t>tell/</w:t>
      </w:r>
      <w:r w:rsidR="00725D90">
        <w:rPr>
          <w:sz w:val="24"/>
          <w:szCs w:val="24"/>
        </w:rPr>
        <w:t>p</w:t>
      </w:r>
      <w:r w:rsidRPr="00725D90">
        <w:rPr>
          <w:sz w:val="24"/>
          <w:szCs w:val="24"/>
        </w:rPr>
        <w:t>roclaim</w:t>
      </w:r>
      <w:r w:rsidR="00725D90">
        <w:rPr>
          <w:sz w:val="24"/>
          <w:szCs w:val="24"/>
        </w:rPr>
        <w:t>, or in King James -p</w:t>
      </w:r>
      <w:r w:rsidRPr="00725D90">
        <w:rPr>
          <w:sz w:val="24"/>
          <w:szCs w:val="24"/>
        </w:rPr>
        <w:t>ublish. In Greek</w:t>
      </w:r>
      <w:r w:rsidR="00725D90" w:rsidRPr="00725D90">
        <w:rPr>
          <w:sz w:val="24"/>
          <w:szCs w:val="24"/>
        </w:rPr>
        <w:t>,</w:t>
      </w:r>
      <w:r>
        <w:rPr>
          <w:sz w:val="24"/>
          <w:szCs w:val="24"/>
        </w:rPr>
        <w:t xml:space="preserve"> the word is Kerusso. Strong’s Concordance gives this definition: To herald, as a public crier, especially, divine truth, i.e. the gospel. The words leapt off the page.  God’s phone, the Holy Spirit, was vibrating in my heart, and He was saying, “</w:t>
      </w:r>
      <w:r w:rsidRPr="007E3749">
        <w:rPr>
          <w:sz w:val="24"/>
          <w:szCs w:val="24"/>
        </w:rPr>
        <w:t>PUBLISH</w:t>
      </w:r>
      <w:r w:rsidRPr="00B45213">
        <w:rPr>
          <w:b/>
          <w:i/>
          <w:sz w:val="24"/>
          <w:szCs w:val="24"/>
        </w:rPr>
        <w:t xml:space="preserve"> </w:t>
      </w:r>
      <w:r>
        <w:rPr>
          <w:sz w:val="24"/>
          <w:szCs w:val="24"/>
        </w:rPr>
        <w:t>EVERYWHERE, HOW MUCH GOD HAS DONE FOR YOU!”</w:t>
      </w:r>
    </w:p>
    <w:p w14:paraId="7C845E76" w14:textId="77777777" w:rsidR="00983719" w:rsidRDefault="00983719" w:rsidP="00EF73C9">
      <w:pPr>
        <w:pStyle w:val="ListParagraph"/>
        <w:numPr>
          <w:ilvl w:val="0"/>
          <w:numId w:val="9"/>
        </w:numPr>
        <w:jc w:val="both"/>
        <w:rPr>
          <w:sz w:val="24"/>
          <w:szCs w:val="24"/>
        </w:rPr>
      </w:pPr>
      <w:r>
        <w:rPr>
          <w:sz w:val="24"/>
          <w:szCs w:val="24"/>
        </w:rPr>
        <w:t>When was the last time you heard the unmistakable voice of the Holy Spirit, giving you clear direction? Explain.</w:t>
      </w:r>
      <w:r w:rsidR="009B7A8C">
        <w:rPr>
          <w:sz w:val="24"/>
          <w:szCs w:val="24"/>
        </w:rPr>
        <w:t xml:space="preserve"> 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w:t>
      </w:r>
      <w:r w:rsidR="00553EFF">
        <w:rPr>
          <w:sz w:val="24"/>
          <w:szCs w:val="24"/>
        </w:rPr>
        <w:t>_________</w:t>
      </w:r>
    </w:p>
    <w:p w14:paraId="7D28C362" w14:textId="77777777" w:rsidR="00983719" w:rsidRPr="00B508AF" w:rsidRDefault="00983719" w:rsidP="00983719">
      <w:pPr>
        <w:pStyle w:val="ListParagraph"/>
        <w:ind w:left="1440"/>
        <w:rPr>
          <w:sz w:val="24"/>
          <w:szCs w:val="24"/>
        </w:rPr>
      </w:pPr>
    </w:p>
    <w:p w14:paraId="1FDC83CF" w14:textId="77777777" w:rsidR="00983719" w:rsidRDefault="00983719" w:rsidP="00983719">
      <w:pPr>
        <w:jc w:val="center"/>
        <w:rPr>
          <w:b/>
          <w:sz w:val="28"/>
          <w:szCs w:val="28"/>
        </w:rPr>
      </w:pPr>
      <w:r w:rsidRPr="00D61C7B">
        <w:rPr>
          <w:b/>
          <w:sz w:val="28"/>
          <w:szCs w:val="28"/>
        </w:rPr>
        <w:t>God’s Glory</w:t>
      </w:r>
      <w:r w:rsidR="00CE6757">
        <w:rPr>
          <w:b/>
          <w:sz w:val="28"/>
          <w:szCs w:val="28"/>
        </w:rPr>
        <w:t xml:space="preserve"> on Display t</w:t>
      </w:r>
      <w:r>
        <w:rPr>
          <w:b/>
          <w:sz w:val="28"/>
          <w:szCs w:val="28"/>
        </w:rPr>
        <w:t>hrough</w:t>
      </w:r>
      <w:r w:rsidRPr="00D61C7B">
        <w:rPr>
          <w:b/>
          <w:sz w:val="28"/>
          <w:szCs w:val="28"/>
        </w:rPr>
        <w:t xml:space="preserve"> Weakness</w:t>
      </w:r>
    </w:p>
    <w:p w14:paraId="69B963C1" w14:textId="77777777" w:rsidR="006D04DC" w:rsidRPr="00CE6757" w:rsidRDefault="006D04DC" w:rsidP="006D04DC">
      <w:pPr>
        <w:pStyle w:val="chapter-1"/>
        <w:shd w:val="clear" w:color="auto" w:fill="FFFFFF"/>
        <w:spacing w:before="0" w:beforeAutospacing="0" w:after="0" w:afterAutospacing="0" w:line="276" w:lineRule="auto"/>
        <w:jc w:val="center"/>
        <w:rPr>
          <w:rStyle w:val="text"/>
          <w:rFonts w:asciiTheme="minorHAnsi" w:hAnsiTheme="minorHAnsi" w:cs="Helvetica"/>
          <w:b/>
          <w:color w:val="000000"/>
        </w:rPr>
      </w:pPr>
      <w:r w:rsidRPr="009B7A8C">
        <w:rPr>
          <w:rStyle w:val="text"/>
          <w:rFonts w:asciiTheme="minorHAnsi" w:hAnsiTheme="minorHAnsi" w:cs="Helvetica"/>
          <w:b/>
          <w:color w:val="000000"/>
        </w:rPr>
        <w:t xml:space="preserve">2 Corinthians 4:7 </w:t>
      </w:r>
      <w:r w:rsidR="006F4D81" w:rsidRPr="009B7A8C">
        <w:rPr>
          <w:rStyle w:val="text"/>
          <w:rFonts w:asciiTheme="minorHAnsi" w:hAnsiTheme="minorHAnsi" w:cs="Helvetica"/>
          <w:b/>
          <w:color w:val="000000"/>
        </w:rPr>
        <w:t>(</w:t>
      </w:r>
      <w:r w:rsidRPr="009B7A8C">
        <w:rPr>
          <w:rStyle w:val="text"/>
          <w:rFonts w:asciiTheme="minorHAnsi" w:hAnsiTheme="minorHAnsi" w:cs="Helvetica"/>
          <w:b/>
          <w:color w:val="000000"/>
        </w:rPr>
        <w:t>NIV</w:t>
      </w:r>
      <w:r w:rsidR="006F4D81" w:rsidRPr="009B7A8C">
        <w:rPr>
          <w:rStyle w:val="text"/>
          <w:rFonts w:asciiTheme="minorHAnsi" w:hAnsiTheme="minorHAnsi" w:cs="Helvetica"/>
          <w:b/>
          <w:color w:val="000000"/>
        </w:rPr>
        <w:t>)</w:t>
      </w:r>
    </w:p>
    <w:p w14:paraId="0834CEDD" w14:textId="77777777" w:rsidR="004534EC" w:rsidRPr="002B60B0" w:rsidRDefault="00983719" w:rsidP="004534EC">
      <w:pPr>
        <w:pStyle w:val="chapter-1"/>
        <w:shd w:val="clear" w:color="auto" w:fill="FFFFFF"/>
        <w:spacing w:before="0" w:beforeAutospacing="0" w:after="0" w:afterAutospacing="0" w:line="276" w:lineRule="auto"/>
        <w:jc w:val="center"/>
        <w:rPr>
          <w:rStyle w:val="text"/>
          <w:rFonts w:asciiTheme="minorHAnsi" w:hAnsiTheme="minorHAnsi" w:cs="Helvetica"/>
          <w:b/>
          <w:i/>
          <w:color w:val="000000"/>
        </w:rPr>
      </w:pPr>
      <w:r w:rsidRPr="009B7A8C">
        <w:rPr>
          <w:rStyle w:val="text"/>
          <w:rFonts w:asciiTheme="minorHAnsi" w:hAnsiTheme="minorHAnsi" w:cs="Arial"/>
          <w:bCs/>
          <w:i/>
          <w:color w:val="000000"/>
          <w:vertAlign w:val="superscript"/>
        </w:rPr>
        <w:t> </w:t>
      </w:r>
      <w:r w:rsidRPr="002B60B0">
        <w:rPr>
          <w:rStyle w:val="text"/>
          <w:rFonts w:asciiTheme="minorHAnsi" w:hAnsiTheme="minorHAnsi" w:cs="Helvetica"/>
          <w:b/>
          <w:i/>
          <w:color w:val="000000"/>
        </w:rPr>
        <w:t>But we have this treasure in jars of clay</w:t>
      </w:r>
      <w:r w:rsidRPr="002B60B0">
        <w:rPr>
          <w:rStyle w:val="apple-converted-space"/>
          <w:rFonts w:asciiTheme="minorHAnsi" w:hAnsiTheme="minorHAnsi" w:cs="Helvetica"/>
          <w:b/>
          <w:i/>
          <w:color w:val="000000"/>
        </w:rPr>
        <w:t> </w:t>
      </w:r>
      <w:r w:rsidRPr="002B60B0">
        <w:rPr>
          <w:rStyle w:val="text"/>
          <w:rFonts w:asciiTheme="minorHAnsi" w:hAnsiTheme="minorHAnsi" w:cs="Helvetica"/>
          <w:b/>
          <w:i/>
          <w:color w:val="000000"/>
        </w:rPr>
        <w:t xml:space="preserve">to show that this all-surpassing power </w:t>
      </w:r>
    </w:p>
    <w:p w14:paraId="6CF0AF67" w14:textId="77777777" w:rsidR="00983719" w:rsidRPr="00882CD6" w:rsidRDefault="00983719" w:rsidP="006D04DC">
      <w:pPr>
        <w:pStyle w:val="chapter-1"/>
        <w:shd w:val="clear" w:color="auto" w:fill="FFFFFF"/>
        <w:spacing w:before="0" w:beforeAutospacing="0" w:after="150" w:afterAutospacing="0" w:line="276" w:lineRule="auto"/>
        <w:jc w:val="center"/>
        <w:rPr>
          <w:rFonts w:asciiTheme="minorHAnsi" w:hAnsiTheme="minorHAnsi" w:cs="Helvetica"/>
          <w:b/>
          <w:i/>
          <w:color w:val="000000"/>
        </w:rPr>
      </w:pPr>
      <w:r w:rsidRPr="00882CD6">
        <w:rPr>
          <w:rStyle w:val="text"/>
          <w:rFonts w:asciiTheme="minorHAnsi" w:hAnsiTheme="minorHAnsi" w:cs="Helvetica"/>
          <w:b/>
          <w:i/>
          <w:color w:val="000000"/>
        </w:rPr>
        <w:t>is from God</w:t>
      </w:r>
      <w:r w:rsidRPr="00882CD6">
        <w:rPr>
          <w:rStyle w:val="apple-converted-space"/>
          <w:rFonts w:asciiTheme="minorHAnsi" w:hAnsiTheme="minorHAnsi" w:cs="Helvetica"/>
          <w:b/>
          <w:i/>
          <w:color w:val="000000"/>
        </w:rPr>
        <w:t> </w:t>
      </w:r>
      <w:r w:rsidRPr="00882CD6">
        <w:rPr>
          <w:rStyle w:val="text"/>
          <w:rFonts w:asciiTheme="minorHAnsi" w:hAnsiTheme="minorHAnsi" w:cs="Helvetica"/>
          <w:b/>
          <w:i/>
          <w:color w:val="000000"/>
        </w:rPr>
        <w:t>and not from us.</w:t>
      </w:r>
      <w:r w:rsidR="00766D77">
        <w:rPr>
          <w:rStyle w:val="text"/>
          <w:rFonts w:asciiTheme="minorHAnsi" w:hAnsiTheme="minorHAnsi" w:cs="Helvetica"/>
          <w:b/>
          <w:i/>
          <w:color w:val="000000"/>
        </w:rPr>
        <w:t xml:space="preserve"> </w:t>
      </w:r>
    </w:p>
    <w:p w14:paraId="6885E851" w14:textId="77777777" w:rsidR="00983719" w:rsidRDefault="00983719" w:rsidP="00983719">
      <w:pPr>
        <w:ind w:firstLine="720"/>
        <w:jc w:val="both"/>
        <w:rPr>
          <w:sz w:val="24"/>
          <w:szCs w:val="24"/>
        </w:rPr>
      </w:pPr>
      <w:r>
        <w:rPr>
          <w:sz w:val="24"/>
          <w:szCs w:val="24"/>
        </w:rPr>
        <w:t>Three times</w:t>
      </w:r>
      <w:r w:rsidR="00001EA2">
        <w:rPr>
          <w:sz w:val="24"/>
          <w:szCs w:val="24"/>
        </w:rPr>
        <w:t xml:space="preserve"> within three years </w:t>
      </w:r>
      <w:r w:rsidR="00717414">
        <w:rPr>
          <w:sz w:val="24"/>
          <w:szCs w:val="24"/>
        </w:rPr>
        <w:t>the</w:t>
      </w:r>
      <w:r>
        <w:rPr>
          <w:sz w:val="24"/>
          <w:szCs w:val="24"/>
        </w:rPr>
        <w:t xml:space="preserve"> Lord impress</w:t>
      </w:r>
      <w:r w:rsidR="00717414">
        <w:rPr>
          <w:sz w:val="24"/>
          <w:szCs w:val="24"/>
        </w:rPr>
        <w:t>ed</w:t>
      </w:r>
      <w:r>
        <w:rPr>
          <w:sz w:val="24"/>
          <w:szCs w:val="24"/>
        </w:rPr>
        <w:t xml:space="preserve"> on my heart His desire for me to publish the truths He has taught me in a book. And as wonderful as it was to have some clear direction for my life, I was petrified. Now why would this terrify me, you may ask? Because this would require </w:t>
      </w:r>
      <w:r w:rsidRPr="00C134D2">
        <w:rPr>
          <w:i/>
          <w:sz w:val="24"/>
          <w:szCs w:val="24"/>
        </w:rPr>
        <w:t>writing</w:t>
      </w:r>
      <w:r>
        <w:rPr>
          <w:sz w:val="24"/>
          <w:szCs w:val="24"/>
        </w:rPr>
        <w:t xml:space="preserve">! For reasons that I will explain in the next </w:t>
      </w:r>
      <w:r w:rsidR="00AE28DE">
        <w:rPr>
          <w:sz w:val="24"/>
          <w:szCs w:val="24"/>
        </w:rPr>
        <w:t>lesson</w:t>
      </w:r>
      <w:r>
        <w:rPr>
          <w:sz w:val="24"/>
          <w:szCs w:val="24"/>
        </w:rPr>
        <w:t xml:space="preserve">, written communication is not one of my strong points. In fact, I can’t spell, and my grammar is atrocious! This shameful secret has kept me in bondage to paralyzing fear and shame for most of my adult life. I felt fear that someone would read my writing and know how deficient and inadequate I was, and shame because I am painfully aware that it is true. Please don’t misunderstand what I am trying to communicate. This is an honest evaluation of my writing skills, not my mental capacities. </w:t>
      </w:r>
    </w:p>
    <w:p w14:paraId="742E6CD3" w14:textId="77777777" w:rsidR="00983719" w:rsidRDefault="00983719" w:rsidP="00983719">
      <w:pPr>
        <w:ind w:firstLine="720"/>
        <w:jc w:val="both"/>
        <w:rPr>
          <w:sz w:val="24"/>
          <w:szCs w:val="24"/>
        </w:rPr>
      </w:pPr>
      <w:r>
        <w:rPr>
          <w:sz w:val="24"/>
          <w:szCs w:val="24"/>
        </w:rPr>
        <w:t>Now lest you think I am being immodest, let me give you a few examples. One year ago</w:t>
      </w:r>
      <w:r w:rsidR="00C330FA">
        <w:rPr>
          <w:sz w:val="24"/>
          <w:szCs w:val="24"/>
        </w:rPr>
        <w:t>,</w:t>
      </w:r>
      <w:r>
        <w:rPr>
          <w:sz w:val="24"/>
          <w:szCs w:val="24"/>
        </w:rPr>
        <w:t xml:space="preserve"> when I started to work on this book, I gave Beverly, a precious lady who had done some editing, a few copies of the lessons. She was joining our disciple group and now works with Jordan’s Lighthouse Prison Ministry. We talked a few days later, and she prefaced her comment with these words, “I don’t mean to hurt your feelings but…your writing is pretty bad.” And, bless her heart, she tried to help me. </w:t>
      </w:r>
    </w:p>
    <w:p w14:paraId="3411CF18" w14:textId="77777777" w:rsidR="00983719" w:rsidRDefault="00983719" w:rsidP="00983719">
      <w:pPr>
        <w:ind w:firstLine="720"/>
        <w:jc w:val="both"/>
        <w:rPr>
          <w:sz w:val="24"/>
          <w:szCs w:val="24"/>
        </w:rPr>
      </w:pPr>
      <w:r>
        <w:rPr>
          <w:sz w:val="24"/>
          <w:szCs w:val="24"/>
        </w:rPr>
        <w:t xml:space="preserve">But perhaps my written response to a love note I received when I was twelve years old was the coup de grace of embarrassments. If my memory serves me well, I remember thinking, “Now what is it, like or lick”?  </w:t>
      </w:r>
      <w:r w:rsidR="00725D90">
        <w:rPr>
          <w:sz w:val="24"/>
          <w:szCs w:val="24"/>
        </w:rPr>
        <w:t>Then</w:t>
      </w:r>
      <w:r>
        <w:rPr>
          <w:sz w:val="24"/>
          <w:szCs w:val="24"/>
        </w:rPr>
        <w:t xml:space="preserve"> I chose the infamous words, “I lick you a lot!”  To add insult to injury, my sister Sybil and my cousin Renita got their hands on this note, and they never let me live it down. As I type those words, I am humiliated all over again. And then there was the time that I listed the name of my church on a job application as Lucy </w:t>
      </w:r>
      <w:r w:rsidRPr="00717414">
        <w:rPr>
          <w:i/>
          <w:sz w:val="24"/>
          <w:szCs w:val="24"/>
        </w:rPr>
        <w:t>Babtist</w:t>
      </w:r>
      <w:r>
        <w:rPr>
          <w:sz w:val="24"/>
          <w:szCs w:val="24"/>
        </w:rPr>
        <w:t xml:space="preserve"> Church! I got the job; but how embarrassing is that! As I reminisce about these “exposures” I am reminded that there are numerous accounts in my hall of shame. You’ll understand now why I praise God for Spell Check, for along with the Holy Spirit, these are my best friends when I am writing.  I have not reached any literary heights, but the Holy Spirit is teaching me</w:t>
      </w:r>
      <w:r w:rsidR="00725D90">
        <w:rPr>
          <w:sz w:val="24"/>
          <w:szCs w:val="24"/>
        </w:rPr>
        <w:t xml:space="preserve"> that</w:t>
      </w:r>
      <w:r>
        <w:rPr>
          <w:sz w:val="24"/>
          <w:szCs w:val="24"/>
        </w:rPr>
        <w:t xml:space="preserve"> as long as I stay close and dependent upon Him, I am learning and growing. So, there it is</w:t>
      </w:r>
      <w:r w:rsidR="00725D90">
        <w:rPr>
          <w:sz w:val="24"/>
          <w:szCs w:val="24"/>
        </w:rPr>
        <w:t>.</w:t>
      </w:r>
      <w:r>
        <w:rPr>
          <w:sz w:val="24"/>
          <w:szCs w:val="24"/>
        </w:rPr>
        <w:t xml:space="preserve"> The cat is out of the bag…. the world knows my shameful secret! What a relief</w:t>
      </w:r>
      <w:r w:rsidR="00725D90">
        <w:rPr>
          <w:sz w:val="24"/>
          <w:szCs w:val="24"/>
        </w:rPr>
        <w:t>.</w:t>
      </w:r>
      <w:r>
        <w:rPr>
          <w:sz w:val="24"/>
          <w:szCs w:val="24"/>
        </w:rPr>
        <w:t xml:space="preserve"> </w:t>
      </w:r>
    </w:p>
    <w:p w14:paraId="2A4289B0" w14:textId="77777777" w:rsidR="00983719" w:rsidRPr="004534EC" w:rsidRDefault="00983719" w:rsidP="004534EC">
      <w:pPr>
        <w:spacing w:after="0"/>
        <w:jc w:val="center"/>
        <w:rPr>
          <w:rFonts w:cstheme="minorHAnsi"/>
          <w:b/>
          <w:sz w:val="24"/>
          <w:szCs w:val="24"/>
        </w:rPr>
      </w:pPr>
      <w:r w:rsidRPr="004534EC">
        <w:rPr>
          <w:rFonts w:cstheme="minorHAnsi"/>
          <w:b/>
          <w:sz w:val="24"/>
          <w:szCs w:val="24"/>
        </w:rPr>
        <w:t>Philippians 2:13 (NIV)</w:t>
      </w:r>
    </w:p>
    <w:p w14:paraId="55A8E0BB" w14:textId="77777777" w:rsidR="00983719" w:rsidRPr="00A123AE" w:rsidRDefault="00983719" w:rsidP="004534EC">
      <w:pPr>
        <w:spacing w:after="100" w:afterAutospacing="1" w:line="240" w:lineRule="auto"/>
        <w:jc w:val="center"/>
        <w:rPr>
          <w:rFonts w:eastAsia="Times New Roman" w:cstheme="minorHAnsi"/>
          <w:b/>
          <w:i/>
          <w:sz w:val="24"/>
          <w:szCs w:val="24"/>
        </w:rPr>
      </w:pPr>
      <w:r>
        <w:rPr>
          <w:rFonts w:eastAsia="Times New Roman" w:cstheme="minorHAnsi"/>
          <w:b/>
          <w:i/>
          <w:sz w:val="24"/>
          <w:szCs w:val="24"/>
        </w:rPr>
        <w:t>F</w:t>
      </w:r>
      <w:r w:rsidRPr="00A123AE">
        <w:rPr>
          <w:rFonts w:eastAsia="Times New Roman" w:cstheme="minorHAnsi"/>
          <w:b/>
          <w:i/>
          <w:sz w:val="24"/>
          <w:szCs w:val="24"/>
        </w:rPr>
        <w:t>or it is God who works in you to will and to act in order to fulfill his good purpose.</w:t>
      </w:r>
    </w:p>
    <w:p w14:paraId="4AC23DD3" w14:textId="77777777" w:rsidR="00983719" w:rsidRDefault="00983719" w:rsidP="00983719">
      <w:pPr>
        <w:ind w:firstLine="720"/>
        <w:jc w:val="both"/>
        <w:rPr>
          <w:sz w:val="24"/>
          <w:szCs w:val="24"/>
        </w:rPr>
      </w:pPr>
      <w:r>
        <w:rPr>
          <w:sz w:val="24"/>
          <w:szCs w:val="24"/>
        </w:rPr>
        <w:t>When the Lord impressed His desire for me to write, I protested…</w:t>
      </w:r>
      <w:r w:rsidR="00800AE5">
        <w:rPr>
          <w:sz w:val="24"/>
          <w:szCs w:val="24"/>
        </w:rPr>
        <w:t xml:space="preserve"> “</w:t>
      </w:r>
      <w:r>
        <w:rPr>
          <w:sz w:val="24"/>
          <w:szCs w:val="24"/>
        </w:rPr>
        <w:t>Lord of all things, you know this is one thing I do not have the skills to do, as you know full well!”  He never told me I could, He just told me to be obedient. I am not alone in this insurmountable task.</w:t>
      </w:r>
      <w:r w:rsidRPr="002A4F27">
        <w:rPr>
          <w:sz w:val="24"/>
          <w:szCs w:val="24"/>
        </w:rPr>
        <w:t xml:space="preserve"> </w:t>
      </w:r>
      <w:r>
        <w:rPr>
          <w:sz w:val="24"/>
          <w:szCs w:val="24"/>
        </w:rPr>
        <w:t xml:space="preserve">I have the help of a </w:t>
      </w:r>
      <w:r w:rsidRPr="00725D90">
        <w:rPr>
          <w:sz w:val="24"/>
          <w:szCs w:val="24"/>
        </w:rPr>
        <w:t>“G</w:t>
      </w:r>
      <w:r w:rsidRPr="00725D90">
        <w:rPr>
          <w:i/>
          <w:sz w:val="24"/>
          <w:szCs w:val="24"/>
        </w:rPr>
        <w:t>host</w:t>
      </w:r>
      <w:r w:rsidR="00205CDC" w:rsidRPr="00725D90">
        <w:rPr>
          <w:i/>
          <w:sz w:val="24"/>
          <w:szCs w:val="24"/>
        </w:rPr>
        <w:t xml:space="preserve"> writer…the Holy </w:t>
      </w:r>
      <w:r w:rsidRPr="00725D90">
        <w:rPr>
          <w:i/>
          <w:sz w:val="24"/>
          <w:szCs w:val="24"/>
        </w:rPr>
        <w:t xml:space="preserve">Ghost!” </w:t>
      </w:r>
      <w:r w:rsidRPr="00725D90">
        <w:rPr>
          <w:sz w:val="24"/>
          <w:szCs w:val="24"/>
        </w:rPr>
        <w:t>However</w:t>
      </w:r>
      <w:r>
        <w:rPr>
          <w:sz w:val="24"/>
          <w:szCs w:val="24"/>
        </w:rPr>
        <w:t xml:space="preserve">, He is doing this through my friend Cathy. The </w:t>
      </w:r>
      <w:r w:rsidRPr="00D770C0">
        <w:rPr>
          <w:i/>
          <w:sz w:val="24"/>
          <w:szCs w:val="24"/>
        </w:rPr>
        <w:t>Helper</w:t>
      </w:r>
      <w:r>
        <w:rPr>
          <w:i/>
          <w:sz w:val="24"/>
          <w:szCs w:val="24"/>
        </w:rPr>
        <w:t xml:space="preserve">, </w:t>
      </w:r>
      <w:r w:rsidRPr="00D770C0">
        <w:rPr>
          <w:sz w:val="24"/>
          <w:szCs w:val="24"/>
        </w:rPr>
        <w:t>as Jesus called Him</w:t>
      </w:r>
      <w:r>
        <w:rPr>
          <w:i/>
          <w:sz w:val="24"/>
          <w:szCs w:val="24"/>
        </w:rPr>
        <w:t>,</w:t>
      </w:r>
      <w:r>
        <w:rPr>
          <w:sz w:val="24"/>
          <w:szCs w:val="24"/>
        </w:rPr>
        <w:t xml:space="preserve"> is not only teaching me how to write through her, He is also editing each page through Cathy! My friendship with her began some twenty years ago when the Holy Spirit was at work in me, </w:t>
      </w:r>
      <w:r w:rsidRPr="002A4F27">
        <w:rPr>
          <w:i/>
          <w:sz w:val="24"/>
          <w:szCs w:val="24"/>
        </w:rPr>
        <w:t>witnessing to her and bringing her to Christ</w:t>
      </w:r>
      <w:r>
        <w:rPr>
          <w:sz w:val="24"/>
          <w:szCs w:val="24"/>
        </w:rPr>
        <w:t>. How wonderful a plan is that?  He is teaching me and writing this study so that other women can be discipled. And furthermore, if any of us are learning from the Word of God as we study, it’s because the Holy Spirit is at work teaching us.</w:t>
      </w:r>
    </w:p>
    <w:p w14:paraId="18CAA3F7" w14:textId="77777777" w:rsidR="00983719" w:rsidRDefault="00983719" w:rsidP="00983719">
      <w:pPr>
        <w:ind w:firstLine="720"/>
        <w:jc w:val="both"/>
        <w:rPr>
          <w:sz w:val="24"/>
          <w:szCs w:val="24"/>
        </w:rPr>
      </w:pPr>
      <w:r>
        <w:rPr>
          <w:sz w:val="24"/>
          <w:szCs w:val="24"/>
        </w:rPr>
        <w:t xml:space="preserve"> Why do I share all of this? </w:t>
      </w:r>
      <w:r w:rsidR="00725D90">
        <w:rPr>
          <w:sz w:val="24"/>
          <w:szCs w:val="24"/>
        </w:rPr>
        <w:t>T</w:t>
      </w:r>
      <w:r>
        <w:rPr>
          <w:sz w:val="24"/>
          <w:szCs w:val="24"/>
        </w:rPr>
        <w:t xml:space="preserve">o demonstrate to you that it is God the Holy Spirit who is at work in my life. And if He gives you a job to do that is far beyond your capabilities, then you can know for sure, He has already supplied you with a helper and teacher. His name is the Holy Spirit. </w:t>
      </w:r>
      <w:r w:rsidR="00725D90">
        <w:rPr>
          <w:sz w:val="24"/>
          <w:szCs w:val="24"/>
        </w:rPr>
        <w:t>w</w:t>
      </w:r>
      <w:r>
        <w:rPr>
          <w:sz w:val="24"/>
          <w:szCs w:val="24"/>
        </w:rPr>
        <w:t>hen the job is done, He gets all the credit, for it was Him all along who was at work within you</w:t>
      </w:r>
      <w:r w:rsidR="00725D90">
        <w:rPr>
          <w:sz w:val="24"/>
          <w:szCs w:val="24"/>
        </w:rPr>
        <w:t>.</w:t>
      </w:r>
      <w:r>
        <w:rPr>
          <w:sz w:val="24"/>
          <w:szCs w:val="24"/>
        </w:rPr>
        <w:t xml:space="preserve">  </w:t>
      </w:r>
    </w:p>
    <w:p w14:paraId="31010C2E" w14:textId="77777777" w:rsidR="00551DD3" w:rsidRDefault="00551DD3" w:rsidP="00551DD3">
      <w:pPr>
        <w:ind w:firstLine="720"/>
        <w:jc w:val="both"/>
        <w:rPr>
          <w:sz w:val="24"/>
          <w:szCs w:val="24"/>
        </w:rPr>
      </w:pPr>
      <w:r w:rsidRPr="5897EC05">
        <w:rPr>
          <w:sz w:val="24"/>
          <w:szCs w:val="24"/>
        </w:rPr>
        <w:t>Herb Hodge’s message</w:t>
      </w:r>
      <w:r>
        <w:rPr>
          <w:sz w:val="24"/>
          <w:szCs w:val="24"/>
        </w:rPr>
        <w:t xml:space="preserve"> entitled</w:t>
      </w:r>
      <w:r w:rsidRPr="5897EC05">
        <w:rPr>
          <w:sz w:val="24"/>
          <w:szCs w:val="24"/>
        </w:rPr>
        <w:t xml:space="preserve"> </w:t>
      </w:r>
      <w:r>
        <w:rPr>
          <w:sz w:val="24"/>
          <w:szCs w:val="24"/>
        </w:rPr>
        <w:t>“</w:t>
      </w:r>
      <w:r w:rsidRPr="5897EC05">
        <w:rPr>
          <w:sz w:val="24"/>
          <w:szCs w:val="24"/>
        </w:rPr>
        <w:t xml:space="preserve">The Hand in the </w:t>
      </w:r>
      <w:r>
        <w:rPr>
          <w:sz w:val="24"/>
          <w:szCs w:val="24"/>
        </w:rPr>
        <w:t>G</w:t>
      </w:r>
      <w:r w:rsidRPr="5897EC05">
        <w:rPr>
          <w:sz w:val="24"/>
          <w:szCs w:val="24"/>
        </w:rPr>
        <w:t>love</w:t>
      </w:r>
      <w:r>
        <w:rPr>
          <w:sz w:val="24"/>
          <w:szCs w:val="24"/>
        </w:rPr>
        <w:t>,” is perhaps one of the best</w:t>
      </w:r>
      <w:r w:rsidRPr="5897EC05">
        <w:rPr>
          <w:sz w:val="24"/>
          <w:szCs w:val="24"/>
        </w:rPr>
        <w:t xml:space="preserve"> illustration</w:t>
      </w:r>
      <w:r>
        <w:rPr>
          <w:sz w:val="24"/>
          <w:szCs w:val="24"/>
        </w:rPr>
        <w:t xml:space="preserve">s </w:t>
      </w:r>
      <w:r w:rsidRPr="5897EC05">
        <w:rPr>
          <w:sz w:val="24"/>
          <w:szCs w:val="24"/>
        </w:rPr>
        <w:t>I’ve ever seen</w:t>
      </w:r>
      <w:r>
        <w:rPr>
          <w:sz w:val="24"/>
          <w:szCs w:val="24"/>
        </w:rPr>
        <w:t>, depicting the futility of trying to do anything for God, without being filled with the Spirit of God. I’ve heard him preach this message twice, and</w:t>
      </w:r>
      <w:r w:rsidRPr="00551DD3">
        <w:rPr>
          <w:sz w:val="24"/>
          <w:szCs w:val="24"/>
        </w:rPr>
        <w:t xml:space="preserve"> </w:t>
      </w:r>
      <w:r>
        <w:rPr>
          <w:sz w:val="24"/>
          <w:szCs w:val="24"/>
        </w:rPr>
        <w:t xml:space="preserve">based on his testimony, this message was birthed in his heart as he struggled in vain to do the work of God in his own strength. He uses a glove to demonstrate. </w:t>
      </w:r>
    </w:p>
    <w:p w14:paraId="103D0533" w14:textId="77777777" w:rsidR="00E50128" w:rsidRPr="009B7A8C" w:rsidRDefault="00551DD3" w:rsidP="007375E5">
      <w:pPr>
        <w:ind w:firstLine="720"/>
        <w:jc w:val="both"/>
        <w:rPr>
          <w:sz w:val="24"/>
          <w:szCs w:val="24"/>
        </w:rPr>
      </w:pPr>
      <w:r>
        <w:rPr>
          <w:sz w:val="24"/>
          <w:szCs w:val="24"/>
        </w:rPr>
        <w:t xml:space="preserve">Picture with me if you will, a limp glove, trying to move on its own. I will summarize his explanation. We are the lifeless, useless glove. The Holy Spirt, is the hand that must be fully formed within the glove. The mind that tells the hand what to do, is the mind of Christ. When the hand is fully formed inside the glove, it can do anything and everything that </w:t>
      </w:r>
      <w:r w:rsidRPr="009B7A8C">
        <w:rPr>
          <w:sz w:val="24"/>
          <w:szCs w:val="24"/>
        </w:rPr>
        <w:t>the mind tells it to do! It is a clear analogy; don’t you think? (I Corinthians 2:16; Galatians 4:19-20)</w:t>
      </w:r>
      <w:r w:rsidR="007375E5" w:rsidRPr="009B7A8C">
        <w:rPr>
          <w:sz w:val="24"/>
          <w:szCs w:val="24"/>
        </w:rPr>
        <w:t xml:space="preserve"> So, to apply this personally, the Holy Spirit is the hand, I am just an ordinary pencil.</w:t>
      </w:r>
    </w:p>
    <w:p w14:paraId="0FFD29C1" w14:textId="77777777" w:rsidR="007867ED" w:rsidRPr="009B7A8C" w:rsidRDefault="007375E5" w:rsidP="007375E5">
      <w:pPr>
        <w:ind w:firstLine="720"/>
        <w:jc w:val="both"/>
        <w:rPr>
          <w:sz w:val="24"/>
          <w:szCs w:val="24"/>
        </w:rPr>
      </w:pPr>
      <w:r w:rsidRPr="009B7A8C">
        <w:rPr>
          <w:sz w:val="24"/>
          <w:szCs w:val="24"/>
        </w:rPr>
        <w:t xml:space="preserve"> Many years ago</w:t>
      </w:r>
      <w:r w:rsidR="00E50128" w:rsidRPr="009B7A8C">
        <w:rPr>
          <w:sz w:val="24"/>
          <w:szCs w:val="24"/>
        </w:rPr>
        <w:t>, before the Lord saved my husband,</w:t>
      </w:r>
      <w:r w:rsidRPr="009B7A8C">
        <w:rPr>
          <w:sz w:val="24"/>
          <w:szCs w:val="24"/>
        </w:rPr>
        <w:t xml:space="preserve"> I </w:t>
      </w:r>
      <w:r w:rsidR="00E50128" w:rsidRPr="009B7A8C">
        <w:rPr>
          <w:sz w:val="24"/>
          <w:szCs w:val="24"/>
        </w:rPr>
        <w:t xml:space="preserve">was alone with the Lord </w:t>
      </w:r>
      <w:r w:rsidR="00DD18DB" w:rsidRPr="009B7A8C">
        <w:rPr>
          <w:sz w:val="24"/>
          <w:szCs w:val="24"/>
        </w:rPr>
        <w:t xml:space="preserve">one night </w:t>
      </w:r>
      <w:r w:rsidR="00E50128" w:rsidRPr="009B7A8C">
        <w:rPr>
          <w:sz w:val="24"/>
          <w:szCs w:val="24"/>
        </w:rPr>
        <w:t>and I knelt beside my bed and ask</w:t>
      </w:r>
      <w:r w:rsidR="0093065A">
        <w:rPr>
          <w:sz w:val="24"/>
          <w:szCs w:val="24"/>
        </w:rPr>
        <w:t>ed</w:t>
      </w:r>
      <w:r w:rsidR="00E50128" w:rsidRPr="009B7A8C">
        <w:rPr>
          <w:sz w:val="24"/>
          <w:szCs w:val="24"/>
        </w:rPr>
        <w:t xml:space="preserve"> the Lord if He would speak to me</w:t>
      </w:r>
      <w:r w:rsidR="006124BC" w:rsidRPr="009B7A8C">
        <w:rPr>
          <w:sz w:val="24"/>
          <w:szCs w:val="24"/>
        </w:rPr>
        <w:t>. I just wanted to hear His voice. And so, I got up in bed and opened my Bible anticipating what He might say. The page opened to</w:t>
      </w:r>
      <w:r w:rsidRPr="009B7A8C">
        <w:rPr>
          <w:sz w:val="24"/>
          <w:szCs w:val="24"/>
        </w:rPr>
        <w:t xml:space="preserve"> Psalm</w:t>
      </w:r>
      <w:r w:rsidR="00E50128" w:rsidRPr="009B7A8C">
        <w:rPr>
          <w:sz w:val="24"/>
          <w:szCs w:val="24"/>
        </w:rPr>
        <w:t xml:space="preserve"> </w:t>
      </w:r>
      <w:r w:rsidR="00800AE5">
        <w:rPr>
          <w:sz w:val="24"/>
          <w:szCs w:val="24"/>
        </w:rPr>
        <w:t>45</w:t>
      </w:r>
      <w:r w:rsidR="006124BC" w:rsidRPr="009B7A8C">
        <w:rPr>
          <w:sz w:val="24"/>
          <w:szCs w:val="24"/>
        </w:rPr>
        <w:t xml:space="preserve">. Because of the personal and intimate </w:t>
      </w:r>
      <w:r w:rsidR="00725D90" w:rsidRPr="009B7A8C">
        <w:rPr>
          <w:sz w:val="24"/>
          <w:szCs w:val="24"/>
        </w:rPr>
        <w:t>words,</w:t>
      </w:r>
      <w:r w:rsidR="00DD18DB" w:rsidRPr="009B7A8C">
        <w:rPr>
          <w:sz w:val="24"/>
          <w:szCs w:val="24"/>
        </w:rPr>
        <w:t xml:space="preserve"> </w:t>
      </w:r>
      <w:r w:rsidR="006124BC" w:rsidRPr="009B7A8C">
        <w:rPr>
          <w:sz w:val="24"/>
          <w:szCs w:val="24"/>
        </w:rPr>
        <w:t xml:space="preserve">the Lord spoke to me that night, </w:t>
      </w:r>
      <w:r w:rsidR="00DD18DB" w:rsidRPr="009B7A8C">
        <w:rPr>
          <w:sz w:val="24"/>
          <w:szCs w:val="24"/>
        </w:rPr>
        <w:t>i</w:t>
      </w:r>
      <w:r w:rsidR="006124BC" w:rsidRPr="009B7A8C">
        <w:rPr>
          <w:sz w:val="24"/>
          <w:szCs w:val="24"/>
        </w:rPr>
        <w:t xml:space="preserve">t’s </w:t>
      </w:r>
      <w:r w:rsidR="00E50128" w:rsidRPr="009B7A8C">
        <w:rPr>
          <w:sz w:val="24"/>
          <w:szCs w:val="24"/>
        </w:rPr>
        <w:t xml:space="preserve">one of those passages that </w:t>
      </w:r>
      <w:r w:rsidR="00DD18DB" w:rsidRPr="009B7A8C">
        <w:rPr>
          <w:sz w:val="24"/>
          <w:szCs w:val="24"/>
        </w:rPr>
        <w:t>I hold</w:t>
      </w:r>
      <w:r w:rsidR="00E50128" w:rsidRPr="009B7A8C">
        <w:rPr>
          <w:sz w:val="24"/>
          <w:szCs w:val="24"/>
        </w:rPr>
        <w:t xml:space="preserve"> very </w:t>
      </w:r>
      <w:r w:rsidR="00DD18DB" w:rsidRPr="009B7A8C">
        <w:rPr>
          <w:sz w:val="24"/>
          <w:szCs w:val="24"/>
        </w:rPr>
        <w:t xml:space="preserve">near and </w:t>
      </w:r>
      <w:r w:rsidR="00E50128" w:rsidRPr="009B7A8C">
        <w:rPr>
          <w:sz w:val="24"/>
          <w:szCs w:val="24"/>
        </w:rPr>
        <w:t xml:space="preserve">dear </w:t>
      </w:r>
      <w:r w:rsidR="00DD18DB" w:rsidRPr="009B7A8C">
        <w:rPr>
          <w:sz w:val="24"/>
          <w:szCs w:val="24"/>
        </w:rPr>
        <w:t xml:space="preserve">to my heart. I never quite made the connection between the first </w:t>
      </w:r>
      <w:r w:rsidR="007867ED" w:rsidRPr="009B7A8C">
        <w:rPr>
          <w:sz w:val="24"/>
          <w:szCs w:val="24"/>
        </w:rPr>
        <w:t>verse</w:t>
      </w:r>
      <w:r w:rsidR="00DD18DB" w:rsidRPr="009B7A8C">
        <w:rPr>
          <w:sz w:val="24"/>
          <w:szCs w:val="24"/>
        </w:rPr>
        <w:t xml:space="preserve"> of this wedding Psalm</w:t>
      </w:r>
      <w:r w:rsidR="001A02BD" w:rsidRPr="009B7A8C">
        <w:rPr>
          <w:sz w:val="24"/>
          <w:szCs w:val="24"/>
        </w:rPr>
        <w:t>. A</w:t>
      </w:r>
      <w:r w:rsidR="00DD18DB" w:rsidRPr="009B7A8C">
        <w:rPr>
          <w:sz w:val="24"/>
          <w:szCs w:val="24"/>
        </w:rPr>
        <w:t xml:space="preserve">nd even now, I am under no </w:t>
      </w:r>
      <w:r w:rsidR="001A02BD" w:rsidRPr="009B7A8C">
        <w:rPr>
          <w:sz w:val="24"/>
          <w:szCs w:val="24"/>
        </w:rPr>
        <w:t>delusions</w:t>
      </w:r>
      <w:r w:rsidR="00DD18DB" w:rsidRPr="009B7A8C">
        <w:rPr>
          <w:sz w:val="24"/>
          <w:szCs w:val="24"/>
        </w:rPr>
        <w:t xml:space="preserve"> that these words </w:t>
      </w:r>
      <w:r w:rsidR="001A02BD" w:rsidRPr="009B7A8C">
        <w:rPr>
          <w:sz w:val="24"/>
          <w:szCs w:val="24"/>
        </w:rPr>
        <w:t xml:space="preserve">apply to me, but oh how I desire to </w:t>
      </w:r>
      <w:r w:rsidR="007867ED" w:rsidRPr="009B7A8C">
        <w:rPr>
          <w:sz w:val="24"/>
          <w:szCs w:val="24"/>
        </w:rPr>
        <w:t xml:space="preserve">be a good student, make my teacher proud… learn to </w:t>
      </w:r>
      <w:r w:rsidR="001A02BD" w:rsidRPr="009B7A8C">
        <w:rPr>
          <w:sz w:val="24"/>
          <w:szCs w:val="24"/>
        </w:rPr>
        <w:t xml:space="preserve">write </w:t>
      </w:r>
      <w:r w:rsidR="007867ED" w:rsidRPr="009B7A8C">
        <w:rPr>
          <w:sz w:val="24"/>
          <w:szCs w:val="24"/>
        </w:rPr>
        <w:t>in such a way that brings</w:t>
      </w:r>
      <w:r w:rsidR="001A02BD" w:rsidRPr="009B7A8C">
        <w:rPr>
          <w:sz w:val="24"/>
          <w:szCs w:val="24"/>
        </w:rPr>
        <w:t xml:space="preserve"> glory </w:t>
      </w:r>
      <w:r w:rsidR="007867ED" w:rsidRPr="009B7A8C">
        <w:rPr>
          <w:sz w:val="24"/>
          <w:szCs w:val="24"/>
        </w:rPr>
        <w:t>to</w:t>
      </w:r>
      <w:r w:rsidR="001A02BD" w:rsidRPr="009B7A8C">
        <w:rPr>
          <w:sz w:val="24"/>
          <w:szCs w:val="24"/>
        </w:rPr>
        <w:t xml:space="preserve"> my King</w:t>
      </w:r>
      <w:r w:rsidR="007867ED" w:rsidRPr="009B7A8C">
        <w:rPr>
          <w:sz w:val="24"/>
          <w:szCs w:val="24"/>
        </w:rPr>
        <w:t>!</w:t>
      </w:r>
      <w:r w:rsidR="001A02BD" w:rsidRPr="009B7A8C">
        <w:rPr>
          <w:sz w:val="24"/>
          <w:szCs w:val="24"/>
        </w:rPr>
        <w:t xml:space="preserve"> </w:t>
      </w:r>
    </w:p>
    <w:p w14:paraId="7E379BBD" w14:textId="77777777" w:rsidR="001A02BD" w:rsidRPr="009B7A8C" w:rsidRDefault="0093065A" w:rsidP="001A02BD">
      <w:pPr>
        <w:spacing w:after="0"/>
        <w:jc w:val="center"/>
        <w:rPr>
          <w:b/>
          <w:sz w:val="24"/>
          <w:szCs w:val="24"/>
        </w:rPr>
      </w:pPr>
      <w:r>
        <w:rPr>
          <w:b/>
          <w:sz w:val="24"/>
          <w:szCs w:val="24"/>
        </w:rPr>
        <w:t>Psalm</w:t>
      </w:r>
      <w:r w:rsidR="001A02BD" w:rsidRPr="009B7A8C">
        <w:rPr>
          <w:b/>
          <w:sz w:val="24"/>
          <w:szCs w:val="24"/>
        </w:rPr>
        <w:t xml:space="preserve"> 45:1 (NIV)</w:t>
      </w:r>
    </w:p>
    <w:p w14:paraId="365E9E91" w14:textId="77777777" w:rsidR="00800AE5" w:rsidRDefault="001A02BD" w:rsidP="00044BB0">
      <w:pPr>
        <w:spacing w:after="0"/>
        <w:jc w:val="center"/>
        <w:rPr>
          <w:b/>
          <w:i/>
          <w:sz w:val="24"/>
          <w:szCs w:val="24"/>
        </w:rPr>
      </w:pPr>
      <w:r w:rsidRPr="009B7A8C">
        <w:rPr>
          <w:b/>
          <w:i/>
          <w:sz w:val="24"/>
          <w:szCs w:val="24"/>
        </w:rPr>
        <w:t>My heart is stirred by a noble theme as I recite my verses for the King</w:t>
      </w:r>
      <w:r w:rsidR="00237822" w:rsidRPr="009B7A8C">
        <w:rPr>
          <w:b/>
          <w:i/>
          <w:sz w:val="24"/>
          <w:szCs w:val="24"/>
        </w:rPr>
        <w:t>;</w:t>
      </w:r>
    </w:p>
    <w:p w14:paraId="66F5F2B8" w14:textId="77777777" w:rsidR="001A02BD" w:rsidRDefault="001A02BD" w:rsidP="00044BB0">
      <w:pPr>
        <w:spacing w:after="0"/>
        <w:jc w:val="center"/>
        <w:rPr>
          <w:b/>
          <w:i/>
          <w:sz w:val="24"/>
          <w:szCs w:val="24"/>
        </w:rPr>
      </w:pPr>
      <w:r w:rsidRPr="009B7A8C">
        <w:rPr>
          <w:b/>
          <w:i/>
          <w:sz w:val="24"/>
          <w:szCs w:val="24"/>
        </w:rPr>
        <w:t xml:space="preserve"> </w:t>
      </w:r>
      <w:r w:rsidR="00237822" w:rsidRPr="009B7A8C">
        <w:rPr>
          <w:b/>
          <w:i/>
          <w:sz w:val="24"/>
          <w:szCs w:val="24"/>
        </w:rPr>
        <w:t xml:space="preserve">my </w:t>
      </w:r>
      <w:r w:rsidRPr="009B7A8C">
        <w:rPr>
          <w:b/>
          <w:i/>
          <w:sz w:val="24"/>
          <w:szCs w:val="24"/>
        </w:rPr>
        <w:t xml:space="preserve">tongue </w:t>
      </w:r>
      <w:r w:rsidR="00237822" w:rsidRPr="009B7A8C">
        <w:rPr>
          <w:b/>
          <w:i/>
          <w:sz w:val="24"/>
          <w:szCs w:val="24"/>
        </w:rPr>
        <w:t xml:space="preserve">is the pen of </w:t>
      </w:r>
      <w:r w:rsidRPr="009B7A8C">
        <w:rPr>
          <w:b/>
          <w:i/>
          <w:sz w:val="24"/>
          <w:szCs w:val="24"/>
        </w:rPr>
        <w:t>a skillful writer.</w:t>
      </w:r>
    </w:p>
    <w:p w14:paraId="046D7914" w14:textId="77777777" w:rsidR="0093065A" w:rsidRPr="001A02BD" w:rsidRDefault="0093065A" w:rsidP="001A02BD">
      <w:pPr>
        <w:spacing w:after="0"/>
        <w:jc w:val="center"/>
        <w:rPr>
          <w:b/>
          <w:i/>
          <w:sz w:val="24"/>
          <w:szCs w:val="24"/>
        </w:rPr>
      </w:pPr>
    </w:p>
    <w:p w14:paraId="76CAADE2" w14:textId="77777777" w:rsidR="00983719" w:rsidRPr="00C158E1" w:rsidRDefault="00017162" w:rsidP="007375E5">
      <w:pPr>
        <w:ind w:firstLine="720"/>
        <w:jc w:val="both"/>
        <w:rPr>
          <w:rFonts w:asciiTheme="minorHAnsi" w:eastAsia="Times New Roman" w:hAnsiTheme="minorHAnsi"/>
          <w:sz w:val="24"/>
          <w:szCs w:val="24"/>
        </w:rPr>
      </w:pPr>
      <w:r>
        <w:rPr>
          <w:rFonts w:asciiTheme="minorHAnsi" w:eastAsia="Times New Roman" w:hAnsiTheme="minorHAnsi"/>
          <w:sz w:val="24"/>
          <w:szCs w:val="24"/>
        </w:rPr>
        <w:t xml:space="preserve">Read the following passages; </w:t>
      </w:r>
      <w:r w:rsidR="00983719" w:rsidRPr="00C158E1">
        <w:rPr>
          <w:rFonts w:asciiTheme="minorHAnsi" w:eastAsia="Times New Roman" w:hAnsiTheme="minorHAnsi"/>
          <w:sz w:val="24"/>
          <w:szCs w:val="24"/>
        </w:rPr>
        <w:t>describe a time when you had one of each</w:t>
      </w:r>
      <w:r w:rsidR="00983719">
        <w:rPr>
          <w:rFonts w:asciiTheme="minorHAnsi" w:eastAsia="Times New Roman" w:hAnsiTheme="minorHAnsi"/>
          <w:sz w:val="24"/>
          <w:szCs w:val="24"/>
        </w:rPr>
        <w:t xml:space="preserve"> of the following</w:t>
      </w:r>
      <w:r w:rsidR="00983719" w:rsidRPr="00C158E1">
        <w:rPr>
          <w:rFonts w:asciiTheme="minorHAnsi" w:eastAsia="Times New Roman" w:hAnsiTheme="minorHAnsi"/>
          <w:sz w:val="24"/>
          <w:szCs w:val="24"/>
        </w:rPr>
        <w:t xml:space="preserve"> impression</w:t>
      </w:r>
      <w:r w:rsidR="00983719">
        <w:rPr>
          <w:rFonts w:asciiTheme="minorHAnsi" w:eastAsia="Times New Roman" w:hAnsiTheme="minorHAnsi"/>
          <w:sz w:val="24"/>
          <w:szCs w:val="24"/>
        </w:rPr>
        <w:t>s</w:t>
      </w:r>
      <w:r w:rsidR="00983719" w:rsidRPr="00C158E1">
        <w:rPr>
          <w:rFonts w:asciiTheme="minorHAnsi" w:eastAsia="Times New Roman" w:hAnsiTheme="minorHAnsi"/>
          <w:sz w:val="24"/>
          <w:szCs w:val="24"/>
        </w:rPr>
        <w:t xml:space="preserve"> on your mind. 1 Corinthians 2:10-16; Romans 8:5-6, 10-11, 14-16, 26-27</w:t>
      </w:r>
    </w:p>
    <w:p w14:paraId="587DAB17" w14:textId="77777777" w:rsidR="00017162" w:rsidRDefault="00983719" w:rsidP="00EF73C9">
      <w:pPr>
        <w:pStyle w:val="ListParagraph"/>
        <w:numPr>
          <w:ilvl w:val="0"/>
          <w:numId w:val="10"/>
        </w:numPr>
        <w:ind w:left="720"/>
        <w:rPr>
          <w:rFonts w:asciiTheme="minorHAnsi" w:eastAsia="Times New Roman" w:hAnsiTheme="minorHAnsi"/>
          <w:sz w:val="24"/>
          <w:szCs w:val="24"/>
        </w:rPr>
      </w:pPr>
      <w:r w:rsidRPr="00EB6365">
        <w:rPr>
          <w:rFonts w:asciiTheme="minorHAnsi" w:eastAsia="Times New Roman" w:hAnsiTheme="minorHAnsi"/>
          <w:sz w:val="24"/>
          <w:szCs w:val="24"/>
        </w:rPr>
        <w:t>Our own</w:t>
      </w:r>
      <w:r w:rsidR="00017162">
        <w:rPr>
          <w:rFonts w:asciiTheme="minorHAnsi" w:eastAsia="Times New Roman" w:hAnsiTheme="minorHAnsi"/>
          <w:sz w:val="24"/>
          <w:szCs w:val="24"/>
        </w:rPr>
        <w:t xml:space="preserve"> carnal mind: ______________________________________________________ </w:t>
      </w:r>
    </w:p>
    <w:p w14:paraId="68197216" w14:textId="77777777" w:rsidR="00983719" w:rsidRPr="00017162" w:rsidRDefault="00017162" w:rsidP="00017162">
      <w:pPr>
        <w:pStyle w:val="ListParagraph"/>
        <w:rPr>
          <w:rFonts w:asciiTheme="minorHAnsi" w:eastAsia="Times New Roman" w:hAnsiTheme="minorHAnsi"/>
          <w:sz w:val="24"/>
          <w:szCs w:val="24"/>
        </w:rPr>
      </w:pPr>
      <w:r>
        <w:rPr>
          <w:rFonts w:asciiTheme="minorHAnsi" w:eastAsia="Times New Roman" w:hAnsiTheme="minorHAnsi"/>
          <w:sz w:val="24"/>
          <w:szCs w:val="24"/>
        </w:rPr>
        <w:t>____</w:t>
      </w:r>
      <w:r w:rsidR="00983719" w:rsidRPr="00017162">
        <w:rPr>
          <w:rFonts w:asciiTheme="minorHAnsi" w:eastAsia="Times New Roman" w:hAnsiTheme="minorHAnsi"/>
          <w:sz w:val="24"/>
          <w:szCs w:val="24"/>
        </w:rPr>
        <w:t>________________________________________________________________</w:t>
      </w:r>
      <w:r>
        <w:rPr>
          <w:rFonts w:asciiTheme="minorHAnsi" w:eastAsia="Times New Roman" w:hAnsiTheme="minorHAnsi"/>
          <w:sz w:val="24"/>
          <w:szCs w:val="24"/>
        </w:rPr>
        <w:t>___</w:t>
      </w:r>
      <w:r w:rsidR="00983719" w:rsidRPr="00017162">
        <w:rPr>
          <w:rFonts w:asciiTheme="minorHAnsi" w:eastAsia="Times New Roman" w:hAnsiTheme="minorHAnsi"/>
          <w:sz w:val="24"/>
          <w:szCs w:val="24"/>
        </w:rPr>
        <w:t>_</w:t>
      </w:r>
    </w:p>
    <w:p w14:paraId="333AA2F0" w14:textId="77777777" w:rsidR="00983719" w:rsidRDefault="00983719" w:rsidP="00EF73C9">
      <w:pPr>
        <w:pStyle w:val="ListParagraph"/>
        <w:numPr>
          <w:ilvl w:val="0"/>
          <w:numId w:val="10"/>
        </w:numPr>
        <w:ind w:left="720"/>
        <w:rPr>
          <w:rFonts w:asciiTheme="minorHAnsi" w:eastAsia="Times New Roman" w:hAnsiTheme="minorHAnsi"/>
          <w:sz w:val="24"/>
          <w:szCs w:val="24"/>
        </w:rPr>
      </w:pPr>
      <w:r>
        <w:rPr>
          <w:rFonts w:asciiTheme="minorHAnsi" w:eastAsia="Times New Roman" w:hAnsiTheme="minorHAnsi"/>
          <w:sz w:val="24"/>
          <w:szCs w:val="24"/>
        </w:rPr>
        <w:t>Someone else’s:</w:t>
      </w:r>
      <w:r w:rsidR="00017162">
        <w:rPr>
          <w:rFonts w:asciiTheme="minorHAnsi" w:eastAsia="Times New Roman" w:hAnsiTheme="minorHAnsi"/>
          <w:sz w:val="24"/>
          <w:szCs w:val="24"/>
        </w:rPr>
        <w:t xml:space="preserve"> __________________________________________________________</w:t>
      </w:r>
      <w:r>
        <w:rPr>
          <w:rFonts w:asciiTheme="minorHAnsi" w:eastAsia="Times New Roman" w:hAnsiTheme="minorHAnsi"/>
          <w:sz w:val="24"/>
          <w:szCs w:val="24"/>
        </w:rPr>
        <w:t xml:space="preserve"> _________________________________________________________________</w:t>
      </w:r>
      <w:r w:rsidR="00017162">
        <w:rPr>
          <w:rFonts w:asciiTheme="minorHAnsi" w:eastAsia="Times New Roman" w:hAnsiTheme="minorHAnsi"/>
          <w:sz w:val="24"/>
          <w:szCs w:val="24"/>
        </w:rPr>
        <w:t>_______</w:t>
      </w:r>
    </w:p>
    <w:p w14:paraId="6B89AF12" w14:textId="77777777" w:rsidR="00983719" w:rsidRDefault="00983719" w:rsidP="00EF73C9">
      <w:pPr>
        <w:pStyle w:val="ListParagraph"/>
        <w:numPr>
          <w:ilvl w:val="0"/>
          <w:numId w:val="10"/>
        </w:numPr>
        <w:ind w:left="720"/>
        <w:rPr>
          <w:rFonts w:asciiTheme="minorHAnsi" w:eastAsia="Times New Roman" w:hAnsiTheme="minorHAnsi"/>
          <w:sz w:val="24"/>
          <w:szCs w:val="24"/>
        </w:rPr>
      </w:pPr>
      <w:r>
        <w:rPr>
          <w:rFonts w:asciiTheme="minorHAnsi" w:eastAsia="Times New Roman" w:hAnsiTheme="minorHAnsi"/>
          <w:sz w:val="24"/>
          <w:szCs w:val="24"/>
        </w:rPr>
        <w:t>The Devil:</w:t>
      </w:r>
      <w:r w:rsidR="00017162">
        <w:rPr>
          <w:rFonts w:asciiTheme="minorHAnsi" w:eastAsia="Times New Roman" w:hAnsiTheme="minorHAnsi"/>
          <w:sz w:val="24"/>
          <w:szCs w:val="24"/>
        </w:rPr>
        <w:t xml:space="preserve"> _______________________________________________________________</w:t>
      </w:r>
      <w:r>
        <w:rPr>
          <w:rFonts w:asciiTheme="minorHAnsi" w:eastAsia="Times New Roman" w:hAnsiTheme="minorHAnsi"/>
          <w:sz w:val="24"/>
          <w:szCs w:val="24"/>
        </w:rPr>
        <w:t xml:space="preserve"> </w:t>
      </w:r>
      <w:r w:rsidR="00017162">
        <w:rPr>
          <w:rFonts w:asciiTheme="minorHAnsi" w:eastAsia="Times New Roman" w:hAnsiTheme="minorHAnsi"/>
          <w:sz w:val="24"/>
          <w:szCs w:val="24"/>
        </w:rPr>
        <w:t xml:space="preserve"> </w:t>
      </w:r>
      <w:r>
        <w:rPr>
          <w:rFonts w:asciiTheme="minorHAnsi" w:eastAsia="Times New Roman" w:hAnsiTheme="minorHAnsi"/>
          <w:sz w:val="24"/>
          <w:szCs w:val="24"/>
        </w:rPr>
        <w:t>_________________________________________________________________</w:t>
      </w:r>
      <w:r w:rsidR="00017162">
        <w:rPr>
          <w:rFonts w:asciiTheme="minorHAnsi" w:eastAsia="Times New Roman" w:hAnsiTheme="minorHAnsi"/>
          <w:sz w:val="24"/>
          <w:szCs w:val="24"/>
        </w:rPr>
        <w:t>_______</w:t>
      </w:r>
    </w:p>
    <w:p w14:paraId="1C0E363C" w14:textId="77777777" w:rsidR="00983719" w:rsidRDefault="00983719" w:rsidP="00EF73C9">
      <w:pPr>
        <w:pStyle w:val="ListParagraph"/>
        <w:numPr>
          <w:ilvl w:val="0"/>
          <w:numId w:val="10"/>
        </w:numPr>
        <w:ind w:left="720"/>
        <w:rPr>
          <w:rFonts w:asciiTheme="minorHAnsi" w:eastAsia="Times New Roman" w:hAnsiTheme="minorHAnsi"/>
          <w:sz w:val="24"/>
          <w:szCs w:val="24"/>
        </w:rPr>
      </w:pPr>
      <w:r w:rsidRPr="00EB6365">
        <w:rPr>
          <w:rFonts w:asciiTheme="minorHAnsi" w:eastAsia="Times New Roman" w:hAnsiTheme="minorHAnsi"/>
          <w:sz w:val="24"/>
          <w:szCs w:val="24"/>
        </w:rPr>
        <w:t>The mind of Christ</w:t>
      </w:r>
      <w:r>
        <w:rPr>
          <w:rFonts w:asciiTheme="minorHAnsi" w:eastAsia="Times New Roman" w:hAnsiTheme="minorHAnsi"/>
          <w:sz w:val="24"/>
          <w:szCs w:val="24"/>
        </w:rPr>
        <w:t>:</w:t>
      </w:r>
      <w:r w:rsidR="00017162">
        <w:rPr>
          <w:rFonts w:asciiTheme="minorHAnsi" w:eastAsia="Times New Roman" w:hAnsiTheme="minorHAnsi"/>
          <w:sz w:val="24"/>
          <w:szCs w:val="24"/>
        </w:rPr>
        <w:t xml:space="preserve"> ________________________________________________________</w:t>
      </w:r>
    </w:p>
    <w:p w14:paraId="68435677" w14:textId="77777777" w:rsidR="00983719" w:rsidRDefault="00983719" w:rsidP="006D04DC">
      <w:pPr>
        <w:pStyle w:val="ListParagraph"/>
        <w:rPr>
          <w:rFonts w:asciiTheme="minorHAnsi" w:eastAsia="Times New Roman" w:hAnsiTheme="minorHAnsi"/>
          <w:sz w:val="24"/>
          <w:szCs w:val="24"/>
        </w:rPr>
      </w:pPr>
      <w:r>
        <w:rPr>
          <w:rFonts w:asciiTheme="minorHAnsi" w:eastAsia="Times New Roman" w:hAnsiTheme="minorHAnsi"/>
          <w:sz w:val="24"/>
          <w:szCs w:val="24"/>
        </w:rPr>
        <w:t>_________________________________</w:t>
      </w:r>
      <w:r w:rsidR="00017162">
        <w:rPr>
          <w:rFonts w:asciiTheme="minorHAnsi" w:eastAsia="Times New Roman" w:hAnsiTheme="minorHAnsi"/>
          <w:sz w:val="24"/>
          <w:szCs w:val="24"/>
        </w:rPr>
        <w:t>_______________________________________</w:t>
      </w:r>
    </w:p>
    <w:p w14:paraId="7A58F5AF" w14:textId="77777777" w:rsidR="00717414" w:rsidRDefault="00983719" w:rsidP="00EF73C9">
      <w:pPr>
        <w:pStyle w:val="ListParagraph"/>
        <w:numPr>
          <w:ilvl w:val="0"/>
          <w:numId w:val="9"/>
        </w:numPr>
        <w:ind w:left="720"/>
        <w:rPr>
          <w:sz w:val="24"/>
          <w:szCs w:val="24"/>
        </w:rPr>
      </w:pPr>
      <w:r w:rsidRPr="00C158E1">
        <w:rPr>
          <w:sz w:val="24"/>
          <w:szCs w:val="24"/>
        </w:rPr>
        <w:t xml:space="preserve">Has God given you a job to do that you feel you are incapable of doing? </w:t>
      </w:r>
      <w:r>
        <w:rPr>
          <w:sz w:val="24"/>
          <w:szCs w:val="24"/>
        </w:rPr>
        <w:t>If so, what is God telling you about doing it?</w:t>
      </w:r>
      <w:r w:rsidR="00017162">
        <w:rPr>
          <w:sz w:val="24"/>
          <w:szCs w:val="24"/>
        </w:rPr>
        <w:t xml:space="preserve"> ______________________________________________</w:t>
      </w:r>
      <w:r>
        <w:rPr>
          <w:sz w:val="24"/>
          <w:szCs w:val="24"/>
        </w:rPr>
        <w:t xml:space="preserve"> </w:t>
      </w:r>
      <w:r w:rsidRPr="00C158E1">
        <w:rPr>
          <w:sz w:val="24"/>
          <w:szCs w:val="24"/>
        </w:rPr>
        <w:t>__________________________________________________________________</w:t>
      </w:r>
      <w:r w:rsidR="00553EFF">
        <w:rPr>
          <w:sz w:val="24"/>
          <w:szCs w:val="24"/>
        </w:rPr>
        <w:t>____________</w:t>
      </w:r>
      <w:r w:rsidRPr="00C158E1">
        <w:rPr>
          <w:sz w:val="24"/>
          <w:szCs w:val="24"/>
        </w:rPr>
        <w:t>______</w:t>
      </w:r>
      <w:r>
        <w:rPr>
          <w:sz w:val="24"/>
          <w:szCs w:val="24"/>
        </w:rPr>
        <w:t>____________________________________________________________________________________________________________________________________</w:t>
      </w:r>
    </w:p>
    <w:p w14:paraId="41D62E57" w14:textId="77777777" w:rsidR="00983719" w:rsidRPr="0054206A" w:rsidRDefault="00983719" w:rsidP="00983719">
      <w:pPr>
        <w:jc w:val="center"/>
        <w:rPr>
          <w:b/>
          <w:sz w:val="28"/>
          <w:szCs w:val="28"/>
        </w:rPr>
      </w:pPr>
      <w:r w:rsidRPr="0054206A">
        <w:rPr>
          <w:b/>
          <w:sz w:val="28"/>
          <w:szCs w:val="28"/>
        </w:rPr>
        <w:t>He’s The Seal of Our Inheritance</w:t>
      </w:r>
    </w:p>
    <w:p w14:paraId="50BC8B82" w14:textId="77777777" w:rsidR="00983719" w:rsidRPr="00017162" w:rsidRDefault="00983719" w:rsidP="00017162">
      <w:pPr>
        <w:spacing w:after="0"/>
        <w:jc w:val="center"/>
        <w:rPr>
          <w:b/>
          <w:sz w:val="24"/>
          <w:szCs w:val="24"/>
        </w:rPr>
      </w:pPr>
      <w:r w:rsidRPr="00017162">
        <w:rPr>
          <w:b/>
          <w:bCs/>
          <w:iCs/>
          <w:sz w:val="24"/>
          <w:szCs w:val="24"/>
        </w:rPr>
        <w:t>2 Corinthians 1:20-22 (NASB)</w:t>
      </w:r>
    </w:p>
    <w:p w14:paraId="6C40D423" w14:textId="77777777" w:rsidR="00983719" w:rsidRPr="00DA229D" w:rsidRDefault="00983719" w:rsidP="00983719">
      <w:pPr>
        <w:jc w:val="center"/>
        <w:rPr>
          <w:b/>
          <w:i/>
          <w:sz w:val="24"/>
          <w:szCs w:val="24"/>
        </w:rPr>
      </w:pPr>
      <w:r w:rsidRPr="00DA229D">
        <w:rPr>
          <w:b/>
          <w:bCs/>
          <w:i/>
          <w:iCs/>
          <w:sz w:val="24"/>
          <w:szCs w:val="24"/>
        </w:rPr>
        <w:t xml:space="preserve">For as many as are the promises of God, in Him they are yes; therefore, also through Him </w:t>
      </w:r>
      <w:r w:rsidR="00017162">
        <w:rPr>
          <w:b/>
          <w:bCs/>
          <w:i/>
          <w:iCs/>
          <w:sz w:val="24"/>
          <w:szCs w:val="24"/>
        </w:rPr>
        <w:t xml:space="preserve">        </w:t>
      </w:r>
      <w:r w:rsidRPr="00DA229D">
        <w:rPr>
          <w:b/>
          <w:bCs/>
          <w:i/>
          <w:iCs/>
          <w:sz w:val="24"/>
          <w:szCs w:val="24"/>
        </w:rPr>
        <w:t xml:space="preserve">is our Amen to the glory of God through us. Now He who establishes us with you in Christ </w:t>
      </w:r>
      <w:r w:rsidR="00017162">
        <w:rPr>
          <w:b/>
          <w:bCs/>
          <w:i/>
          <w:iCs/>
          <w:sz w:val="24"/>
          <w:szCs w:val="24"/>
        </w:rPr>
        <w:t xml:space="preserve">   </w:t>
      </w:r>
      <w:r w:rsidRPr="00DA229D">
        <w:rPr>
          <w:b/>
          <w:bCs/>
          <w:i/>
          <w:iCs/>
          <w:sz w:val="24"/>
          <w:szCs w:val="24"/>
        </w:rPr>
        <w:t>and anointed us is God, who also sealed us and gave us the Spirit in our hearts as a pledge.</w:t>
      </w:r>
    </w:p>
    <w:p w14:paraId="0E1741B9" w14:textId="77777777" w:rsidR="00983719" w:rsidRDefault="00983719" w:rsidP="00983719">
      <w:pPr>
        <w:pStyle w:val="ListParagraph"/>
        <w:ind w:left="0"/>
        <w:jc w:val="both"/>
        <w:rPr>
          <w:sz w:val="24"/>
          <w:szCs w:val="24"/>
        </w:rPr>
      </w:pPr>
      <w:r>
        <w:rPr>
          <w:sz w:val="24"/>
          <w:szCs w:val="24"/>
        </w:rPr>
        <w:t xml:space="preserve">  </w:t>
      </w:r>
      <w:r>
        <w:rPr>
          <w:sz w:val="24"/>
          <w:szCs w:val="24"/>
        </w:rPr>
        <w:tab/>
        <w:t xml:space="preserve">Now I would like to seize the opportunity to return to the wedding theme of this study.  The moment we were born again </w:t>
      </w:r>
      <w:r w:rsidR="00B432D5">
        <w:rPr>
          <w:sz w:val="24"/>
          <w:szCs w:val="24"/>
        </w:rPr>
        <w:t>spiritually;</w:t>
      </w:r>
      <w:r>
        <w:rPr>
          <w:sz w:val="24"/>
          <w:szCs w:val="24"/>
        </w:rPr>
        <w:t xml:space="preserve"> we were sealed by the Holy Spirit. And, as you will see in the following word search, the seal not only marks us as being authentic, it also protects us (Ephesians 6:13-18)</w:t>
      </w:r>
      <w:r w:rsidR="00725D90">
        <w:rPr>
          <w:sz w:val="24"/>
          <w:szCs w:val="24"/>
        </w:rPr>
        <w:t>.</w:t>
      </w:r>
      <w:r>
        <w:rPr>
          <w:sz w:val="24"/>
          <w:szCs w:val="24"/>
        </w:rPr>
        <w:t xml:space="preserve"> We could think of it as a signet ring that belongs to a King, and it’s used to seal his letters or important documents.</w:t>
      </w:r>
      <w:r w:rsidRPr="003E229C">
        <w:rPr>
          <w:sz w:val="24"/>
          <w:szCs w:val="24"/>
        </w:rPr>
        <w:t xml:space="preserve"> </w:t>
      </w:r>
      <w:r>
        <w:rPr>
          <w:sz w:val="24"/>
          <w:szCs w:val="24"/>
        </w:rPr>
        <w:t xml:space="preserve">The word pledge is the word used in Greek for engagement ring! So now we know that the Holy Spirit signifies that we belong to Jesus, and the seal guarantees that there will be a wedding. This engagement cannot be broken because God keeps His promises.  And then lastly, we will look at our inheritance. </w:t>
      </w:r>
    </w:p>
    <w:p w14:paraId="2D410530" w14:textId="77777777" w:rsidR="00983719" w:rsidRDefault="00983719" w:rsidP="00983719">
      <w:pPr>
        <w:pStyle w:val="ListParagraph"/>
        <w:ind w:left="0"/>
        <w:jc w:val="both"/>
        <w:rPr>
          <w:sz w:val="24"/>
          <w:szCs w:val="24"/>
        </w:rPr>
      </w:pPr>
    </w:p>
    <w:p w14:paraId="3270D802" w14:textId="77777777" w:rsidR="00983719" w:rsidRPr="00017162" w:rsidRDefault="00983719" w:rsidP="00983719">
      <w:pPr>
        <w:pStyle w:val="ListParagraph"/>
        <w:ind w:left="0"/>
        <w:jc w:val="center"/>
        <w:rPr>
          <w:b/>
          <w:sz w:val="24"/>
          <w:szCs w:val="24"/>
        </w:rPr>
      </w:pPr>
      <w:r w:rsidRPr="00017162">
        <w:rPr>
          <w:b/>
          <w:bCs/>
          <w:iCs/>
          <w:sz w:val="24"/>
          <w:szCs w:val="24"/>
        </w:rPr>
        <w:t>Titus 3:5-7 (NASB)</w:t>
      </w:r>
    </w:p>
    <w:p w14:paraId="2E1B88D6" w14:textId="77777777" w:rsidR="00017162" w:rsidRDefault="00983719" w:rsidP="00983719">
      <w:pPr>
        <w:pStyle w:val="ListParagraph"/>
        <w:ind w:left="0"/>
        <w:jc w:val="center"/>
        <w:rPr>
          <w:b/>
          <w:bCs/>
          <w:i/>
          <w:iCs/>
          <w:sz w:val="24"/>
          <w:szCs w:val="24"/>
        </w:rPr>
      </w:pPr>
      <w:r w:rsidRPr="5897EC05">
        <w:rPr>
          <w:b/>
          <w:bCs/>
          <w:i/>
          <w:iCs/>
          <w:sz w:val="24"/>
          <w:szCs w:val="24"/>
        </w:rPr>
        <w:t>He saved us, not on the basis of deeds which we have done in righteousness, but according</w:t>
      </w:r>
    </w:p>
    <w:p w14:paraId="715D57D9" w14:textId="77777777" w:rsidR="00017162" w:rsidRDefault="00983719" w:rsidP="00983719">
      <w:pPr>
        <w:pStyle w:val="ListParagraph"/>
        <w:ind w:left="0"/>
        <w:jc w:val="center"/>
        <w:rPr>
          <w:b/>
          <w:bCs/>
          <w:i/>
          <w:iCs/>
          <w:sz w:val="24"/>
          <w:szCs w:val="24"/>
        </w:rPr>
      </w:pPr>
      <w:r w:rsidRPr="5897EC05">
        <w:rPr>
          <w:b/>
          <w:bCs/>
          <w:i/>
          <w:iCs/>
          <w:sz w:val="24"/>
          <w:szCs w:val="24"/>
        </w:rPr>
        <w:t xml:space="preserve"> to His mercy, by the washing of regeneration and renewing by the Holy Spirit, whom He poured out upon us richly through Jesus Christ our Savior, so that being justified </w:t>
      </w:r>
    </w:p>
    <w:p w14:paraId="2500256E" w14:textId="77777777" w:rsidR="00983719" w:rsidRPr="00F230B3" w:rsidRDefault="00983719" w:rsidP="00983719">
      <w:pPr>
        <w:pStyle w:val="ListParagraph"/>
        <w:ind w:left="0"/>
        <w:jc w:val="center"/>
        <w:rPr>
          <w:b/>
          <w:i/>
          <w:sz w:val="24"/>
          <w:szCs w:val="24"/>
        </w:rPr>
      </w:pPr>
      <w:r w:rsidRPr="5897EC05">
        <w:rPr>
          <w:b/>
          <w:bCs/>
          <w:i/>
          <w:iCs/>
          <w:sz w:val="24"/>
          <w:szCs w:val="24"/>
        </w:rPr>
        <w:t>by His grace we would be made heirs according to the hope of eternal life.</w:t>
      </w:r>
    </w:p>
    <w:p w14:paraId="11A8C1B5" w14:textId="77777777" w:rsidR="00017162" w:rsidRPr="00017162" w:rsidRDefault="00983719" w:rsidP="00017162">
      <w:pPr>
        <w:spacing w:after="0"/>
        <w:ind w:left="-720"/>
        <w:rPr>
          <w:b/>
          <w:bCs/>
          <w:sz w:val="12"/>
          <w:szCs w:val="12"/>
        </w:rPr>
      </w:pPr>
      <w:r w:rsidRPr="00017162">
        <w:rPr>
          <w:b/>
          <w:bCs/>
          <w:sz w:val="12"/>
          <w:szCs w:val="12"/>
        </w:rPr>
        <w:t xml:space="preserve">            </w:t>
      </w:r>
    </w:p>
    <w:p w14:paraId="121C00F1" w14:textId="77777777" w:rsidR="00983719" w:rsidRPr="00C43769" w:rsidRDefault="00983719" w:rsidP="00017162">
      <w:pPr>
        <w:rPr>
          <w:b/>
          <w:sz w:val="28"/>
          <w:szCs w:val="28"/>
        </w:rPr>
      </w:pPr>
      <w:r w:rsidRPr="5897EC05">
        <w:rPr>
          <w:b/>
          <w:bCs/>
          <w:sz w:val="28"/>
          <w:szCs w:val="28"/>
        </w:rPr>
        <w:t xml:space="preserve"> </w:t>
      </w:r>
      <w:r>
        <w:rPr>
          <w:b/>
          <w:bCs/>
          <w:sz w:val="28"/>
          <w:szCs w:val="28"/>
        </w:rPr>
        <w:t xml:space="preserve">WORD SEARCH: </w:t>
      </w:r>
      <w:r w:rsidR="00797243">
        <w:rPr>
          <w:b/>
          <w:bCs/>
          <w:sz w:val="28"/>
          <w:szCs w:val="28"/>
        </w:rPr>
        <w:t>From Strong’s Concordance</w:t>
      </w:r>
    </w:p>
    <w:p w14:paraId="575CDC44" w14:textId="77777777" w:rsidR="00983719" w:rsidRPr="00192A2C" w:rsidRDefault="00983719" w:rsidP="00EF73C9">
      <w:pPr>
        <w:pStyle w:val="ListParagraph"/>
        <w:numPr>
          <w:ilvl w:val="0"/>
          <w:numId w:val="23"/>
        </w:numPr>
        <w:ind w:left="720"/>
        <w:rPr>
          <w:sz w:val="24"/>
          <w:szCs w:val="24"/>
        </w:rPr>
      </w:pPr>
      <w:r w:rsidRPr="5897EC05">
        <w:rPr>
          <w:b/>
          <w:bCs/>
          <w:sz w:val="24"/>
          <w:szCs w:val="24"/>
        </w:rPr>
        <w:t>Seal</w:t>
      </w:r>
      <w:r>
        <w:rPr>
          <w:sz w:val="24"/>
          <w:szCs w:val="24"/>
        </w:rPr>
        <w:t xml:space="preserve"> #4972 the Greek word </w:t>
      </w:r>
      <w:r w:rsidRPr="5897EC05">
        <w:rPr>
          <w:sz w:val="24"/>
          <w:szCs w:val="24"/>
        </w:rPr>
        <w:t xml:space="preserve">Sphragizo: From #4973: </w:t>
      </w:r>
      <w:r w:rsidRPr="5897EC05">
        <w:rPr>
          <w:i/>
          <w:iCs/>
          <w:sz w:val="24"/>
          <w:szCs w:val="24"/>
        </w:rPr>
        <w:t>to stamp with a signet or private mark, for security or preservation, to keep secret, to attest, seal up.</w:t>
      </w:r>
      <w:r w:rsidRPr="5897EC05">
        <w:rPr>
          <w:sz w:val="24"/>
          <w:szCs w:val="24"/>
        </w:rPr>
        <w:t xml:space="preserve"> </w:t>
      </w:r>
      <w:r>
        <w:rPr>
          <w:sz w:val="24"/>
          <w:szCs w:val="24"/>
        </w:rPr>
        <w:t>(</w:t>
      </w:r>
      <w:r w:rsidRPr="5897EC05">
        <w:rPr>
          <w:sz w:val="24"/>
          <w:szCs w:val="24"/>
        </w:rPr>
        <w:t>Eph. 1:13; 4:30; Romans 15:28; 2 Cor. 1:22; John 3:33</w:t>
      </w:r>
      <w:r>
        <w:rPr>
          <w:sz w:val="24"/>
          <w:szCs w:val="24"/>
        </w:rPr>
        <w:t>)</w:t>
      </w:r>
    </w:p>
    <w:p w14:paraId="207AF7D1" w14:textId="77777777" w:rsidR="00983719" w:rsidRPr="00192A2C" w:rsidRDefault="00983719" w:rsidP="00EF73C9">
      <w:pPr>
        <w:pStyle w:val="ListParagraph"/>
        <w:numPr>
          <w:ilvl w:val="0"/>
          <w:numId w:val="23"/>
        </w:numPr>
        <w:ind w:left="720"/>
        <w:rPr>
          <w:sz w:val="24"/>
          <w:szCs w:val="24"/>
        </w:rPr>
      </w:pPr>
      <w:r w:rsidRPr="5897EC05">
        <w:rPr>
          <w:b/>
          <w:bCs/>
          <w:sz w:val="24"/>
          <w:szCs w:val="24"/>
        </w:rPr>
        <w:t>Seal</w:t>
      </w:r>
      <w:r w:rsidRPr="5897EC05">
        <w:rPr>
          <w:sz w:val="24"/>
          <w:szCs w:val="24"/>
        </w:rPr>
        <w:t xml:space="preserve"> #4973</w:t>
      </w:r>
      <w:r>
        <w:rPr>
          <w:sz w:val="24"/>
          <w:szCs w:val="24"/>
        </w:rPr>
        <w:t xml:space="preserve"> the Greek word</w:t>
      </w:r>
      <w:r w:rsidRPr="5897EC05">
        <w:rPr>
          <w:sz w:val="24"/>
          <w:szCs w:val="24"/>
        </w:rPr>
        <w:t xml:space="preserve"> Sphragis: </w:t>
      </w:r>
      <w:r w:rsidRPr="5897EC05">
        <w:rPr>
          <w:i/>
          <w:iCs/>
          <w:sz w:val="24"/>
          <w:szCs w:val="24"/>
        </w:rPr>
        <w:t>a signet, (as a fencing in or protecting from misappropriation); the stamp impressed (as a mark of privacy, or genuineness) seal.</w:t>
      </w:r>
      <w:r w:rsidRPr="5897EC05">
        <w:rPr>
          <w:sz w:val="24"/>
          <w:szCs w:val="24"/>
        </w:rPr>
        <w:t xml:space="preserve"> (2 Tim.2:19; Rev. 9:4)</w:t>
      </w:r>
    </w:p>
    <w:p w14:paraId="2881E1F9" w14:textId="77777777" w:rsidR="00983719" w:rsidRPr="00C50DE2" w:rsidRDefault="00983719" w:rsidP="00EF73C9">
      <w:pPr>
        <w:pStyle w:val="ListParagraph"/>
        <w:numPr>
          <w:ilvl w:val="0"/>
          <w:numId w:val="23"/>
        </w:numPr>
        <w:ind w:left="720"/>
        <w:rPr>
          <w:sz w:val="24"/>
          <w:szCs w:val="24"/>
        </w:rPr>
      </w:pPr>
      <w:r w:rsidRPr="00AF2ED8">
        <w:rPr>
          <w:b/>
          <w:sz w:val="24"/>
          <w:szCs w:val="24"/>
        </w:rPr>
        <w:t>Pledge or Earnest</w:t>
      </w:r>
      <w:r>
        <w:rPr>
          <w:b/>
          <w:sz w:val="24"/>
          <w:szCs w:val="24"/>
        </w:rPr>
        <w:t xml:space="preserve"> (engagement ring of promise)</w:t>
      </w:r>
      <w:r w:rsidRPr="00AF2ED8">
        <w:rPr>
          <w:sz w:val="24"/>
          <w:szCs w:val="24"/>
        </w:rPr>
        <w:t xml:space="preserve"> #728 the Greek word Arrhabon</w:t>
      </w:r>
      <w:r>
        <w:rPr>
          <w:b/>
          <w:sz w:val="24"/>
          <w:szCs w:val="24"/>
        </w:rPr>
        <w:t xml:space="preserve">: </w:t>
      </w:r>
      <w:r w:rsidRPr="00E55A7C">
        <w:rPr>
          <w:i/>
          <w:sz w:val="24"/>
          <w:szCs w:val="24"/>
        </w:rPr>
        <w:t>a pledge, i.e. part of the purchase -money or property given in advance as security</w:t>
      </w:r>
      <w:r w:rsidRPr="0054206A">
        <w:rPr>
          <w:sz w:val="24"/>
          <w:szCs w:val="24"/>
        </w:rPr>
        <w:t>.  (2 Corinthians</w:t>
      </w:r>
      <w:r w:rsidRPr="00C50DE2">
        <w:rPr>
          <w:sz w:val="24"/>
          <w:szCs w:val="24"/>
        </w:rPr>
        <w:t xml:space="preserve"> 1:22, 5:5; Ephesians 1:14</w:t>
      </w:r>
      <w:r>
        <w:rPr>
          <w:sz w:val="24"/>
          <w:szCs w:val="24"/>
        </w:rPr>
        <w:t>)</w:t>
      </w:r>
    </w:p>
    <w:p w14:paraId="19C6C728" w14:textId="77777777" w:rsidR="00983719" w:rsidRDefault="00983719" w:rsidP="00EF73C9">
      <w:pPr>
        <w:pStyle w:val="ListParagraph"/>
        <w:numPr>
          <w:ilvl w:val="0"/>
          <w:numId w:val="23"/>
        </w:numPr>
        <w:ind w:left="720"/>
        <w:rPr>
          <w:i/>
          <w:sz w:val="24"/>
          <w:szCs w:val="24"/>
        </w:rPr>
      </w:pPr>
      <w:r w:rsidRPr="00E55A7C">
        <w:rPr>
          <w:b/>
          <w:sz w:val="24"/>
          <w:szCs w:val="24"/>
        </w:rPr>
        <w:t>Pledge</w:t>
      </w:r>
      <w:r>
        <w:rPr>
          <w:b/>
          <w:sz w:val="24"/>
          <w:szCs w:val="24"/>
        </w:rPr>
        <w:t xml:space="preserve"> </w:t>
      </w:r>
      <w:r w:rsidRPr="00E55A7C">
        <w:rPr>
          <w:sz w:val="24"/>
          <w:szCs w:val="24"/>
        </w:rPr>
        <w:t xml:space="preserve">#6162 from #6148 the Hebrew word Arabown: </w:t>
      </w:r>
      <w:r w:rsidRPr="00E55A7C">
        <w:rPr>
          <w:i/>
          <w:sz w:val="24"/>
          <w:szCs w:val="24"/>
        </w:rPr>
        <w:t xml:space="preserve">to braid, to give security, engage, give pledges, put in surety. </w:t>
      </w:r>
    </w:p>
    <w:p w14:paraId="79D2F7C2" w14:textId="77777777" w:rsidR="00983719" w:rsidRPr="00017162" w:rsidRDefault="00983719" w:rsidP="00017162">
      <w:pPr>
        <w:spacing w:after="0"/>
        <w:jc w:val="center"/>
        <w:rPr>
          <w:b/>
          <w:sz w:val="24"/>
          <w:szCs w:val="24"/>
        </w:rPr>
      </w:pPr>
      <w:r w:rsidRPr="00017162">
        <w:rPr>
          <w:b/>
          <w:bCs/>
          <w:iCs/>
          <w:sz w:val="24"/>
          <w:szCs w:val="24"/>
        </w:rPr>
        <w:t>Ephesians 1:13b-14a (NASB)</w:t>
      </w:r>
    </w:p>
    <w:p w14:paraId="2D77D074" w14:textId="77777777" w:rsidR="00017162" w:rsidRDefault="00983719" w:rsidP="00983719">
      <w:pPr>
        <w:pStyle w:val="ListParagraph"/>
        <w:ind w:left="0"/>
        <w:jc w:val="center"/>
        <w:rPr>
          <w:b/>
          <w:bCs/>
          <w:i/>
          <w:iCs/>
          <w:sz w:val="24"/>
          <w:szCs w:val="24"/>
        </w:rPr>
      </w:pPr>
      <w:r w:rsidRPr="5897EC05">
        <w:rPr>
          <w:b/>
          <w:bCs/>
          <w:i/>
          <w:iCs/>
          <w:sz w:val="24"/>
          <w:szCs w:val="24"/>
        </w:rPr>
        <w:t xml:space="preserve">Having also believed, you were sealed in Him with the Holy Spirit of promise, </w:t>
      </w:r>
    </w:p>
    <w:p w14:paraId="6884B918" w14:textId="77777777" w:rsidR="00983719" w:rsidRDefault="00983719" w:rsidP="00983719">
      <w:pPr>
        <w:pStyle w:val="ListParagraph"/>
        <w:ind w:left="0"/>
        <w:jc w:val="center"/>
        <w:rPr>
          <w:b/>
          <w:bCs/>
          <w:i/>
          <w:iCs/>
          <w:sz w:val="24"/>
          <w:szCs w:val="24"/>
        </w:rPr>
      </w:pPr>
      <w:r w:rsidRPr="5897EC05">
        <w:rPr>
          <w:b/>
          <w:bCs/>
          <w:i/>
          <w:iCs/>
          <w:sz w:val="24"/>
          <w:szCs w:val="24"/>
        </w:rPr>
        <w:t>who is given as a pledge of our inheritance.</w:t>
      </w:r>
    </w:p>
    <w:p w14:paraId="46BDCE72" w14:textId="77777777" w:rsidR="00983719" w:rsidRDefault="00983719" w:rsidP="00983719">
      <w:pPr>
        <w:ind w:firstLine="720"/>
        <w:jc w:val="both"/>
        <w:rPr>
          <w:sz w:val="24"/>
          <w:szCs w:val="24"/>
        </w:rPr>
      </w:pPr>
      <w:r>
        <w:rPr>
          <w:sz w:val="24"/>
          <w:szCs w:val="24"/>
        </w:rPr>
        <w:t xml:space="preserve">Wow, </w:t>
      </w:r>
      <w:r w:rsidRPr="5897EC05">
        <w:rPr>
          <w:sz w:val="24"/>
          <w:szCs w:val="24"/>
        </w:rPr>
        <w:t>the Holy Spirit is like our engagement ring</w:t>
      </w:r>
      <w:r>
        <w:rPr>
          <w:sz w:val="24"/>
          <w:szCs w:val="24"/>
        </w:rPr>
        <w:t>! So</w:t>
      </w:r>
      <w:r w:rsidRPr="5897EC05">
        <w:rPr>
          <w:sz w:val="24"/>
          <w:szCs w:val="24"/>
        </w:rPr>
        <w:t xml:space="preserve"> what is our inheritance? </w:t>
      </w:r>
      <w:r>
        <w:rPr>
          <w:sz w:val="24"/>
          <w:szCs w:val="24"/>
        </w:rPr>
        <w:t xml:space="preserve">We are about to discover the </w:t>
      </w:r>
      <w:r w:rsidRPr="5897EC05">
        <w:rPr>
          <w:sz w:val="24"/>
          <w:szCs w:val="24"/>
        </w:rPr>
        <w:t>greatest blessing of all</w:t>
      </w:r>
      <w:r>
        <w:rPr>
          <w:sz w:val="24"/>
          <w:szCs w:val="24"/>
        </w:rPr>
        <w:t xml:space="preserve"> for those who are in Christ. But b</w:t>
      </w:r>
      <w:r w:rsidRPr="5897EC05">
        <w:rPr>
          <w:sz w:val="24"/>
          <w:szCs w:val="24"/>
        </w:rPr>
        <w:t xml:space="preserve">efore </w:t>
      </w:r>
      <w:r>
        <w:rPr>
          <w:sz w:val="24"/>
          <w:szCs w:val="24"/>
        </w:rPr>
        <w:t>we do,</w:t>
      </w:r>
      <w:r w:rsidRPr="5897EC05">
        <w:rPr>
          <w:sz w:val="24"/>
          <w:szCs w:val="24"/>
        </w:rPr>
        <w:t xml:space="preserve"> we will need to come to grips with </w:t>
      </w:r>
      <w:r>
        <w:rPr>
          <w:sz w:val="24"/>
          <w:szCs w:val="24"/>
        </w:rPr>
        <w:t xml:space="preserve">a </w:t>
      </w:r>
      <w:r w:rsidRPr="5897EC05">
        <w:rPr>
          <w:sz w:val="24"/>
          <w:szCs w:val="24"/>
        </w:rPr>
        <w:t xml:space="preserve">truth about those who are </w:t>
      </w:r>
      <w:r>
        <w:rPr>
          <w:sz w:val="24"/>
          <w:szCs w:val="24"/>
        </w:rPr>
        <w:t>sealed with the Holy Spirit. This is a truth that is hard to fathom, and it is</w:t>
      </w:r>
      <w:r w:rsidRPr="5897EC05">
        <w:rPr>
          <w:sz w:val="24"/>
          <w:szCs w:val="24"/>
        </w:rPr>
        <w:t xml:space="preserve"> especially</w:t>
      </w:r>
      <w:r>
        <w:rPr>
          <w:sz w:val="24"/>
          <w:szCs w:val="24"/>
        </w:rPr>
        <w:t xml:space="preserve"> so</w:t>
      </w:r>
      <w:r w:rsidRPr="5897EC05">
        <w:rPr>
          <w:sz w:val="24"/>
          <w:szCs w:val="24"/>
        </w:rPr>
        <w:t xml:space="preserve"> for some who have been raised in certain religious affiliations. May the Holy Spirit illuminate</w:t>
      </w:r>
      <w:r>
        <w:rPr>
          <w:sz w:val="24"/>
          <w:szCs w:val="24"/>
        </w:rPr>
        <w:t xml:space="preserve"> His Words giving us </w:t>
      </w:r>
      <w:r w:rsidRPr="5897EC05">
        <w:rPr>
          <w:sz w:val="24"/>
          <w:szCs w:val="24"/>
        </w:rPr>
        <w:t xml:space="preserve">the ability to embrace these realities as our very own. For </w:t>
      </w:r>
      <w:r>
        <w:rPr>
          <w:sz w:val="24"/>
          <w:szCs w:val="24"/>
        </w:rPr>
        <w:t>only then</w:t>
      </w:r>
      <w:r w:rsidRPr="5897EC05">
        <w:rPr>
          <w:sz w:val="24"/>
          <w:szCs w:val="24"/>
        </w:rPr>
        <w:t xml:space="preserve"> will </w:t>
      </w:r>
      <w:r>
        <w:rPr>
          <w:sz w:val="24"/>
          <w:szCs w:val="24"/>
        </w:rPr>
        <w:t>we be able to</w:t>
      </w:r>
      <w:r w:rsidRPr="5897EC05">
        <w:rPr>
          <w:sz w:val="24"/>
          <w:szCs w:val="24"/>
        </w:rPr>
        <w:t xml:space="preserve"> appropriate this truth</w:t>
      </w:r>
      <w:r>
        <w:rPr>
          <w:sz w:val="24"/>
          <w:szCs w:val="24"/>
        </w:rPr>
        <w:t xml:space="preserve"> in our lives</w:t>
      </w:r>
      <w:r w:rsidRPr="5897EC05">
        <w:rPr>
          <w:sz w:val="24"/>
          <w:szCs w:val="24"/>
        </w:rPr>
        <w:t xml:space="preserve">. </w:t>
      </w:r>
      <w:r>
        <w:rPr>
          <w:sz w:val="24"/>
          <w:szCs w:val="24"/>
        </w:rPr>
        <w:t xml:space="preserve"> </w:t>
      </w:r>
      <w:r w:rsidRPr="5897EC05">
        <w:rPr>
          <w:sz w:val="24"/>
          <w:szCs w:val="24"/>
        </w:rPr>
        <w:t xml:space="preserve">For the </w:t>
      </w:r>
      <w:r>
        <w:rPr>
          <w:sz w:val="24"/>
          <w:szCs w:val="24"/>
        </w:rPr>
        <w:t xml:space="preserve">sake </w:t>
      </w:r>
      <w:r w:rsidRPr="5897EC05">
        <w:rPr>
          <w:sz w:val="24"/>
          <w:szCs w:val="24"/>
        </w:rPr>
        <w:t xml:space="preserve">of clarification, in the next three passages </w:t>
      </w:r>
      <w:r>
        <w:rPr>
          <w:sz w:val="24"/>
          <w:szCs w:val="24"/>
        </w:rPr>
        <w:t>you will find</w:t>
      </w:r>
      <w:r w:rsidRPr="5897EC05">
        <w:rPr>
          <w:sz w:val="24"/>
          <w:szCs w:val="24"/>
        </w:rPr>
        <w:t xml:space="preserve"> at least nine titles given to believers. </w:t>
      </w:r>
      <w:r>
        <w:rPr>
          <w:sz w:val="24"/>
          <w:szCs w:val="24"/>
        </w:rPr>
        <w:t xml:space="preserve"> </w:t>
      </w:r>
    </w:p>
    <w:p w14:paraId="7AA5C77F" w14:textId="77777777" w:rsidR="00983719" w:rsidRPr="00017162" w:rsidRDefault="00983719" w:rsidP="00017162">
      <w:pPr>
        <w:spacing w:after="0"/>
        <w:jc w:val="center"/>
        <w:rPr>
          <w:b/>
          <w:sz w:val="24"/>
          <w:szCs w:val="24"/>
        </w:rPr>
      </w:pPr>
      <w:r w:rsidRPr="00017162">
        <w:rPr>
          <w:b/>
          <w:bCs/>
          <w:iCs/>
          <w:sz w:val="24"/>
          <w:szCs w:val="24"/>
        </w:rPr>
        <w:t>1 Peter 2:5 (ESV)</w:t>
      </w:r>
    </w:p>
    <w:p w14:paraId="44E35C68" w14:textId="77777777" w:rsidR="00017162" w:rsidRDefault="00983719" w:rsidP="00017162">
      <w:pPr>
        <w:spacing w:after="0"/>
        <w:jc w:val="center"/>
        <w:rPr>
          <w:b/>
          <w:bCs/>
          <w:i/>
          <w:iCs/>
          <w:sz w:val="24"/>
          <w:szCs w:val="24"/>
        </w:rPr>
      </w:pPr>
      <w:r w:rsidRPr="5897EC05">
        <w:rPr>
          <w:b/>
          <w:bCs/>
          <w:i/>
          <w:iCs/>
          <w:sz w:val="24"/>
          <w:szCs w:val="24"/>
        </w:rPr>
        <w:t xml:space="preserve">You yourselves like living stones are being built up as a spiritual house, to be a </w:t>
      </w:r>
    </w:p>
    <w:p w14:paraId="615CD2A1" w14:textId="77777777" w:rsidR="00983719" w:rsidRDefault="00983719" w:rsidP="00983719">
      <w:pPr>
        <w:jc w:val="center"/>
        <w:rPr>
          <w:b/>
          <w:bCs/>
          <w:i/>
          <w:iCs/>
          <w:sz w:val="24"/>
          <w:szCs w:val="24"/>
        </w:rPr>
      </w:pPr>
      <w:r w:rsidRPr="5897EC05">
        <w:rPr>
          <w:b/>
          <w:bCs/>
          <w:i/>
          <w:iCs/>
          <w:sz w:val="24"/>
          <w:szCs w:val="24"/>
        </w:rPr>
        <w:t>holy priesthood, to offer spiritual sacrifices acceptable to God through Jesus Christ.</w:t>
      </w:r>
    </w:p>
    <w:p w14:paraId="410943F4" w14:textId="77777777" w:rsidR="00983719" w:rsidRPr="00017162" w:rsidRDefault="00983719" w:rsidP="00017162">
      <w:pPr>
        <w:spacing w:after="0"/>
        <w:jc w:val="center"/>
        <w:rPr>
          <w:rFonts w:asciiTheme="minorHAnsi" w:hAnsiTheme="minorHAnsi" w:cstheme="minorHAnsi"/>
          <w:b/>
          <w:sz w:val="24"/>
          <w:szCs w:val="24"/>
        </w:rPr>
      </w:pPr>
      <w:r w:rsidRPr="00017162">
        <w:rPr>
          <w:rFonts w:asciiTheme="minorHAnsi" w:eastAsiaTheme="minorEastAsia" w:hAnsiTheme="minorHAnsi" w:cstheme="minorBidi"/>
          <w:b/>
          <w:bCs/>
          <w:iCs/>
          <w:sz w:val="24"/>
          <w:szCs w:val="24"/>
        </w:rPr>
        <w:t>Revelation 1:5-6 (ESV)</w:t>
      </w:r>
    </w:p>
    <w:p w14:paraId="1B80BCD6" w14:textId="77777777" w:rsidR="00017162" w:rsidRDefault="00983719" w:rsidP="00017162">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From Jesus Christ the faithful witness, the firstborn of the dead, and the ruler of kings</w:t>
      </w:r>
    </w:p>
    <w:p w14:paraId="34D92560" w14:textId="77777777" w:rsidR="00017162" w:rsidRDefault="00983719" w:rsidP="00017162">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on earth. To him who loves us and has freed us from our sins by his blood and made us </w:t>
      </w:r>
    </w:p>
    <w:p w14:paraId="097BA03B" w14:textId="77777777" w:rsidR="00983719" w:rsidRDefault="00983719" w:rsidP="00017162">
      <w:pPr>
        <w:pStyle w:val="regular"/>
        <w:spacing w:before="0" w:before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a kingdom, priests to his God and Father, to him be glory and dominion forever and ever. Amen.</w:t>
      </w:r>
    </w:p>
    <w:p w14:paraId="66BEAE6E" w14:textId="77777777" w:rsidR="00983719" w:rsidRPr="00017162" w:rsidRDefault="00983719" w:rsidP="00017162">
      <w:pPr>
        <w:spacing w:after="0"/>
        <w:jc w:val="center"/>
        <w:rPr>
          <w:b/>
          <w:bCs/>
          <w:iCs/>
          <w:sz w:val="24"/>
          <w:szCs w:val="24"/>
        </w:rPr>
      </w:pPr>
      <w:r w:rsidRPr="00017162">
        <w:rPr>
          <w:b/>
          <w:bCs/>
          <w:iCs/>
          <w:sz w:val="24"/>
          <w:szCs w:val="24"/>
        </w:rPr>
        <w:t>1 Peter 2:9 (NASB)</w:t>
      </w:r>
    </w:p>
    <w:p w14:paraId="3C36983D" w14:textId="77777777" w:rsidR="00017162" w:rsidRDefault="00983719" w:rsidP="00017162">
      <w:pPr>
        <w:spacing w:after="0"/>
        <w:jc w:val="center"/>
        <w:rPr>
          <w:b/>
          <w:bCs/>
          <w:i/>
          <w:iCs/>
          <w:sz w:val="24"/>
          <w:szCs w:val="24"/>
        </w:rPr>
      </w:pPr>
      <w:r w:rsidRPr="5897EC05">
        <w:rPr>
          <w:b/>
          <w:bCs/>
          <w:i/>
          <w:iCs/>
          <w:sz w:val="24"/>
          <w:szCs w:val="24"/>
        </w:rPr>
        <w:t>But you are a Chosen Race, a royal Priesthood, a Holy Nation, and A People</w:t>
      </w:r>
    </w:p>
    <w:p w14:paraId="157B33AE" w14:textId="77777777" w:rsidR="00017162" w:rsidRDefault="00983719" w:rsidP="00017162">
      <w:pPr>
        <w:spacing w:after="0"/>
        <w:jc w:val="center"/>
        <w:rPr>
          <w:b/>
          <w:bCs/>
          <w:i/>
          <w:iCs/>
          <w:sz w:val="24"/>
          <w:szCs w:val="24"/>
        </w:rPr>
      </w:pPr>
      <w:r w:rsidRPr="5897EC05">
        <w:rPr>
          <w:b/>
          <w:bCs/>
          <w:i/>
          <w:iCs/>
          <w:sz w:val="24"/>
          <w:szCs w:val="24"/>
        </w:rPr>
        <w:t xml:space="preserve">for God’s Own Possession, so that you may proclaim the excellences of HIM </w:t>
      </w:r>
    </w:p>
    <w:p w14:paraId="327A53AF" w14:textId="77777777" w:rsidR="00983719" w:rsidRPr="00017162" w:rsidRDefault="00983719" w:rsidP="00017162">
      <w:pPr>
        <w:spacing w:after="0"/>
        <w:jc w:val="center"/>
        <w:rPr>
          <w:b/>
          <w:bCs/>
          <w:i/>
          <w:iCs/>
          <w:sz w:val="24"/>
          <w:szCs w:val="24"/>
        </w:rPr>
      </w:pPr>
      <w:r w:rsidRPr="5897EC05">
        <w:rPr>
          <w:b/>
          <w:bCs/>
          <w:i/>
          <w:iCs/>
          <w:sz w:val="24"/>
          <w:szCs w:val="24"/>
        </w:rPr>
        <w:t>who has called you out of dar</w:t>
      </w:r>
      <w:r w:rsidR="00017162">
        <w:rPr>
          <w:b/>
          <w:bCs/>
          <w:i/>
          <w:iCs/>
          <w:sz w:val="24"/>
          <w:szCs w:val="24"/>
        </w:rPr>
        <w:t>kness into His marvelous light.</w:t>
      </w:r>
    </w:p>
    <w:p w14:paraId="19E92044" w14:textId="77777777" w:rsidR="00983719" w:rsidRDefault="00983719" w:rsidP="00983719">
      <w:pPr>
        <w:pStyle w:val="regular"/>
        <w:ind w:firstLine="720"/>
        <w:jc w:val="both"/>
        <w:rPr>
          <w:rFonts w:asciiTheme="minorHAnsi" w:eastAsiaTheme="minorEastAsia" w:hAnsiTheme="minorHAnsi" w:cstheme="minorBidi"/>
        </w:rPr>
      </w:pPr>
      <w:r>
        <w:rPr>
          <w:rFonts w:asciiTheme="minorHAnsi" w:eastAsiaTheme="minorEastAsia" w:hAnsiTheme="minorHAnsi" w:cstheme="minorBidi"/>
        </w:rPr>
        <w:t>Did you notice that we are</w:t>
      </w:r>
      <w:r w:rsidRPr="5897EC05">
        <w:rPr>
          <w:rFonts w:asciiTheme="minorHAnsi" w:eastAsiaTheme="minorEastAsia" w:hAnsiTheme="minorHAnsi" w:cstheme="minorBidi"/>
        </w:rPr>
        <w:t xml:space="preserve"> </w:t>
      </w:r>
      <w:r>
        <w:rPr>
          <w:rFonts w:asciiTheme="minorHAnsi" w:eastAsiaTheme="minorEastAsia" w:hAnsiTheme="minorHAnsi" w:cstheme="minorBidi"/>
        </w:rPr>
        <w:t>a</w:t>
      </w:r>
      <w:r w:rsidRPr="5897EC05">
        <w:rPr>
          <w:rFonts w:asciiTheme="minorHAnsi" w:eastAsiaTheme="minorEastAsia" w:hAnsiTheme="minorHAnsi" w:cstheme="minorBidi"/>
        </w:rPr>
        <w:t xml:space="preserve">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priesthood,</w:t>
      </w:r>
      <w:r w:rsidRPr="5897EC05">
        <w:rPr>
          <w:rFonts w:asciiTheme="minorHAnsi" w:eastAsiaTheme="minorEastAsia" w:hAnsiTheme="minorHAnsi" w:cstheme="minorBidi"/>
        </w:rPr>
        <w:t xml:space="preserve"> a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 xml:space="preserve">nation, and </w:t>
      </w:r>
      <w:r w:rsidRPr="5897EC05">
        <w:rPr>
          <w:rFonts w:asciiTheme="minorHAnsi" w:eastAsiaTheme="minorEastAsia" w:hAnsiTheme="minorHAnsi" w:cstheme="minorBidi"/>
        </w:rPr>
        <w:t xml:space="preserve">a </w:t>
      </w:r>
      <w:r>
        <w:rPr>
          <w:rFonts w:asciiTheme="minorHAnsi" w:eastAsiaTheme="minorEastAsia" w:hAnsiTheme="minorHAnsi" w:cstheme="minorBidi"/>
        </w:rPr>
        <w:t>k</w:t>
      </w:r>
      <w:r w:rsidRPr="5897EC05">
        <w:rPr>
          <w:rFonts w:asciiTheme="minorHAnsi" w:eastAsiaTheme="minorEastAsia" w:hAnsiTheme="minorHAnsi" w:cstheme="minorBidi"/>
        </w:rPr>
        <w:t xml:space="preserve">ingdom of </w:t>
      </w:r>
      <w:r>
        <w:rPr>
          <w:rFonts w:asciiTheme="minorHAnsi" w:eastAsiaTheme="minorEastAsia" w:hAnsiTheme="minorHAnsi" w:cstheme="minorBidi"/>
        </w:rPr>
        <w:t>p</w:t>
      </w:r>
      <w:r w:rsidRPr="5897EC05">
        <w:rPr>
          <w:rFonts w:asciiTheme="minorHAnsi" w:eastAsiaTheme="minorEastAsia" w:hAnsiTheme="minorHAnsi" w:cstheme="minorBidi"/>
        </w:rPr>
        <w:t>riest</w:t>
      </w:r>
      <w:r>
        <w:rPr>
          <w:rFonts w:asciiTheme="minorHAnsi" w:eastAsiaTheme="minorEastAsia" w:hAnsiTheme="minorHAnsi" w:cstheme="minorBidi"/>
        </w:rPr>
        <w:t>s</w:t>
      </w:r>
      <w:r w:rsidRPr="5897EC05">
        <w:rPr>
          <w:rFonts w:asciiTheme="minorHAnsi" w:eastAsiaTheme="minorEastAsia" w:hAnsiTheme="minorHAnsi" w:cstheme="minorBidi"/>
        </w:rPr>
        <w:t xml:space="preserve">? </w:t>
      </w:r>
      <w:r>
        <w:rPr>
          <w:rFonts w:asciiTheme="minorHAnsi" w:eastAsiaTheme="minorEastAsia" w:hAnsiTheme="minorHAnsi" w:cstheme="minorBidi"/>
        </w:rPr>
        <w:t>Contemplate with me the deep implications of all of this. W</w:t>
      </w:r>
      <w:r w:rsidRPr="5897EC05">
        <w:rPr>
          <w:rFonts w:asciiTheme="minorHAnsi" w:eastAsiaTheme="minorEastAsia" w:hAnsiTheme="minorHAnsi" w:cstheme="minorBidi"/>
        </w:rPr>
        <w:t>e won’t expound on each of these titles</w:t>
      </w:r>
      <w:r>
        <w:rPr>
          <w:rFonts w:asciiTheme="minorHAnsi" w:eastAsiaTheme="minorEastAsia" w:hAnsiTheme="minorHAnsi" w:cstheme="minorBidi"/>
        </w:rPr>
        <w:t xml:space="preserve"> for now</w:t>
      </w:r>
      <w:r w:rsidRPr="5897EC05">
        <w:rPr>
          <w:rFonts w:asciiTheme="minorHAnsi" w:eastAsiaTheme="minorEastAsia" w:hAnsiTheme="minorHAnsi" w:cstheme="minorBidi"/>
        </w:rPr>
        <w:t>,</w:t>
      </w:r>
      <w:r>
        <w:rPr>
          <w:rFonts w:asciiTheme="minorHAnsi" w:eastAsiaTheme="minorEastAsia" w:hAnsiTheme="minorHAnsi" w:cstheme="minorBidi"/>
        </w:rPr>
        <w:t xml:space="preserve"> but</w:t>
      </w:r>
      <w:r w:rsidRPr="5897EC05">
        <w:rPr>
          <w:rFonts w:asciiTheme="minorHAnsi" w:eastAsiaTheme="minorEastAsia" w:hAnsiTheme="minorHAnsi" w:cstheme="minorBidi"/>
        </w:rPr>
        <w:t xml:space="preserve"> we’ll focus upon the significance of being a </w:t>
      </w:r>
      <w:r>
        <w:rPr>
          <w:rFonts w:asciiTheme="minorHAnsi" w:eastAsiaTheme="minorEastAsia" w:hAnsiTheme="minorHAnsi" w:cstheme="minorBidi"/>
        </w:rPr>
        <w:t>h</w:t>
      </w:r>
      <w:r w:rsidRPr="5897EC05">
        <w:rPr>
          <w:rFonts w:asciiTheme="minorHAnsi" w:eastAsiaTheme="minorEastAsia" w:hAnsiTheme="minorHAnsi" w:cstheme="minorBidi"/>
        </w:rPr>
        <w:t xml:space="preserve">oly </w:t>
      </w:r>
      <w:r>
        <w:rPr>
          <w:rFonts w:asciiTheme="minorHAnsi" w:eastAsiaTheme="minorEastAsia" w:hAnsiTheme="minorHAnsi" w:cstheme="minorBidi"/>
        </w:rPr>
        <w:t>p</w:t>
      </w:r>
      <w:r w:rsidRPr="5897EC05">
        <w:rPr>
          <w:rFonts w:asciiTheme="minorHAnsi" w:eastAsiaTheme="minorEastAsia" w:hAnsiTheme="minorHAnsi" w:cstheme="minorBidi"/>
        </w:rPr>
        <w:t xml:space="preserve">riesthood. No doubt Paul, being the Old Testament scholar that he was, must have been jumping for joy as he thought of the implications of these realities for the saints. </w:t>
      </w:r>
      <w:r>
        <w:rPr>
          <w:rFonts w:asciiTheme="minorHAnsi" w:eastAsiaTheme="minorEastAsia" w:hAnsiTheme="minorHAnsi" w:cstheme="minorBidi"/>
        </w:rPr>
        <w:t xml:space="preserve">Most believe that Paul penned the book of Hebrews. If this is so, then clearly, he </w:t>
      </w:r>
      <w:r w:rsidRPr="5897EC05">
        <w:rPr>
          <w:rFonts w:asciiTheme="minorHAnsi" w:eastAsiaTheme="minorEastAsia" w:hAnsiTheme="minorHAnsi" w:cstheme="minorBidi"/>
        </w:rPr>
        <w:t xml:space="preserve">had the same thing in mind when he wrote of Jesus being our Great High Priest of a New Covenant. </w:t>
      </w:r>
    </w:p>
    <w:p w14:paraId="1F879351" w14:textId="77777777" w:rsidR="00983719" w:rsidRPr="00017162" w:rsidRDefault="00983719" w:rsidP="00017162">
      <w:pPr>
        <w:pStyle w:val="regular"/>
        <w:spacing w:after="0" w:afterAutospacing="0"/>
        <w:jc w:val="center"/>
        <w:rPr>
          <w:rFonts w:asciiTheme="minorHAnsi" w:hAnsiTheme="minorHAnsi" w:cstheme="minorHAnsi"/>
          <w:b/>
        </w:rPr>
      </w:pPr>
      <w:r w:rsidRPr="00017162">
        <w:rPr>
          <w:rFonts w:asciiTheme="minorHAnsi" w:eastAsiaTheme="minorEastAsia" w:hAnsiTheme="minorHAnsi" w:cstheme="minorBidi"/>
          <w:b/>
          <w:bCs/>
          <w:iCs/>
        </w:rPr>
        <w:t>Isaiah 61:6-7 (NIV)</w:t>
      </w:r>
    </w:p>
    <w:p w14:paraId="2F2B5043" w14:textId="77777777" w:rsidR="00017162" w:rsidRPr="007867ED" w:rsidRDefault="00983719" w:rsidP="00017162">
      <w:pPr>
        <w:pStyle w:val="line1"/>
        <w:spacing w:before="0" w:beforeAutospacing="0" w:after="0" w:afterAutospacing="0"/>
        <w:jc w:val="center"/>
        <w:rPr>
          <w:rFonts w:asciiTheme="minorHAnsi" w:eastAsiaTheme="minorEastAsia" w:hAnsiTheme="minorHAnsi" w:cstheme="minorBidi"/>
          <w:b/>
          <w:bCs/>
          <w:i/>
          <w:iCs/>
        </w:rPr>
      </w:pPr>
      <w:r w:rsidRPr="007867ED">
        <w:rPr>
          <w:rFonts w:asciiTheme="minorHAnsi" w:eastAsiaTheme="minorEastAsia" w:hAnsiTheme="minorHAnsi" w:cstheme="minorBidi"/>
          <w:b/>
          <w:bCs/>
          <w:i/>
          <w:iCs/>
        </w:rPr>
        <w:t xml:space="preserve">And you will be called priests of </w:t>
      </w:r>
      <w:r w:rsidRPr="00AF052B">
        <w:rPr>
          <w:rFonts w:asciiTheme="minorHAnsi" w:eastAsiaTheme="minorEastAsia" w:hAnsiTheme="minorHAnsi" w:cstheme="minorBidi"/>
          <w:b/>
          <w:bCs/>
          <w:i/>
          <w:iCs/>
        </w:rPr>
        <w:t xml:space="preserve">the </w:t>
      </w:r>
      <w:r w:rsidRPr="00AF052B">
        <w:rPr>
          <w:rStyle w:val="name"/>
          <w:rFonts w:asciiTheme="minorHAnsi" w:eastAsiaTheme="minorEastAsia" w:hAnsiTheme="minorHAnsi" w:cstheme="minorBidi"/>
          <w:b/>
          <w:i/>
          <w:iCs/>
        </w:rPr>
        <w:t>Lord</w:t>
      </w:r>
      <w:r w:rsidRPr="00AF052B">
        <w:rPr>
          <w:rFonts w:asciiTheme="minorHAnsi" w:eastAsiaTheme="minorEastAsia" w:hAnsiTheme="minorHAnsi" w:cstheme="minorBidi"/>
          <w:b/>
          <w:bCs/>
          <w:i/>
          <w:iCs/>
        </w:rPr>
        <w:t>, you</w:t>
      </w:r>
      <w:r w:rsidRPr="007867ED">
        <w:rPr>
          <w:rFonts w:asciiTheme="minorHAnsi" w:eastAsiaTheme="minorEastAsia" w:hAnsiTheme="minorHAnsi" w:cstheme="minorBidi"/>
          <w:b/>
          <w:bCs/>
          <w:i/>
          <w:iCs/>
        </w:rPr>
        <w:t xml:space="preserve"> will be named ministers of our God. You will feed on the wealth of nations, and in their riches you will boast. Instead of your shame you will receive a double portion, and instead of disgrace you will rejoice in your inheritance. </w:t>
      </w:r>
    </w:p>
    <w:p w14:paraId="2BB2D8E8" w14:textId="77777777" w:rsidR="00983719" w:rsidRPr="00AF220B" w:rsidRDefault="00983719" w:rsidP="00017162">
      <w:pPr>
        <w:pStyle w:val="line1"/>
        <w:spacing w:before="0" w:beforeAutospacing="0"/>
        <w:jc w:val="center"/>
        <w:rPr>
          <w:rFonts w:asciiTheme="minorHAnsi" w:hAnsiTheme="minorHAnsi" w:cstheme="minorHAnsi"/>
          <w:b/>
          <w:i/>
        </w:rPr>
      </w:pPr>
      <w:r w:rsidRPr="5897EC05">
        <w:rPr>
          <w:rFonts w:asciiTheme="minorHAnsi" w:eastAsiaTheme="minorEastAsia" w:hAnsiTheme="minorHAnsi" w:cstheme="minorBidi"/>
          <w:b/>
          <w:bCs/>
          <w:i/>
          <w:iCs/>
        </w:rPr>
        <w:t>And so you will inherit a double portion in your land, and everlasting joy will be yours.</w:t>
      </w:r>
    </w:p>
    <w:p w14:paraId="07380976" w14:textId="77777777" w:rsidR="00BB6030" w:rsidRPr="00AF052B" w:rsidRDefault="00983719" w:rsidP="00983719">
      <w:pPr>
        <w:pStyle w:val="regular"/>
        <w:ind w:firstLine="720"/>
        <w:jc w:val="both"/>
        <w:rPr>
          <w:rFonts w:asciiTheme="minorHAnsi" w:eastAsiaTheme="minorEastAsia" w:hAnsiTheme="minorHAnsi" w:cstheme="minorBidi"/>
        </w:rPr>
      </w:pPr>
      <w:r>
        <w:rPr>
          <w:rFonts w:asciiTheme="minorHAnsi" w:eastAsiaTheme="minorEastAsia" w:hAnsiTheme="minorHAnsi" w:cstheme="minorBidi"/>
        </w:rPr>
        <w:t xml:space="preserve"> </w:t>
      </w:r>
      <w:r w:rsidRPr="00AF052B">
        <w:rPr>
          <w:rFonts w:asciiTheme="minorHAnsi" w:eastAsiaTheme="minorEastAsia" w:hAnsiTheme="minorHAnsi" w:cstheme="minorBidi"/>
        </w:rPr>
        <w:t>Isaiah</w:t>
      </w:r>
      <w:r w:rsidR="00BB6030" w:rsidRPr="00AF052B">
        <w:rPr>
          <w:rFonts w:asciiTheme="minorHAnsi" w:eastAsiaTheme="minorEastAsia" w:hAnsiTheme="minorHAnsi" w:cstheme="minorBidi"/>
        </w:rPr>
        <w:t xml:space="preserve"> must have had the same thing in mind as the Holy Spirit inspired him to write about</w:t>
      </w:r>
      <w:r w:rsidRPr="00AF052B">
        <w:rPr>
          <w:rFonts w:asciiTheme="minorHAnsi" w:eastAsiaTheme="minorEastAsia" w:hAnsiTheme="minorHAnsi" w:cstheme="minorBidi"/>
        </w:rPr>
        <w:t xml:space="preserve"> those whom</w:t>
      </w:r>
      <w:r w:rsidR="007867ED" w:rsidRPr="00AF052B">
        <w:rPr>
          <w:rFonts w:asciiTheme="minorHAnsi" w:eastAsiaTheme="minorEastAsia" w:hAnsiTheme="minorHAnsi" w:cstheme="minorBidi"/>
        </w:rPr>
        <w:t xml:space="preserve"> the Lord</w:t>
      </w:r>
      <w:r w:rsidRPr="00AF052B">
        <w:rPr>
          <w:rFonts w:asciiTheme="minorHAnsi" w:eastAsiaTheme="minorEastAsia" w:hAnsiTheme="minorHAnsi" w:cstheme="minorBidi"/>
        </w:rPr>
        <w:t xml:space="preserve"> set</w:t>
      </w:r>
      <w:r w:rsidR="00BB6030" w:rsidRPr="00AF052B">
        <w:rPr>
          <w:rFonts w:asciiTheme="minorHAnsi" w:eastAsiaTheme="minorEastAsia" w:hAnsiTheme="minorHAnsi" w:cstheme="minorBidi"/>
        </w:rPr>
        <w:t>s</w:t>
      </w:r>
      <w:r w:rsidRPr="00AF052B">
        <w:rPr>
          <w:rFonts w:asciiTheme="minorHAnsi" w:eastAsiaTheme="minorEastAsia" w:hAnsiTheme="minorHAnsi" w:cstheme="minorBidi"/>
        </w:rPr>
        <w:t xml:space="preserve"> free</w:t>
      </w:r>
      <w:r w:rsidR="00BB6030" w:rsidRPr="00AF052B">
        <w:rPr>
          <w:rFonts w:asciiTheme="minorHAnsi" w:eastAsiaTheme="minorEastAsia" w:hAnsiTheme="minorHAnsi" w:cstheme="minorBidi"/>
        </w:rPr>
        <w:t>. He called them</w:t>
      </w:r>
      <w:r w:rsidRPr="00AF052B">
        <w:rPr>
          <w:rFonts w:asciiTheme="minorHAnsi" w:eastAsiaTheme="minorEastAsia" w:hAnsiTheme="minorHAnsi" w:cstheme="minorBidi"/>
        </w:rPr>
        <w:t xml:space="preserve"> priests and ministers of God. </w:t>
      </w:r>
      <w:r w:rsidR="00BB6030" w:rsidRPr="00AF052B">
        <w:rPr>
          <w:rFonts w:asciiTheme="minorHAnsi" w:eastAsiaTheme="minorEastAsia" w:hAnsiTheme="minorHAnsi" w:cstheme="minorBidi"/>
        </w:rPr>
        <w:t>And note the</w:t>
      </w:r>
      <w:r w:rsidRPr="00AF052B">
        <w:rPr>
          <w:rFonts w:asciiTheme="minorHAnsi" w:eastAsiaTheme="minorEastAsia" w:hAnsiTheme="minorHAnsi" w:cstheme="minorBidi"/>
        </w:rPr>
        <w:t xml:space="preserve"> exchange that takes place. Instead of shame - we’ll receive a double portion, instead of disgrace - everlasting joy.</w:t>
      </w:r>
      <w:r w:rsidR="00BB6030" w:rsidRPr="00AF052B">
        <w:rPr>
          <w:rFonts w:asciiTheme="minorHAnsi" w:eastAsiaTheme="minorEastAsia" w:hAnsiTheme="minorHAnsi" w:cstheme="minorBidi"/>
        </w:rPr>
        <w:t xml:space="preserve"> These are just a few of the fringe benefits of our redemption! </w:t>
      </w:r>
      <w:r w:rsidRPr="00AF052B">
        <w:rPr>
          <w:rFonts w:asciiTheme="minorHAnsi" w:eastAsiaTheme="minorEastAsia" w:hAnsiTheme="minorHAnsi" w:cstheme="minorBidi"/>
        </w:rPr>
        <w:t xml:space="preserve"> But the source of our joy is found in our inheritance! </w:t>
      </w:r>
    </w:p>
    <w:p w14:paraId="0BCFAACB" w14:textId="77777777" w:rsidR="00967D9F" w:rsidRPr="00AF052B" w:rsidRDefault="00BB6030" w:rsidP="00967D9F">
      <w:pPr>
        <w:pStyle w:val="regular"/>
        <w:spacing w:before="0" w:beforeAutospacing="0" w:after="0" w:afterAutospacing="0"/>
        <w:jc w:val="center"/>
        <w:rPr>
          <w:rFonts w:asciiTheme="minorHAnsi" w:eastAsiaTheme="minorEastAsia" w:hAnsiTheme="minorHAnsi" w:cstheme="minorBidi"/>
          <w:b/>
        </w:rPr>
      </w:pPr>
      <w:r w:rsidRPr="00AF052B">
        <w:rPr>
          <w:rFonts w:asciiTheme="minorHAnsi" w:eastAsiaTheme="minorEastAsia" w:hAnsiTheme="minorHAnsi" w:cstheme="minorBidi"/>
          <w:b/>
        </w:rPr>
        <w:t>Ephesians 1:3-9</w:t>
      </w:r>
      <w:r w:rsidR="00967D9F" w:rsidRPr="00AF052B">
        <w:rPr>
          <w:rFonts w:asciiTheme="minorHAnsi" w:eastAsiaTheme="minorEastAsia" w:hAnsiTheme="minorHAnsi" w:cstheme="minorBidi"/>
          <w:b/>
        </w:rPr>
        <w:t xml:space="preserve"> (ESV)</w:t>
      </w:r>
    </w:p>
    <w:p w14:paraId="38D7E6B1"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Blessed be the God and Father of our Lord Jesus Christ, who has blessed us in Christ with every spiritual blessing in the heavenly places,</w:t>
      </w:r>
      <w:r w:rsidRPr="00AF052B">
        <w:rPr>
          <w:rStyle w:val="text"/>
          <w:rFonts w:asciiTheme="minorHAnsi" w:hAnsiTheme="minorHAnsi"/>
          <w:b/>
          <w:i/>
          <w:vertAlign w:val="superscript"/>
        </w:rPr>
        <w:t> </w:t>
      </w:r>
      <w:r w:rsidRPr="00AF052B">
        <w:rPr>
          <w:rStyle w:val="text"/>
          <w:rFonts w:asciiTheme="minorHAnsi" w:hAnsiTheme="minorHAnsi"/>
          <w:b/>
          <w:i/>
        </w:rPr>
        <w:t xml:space="preserve">even as he chose us in him before the foundation </w:t>
      </w:r>
    </w:p>
    <w:p w14:paraId="4DB9EFF0"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of the world, that we should be holy and blameless before him. In love</w:t>
      </w:r>
      <w:r w:rsidRPr="00AF052B">
        <w:rPr>
          <w:rStyle w:val="text"/>
          <w:rFonts w:asciiTheme="minorHAnsi" w:hAnsiTheme="minorHAnsi"/>
          <w:b/>
          <w:i/>
          <w:vertAlign w:val="superscript"/>
        </w:rPr>
        <w:t> </w:t>
      </w:r>
      <w:r w:rsidRPr="00AF052B">
        <w:rPr>
          <w:rStyle w:val="text"/>
          <w:rFonts w:asciiTheme="minorHAnsi" w:hAnsiTheme="minorHAnsi"/>
          <w:b/>
          <w:i/>
        </w:rPr>
        <w:t xml:space="preserve">he predestined us </w:t>
      </w:r>
    </w:p>
    <w:p w14:paraId="7136A9A5"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for adoption as sons through Jesus Christ, according to the purpose of his will,</w:t>
      </w:r>
      <w:r w:rsidRPr="00AF052B">
        <w:rPr>
          <w:rStyle w:val="text"/>
          <w:rFonts w:asciiTheme="minorHAnsi" w:hAnsiTheme="minorHAnsi"/>
          <w:b/>
          <w:i/>
          <w:vertAlign w:val="superscript"/>
        </w:rPr>
        <w:t> </w:t>
      </w:r>
      <w:r w:rsidRPr="00AF052B">
        <w:rPr>
          <w:rStyle w:val="text"/>
          <w:rFonts w:asciiTheme="minorHAnsi" w:hAnsiTheme="minorHAnsi"/>
          <w:b/>
          <w:i/>
        </w:rPr>
        <w:t xml:space="preserve">to the praise </w:t>
      </w:r>
    </w:p>
    <w:p w14:paraId="59170884"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of his glorious grace, with which he has blessed us in the Beloved.</w:t>
      </w:r>
      <w:r w:rsidRPr="00AF052B">
        <w:rPr>
          <w:rFonts w:asciiTheme="minorHAnsi" w:hAnsiTheme="minorHAnsi"/>
          <w:b/>
          <w:i/>
        </w:rPr>
        <w:t xml:space="preserve"> </w:t>
      </w:r>
      <w:r w:rsidRPr="00AF052B">
        <w:rPr>
          <w:rStyle w:val="text"/>
          <w:rFonts w:asciiTheme="minorHAnsi" w:hAnsiTheme="minorHAnsi"/>
          <w:b/>
          <w:i/>
          <w:vertAlign w:val="superscript"/>
        </w:rPr>
        <w:t> </w:t>
      </w:r>
      <w:r w:rsidRPr="00AF052B">
        <w:rPr>
          <w:rStyle w:val="text"/>
          <w:rFonts w:asciiTheme="minorHAnsi" w:hAnsiTheme="minorHAnsi"/>
          <w:b/>
          <w:i/>
        </w:rPr>
        <w:t>In him we have redemption through his blood, the forgiveness of our trespasses,</w:t>
      </w:r>
      <w:r w:rsidR="00AF052B">
        <w:rPr>
          <w:rStyle w:val="text"/>
          <w:rFonts w:asciiTheme="minorHAnsi" w:hAnsiTheme="minorHAnsi"/>
          <w:b/>
          <w:i/>
        </w:rPr>
        <w:t xml:space="preserve"> according to the riches of his grace, </w:t>
      </w:r>
      <w:r w:rsidRPr="00AF052B">
        <w:rPr>
          <w:rStyle w:val="text"/>
          <w:rFonts w:asciiTheme="minorHAnsi" w:hAnsiTheme="minorHAnsi"/>
          <w:b/>
          <w:i/>
        </w:rPr>
        <w:t>which he lavished upon us, in all wisdom and insight</w:t>
      </w:r>
      <w:r w:rsidRPr="00AF052B">
        <w:rPr>
          <w:rStyle w:val="text"/>
          <w:rFonts w:asciiTheme="minorHAnsi" w:hAnsiTheme="minorHAnsi"/>
          <w:b/>
          <w:i/>
          <w:vertAlign w:val="superscript"/>
        </w:rPr>
        <w:t> </w:t>
      </w:r>
      <w:r w:rsidRPr="00AF052B">
        <w:rPr>
          <w:rStyle w:val="text"/>
          <w:rFonts w:asciiTheme="minorHAnsi" w:hAnsiTheme="minorHAnsi"/>
          <w:b/>
          <w:i/>
        </w:rPr>
        <w:t>making kno</w:t>
      </w:r>
      <w:r w:rsidR="006F4D81" w:rsidRPr="00AF052B">
        <w:rPr>
          <w:rStyle w:val="text"/>
          <w:rFonts w:asciiTheme="minorHAnsi" w:hAnsiTheme="minorHAnsi"/>
          <w:b/>
          <w:i/>
        </w:rPr>
        <w:t>wn</w:t>
      </w:r>
      <w:r w:rsidRPr="00AF052B">
        <w:rPr>
          <w:rStyle w:val="text"/>
          <w:rFonts w:asciiTheme="minorHAnsi" w:hAnsiTheme="minorHAnsi"/>
          <w:b/>
          <w:i/>
        </w:rPr>
        <w:t xml:space="preserve"> to us the mystery</w:t>
      </w:r>
    </w:p>
    <w:p w14:paraId="63AE873E" w14:textId="77777777" w:rsidR="00AF052B" w:rsidRDefault="00967D9F" w:rsidP="00967D9F">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 xml:space="preserve"> of his will, according to his purpose, which he set forth in Christ</w:t>
      </w:r>
      <w:r w:rsidRPr="00AF052B">
        <w:rPr>
          <w:rFonts w:asciiTheme="minorHAnsi" w:hAnsiTheme="minorHAnsi"/>
          <w:b/>
          <w:i/>
        </w:rPr>
        <w:t xml:space="preserve"> </w:t>
      </w:r>
      <w:r w:rsidRPr="00AF052B">
        <w:rPr>
          <w:rStyle w:val="text"/>
          <w:rFonts w:asciiTheme="minorHAnsi" w:hAnsiTheme="minorHAnsi"/>
          <w:b/>
          <w:i/>
          <w:vertAlign w:val="superscript"/>
        </w:rPr>
        <w:t> </w:t>
      </w:r>
      <w:r w:rsidRPr="00AF052B">
        <w:rPr>
          <w:rStyle w:val="text"/>
          <w:rFonts w:asciiTheme="minorHAnsi" w:hAnsiTheme="minorHAnsi"/>
          <w:b/>
          <w:i/>
        </w:rPr>
        <w:t xml:space="preserve">as a plan for the </w:t>
      </w:r>
    </w:p>
    <w:p w14:paraId="398746D1" w14:textId="77777777" w:rsidR="00967D9F" w:rsidRPr="00967D9F" w:rsidRDefault="00967D9F" w:rsidP="00AF052B">
      <w:pPr>
        <w:pStyle w:val="regular"/>
        <w:spacing w:before="0" w:beforeAutospacing="0" w:after="0" w:afterAutospacing="0"/>
        <w:jc w:val="center"/>
        <w:rPr>
          <w:rStyle w:val="text"/>
          <w:rFonts w:asciiTheme="minorHAnsi" w:hAnsiTheme="minorHAnsi"/>
          <w:b/>
          <w:i/>
        </w:rPr>
      </w:pPr>
      <w:r w:rsidRPr="00AF052B">
        <w:rPr>
          <w:rStyle w:val="text"/>
          <w:rFonts w:asciiTheme="minorHAnsi" w:hAnsiTheme="minorHAnsi"/>
          <w:b/>
          <w:i/>
        </w:rPr>
        <w:t>fullness of time, to unite all things in him, things in heaven and things on earth.</w:t>
      </w:r>
    </w:p>
    <w:p w14:paraId="15B48BFB" w14:textId="77777777" w:rsidR="00983719" w:rsidRDefault="00983719" w:rsidP="00800AE5">
      <w:pPr>
        <w:pStyle w:val="regular"/>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Remember in a previous </w:t>
      </w:r>
      <w:r w:rsidR="00AE28DE">
        <w:rPr>
          <w:rFonts w:asciiTheme="minorHAnsi" w:eastAsiaTheme="minorEastAsia" w:hAnsiTheme="minorHAnsi" w:cstheme="minorBidi"/>
        </w:rPr>
        <w:t>lesson</w:t>
      </w:r>
      <w:r w:rsidRPr="5897EC05">
        <w:rPr>
          <w:rFonts w:asciiTheme="minorHAnsi" w:eastAsiaTheme="minorEastAsia" w:hAnsiTheme="minorHAnsi" w:cstheme="minorBidi"/>
        </w:rPr>
        <w:t xml:space="preserve"> we learned what the name s</w:t>
      </w:r>
      <w:r w:rsidRPr="5897EC05">
        <w:rPr>
          <w:rFonts w:asciiTheme="minorHAnsi" w:eastAsiaTheme="minorEastAsia" w:hAnsiTheme="minorHAnsi" w:cstheme="minorBidi"/>
          <w:i/>
          <w:iCs/>
        </w:rPr>
        <w:t>aint</w:t>
      </w:r>
      <w:r w:rsidRPr="5897EC05">
        <w:rPr>
          <w:rFonts w:asciiTheme="minorHAnsi" w:eastAsiaTheme="minorEastAsia" w:hAnsiTheme="minorHAnsi" w:cstheme="minorBidi"/>
        </w:rPr>
        <w:t xml:space="preserve"> means? The Greek word </w:t>
      </w:r>
      <w:r w:rsidRPr="5897EC05">
        <w:rPr>
          <w:rFonts w:asciiTheme="minorHAnsi" w:eastAsiaTheme="minorEastAsia" w:hAnsiTheme="minorHAnsi" w:cstheme="minorBidi"/>
          <w:i/>
          <w:iCs/>
        </w:rPr>
        <w:t xml:space="preserve">Hagios </w:t>
      </w:r>
      <w:r w:rsidRPr="5897EC05">
        <w:rPr>
          <w:rFonts w:asciiTheme="minorHAnsi" w:eastAsiaTheme="minorEastAsia" w:hAnsiTheme="minorHAnsi" w:cstheme="minorBidi"/>
        </w:rPr>
        <w:t>is translated as two d</w:t>
      </w:r>
      <w:r>
        <w:rPr>
          <w:rFonts w:asciiTheme="minorHAnsi" w:eastAsiaTheme="minorEastAsia" w:hAnsiTheme="minorHAnsi" w:cstheme="minorBidi"/>
        </w:rPr>
        <w:t>ifferent words: saints and holy. T</w:t>
      </w:r>
      <w:r w:rsidRPr="5897EC05">
        <w:rPr>
          <w:rFonts w:asciiTheme="minorHAnsi" w:eastAsiaTheme="minorEastAsia" w:hAnsiTheme="minorHAnsi" w:cstheme="minorBidi"/>
        </w:rPr>
        <w:t xml:space="preserve">he two </w:t>
      </w:r>
      <w:r>
        <w:rPr>
          <w:rFonts w:asciiTheme="minorHAnsi" w:eastAsiaTheme="minorEastAsia" w:hAnsiTheme="minorHAnsi" w:cstheme="minorBidi"/>
        </w:rPr>
        <w:t xml:space="preserve">words </w:t>
      </w:r>
      <w:r w:rsidRPr="5897EC05">
        <w:rPr>
          <w:rFonts w:asciiTheme="minorHAnsi" w:eastAsiaTheme="minorEastAsia" w:hAnsiTheme="minorHAnsi" w:cstheme="minorBidi"/>
        </w:rPr>
        <w:t xml:space="preserve">are interchangeable. Keeping this in mind, let’s explore what it means to be a priest. The office of priest is mentioned some </w:t>
      </w:r>
      <w:r>
        <w:rPr>
          <w:rFonts w:asciiTheme="minorHAnsi" w:eastAsiaTheme="minorEastAsia" w:hAnsiTheme="minorHAnsi" w:cstheme="minorBidi"/>
        </w:rPr>
        <w:t xml:space="preserve">700 times in the Old Testament </w:t>
      </w:r>
      <w:r w:rsidRPr="5897EC05">
        <w:rPr>
          <w:rFonts w:asciiTheme="minorHAnsi" w:eastAsiaTheme="minorEastAsia" w:hAnsiTheme="minorHAnsi" w:cstheme="minorBidi"/>
        </w:rPr>
        <w:t>and approximately 80 times in the New Testament. You can read about some examples in the following</w:t>
      </w:r>
      <w:r>
        <w:rPr>
          <w:rFonts w:asciiTheme="minorHAnsi" w:eastAsiaTheme="minorEastAsia" w:hAnsiTheme="minorHAnsi" w:cstheme="minorBidi"/>
        </w:rPr>
        <w:t xml:space="preserve"> </w:t>
      </w:r>
      <w:r w:rsidRPr="5897EC05">
        <w:rPr>
          <w:rFonts w:asciiTheme="minorHAnsi" w:eastAsiaTheme="minorEastAsia" w:hAnsiTheme="minorHAnsi" w:cstheme="minorBidi"/>
        </w:rPr>
        <w:t>passages, but for now there are five aspects to the priesthood that we want to point out.</w:t>
      </w:r>
    </w:p>
    <w:p w14:paraId="4A6ADDAC" w14:textId="77777777" w:rsidR="00983719" w:rsidRPr="00017162" w:rsidRDefault="00983719" w:rsidP="00017162">
      <w:pPr>
        <w:spacing w:after="0"/>
        <w:jc w:val="center"/>
        <w:rPr>
          <w:b/>
          <w:sz w:val="24"/>
          <w:szCs w:val="24"/>
        </w:rPr>
      </w:pPr>
      <w:r w:rsidRPr="00017162">
        <w:rPr>
          <w:b/>
          <w:bCs/>
          <w:iCs/>
          <w:sz w:val="24"/>
          <w:szCs w:val="24"/>
        </w:rPr>
        <w:t>Deuteronomy 18:1-2 (ESV)</w:t>
      </w:r>
    </w:p>
    <w:p w14:paraId="00C6DFE3" w14:textId="77777777" w:rsidR="00017162" w:rsidRDefault="00983719" w:rsidP="00017162">
      <w:pPr>
        <w:spacing w:after="0"/>
        <w:jc w:val="center"/>
        <w:rPr>
          <w:b/>
          <w:bCs/>
          <w:i/>
          <w:iCs/>
          <w:sz w:val="24"/>
          <w:szCs w:val="24"/>
        </w:rPr>
      </w:pPr>
      <w:r w:rsidRPr="5897EC05">
        <w:rPr>
          <w:b/>
          <w:bCs/>
          <w:i/>
          <w:iCs/>
          <w:sz w:val="24"/>
          <w:szCs w:val="24"/>
        </w:rPr>
        <w:t xml:space="preserve">The Levitical priests, all the tribe of Levi, shall have no portion or inheritance with Israel. </w:t>
      </w:r>
    </w:p>
    <w:p w14:paraId="6887B71E" w14:textId="77777777" w:rsidR="00983719" w:rsidRDefault="00983719" w:rsidP="00983719">
      <w:pPr>
        <w:jc w:val="center"/>
        <w:rPr>
          <w:b/>
          <w:bCs/>
          <w:i/>
          <w:iCs/>
          <w:sz w:val="24"/>
          <w:szCs w:val="24"/>
        </w:rPr>
      </w:pPr>
      <w:r w:rsidRPr="5897EC05">
        <w:rPr>
          <w:b/>
          <w:bCs/>
          <w:i/>
          <w:iCs/>
          <w:sz w:val="24"/>
          <w:szCs w:val="24"/>
        </w:rPr>
        <w:t xml:space="preserve">They shall eat the </w:t>
      </w:r>
      <w:r w:rsidRPr="5897EC05">
        <w:rPr>
          <w:rStyle w:val="divine-name"/>
          <w:b/>
          <w:bCs/>
          <w:i/>
          <w:iCs/>
          <w:sz w:val="24"/>
          <w:szCs w:val="24"/>
        </w:rPr>
        <w:t>Lord</w:t>
      </w:r>
      <w:r w:rsidRPr="5897EC05">
        <w:rPr>
          <w:b/>
          <w:bCs/>
          <w:i/>
          <w:iCs/>
          <w:sz w:val="24"/>
          <w:szCs w:val="24"/>
        </w:rPr>
        <w:t xml:space="preserve">’s food offerings as their inheritance. They shall have no inheritance among their brothers; the </w:t>
      </w:r>
      <w:r w:rsidRPr="5897EC05">
        <w:rPr>
          <w:rStyle w:val="divine-name"/>
          <w:b/>
          <w:bCs/>
          <w:i/>
          <w:iCs/>
          <w:sz w:val="24"/>
          <w:szCs w:val="24"/>
        </w:rPr>
        <w:t>Lord</w:t>
      </w:r>
      <w:r w:rsidRPr="5897EC05">
        <w:rPr>
          <w:b/>
          <w:bCs/>
          <w:i/>
          <w:iCs/>
          <w:sz w:val="24"/>
          <w:szCs w:val="24"/>
        </w:rPr>
        <w:t xml:space="preserve"> is their inheritance, as he promised them.</w:t>
      </w:r>
    </w:p>
    <w:p w14:paraId="3988E7D2" w14:textId="77777777" w:rsidR="00E214D4" w:rsidRDefault="00983719" w:rsidP="00983719">
      <w:pPr>
        <w:pStyle w:val="ListParagraph"/>
        <w:ind w:left="0" w:firstLine="720"/>
        <w:jc w:val="both"/>
        <w:rPr>
          <w:rFonts w:asciiTheme="minorHAnsi" w:eastAsiaTheme="minorEastAsia" w:hAnsiTheme="minorHAnsi" w:cstheme="minorBidi"/>
          <w:iCs/>
          <w:sz w:val="24"/>
          <w:szCs w:val="24"/>
        </w:rPr>
      </w:pPr>
      <w:r>
        <w:rPr>
          <w:rFonts w:asciiTheme="minorHAnsi" w:eastAsiaTheme="minorEastAsia" w:hAnsiTheme="minorHAnsi" w:cstheme="minorBidi"/>
          <w:iCs/>
          <w:sz w:val="24"/>
          <w:szCs w:val="24"/>
        </w:rPr>
        <w:t xml:space="preserve">Number one, </w:t>
      </w:r>
      <w:r w:rsidRPr="5897EC05">
        <w:rPr>
          <w:rFonts w:asciiTheme="minorHAnsi" w:eastAsiaTheme="minorEastAsia" w:hAnsiTheme="minorHAnsi" w:cstheme="minorBidi"/>
          <w:sz w:val="24"/>
          <w:szCs w:val="24"/>
        </w:rPr>
        <w:t xml:space="preserve">out of all the tribes of Israel, only the tribe of Levi was </w:t>
      </w:r>
      <w:r w:rsidRPr="5897EC05">
        <w:rPr>
          <w:rFonts w:asciiTheme="minorHAnsi" w:eastAsiaTheme="minorEastAsia" w:hAnsiTheme="minorHAnsi" w:cstheme="minorBidi"/>
          <w:i/>
          <w:iCs/>
          <w:sz w:val="24"/>
          <w:szCs w:val="24"/>
        </w:rPr>
        <w:t>chosen</w:t>
      </w:r>
      <w:r w:rsidRPr="5897EC05">
        <w:rPr>
          <w:rFonts w:asciiTheme="minorHAnsi" w:eastAsiaTheme="minorEastAsia" w:hAnsiTheme="minorHAnsi" w:cstheme="minorBidi"/>
          <w:sz w:val="24"/>
          <w:szCs w:val="24"/>
        </w:rPr>
        <w:t xml:space="preserve"> by God to be His priest</w:t>
      </w:r>
      <w:r>
        <w:rPr>
          <w:rFonts w:asciiTheme="minorHAnsi" w:eastAsiaTheme="minorEastAsia" w:hAnsiTheme="minorHAnsi" w:cstheme="minorBidi"/>
          <w:sz w:val="24"/>
          <w:szCs w:val="24"/>
        </w:rPr>
        <w:t>s</w:t>
      </w:r>
      <w:r w:rsidRPr="5897EC05">
        <w:rPr>
          <w:rFonts w:asciiTheme="minorHAnsi" w:eastAsiaTheme="minorEastAsia" w:hAnsiTheme="minorHAnsi" w:cstheme="minorBidi"/>
          <w:sz w:val="24"/>
          <w:szCs w:val="24"/>
        </w:rPr>
        <w:t xml:space="preserve">. Number two, they were to make sacrifices and </w:t>
      </w:r>
      <w:r w:rsidRPr="5897EC05">
        <w:rPr>
          <w:rFonts w:asciiTheme="minorHAnsi" w:eastAsiaTheme="minorEastAsia" w:hAnsiTheme="minorHAnsi" w:cstheme="minorBidi"/>
          <w:i/>
          <w:iCs/>
          <w:sz w:val="24"/>
          <w:szCs w:val="24"/>
        </w:rPr>
        <w:t>pray to God</w:t>
      </w:r>
      <w:r>
        <w:rPr>
          <w:rFonts w:asciiTheme="minorHAnsi" w:eastAsiaTheme="minorEastAsia" w:hAnsiTheme="minorHAnsi" w:cstheme="minorBidi"/>
          <w:sz w:val="24"/>
          <w:szCs w:val="24"/>
        </w:rPr>
        <w:t xml:space="preserve"> on behalf of the people. S</w:t>
      </w:r>
      <w:r w:rsidRPr="5897EC05">
        <w:rPr>
          <w:rFonts w:asciiTheme="minorHAnsi" w:eastAsiaTheme="minorEastAsia" w:hAnsiTheme="minorHAnsi" w:cstheme="minorBidi"/>
          <w:sz w:val="24"/>
          <w:szCs w:val="24"/>
        </w:rPr>
        <w:t>o are we</w:t>
      </w:r>
      <w:r>
        <w:rPr>
          <w:rFonts w:asciiTheme="minorHAnsi" w:eastAsiaTheme="minorEastAsia" w:hAnsiTheme="minorHAnsi" w:cstheme="minorBidi"/>
          <w:sz w:val="24"/>
          <w:szCs w:val="24"/>
        </w:rPr>
        <w:t>; it’s one of the functions of the Holy Spirt in us.</w:t>
      </w:r>
      <w:r w:rsidRPr="5897EC05">
        <w:rPr>
          <w:rFonts w:asciiTheme="minorHAnsi" w:eastAsiaTheme="minorEastAsia" w:hAnsiTheme="minorHAnsi" w:cstheme="minorBidi"/>
          <w:sz w:val="24"/>
          <w:szCs w:val="24"/>
        </w:rPr>
        <w:t xml:space="preserve"> Number three, they had to be </w:t>
      </w:r>
      <w:r w:rsidRPr="5897EC05">
        <w:rPr>
          <w:rFonts w:asciiTheme="minorHAnsi" w:eastAsiaTheme="minorEastAsia" w:hAnsiTheme="minorHAnsi" w:cstheme="minorBidi"/>
          <w:i/>
          <w:iCs/>
          <w:sz w:val="24"/>
          <w:szCs w:val="24"/>
        </w:rPr>
        <w:t>blameless</w:t>
      </w:r>
      <w:r w:rsidRPr="5897EC05">
        <w:rPr>
          <w:rFonts w:asciiTheme="minorHAnsi" w:eastAsiaTheme="minorEastAsia" w:hAnsiTheme="minorHAnsi" w:cstheme="minorBidi"/>
          <w:sz w:val="24"/>
          <w:szCs w:val="24"/>
        </w:rPr>
        <w:t xml:space="preserve"> before God. (Deut. 18:13) Number four, they were the </w:t>
      </w:r>
      <w:r w:rsidRPr="5897EC05">
        <w:rPr>
          <w:rFonts w:asciiTheme="minorHAnsi" w:eastAsiaTheme="minorEastAsia" w:hAnsiTheme="minorHAnsi" w:cstheme="minorBidi"/>
          <w:i/>
          <w:iCs/>
          <w:sz w:val="24"/>
          <w:szCs w:val="24"/>
        </w:rPr>
        <w:t>only ones who could approach God</w:t>
      </w:r>
      <w:r w:rsidRPr="5897EC05">
        <w:rPr>
          <w:rFonts w:asciiTheme="minorHAnsi" w:eastAsiaTheme="minorEastAsia" w:hAnsiTheme="minorHAnsi" w:cstheme="minorBidi"/>
          <w:sz w:val="24"/>
          <w:szCs w:val="24"/>
        </w:rPr>
        <w:t xml:space="preserve"> or be in </w:t>
      </w:r>
      <w:r>
        <w:rPr>
          <w:rFonts w:asciiTheme="minorHAnsi" w:eastAsiaTheme="minorEastAsia" w:hAnsiTheme="minorHAnsi" w:cstheme="minorBidi"/>
          <w:sz w:val="24"/>
          <w:szCs w:val="24"/>
        </w:rPr>
        <w:t>His presence in the Holy of Holies</w:t>
      </w:r>
      <w:r w:rsidRPr="5897EC05">
        <w:rPr>
          <w:rFonts w:asciiTheme="minorHAnsi" w:eastAsiaTheme="minorEastAsia" w:hAnsiTheme="minorHAnsi" w:cstheme="minorBidi"/>
          <w:sz w:val="24"/>
          <w:szCs w:val="24"/>
        </w:rPr>
        <w:t>. And number fi</w:t>
      </w:r>
      <w:r>
        <w:rPr>
          <w:rFonts w:asciiTheme="minorHAnsi" w:eastAsiaTheme="minorEastAsia" w:hAnsiTheme="minorHAnsi" w:cstheme="minorBidi"/>
          <w:sz w:val="24"/>
          <w:szCs w:val="24"/>
        </w:rPr>
        <w:t>ve t</w:t>
      </w:r>
      <w:r w:rsidRPr="5897EC05">
        <w:rPr>
          <w:rFonts w:asciiTheme="minorHAnsi" w:eastAsiaTheme="minorEastAsia" w:hAnsiTheme="minorHAnsi" w:cstheme="minorBidi"/>
          <w:sz w:val="24"/>
          <w:szCs w:val="24"/>
        </w:rPr>
        <w:t xml:space="preserve">he </w:t>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r>
      <w:r w:rsidRPr="006168B9">
        <w:rPr>
          <w:sz w:val="24"/>
          <w:szCs w:val="24"/>
        </w:rPr>
        <w:softHyphen/>
        <w:t>L</w:t>
      </w:r>
      <w:r w:rsidRPr="006168B9">
        <w:rPr>
          <w:rFonts w:asciiTheme="minorHAnsi" w:eastAsiaTheme="minorEastAsia" w:hAnsiTheme="minorHAnsi" w:cstheme="minorBidi"/>
          <w:iCs/>
          <w:sz w:val="24"/>
          <w:szCs w:val="24"/>
        </w:rPr>
        <w:t>evites</w:t>
      </w:r>
      <w:r w:rsidRPr="00EC7D08">
        <w:rPr>
          <w:rFonts w:asciiTheme="minorHAnsi" w:eastAsiaTheme="minorEastAsia" w:hAnsiTheme="minorHAnsi" w:cstheme="minorBidi"/>
          <w:iCs/>
          <w:sz w:val="24"/>
          <w:szCs w:val="24"/>
        </w:rPr>
        <w:t xml:space="preserve"> had no allotments or inheritance</w:t>
      </w:r>
      <w:r>
        <w:rPr>
          <w:rFonts w:asciiTheme="minorHAnsi" w:eastAsiaTheme="minorEastAsia" w:hAnsiTheme="minorHAnsi" w:cstheme="minorBidi"/>
          <w:iCs/>
          <w:sz w:val="24"/>
          <w:szCs w:val="24"/>
        </w:rPr>
        <w:t xml:space="preserve"> or</w:t>
      </w:r>
      <w:r w:rsidRPr="5897EC05">
        <w:rPr>
          <w:rFonts w:asciiTheme="minorHAnsi" w:eastAsiaTheme="minorEastAsia" w:hAnsiTheme="minorHAnsi" w:cstheme="minorBidi"/>
          <w:sz w:val="24"/>
          <w:szCs w:val="24"/>
        </w:rPr>
        <w:t xml:space="preserve"> private own</w:t>
      </w:r>
      <w:r>
        <w:rPr>
          <w:rFonts w:asciiTheme="minorHAnsi" w:eastAsiaTheme="minorEastAsia" w:hAnsiTheme="minorHAnsi" w:cstheme="minorBidi"/>
          <w:sz w:val="24"/>
          <w:szCs w:val="24"/>
        </w:rPr>
        <w:t xml:space="preserve">ership of land. </w:t>
      </w:r>
      <w:r w:rsidRPr="5897EC05">
        <w:rPr>
          <w:rFonts w:asciiTheme="minorHAnsi" w:eastAsiaTheme="minorEastAsia" w:hAnsiTheme="minorHAnsi" w:cstheme="minorBidi"/>
          <w:sz w:val="24"/>
          <w:szCs w:val="24"/>
        </w:rPr>
        <w:t xml:space="preserve">“Why might this be,” you may ask. </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Because</w:t>
      </w:r>
      <w:r>
        <w:rPr>
          <w:rFonts w:asciiTheme="minorHAnsi" w:eastAsiaTheme="minorEastAsia" w:hAnsiTheme="minorHAnsi" w:cstheme="minorBidi"/>
          <w:sz w:val="24"/>
          <w:szCs w:val="24"/>
        </w:rPr>
        <w:t xml:space="preserve"> for them </w:t>
      </w:r>
      <w:r w:rsidRPr="5897EC05">
        <w:rPr>
          <w:rFonts w:asciiTheme="minorHAnsi" w:eastAsiaTheme="minorEastAsia" w:hAnsiTheme="minorHAnsi" w:cstheme="minorBidi"/>
          <w:sz w:val="24"/>
          <w:szCs w:val="24"/>
        </w:rPr>
        <w:t xml:space="preserve">and for every saint </w:t>
      </w:r>
      <w:r>
        <w:rPr>
          <w:rFonts w:asciiTheme="minorHAnsi" w:eastAsiaTheme="minorEastAsia" w:hAnsiTheme="minorHAnsi" w:cstheme="minorBidi"/>
          <w:sz w:val="24"/>
          <w:szCs w:val="24"/>
        </w:rPr>
        <w:t>in Christ,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i/>
          <w:iCs/>
          <w:sz w:val="24"/>
          <w:szCs w:val="24"/>
        </w:rPr>
        <w:t>the Lord Jesus</w:t>
      </w:r>
      <w:r w:rsidR="00E214D4">
        <w:rPr>
          <w:rFonts w:asciiTheme="minorHAnsi" w:eastAsiaTheme="minorEastAsia" w:hAnsiTheme="minorHAnsi" w:cstheme="minorBidi"/>
          <w:i/>
          <w:iCs/>
          <w:sz w:val="24"/>
          <w:szCs w:val="24"/>
        </w:rPr>
        <w:t xml:space="preserve"> is our inheritance</w:t>
      </w:r>
      <w:r w:rsidR="006F4D81">
        <w:rPr>
          <w:rFonts w:asciiTheme="minorHAnsi" w:eastAsiaTheme="minorEastAsia" w:hAnsiTheme="minorHAnsi" w:cstheme="minorBidi"/>
          <w:i/>
          <w:iCs/>
          <w:sz w:val="24"/>
          <w:szCs w:val="24"/>
        </w:rPr>
        <w:t xml:space="preserve"> </w:t>
      </w:r>
      <w:r w:rsidR="00E214D4" w:rsidRPr="00EB7591">
        <w:rPr>
          <w:rFonts w:asciiTheme="minorHAnsi" w:eastAsiaTheme="minorEastAsia" w:hAnsiTheme="minorHAnsi" w:cstheme="minorBidi"/>
          <w:iCs/>
          <w:sz w:val="24"/>
          <w:szCs w:val="24"/>
        </w:rPr>
        <w:t>and</w:t>
      </w:r>
      <w:r w:rsidR="00E214D4" w:rsidRPr="00EB7591">
        <w:rPr>
          <w:rFonts w:asciiTheme="minorHAnsi" w:eastAsiaTheme="minorEastAsia" w:hAnsiTheme="minorHAnsi" w:cstheme="minorBidi"/>
          <w:i/>
          <w:iCs/>
          <w:sz w:val="24"/>
          <w:szCs w:val="24"/>
        </w:rPr>
        <w:t xml:space="preserve"> </w:t>
      </w:r>
      <w:r w:rsidR="00E214D4" w:rsidRPr="00EB7591">
        <w:rPr>
          <w:rFonts w:asciiTheme="minorHAnsi" w:eastAsiaTheme="minorEastAsia" w:hAnsiTheme="minorHAnsi" w:cstheme="minorBidi"/>
          <w:iCs/>
          <w:sz w:val="24"/>
          <w:szCs w:val="24"/>
        </w:rPr>
        <w:t>t</w:t>
      </w:r>
      <w:r w:rsidRPr="00EB7591">
        <w:rPr>
          <w:rFonts w:asciiTheme="minorHAnsi" w:eastAsiaTheme="minorEastAsia" w:hAnsiTheme="minorHAnsi" w:cstheme="minorBidi"/>
          <w:iCs/>
          <w:sz w:val="24"/>
          <w:szCs w:val="24"/>
        </w:rPr>
        <w:t>he Holy Spirit is our guarantee</w:t>
      </w:r>
      <w:r w:rsidR="00E214D4" w:rsidRPr="00EB7591">
        <w:rPr>
          <w:rFonts w:asciiTheme="minorHAnsi" w:eastAsiaTheme="minorEastAsia" w:hAnsiTheme="minorHAnsi" w:cstheme="minorBidi"/>
          <w:iCs/>
          <w:sz w:val="24"/>
          <w:szCs w:val="24"/>
        </w:rPr>
        <w:t>!</w:t>
      </w:r>
    </w:p>
    <w:p w14:paraId="54323423" w14:textId="77777777" w:rsidR="00983719" w:rsidRPr="00E517C4" w:rsidRDefault="00983719" w:rsidP="00E517C4">
      <w:pPr>
        <w:spacing w:after="0"/>
        <w:jc w:val="center"/>
        <w:rPr>
          <w:rFonts w:asciiTheme="minorHAnsi" w:hAnsiTheme="minorHAnsi" w:cstheme="minorHAnsi"/>
          <w:b/>
          <w:sz w:val="24"/>
          <w:szCs w:val="24"/>
        </w:rPr>
      </w:pPr>
      <w:r w:rsidRPr="00E517C4">
        <w:rPr>
          <w:rFonts w:asciiTheme="minorHAnsi" w:eastAsiaTheme="minorEastAsia" w:hAnsiTheme="minorHAnsi" w:cstheme="minorBidi"/>
          <w:b/>
          <w:bCs/>
          <w:iCs/>
          <w:sz w:val="24"/>
          <w:szCs w:val="24"/>
        </w:rPr>
        <w:t>Joshua 13:33 (NIV)</w:t>
      </w:r>
    </w:p>
    <w:p w14:paraId="2506FC2E" w14:textId="77777777" w:rsidR="00017162" w:rsidRPr="00E517C4" w:rsidRDefault="00983719" w:rsidP="00E517C4">
      <w:pPr>
        <w:spacing w:after="0" w:line="240" w:lineRule="auto"/>
        <w:jc w:val="center"/>
        <w:rPr>
          <w:rFonts w:asciiTheme="minorHAnsi" w:eastAsiaTheme="minorEastAsia" w:hAnsiTheme="minorHAnsi" w:cstheme="minorBidi"/>
          <w:b/>
          <w:bCs/>
          <w:i/>
          <w:iCs/>
          <w:sz w:val="24"/>
          <w:szCs w:val="24"/>
        </w:rPr>
      </w:pPr>
      <w:r w:rsidRPr="00E517C4">
        <w:rPr>
          <w:rFonts w:asciiTheme="minorHAnsi" w:eastAsiaTheme="minorEastAsia" w:hAnsiTheme="minorHAnsi" w:cstheme="minorBidi"/>
          <w:b/>
          <w:bCs/>
          <w:i/>
          <w:iCs/>
          <w:sz w:val="24"/>
          <w:szCs w:val="24"/>
        </w:rPr>
        <w:t>But to the tribe of Levi, Moses had given no inheritance;</w:t>
      </w:r>
    </w:p>
    <w:p w14:paraId="180545E8" w14:textId="77777777" w:rsidR="00983719" w:rsidRPr="00E517C4" w:rsidRDefault="00983719" w:rsidP="00E517C4">
      <w:pPr>
        <w:spacing w:after="0" w:line="240" w:lineRule="auto"/>
        <w:jc w:val="center"/>
        <w:rPr>
          <w:rFonts w:asciiTheme="minorHAnsi" w:eastAsiaTheme="minorEastAsia" w:hAnsiTheme="minorHAnsi" w:cstheme="minorBidi"/>
          <w:b/>
          <w:bCs/>
          <w:i/>
          <w:iCs/>
          <w:sz w:val="24"/>
          <w:szCs w:val="24"/>
        </w:rPr>
      </w:pPr>
      <w:r w:rsidRPr="00E517C4">
        <w:rPr>
          <w:rFonts w:asciiTheme="minorHAnsi" w:eastAsiaTheme="minorEastAsia" w:hAnsiTheme="minorHAnsi" w:cstheme="minorBidi"/>
          <w:b/>
          <w:bCs/>
          <w:i/>
          <w:iCs/>
          <w:sz w:val="24"/>
          <w:szCs w:val="24"/>
        </w:rPr>
        <w:t>the Lord, the God of Israel, is their inheritance, as he promised them.</w:t>
      </w:r>
    </w:p>
    <w:p w14:paraId="1D579CEA" w14:textId="77777777" w:rsidR="00C76CB2" w:rsidRDefault="00C76CB2" w:rsidP="00983719">
      <w:pPr>
        <w:pStyle w:val="ListParagraph"/>
        <w:ind w:left="0"/>
        <w:rPr>
          <w:b/>
          <w:bCs/>
          <w:sz w:val="28"/>
          <w:szCs w:val="28"/>
        </w:rPr>
      </w:pPr>
    </w:p>
    <w:p w14:paraId="452B895C" w14:textId="77777777" w:rsidR="00983719" w:rsidRPr="00725D90" w:rsidRDefault="00983719" w:rsidP="00725D90">
      <w:pPr>
        <w:pStyle w:val="ListParagraph"/>
        <w:ind w:left="0"/>
        <w:rPr>
          <w:rFonts w:asciiTheme="minorHAnsi" w:eastAsiaTheme="minorEastAsia" w:hAnsiTheme="minorHAnsi" w:cstheme="minorBidi"/>
          <w:sz w:val="24"/>
          <w:szCs w:val="24"/>
        </w:rPr>
      </w:pPr>
      <w:r>
        <w:rPr>
          <w:b/>
          <w:bCs/>
          <w:sz w:val="28"/>
          <w:szCs w:val="28"/>
        </w:rPr>
        <w:t xml:space="preserve">DIGGING DEEPER: </w:t>
      </w:r>
      <w:r w:rsidRPr="00725D90">
        <w:rPr>
          <w:rFonts w:asciiTheme="minorHAnsi" w:eastAsiaTheme="minorEastAsia" w:hAnsiTheme="minorHAnsi" w:cstheme="minorBidi"/>
          <w:sz w:val="24"/>
          <w:szCs w:val="24"/>
        </w:rPr>
        <w:t xml:space="preserve">Genesis 15:1; Numbers 18:1-32, 26:3; Deuteronomy 18:1-8, 28:9; Joshua 13:14, 33; 18:7; Ezekiel 44:28; Isaiah 61:1-6; Hebrew 4:14-8:13; 1 Peter 2:9-10 </w:t>
      </w:r>
    </w:p>
    <w:p w14:paraId="32416BC9" w14:textId="77777777" w:rsidR="00725D90" w:rsidRDefault="00725D90" w:rsidP="00725D90">
      <w:pPr>
        <w:pStyle w:val="ListParagraph"/>
        <w:ind w:left="0"/>
        <w:rPr>
          <w:rFonts w:asciiTheme="minorHAnsi" w:eastAsiaTheme="minorEastAsia" w:hAnsiTheme="minorHAnsi" w:cstheme="minorBidi"/>
        </w:rPr>
      </w:pPr>
    </w:p>
    <w:p w14:paraId="12D0BDF0" w14:textId="77777777" w:rsidR="009B72BF" w:rsidRDefault="00983719" w:rsidP="00983719">
      <w:pPr>
        <w:pStyle w:val="ListParagraph"/>
        <w:ind w:left="0" w:firstLine="720"/>
        <w:jc w:val="both"/>
        <w:rPr>
          <w:sz w:val="24"/>
          <w:szCs w:val="24"/>
        </w:rPr>
      </w:pPr>
      <w:r>
        <w:rPr>
          <w:sz w:val="24"/>
          <w:szCs w:val="24"/>
        </w:rPr>
        <w:t xml:space="preserve"> One glorious day, when e</w:t>
      </w:r>
      <w:r w:rsidRPr="5897EC05">
        <w:rPr>
          <w:sz w:val="24"/>
          <w:szCs w:val="24"/>
        </w:rPr>
        <w:t>verything will be conformed to the will of God’s eternal plan</w:t>
      </w:r>
      <w:r>
        <w:rPr>
          <w:sz w:val="24"/>
          <w:szCs w:val="24"/>
        </w:rPr>
        <w:t>, and</w:t>
      </w:r>
      <w:r w:rsidRPr="5897EC05">
        <w:rPr>
          <w:sz w:val="24"/>
          <w:szCs w:val="24"/>
        </w:rPr>
        <w:t xml:space="preserve"> all thin</w:t>
      </w:r>
      <w:r>
        <w:rPr>
          <w:sz w:val="24"/>
          <w:szCs w:val="24"/>
        </w:rPr>
        <w:t>gs will reach their fulfillment,</w:t>
      </w:r>
      <w:r w:rsidRPr="5897EC05">
        <w:rPr>
          <w:sz w:val="24"/>
          <w:szCs w:val="24"/>
        </w:rPr>
        <w:t xml:space="preserve"> we will behold the Triune God. </w:t>
      </w:r>
      <w:r>
        <w:rPr>
          <w:sz w:val="24"/>
          <w:szCs w:val="24"/>
        </w:rPr>
        <w:t>T</w:t>
      </w:r>
      <w:r w:rsidRPr="5897EC05">
        <w:rPr>
          <w:sz w:val="24"/>
          <w:szCs w:val="24"/>
        </w:rPr>
        <w:t>he imagery</w:t>
      </w:r>
      <w:r>
        <w:rPr>
          <w:sz w:val="24"/>
          <w:szCs w:val="24"/>
        </w:rPr>
        <w:t xml:space="preserve"> described by John the Revelator in the book of Revelation is reminiscent of Eden before paradise was defiled by sin. </w:t>
      </w:r>
      <w:r w:rsidRPr="5897EC05">
        <w:rPr>
          <w:sz w:val="24"/>
          <w:szCs w:val="24"/>
        </w:rPr>
        <w:t xml:space="preserve"> </w:t>
      </w:r>
      <w:r>
        <w:rPr>
          <w:sz w:val="24"/>
          <w:szCs w:val="24"/>
        </w:rPr>
        <w:t xml:space="preserve">You see, Eden was a type, or replica of heaven. And John got to see it. What he saw </w:t>
      </w:r>
      <w:r w:rsidRPr="00EB7591">
        <w:rPr>
          <w:sz w:val="24"/>
          <w:szCs w:val="24"/>
        </w:rPr>
        <w:t xml:space="preserve">was </w:t>
      </w:r>
      <w:r w:rsidR="00E214D4" w:rsidRPr="00EB7591">
        <w:rPr>
          <w:sz w:val="24"/>
          <w:szCs w:val="24"/>
        </w:rPr>
        <w:t xml:space="preserve">the </w:t>
      </w:r>
      <w:r w:rsidRPr="00EB7591">
        <w:rPr>
          <w:sz w:val="24"/>
          <w:szCs w:val="24"/>
        </w:rPr>
        <w:t>God</w:t>
      </w:r>
      <w:r w:rsidR="00E214D4" w:rsidRPr="00EB7591">
        <w:rPr>
          <w:sz w:val="24"/>
          <w:szCs w:val="24"/>
        </w:rPr>
        <w:t>-Head,</w:t>
      </w:r>
      <w:r w:rsidRPr="00EB7591">
        <w:rPr>
          <w:sz w:val="24"/>
          <w:szCs w:val="24"/>
        </w:rPr>
        <w:t xml:space="preserve"> Father</w:t>
      </w:r>
      <w:r w:rsidR="00E214D4" w:rsidRPr="00EB7591">
        <w:rPr>
          <w:sz w:val="24"/>
          <w:szCs w:val="24"/>
        </w:rPr>
        <w:t xml:space="preserve"> and</w:t>
      </w:r>
      <w:r w:rsidRPr="00EB7591">
        <w:rPr>
          <w:sz w:val="24"/>
          <w:szCs w:val="24"/>
        </w:rPr>
        <w:t xml:space="preserve"> Son seated upon the throne,</w:t>
      </w:r>
      <w:r w:rsidR="00E214D4" w:rsidRPr="00EB7591">
        <w:rPr>
          <w:sz w:val="24"/>
          <w:szCs w:val="24"/>
        </w:rPr>
        <w:t xml:space="preserve"> </w:t>
      </w:r>
      <w:r w:rsidRPr="00EB7591">
        <w:rPr>
          <w:sz w:val="24"/>
          <w:szCs w:val="24"/>
        </w:rPr>
        <w:t>and</w:t>
      </w:r>
      <w:r w:rsidR="00E214D4" w:rsidRPr="00EB7591">
        <w:rPr>
          <w:sz w:val="24"/>
          <w:szCs w:val="24"/>
        </w:rPr>
        <w:t xml:space="preserve"> from them</w:t>
      </w:r>
      <w:r w:rsidRPr="00EB7591">
        <w:rPr>
          <w:sz w:val="24"/>
          <w:szCs w:val="24"/>
        </w:rPr>
        <w:t xml:space="preserve"> flowing </w:t>
      </w:r>
      <w:r w:rsidR="00E214D4" w:rsidRPr="00EB7591">
        <w:rPr>
          <w:sz w:val="24"/>
          <w:szCs w:val="24"/>
        </w:rPr>
        <w:t xml:space="preserve">like a magnificent waterfall </w:t>
      </w:r>
      <w:r w:rsidRPr="00EB7591">
        <w:rPr>
          <w:sz w:val="24"/>
          <w:szCs w:val="24"/>
        </w:rPr>
        <w:t>was the River of Life -- God the Holy Spirit.</w:t>
      </w:r>
      <w:r>
        <w:rPr>
          <w:sz w:val="24"/>
          <w:szCs w:val="24"/>
        </w:rPr>
        <w:t xml:space="preserve"> </w:t>
      </w:r>
    </w:p>
    <w:p w14:paraId="6D135157" w14:textId="77777777" w:rsidR="00044BB0" w:rsidRDefault="00044BB0" w:rsidP="00983719">
      <w:pPr>
        <w:pStyle w:val="ListParagraph"/>
        <w:ind w:left="0" w:firstLine="720"/>
        <w:jc w:val="both"/>
        <w:rPr>
          <w:sz w:val="24"/>
          <w:szCs w:val="24"/>
        </w:rPr>
      </w:pPr>
    </w:p>
    <w:p w14:paraId="19245671" w14:textId="77777777" w:rsidR="00983719" w:rsidRDefault="00983719" w:rsidP="00983719">
      <w:pPr>
        <w:pStyle w:val="ListParagraph"/>
        <w:ind w:left="0" w:firstLine="720"/>
        <w:jc w:val="both"/>
        <w:rPr>
          <w:sz w:val="24"/>
          <w:szCs w:val="24"/>
        </w:rPr>
      </w:pPr>
      <w:r w:rsidRPr="5897EC05">
        <w:rPr>
          <w:sz w:val="24"/>
          <w:szCs w:val="24"/>
        </w:rPr>
        <w:t xml:space="preserve"> </w:t>
      </w:r>
      <w:r>
        <w:rPr>
          <w:sz w:val="24"/>
          <w:szCs w:val="24"/>
        </w:rPr>
        <w:t>The prophet Ezekiel added his vision to that day, and he said that, “Where the river flows everything will live.” Likewise, the Holy Spirit reminds us of the words of Jesus, “The Spirit gives life, the flesh counts for nothing, the words I have spoken to you are Spirit and they are life.” (Ezekiel 47:1-12; John 6:63) O</w:t>
      </w:r>
      <w:r w:rsidRPr="5897EC05">
        <w:rPr>
          <w:sz w:val="24"/>
          <w:szCs w:val="24"/>
        </w:rPr>
        <w:t xml:space="preserve">n either side of this river is the </w:t>
      </w:r>
      <w:r>
        <w:rPr>
          <w:sz w:val="24"/>
          <w:szCs w:val="24"/>
        </w:rPr>
        <w:t>T</w:t>
      </w:r>
      <w:r w:rsidRPr="5897EC05">
        <w:rPr>
          <w:sz w:val="24"/>
          <w:szCs w:val="24"/>
        </w:rPr>
        <w:t xml:space="preserve">ree of </w:t>
      </w:r>
      <w:r>
        <w:rPr>
          <w:sz w:val="24"/>
          <w:szCs w:val="24"/>
        </w:rPr>
        <w:t>L</w:t>
      </w:r>
      <w:r w:rsidRPr="5897EC05">
        <w:rPr>
          <w:sz w:val="24"/>
          <w:szCs w:val="24"/>
        </w:rPr>
        <w:t>ife</w:t>
      </w:r>
      <w:r>
        <w:rPr>
          <w:sz w:val="24"/>
          <w:szCs w:val="24"/>
        </w:rPr>
        <w:t>. T</w:t>
      </w:r>
      <w:r w:rsidRPr="5897EC05">
        <w:rPr>
          <w:sz w:val="24"/>
          <w:szCs w:val="24"/>
        </w:rPr>
        <w:t>he leaves of the tree are for the healing of the Nations. (Revelation 22:1-6)</w:t>
      </w:r>
      <w:r w:rsidR="00E214D4">
        <w:rPr>
          <w:sz w:val="24"/>
          <w:szCs w:val="24"/>
        </w:rPr>
        <w:t xml:space="preserve"> Oh</w:t>
      </w:r>
      <w:r w:rsidR="00EB7591">
        <w:rPr>
          <w:sz w:val="24"/>
          <w:szCs w:val="24"/>
        </w:rPr>
        <w:t>,</w:t>
      </w:r>
      <w:r w:rsidR="00E214D4">
        <w:rPr>
          <w:sz w:val="24"/>
          <w:szCs w:val="24"/>
        </w:rPr>
        <w:t xml:space="preserve"> don’t you long for that da</w:t>
      </w:r>
      <w:r w:rsidR="00E214D4" w:rsidRPr="00EB7591">
        <w:rPr>
          <w:sz w:val="24"/>
          <w:szCs w:val="24"/>
        </w:rPr>
        <w:t>y?</w:t>
      </w:r>
      <w:r>
        <w:rPr>
          <w:sz w:val="24"/>
          <w:szCs w:val="24"/>
        </w:rPr>
        <w:t xml:space="preserve"> </w:t>
      </w:r>
      <w:r w:rsidRPr="5897EC05">
        <w:rPr>
          <w:sz w:val="24"/>
          <w:szCs w:val="24"/>
        </w:rPr>
        <w:t xml:space="preserve"> </w:t>
      </w:r>
      <w:r>
        <w:rPr>
          <w:sz w:val="24"/>
          <w:szCs w:val="24"/>
        </w:rPr>
        <w:t>But until that day comes, t</w:t>
      </w:r>
      <w:r w:rsidRPr="5897EC05">
        <w:rPr>
          <w:sz w:val="24"/>
          <w:szCs w:val="24"/>
        </w:rPr>
        <w:t xml:space="preserve">hrough the study of God’s Holy Word, we </w:t>
      </w:r>
      <w:r>
        <w:rPr>
          <w:sz w:val="24"/>
          <w:szCs w:val="24"/>
        </w:rPr>
        <w:t>get to drink deeply and</w:t>
      </w:r>
      <w:r w:rsidRPr="5897EC05">
        <w:rPr>
          <w:sz w:val="24"/>
          <w:szCs w:val="24"/>
        </w:rPr>
        <w:t xml:space="preserve"> tap into this healing water</w:t>
      </w:r>
      <w:r>
        <w:rPr>
          <w:sz w:val="24"/>
          <w:szCs w:val="24"/>
        </w:rPr>
        <w:t xml:space="preserve"> that flows within us through God the Holy Spirit. </w:t>
      </w:r>
      <w:r w:rsidRPr="5897EC05">
        <w:rPr>
          <w:sz w:val="24"/>
          <w:szCs w:val="24"/>
        </w:rPr>
        <w:t xml:space="preserve"> </w:t>
      </w:r>
    </w:p>
    <w:p w14:paraId="2214ECD1" w14:textId="77777777" w:rsidR="00983719" w:rsidRDefault="00983719" w:rsidP="00983719">
      <w:pPr>
        <w:pStyle w:val="ListParagraph"/>
        <w:ind w:left="0" w:firstLine="720"/>
        <w:jc w:val="both"/>
        <w:rPr>
          <w:sz w:val="24"/>
          <w:szCs w:val="24"/>
        </w:rPr>
      </w:pPr>
    </w:p>
    <w:p w14:paraId="17CDD782" w14:textId="77777777" w:rsidR="00983719" w:rsidRDefault="00983719" w:rsidP="00725D90">
      <w:pPr>
        <w:pStyle w:val="ListParagraph"/>
        <w:ind w:left="0"/>
        <w:rPr>
          <w:sz w:val="24"/>
          <w:szCs w:val="24"/>
        </w:rPr>
      </w:pPr>
      <w:r>
        <w:rPr>
          <w:b/>
          <w:bCs/>
          <w:sz w:val="28"/>
          <w:szCs w:val="28"/>
        </w:rPr>
        <w:t xml:space="preserve">DIGGING DEEPER: </w:t>
      </w:r>
      <w:r w:rsidRPr="00275EA1">
        <w:rPr>
          <w:sz w:val="24"/>
          <w:szCs w:val="24"/>
        </w:rPr>
        <w:t>Ephesians 1:10-14; Matthew 10:19-20; Mark 13:11; Luke 12:12; John 3:1-16, 4:</w:t>
      </w:r>
      <w:r w:rsidR="00B67FAB">
        <w:rPr>
          <w:sz w:val="24"/>
          <w:szCs w:val="24"/>
        </w:rPr>
        <w:t>3-25, John 6:36, 7:37-39; Psalm</w:t>
      </w:r>
      <w:r w:rsidRPr="00275EA1">
        <w:rPr>
          <w:sz w:val="24"/>
          <w:szCs w:val="24"/>
        </w:rPr>
        <w:t xml:space="preserve"> 1:1-3, 46:4-11; Jeremiah 17:5-14</w:t>
      </w:r>
    </w:p>
    <w:p w14:paraId="4ED157F0" w14:textId="77777777" w:rsidR="008500CD" w:rsidRDefault="008500CD" w:rsidP="008500CD">
      <w:pPr>
        <w:jc w:val="both"/>
        <w:rPr>
          <w:sz w:val="24"/>
          <w:szCs w:val="24"/>
        </w:rPr>
      </w:pPr>
    </w:p>
    <w:p w14:paraId="5027777D" w14:textId="77777777" w:rsidR="009675E4" w:rsidRDefault="009675E4" w:rsidP="008500CD">
      <w:pPr>
        <w:jc w:val="both"/>
        <w:rPr>
          <w:sz w:val="24"/>
          <w:szCs w:val="24"/>
        </w:rPr>
      </w:pPr>
    </w:p>
    <w:p w14:paraId="151FE66E" w14:textId="77777777" w:rsidR="009675E4" w:rsidRDefault="009675E4" w:rsidP="008500CD">
      <w:pPr>
        <w:jc w:val="both"/>
        <w:rPr>
          <w:sz w:val="24"/>
          <w:szCs w:val="24"/>
        </w:rPr>
      </w:pPr>
    </w:p>
    <w:p w14:paraId="03D7D2A5" w14:textId="77777777" w:rsidR="009675E4" w:rsidRDefault="009675E4" w:rsidP="008500CD">
      <w:pPr>
        <w:jc w:val="both"/>
        <w:rPr>
          <w:sz w:val="24"/>
          <w:szCs w:val="24"/>
        </w:rPr>
      </w:pPr>
    </w:p>
    <w:p w14:paraId="09B8BEC4" w14:textId="77777777" w:rsidR="009675E4" w:rsidRDefault="009675E4" w:rsidP="008500CD">
      <w:pPr>
        <w:jc w:val="both"/>
        <w:rPr>
          <w:sz w:val="24"/>
          <w:szCs w:val="24"/>
        </w:rPr>
      </w:pPr>
    </w:p>
    <w:p w14:paraId="0F7B08DF" w14:textId="77777777" w:rsidR="009675E4" w:rsidRDefault="009675E4" w:rsidP="008500CD">
      <w:pPr>
        <w:jc w:val="both"/>
        <w:rPr>
          <w:sz w:val="24"/>
          <w:szCs w:val="24"/>
        </w:rPr>
      </w:pPr>
    </w:p>
    <w:p w14:paraId="7E10182B" w14:textId="77777777" w:rsidR="00725D90" w:rsidRDefault="00725D90" w:rsidP="008500CD">
      <w:pPr>
        <w:jc w:val="both"/>
        <w:rPr>
          <w:sz w:val="24"/>
          <w:szCs w:val="24"/>
        </w:rPr>
      </w:pPr>
    </w:p>
    <w:p w14:paraId="4A7C1C90" w14:textId="77777777" w:rsidR="00725D90" w:rsidRDefault="00725D90" w:rsidP="008500CD">
      <w:pPr>
        <w:jc w:val="both"/>
        <w:rPr>
          <w:sz w:val="24"/>
          <w:szCs w:val="24"/>
        </w:rPr>
      </w:pPr>
    </w:p>
    <w:p w14:paraId="16608C5E" w14:textId="77777777" w:rsidR="00725D90" w:rsidRDefault="00725D90" w:rsidP="008500CD">
      <w:pPr>
        <w:jc w:val="both"/>
        <w:rPr>
          <w:sz w:val="24"/>
          <w:szCs w:val="24"/>
        </w:rPr>
      </w:pPr>
    </w:p>
    <w:p w14:paraId="10F5B3A4" w14:textId="77777777" w:rsidR="009675E4" w:rsidRDefault="009675E4" w:rsidP="008500CD">
      <w:pPr>
        <w:jc w:val="both"/>
        <w:rPr>
          <w:sz w:val="24"/>
          <w:szCs w:val="24"/>
        </w:rPr>
      </w:pPr>
    </w:p>
    <w:p w14:paraId="3CF9449D" w14:textId="77777777" w:rsidR="009675E4" w:rsidRDefault="009675E4" w:rsidP="008500CD">
      <w:pPr>
        <w:jc w:val="both"/>
        <w:rPr>
          <w:sz w:val="24"/>
          <w:szCs w:val="24"/>
        </w:rPr>
      </w:pPr>
    </w:p>
    <w:p w14:paraId="41CA110E" w14:textId="77777777" w:rsidR="00983719" w:rsidRPr="000F605B" w:rsidRDefault="00983719" w:rsidP="00983719">
      <w:pPr>
        <w:jc w:val="center"/>
        <w:rPr>
          <w:sz w:val="24"/>
          <w:szCs w:val="24"/>
        </w:rPr>
      </w:pPr>
      <w:r w:rsidRPr="000F605B">
        <w:rPr>
          <w:b/>
          <w:bCs/>
          <w:sz w:val="28"/>
          <w:szCs w:val="28"/>
        </w:rPr>
        <w:t>DISCUSSION QUESTIONS: Let’s talk about it.</w:t>
      </w:r>
    </w:p>
    <w:p w14:paraId="7FFD0DA4" w14:textId="77777777" w:rsidR="00983719" w:rsidRPr="00F41334" w:rsidRDefault="00983719" w:rsidP="00EF73C9">
      <w:pPr>
        <w:pStyle w:val="ListParagraph"/>
        <w:numPr>
          <w:ilvl w:val="0"/>
          <w:numId w:val="7"/>
        </w:numPr>
        <w:jc w:val="both"/>
        <w:rPr>
          <w:rFonts w:asciiTheme="minorHAnsi" w:eastAsia="Times New Roman" w:hAnsiTheme="minorHAnsi"/>
          <w:sz w:val="24"/>
          <w:szCs w:val="24"/>
        </w:rPr>
      </w:pPr>
      <w:r w:rsidRPr="00F41334">
        <w:rPr>
          <w:rFonts w:asciiTheme="minorHAnsi" w:eastAsia="Times New Roman" w:hAnsiTheme="minorHAnsi"/>
          <w:sz w:val="24"/>
          <w:szCs w:val="24"/>
        </w:rPr>
        <w:t>If the filling of the Spirit is for a purpose, what are some of the purposes we have found in Acts 1-2?</w:t>
      </w:r>
      <w:r w:rsidR="00EB7591">
        <w:rPr>
          <w:rFonts w:asciiTheme="minorHAnsi" w:eastAsia="Times New Roman" w:hAnsiTheme="minorHAnsi"/>
          <w:sz w:val="24"/>
          <w:szCs w:val="24"/>
        </w:rPr>
        <w:t xml:space="preserve"> ______________________________________________________________</w:t>
      </w:r>
      <w:r w:rsidRPr="00F41334">
        <w:rPr>
          <w:rFonts w:asciiTheme="minorHAnsi" w:eastAsia="Times New Roman" w:hAnsiTheme="minorHAnsi"/>
          <w:sz w:val="24"/>
          <w:szCs w:val="24"/>
        </w:rPr>
        <w:t xml:space="preserve"> ______________________________________________________________________________</w:t>
      </w:r>
      <w:r>
        <w:rPr>
          <w:rFonts w:asciiTheme="minorHAnsi" w:eastAsia="Times New Roman" w:hAnsiTheme="minorHAnsi"/>
          <w:sz w:val="24"/>
          <w:szCs w:val="24"/>
        </w:rPr>
        <w:t>__________________________________________________________________</w:t>
      </w:r>
    </w:p>
    <w:p w14:paraId="2A013854" w14:textId="77777777" w:rsidR="00983719" w:rsidRPr="00F41334" w:rsidRDefault="00983719" w:rsidP="00EF73C9">
      <w:pPr>
        <w:pStyle w:val="ListParagraph"/>
        <w:numPr>
          <w:ilvl w:val="0"/>
          <w:numId w:val="7"/>
        </w:numPr>
        <w:jc w:val="both"/>
        <w:rPr>
          <w:rFonts w:asciiTheme="minorHAnsi" w:eastAsia="Times New Roman" w:hAnsiTheme="minorHAnsi"/>
          <w:sz w:val="24"/>
          <w:szCs w:val="24"/>
        </w:rPr>
      </w:pPr>
      <w:r w:rsidRPr="00F41334">
        <w:rPr>
          <w:rFonts w:asciiTheme="minorHAnsi" w:eastAsia="Times New Roman" w:hAnsiTheme="minorHAnsi"/>
          <w:sz w:val="24"/>
          <w:szCs w:val="24"/>
        </w:rPr>
        <w:t>When the last time you knew the Holy Spirit was in a</w:t>
      </w:r>
      <w:r w:rsidRPr="00CF421D">
        <w:rPr>
          <w:rFonts w:asciiTheme="minorHAnsi" w:eastAsia="Times New Roman" w:hAnsiTheme="minorHAnsi"/>
          <w:sz w:val="24"/>
          <w:szCs w:val="24"/>
        </w:rPr>
        <w:t>ct</w:t>
      </w:r>
      <w:r w:rsidRPr="00F41334">
        <w:rPr>
          <w:rFonts w:asciiTheme="minorHAnsi" w:eastAsia="Times New Roman" w:hAnsiTheme="minorHAnsi"/>
          <w:sz w:val="24"/>
          <w:szCs w:val="24"/>
        </w:rPr>
        <w:t xml:space="preserve">ion </w:t>
      </w:r>
      <w:r w:rsidRPr="00F41334">
        <w:rPr>
          <w:rFonts w:asciiTheme="minorHAnsi" w:eastAsia="Times New Roman" w:hAnsiTheme="minorHAnsi"/>
          <w:sz w:val="24"/>
          <w:szCs w:val="24"/>
          <w:u w:val="single"/>
        </w:rPr>
        <w:t>in you</w:t>
      </w:r>
      <w:r w:rsidRPr="00F41334">
        <w:rPr>
          <w:rFonts w:asciiTheme="minorHAnsi" w:eastAsia="Times New Roman" w:hAnsiTheme="minorHAnsi"/>
          <w:sz w:val="24"/>
          <w:szCs w:val="24"/>
        </w:rPr>
        <w:t xml:space="preserve"> to fulfill one of the above ministries?</w:t>
      </w:r>
      <w:r w:rsidR="00EB7591">
        <w:rPr>
          <w:rFonts w:asciiTheme="minorHAnsi" w:eastAsia="Times New Roman" w:hAnsiTheme="minorHAnsi"/>
          <w:sz w:val="24"/>
          <w:szCs w:val="24"/>
        </w:rPr>
        <w:t>________________________________________________________</w:t>
      </w:r>
      <w:r w:rsidR="00800AE5">
        <w:rPr>
          <w:rFonts w:asciiTheme="minorHAnsi" w:eastAsia="Times New Roman" w:hAnsiTheme="minorHAnsi"/>
          <w:sz w:val="24"/>
          <w:szCs w:val="24"/>
        </w:rPr>
        <w:t>_______</w:t>
      </w:r>
      <w:r w:rsidRPr="00F41334">
        <w:rPr>
          <w:rFonts w:asciiTheme="minorHAnsi" w:eastAsia="Times New Roman" w:hAnsiTheme="minorHAnsi"/>
          <w:sz w:val="24"/>
          <w:szCs w:val="24"/>
        </w:rPr>
        <w:t xml:space="preserve"> _____________________________________________________________________</w:t>
      </w:r>
      <w:r w:rsidR="00275EA1">
        <w:rPr>
          <w:rFonts w:asciiTheme="minorHAnsi" w:eastAsia="Times New Roman" w:hAnsiTheme="minorHAnsi"/>
          <w:sz w:val="24"/>
          <w:szCs w:val="24"/>
        </w:rPr>
        <w:t>___</w:t>
      </w:r>
    </w:p>
    <w:p w14:paraId="0BDAA9CA" w14:textId="77777777" w:rsidR="00983719" w:rsidRPr="00F41334" w:rsidRDefault="00983719" w:rsidP="00EF73C9">
      <w:pPr>
        <w:pStyle w:val="ListParagraph"/>
        <w:numPr>
          <w:ilvl w:val="0"/>
          <w:numId w:val="7"/>
        </w:numPr>
        <w:jc w:val="both"/>
        <w:rPr>
          <w:sz w:val="24"/>
          <w:szCs w:val="24"/>
        </w:rPr>
      </w:pPr>
      <w:r w:rsidRPr="00F41334">
        <w:rPr>
          <w:sz w:val="24"/>
          <w:szCs w:val="24"/>
        </w:rPr>
        <w:t>Have you ever had an event in your life that could only be described as an intervention of God’s protection? _______________________________________________________</w:t>
      </w:r>
    </w:p>
    <w:p w14:paraId="5EB0517E" w14:textId="77777777" w:rsidR="00983719" w:rsidRPr="00F41334" w:rsidRDefault="00983719" w:rsidP="00EF73C9">
      <w:pPr>
        <w:pStyle w:val="ListParagraph"/>
        <w:numPr>
          <w:ilvl w:val="0"/>
          <w:numId w:val="7"/>
        </w:numPr>
        <w:jc w:val="both"/>
        <w:rPr>
          <w:sz w:val="24"/>
          <w:szCs w:val="24"/>
        </w:rPr>
      </w:pPr>
      <w:r w:rsidRPr="00F41334">
        <w:rPr>
          <w:sz w:val="24"/>
          <w:szCs w:val="24"/>
        </w:rPr>
        <w:t>What is our inheritance?</w:t>
      </w:r>
      <w:r w:rsidR="00EB7591">
        <w:rPr>
          <w:sz w:val="24"/>
          <w:szCs w:val="24"/>
        </w:rPr>
        <w:t xml:space="preserve"> ___________________________________________________</w:t>
      </w:r>
      <w:r w:rsidRPr="00F41334">
        <w:rPr>
          <w:sz w:val="24"/>
          <w:szCs w:val="24"/>
        </w:rPr>
        <w:t xml:space="preserve"> ________________________________________________________________________ </w:t>
      </w:r>
    </w:p>
    <w:p w14:paraId="2D3347EF" w14:textId="77777777" w:rsidR="00983719" w:rsidRPr="00F41334" w:rsidRDefault="00983719" w:rsidP="00EF73C9">
      <w:pPr>
        <w:pStyle w:val="ListParagraph"/>
        <w:numPr>
          <w:ilvl w:val="0"/>
          <w:numId w:val="7"/>
        </w:numPr>
        <w:jc w:val="both"/>
        <w:rPr>
          <w:sz w:val="24"/>
          <w:szCs w:val="24"/>
        </w:rPr>
      </w:pPr>
      <w:r w:rsidRPr="00F41334">
        <w:rPr>
          <w:sz w:val="24"/>
          <w:szCs w:val="24"/>
        </w:rPr>
        <w:t xml:space="preserve">Read the following passages and then state what you think it means to be a </w:t>
      </w:r>
      <w:r>
        <w:rPr>
          <w:sz w:val="24"/>
          <w:szCs w:val="24"/>
        </w:rPr>
        <w:t>r</w:t>
      </w:r>
      <w:r w:rsidRPr="00F41334">
        <w:rPr>
          <w:sz w:val="24"/>
          <w:szCs w:val="24"/>
        </w:rPr>
        <w:t xml:space="preserve">oyal </w:t>
      </w:r>
      <w:r>
        <w:rPr>
          <w:sz w:val="24"/>
          <w:szCs w:val="24"/>
        </w:rPr>
        <w:t>p</w:t>
      </w:r>
      <w:r w:rsidRPr="00F41334">
        <w:rPr>
          <w:sz w:val="24"/>
          <w:szCs w:val="24"/>
        </w:rPr>
        <w:t>riest</w:t>
      </w:r>
      <w:r w:rsidR="00EB7591">
        <w:rPr>
          <w:sz w:val="24"/>
          <w:szCs w:val="24"/>
        </w:rPr>
        <w:t>-</w:t>
      </w:r>
      <w:r w:rsidRPr="00F41334">
        <w:rPr>
          <w:sz w:val="24"/>
          <w:szCs w:val="24"/>
        </w:rPr>
        <w:t>hood. 1 Peter 1:23-25; Revelation 1:4-6, 5:9-10</w:t>
      </w:r>
      <w:r w:rsidR="00EB7591">
        <w:rPr>
          <w:sz w:val="24"/>
          <w:szCs w:val="24"/>
        </w:rPr>
        <w:t xml:space="preserve">  _________________________________</w:t>
      </w:r>
      <w:r w:rsidRPr="00F41334">
        <w:rPr>
          <w:sz w:val="24"/>
          <w:szCs w:val="24"/>
        </w:rPr>
        <w:t xml:space="preserve"> ________________________________________________________________________</w:t>
      </w:r>
    </w:p>
    <w:p w14:paraId="235B6AA7" w14:textId="77777777" w:rsidR="00983719" w:rsidRPr="00F41334" w:rsidRDefault="00983719" w:rsidP="00EF73C9">
      <w:pPr>
        <w:pStyle w:val="ListParagraph"/>
        <w:numPr>
          <w:ilvl w:val="0"/>
          <w:numId w:val="7"/>
        </w:numPr>
        <w:spacing w:after="0"/>
        <w:jc w:val="both"/>
        <w:rPr>
          <w:rFonts w:cstheme="minorHAnsi"/>
          <w:sz w:val="24"/>
          <w:szCs w:val="24"/>
        </w:rPr>
      </w:pPr>
      <w:r w:rsidRPr="00F41334">
        <w:rPr>
          <w:rFonts w:cstheme="minorHAnsi"/>
          <w:sz w:val="24"/>
          <w:szCs w:val="24"/>
        </w:rPr>
        <w:t>How well do you think you understand the role of the Holy Spirit in your life? __________</w:t>
      </w:r>
      <w:r>
        <w:rPr>
          <w:rFonts w:cstheme="minorHAnsi"/>
          <w:sz w:val="24"/>
          <w:szCs w:val="24"/>
        </w:rPr>
        <w:t>______________________________________________________________</w:t>
      </w:r>
    </w:p>
    <w:p w14:paraId="05173F72" w14:textId="77777777" w:rsidR="00983719" w:rsidRPr="00F41334" w:rsidRDefault="00983719" w:rsidP="00EF73C9">
      <w:pPr>
        <w:pStyle w:val="ListParagraph"/>
        <w:numPr>
          <w:ilvl w:val="0"/>
          <w:numId w:val="7"/>
        </w:numPr>
        <w:spacing w:after="0"/>
        <w:jc w:val="both"/>
        <w:rPr>
          <w:rFonts w:cstheme="minorHAnsi"/>
          <w:sz w:val="24"/>
          <w:szCs w:val="24"/>
        </w:rPr>
      </w:pPr>
      <w:r w:rsidRPr="00F41334">
        <w:rPr>
          <w:rFonts w:cstheme="minorHAnsi"/>
          <w:sz w:val="24"/>
          <w:szCs w:val="24"/>
        </w:rPr>
        <w:t>Are you learning how to listen and cooperate with His leading? ________________________________________________________________________</w:t>
      </w:r>
    </w:p>
    <w:p w14:paraId="67E9A36C" w14:textId="77777777" w:rsidR="00983719" w:rsidRPr="00F41334" w:rsidRDefault="00983719" w:rsidP="00EF73C9">
      <w:pPr>
        <w:pStyle w:val="ListParagraph"/>
        <w:numPr>
          <w:ilvl w:val="0"/>
          <w:numId w:val="7"/>
        </w:numPr>
        <w:jc w:val="both"/>
        <w:rPr>
          <w:rFonts w:asciiTheme="minorHAnsi" w:eastAsia="Times New Roman" w:hAnsiTheme="minorHAnsi"/>
          <w:sz w:val="24"/>
          <w:szCs w:val="24"/>
        </w:rPr>
      </w:pPr>
      <w:r>
        <w:rPr>
          <w:rFonts w:asciiTheme="minorHAnsi" w:eastAsia="Times New Roman" w:hAnsiTheme="minorHAnsi"/>
          <w:sz w:val="24"/>
          <w:szCs w:val="24"/>
        </w:rPr>
        <w:t>In the following passages, w</w:t>
      </w:r>
      <w:r w:rsidRPr="00F41334">
        <w:rPr>
          <w:rFonts w:asciiTheme="minorHAnsi" w:eastAsia="Times New Roman" w:hAnsiTheme="minorHAnsi"/>
          <w:sz w:val="24"/>
          <w:szCs w:val="24"/>
        </w:rPr>
        <w:t>ho was the Holy Spir</w:t>
      </w:r>
      <w:r>
        <w:rPr>
          <w:rFonts w:asciiTheme="minorHAnsi" w:eastAsia="Times New Roman" w:hAnsiTheme="minorHAnsi"/>
          <w:sz w:val="24"/>
          <w:szCs w:val="24"/>
        </w:rPr>
        <w:t>it teaching and giving orders to</w:t>
      </w:r>
      <w:r w:rsidRPr="00F41334">
        <w:rPr>
          <w:rFonts w:asciiTheme="minorHAnsi" w:eastAsia="Times New Roman" w:hAnsiTheme="minorHAnsi"/>
          <w:sz w:val="24"/>
          <w:szCs w:val="24"/>
        </w:rPr>
        <w:t>? Acts 1-3</w:t>
      </w:r>
      <w:r>
        <w:rPr>
          <w:rFonts w:asciiTheme="minorHAnsi" w:eastAsia="Times New Roman" w:hAnsiTheme="minorHAnsi"/>
          <w:sz w:val="24"/>
          <w:szCs w:val="24"/>
        </w:rPr>
        <w:t>;</w:t>
      </w:r>
      <w:r w:rsidRPr="00F41334">
        <w:rPr>
          <w:rFonts w:asciiTheme="minorHAnsi" w:eastAsia="Times New Roman" w:hAnsiTheme="minorHAnsi"/>
          <w:sz w:val="24"/>
          <w:szCs w:val="24"/>
        </w:rPr>
        <w:t xml:space="preserve"> Mark 3:13-14</w:t>
      </w:r>
      <w:r>
        <w:rPr>
          <w:rFonts w:asciiTheme="minorHAnsi" w:eastAsia="Times New Roman" w:hAnsiTheme="minorHAnsi"/>
          <w:sz w:val="24"/>
          <w:szCs w:val="24"/>
        </w:rPr>
        <w:t xml:space="preserve">; </w:t>
      </w:r>
      <w:r w:rsidRPr="00F41334">
        <w:rPr>
          <w:rFonts w:asciiTheme="minorHAnsi" w:eastAsia="Times New Roman" w:hAnsiTheme="minorHAnsi"/>
          <w:sz w:val="24"/>
          <w:szCs w:val="24"/>
        </w:rPr>
        <w:t>John 14:11-12,</w:t>
      </w:r>
      <w:r>
        <w:rPr>
          <w:rFonts w:asciiTheme="minorHAnsi" w:eastAsia="Times New Roman" w:hAnsiTheme="minorHAnsi"/>
          <w:sz w:val="24"/>
          <w:szCs w:val="24"/>
        </w:rPr>
        <w:t xml:space="preserve"> </w:t>
      </w:r>
      <w:r w:rsidRPr="00F41334">
        <w:rPr>
          <w:rFonts w:asciiTheme="minorHAnsi" w:eastAsia="Times New Roman" w:hAnsiTheme="minorHAnsi"/>
          <w:sz w:val="24"/>
          <w:szCs w:val="24"/>
        </w:rPr>
        <w:t>16-23, 26, 15:15, 16:12-13, 17:18, John 20:21-22</w:t>
      </w:r>
      <w:r>
        <w:rPr>
          <w:rFonts w:asciiTheme="minorHAnsi" w:eastAsia="Times New Roman" w:hAnsiTheme="minorHAnsi"/>
          <w:sz w:val="24"/>
          <w:szCs w:val="24"/>
        </w:rPr>
        <w:t xml:space="preserve"> ________________________________________________________________________</w:t>
      </w:r>
    </w:p>
    <w:p w14:paraId="092F4A1E" w14:textId="77777777" w:rsidR="00983719" w:rsidRPr="00F41334" w:rsidRDefault="00983719" w:rsidP="00EF73C9">
      <w:pPr>
        <w:pStyle w:val="ListParagraph"/>
        <w:numPr>
          <w:ilvl w:val="0"/>
          <w:numId w:val="7"/>
        </w:numPr>
        <w:jc w:val="both"/>
        <w:rPr>
          <w:rFonts w:asciiTheme="minorHAnsi" w:eastAsia="Times New Roman" w:hAnsiTheme="minorHAnsi"/>
          <w:b/>
          <w:sz w:val="24"/>
          <w:szCs w:val="24"/>
          <w:u w:val="single"/>
        </w:rPr>
      </w:pPr>
      <w:r w:rsidRPr="00F41334">
        <w:rPr>
          <w:rFonts w:asciiTheme="minorHAnsi" w:eastAsia="Times New Roman" w:hAnsiTheme="minorHAnsi"/>
          <w:sz w:val="24"/>
          <w:szCs w:val="24"/>
        </w:rPr>
        <w:t xml:space="preserve">The Holy Spirit is the guide and interpreter of the </w:t>
      </w:r>
      <w:r w:rsidR="009B72BF" w:rsidRPr="00EB7591">
        <w:rPr>
          <w:rFonts w:asciiTheme="minorHAnsi" w:eastAsia="Times New Roman" w:hAnsiTheme="minorHAnsi"/>
          <w:sz w:val="24"/>
          <w:szCs w:val="24"/>
        </w:rPr>
        <w:t>W</w:t>
      </w:r>
      <w:r w:rsidRPr="00EB7591">
        <w:rPr>
          <w:rFonts w:asciiTheme="minorHAnsi" w:eastAsia="Times New Roman" w:hAnsiTheme="minorHAnsi"/>
          <w:sz w:val="24"/>
          <w:szCs w:val="24"/>
        </w:rPr>
        <w:t>ord</w:t>
      </w:r>
      <w:r w:rsidRPr="00F41334">
        <w:rPr>
          <w:rFonts w:asciiTheme="minorHAnsi" w:eastAsia="Times New Roman" w:hAnsiTheme="minorHAnsi"/>
          <w:sz w:val="24"/>
          <w:szCs w:val="24"/>
        </w:rPr>
        <w:t xml:space="preserve"> of God. He expresses spiritual thoughts with spiritual words </w:t>
      </w:r>
      <w:r>
        <w:rPr>
          <w:rFonts w:asciiTheme="minorHAnsi" w:eastAsia="Times New Roman" w:hAnsiTheme="minorHAnsi"/>
          <w:sz w:val="24"/>
          <w:szCs w:val="24"/>
        </w:rPr>
        <w:t>through what kind of people?  (1 Corinthians 2:4-16; John 6:63____________________________________________________________________</w:t>
      </w:r>
      <w:r w:rsidRPr="00F41334">
        <w:rPr>
          <w:rFonts w:asciiTheme="minorHAnsi" w:eastAsia="Times New Roman" w:hAnsiTheme="minorHAnsi"/>
          <w:sz w:val="24"/>
          <w:szCs w:val="24"/>
        </w:rPr>
        <w:t xml:space="preserve"> </w:t>
      </w:r>
    </w:p>
    <w:p w14:paraId="763B193E" w14:textId="77777777" w:rsidR="0018034B" w:rsidRDefault="00983719" w:rsidP="00EF73C9">
      <w:pPr>
        <w:pStyle w:val="ListParagraph"/>
        <w:numPr>
          <w:ilvl w:val="0"/>
          <w:numId w:val="7"/>
        </w:numPr>
        <w:jc w:val="both"/>
        <w:rPr>
          <w:rFonts w:asciiTheme="minorHAnsi" w:eastAsia="Times New Roman" w:hAnsiTheme="minorHAnsi"/>
          <w:sz w:val="24"/>
          <w:szCs w:val="24"/>
        </w:rPr>
      </w:pPr>
      <w:r w:rsidRPr="00EB6365">
        <w:rPr>
          <w:rFonts w:asciiTheme="minorHAnsi" w:eastAsia="Times New Roman" w:hAnsiTheme="minorHAnsi"/>
          <w:sz w:val="24"/>
          <w:szCs w:val="24"/>
        </w:rPr>
        <w:t>Acts</w:t>
      </w:r>
      <w:r>
        <w:rPr>
          <w:rFonts w:asciiTheme="minorHAnsi" w:eastAsia="Times New Roman" w:hAnsiTheme="minorHAnsi"/>
          <w:sz w:val="24"/>
          <w:szCs w:val="24"/>
        </w:rPr>
        <w:t xml:space="preserve"> </w:t>
      </w:r>
      <w:r w:rsidRPr="00EB6365">
        <w:rPr>
          <w:rFonts w:asciiTheme="minorHAnsi" w:eastAsia="Times New Roman" w:hAnsiTheme="minorHAnsi"/>
          <w:sz w:val="24"/>
          <w:szCs w:val="24"/>
        </w:rPr>
        <w:t>1:13-15,24-26 How many disciples were present in this prayer meeting?</w:t>
      </w:r>
      <w:r w:rsidR="00EB7591">
        <w:rPr>
          <w:rFonts w:asciiTheme="minorHAnsi" w:eastAsia="Times New Roman" w:hAnsiTheme="minorHAnsi"/>
          <w:sz w:val="24"/>
          <w:szCs w:val="24"/>
        </w:rPr>
        <w:t xml:space="preserve"> _________</w:t>
      </w:r>
      <w:r w:rsidRPr="00EB6365">
        <w:rPr>
          <w:rFonts w:asciiTheme="minorHAnsi" w:eastAsia="Times New Roman" w:hAnsiTheme="minorHAnsi"/>
          <w:sz w:val="24"/>
          <w:szCs w:val="24"/>
        </w:rPr>
        <w:t xml:space="preserve"> </w:t>
      </w:r>
      <w:r>
        <w:rPr>
          <w:rFonts w:asciiTheme="minorHAnsi" w:eastAsia="Times New Roman" w:hAnsiTheme="minorHAnsi"/>
          <w:sz w:val="24"/>
          <w:szCs w:val="24"/>
        </w:rPr>
        <w:t>_________________________________________________</w:t>
      </w:r>
      <w:r w:rsidRPr="00E35A2D">
        <w:rPr>
          <w:rFonts w:asciiTheme="minorHAnsi" w:eastAsia="Times New Roman" w:hAnsiTheme="minorHAnsi"/>
          <w:sz w:val="24"/>
          <w:szCs w:val="24"/>
        </w:rPr>
        <w:t>_______________________</w:t>
      </w:r>
    </w:p>
    <w:p w14:paraId="54445024" w14:textId="77777777" w:rsidR="00017162" w:rsidRDefault="00017162" w:rsidP="00983719">
      <w:pPr>
        <w:pStyle w:val="ListParagraph"/>
        <w:ind w:left="0"/>
        <w:jc w:val="center"/>
        <w:rPr>
          <w:b/>
          <w:bCs/>
          <w:sz w:val="28"/>
          <w:szCs w:val="28"/>
        </w:rPr>
      </w:pPr>
    </w:p>
    <w:p w14:paraId="5BC34F37" w14:textId="77777777" w:rsidR="00D31637" w:rsidRDefault="00D31637" w:rsidP="00983719">
      <w:pPr>
        <w:pStyle w:val="ListParagraph"/>
        <w:ind w:left="0"/>
        <w:jc w:val="center"/>
        <w:rPr>
          <w:b/>
          <w:bCs/>
          <w:sz w:val="28"/>
          <w:szCs w:val="28"/>
        </w:rPr>
      </w:pPr>
    </w:p>
    <w:p w14:paraId="6EC2DE86" w14:textId="77777777" w:rsidR="00D31637" w:rsidRDefault="00D31637" w:rsidP="00983719">
      <w:pPr>
        <w:pStyle w:val="ListParagraph"/>
        <w:ind w:left="0"/>
        <w:jc w:val="center"/>
        <w:rPr>
          <w:b/>
          <w:bCs/>
          <w:sz w:val="28"/>
          <w:szCs w:val="28"/>
        </w:rPr>
      </w:pPr>
    </w:p>
    <w:p w14:paraId="44DFA9F3" w14:textId="77777777" w:rsidR="00D31637" w:rsidRDefault="00D31637" w:rsidP="00983719">
      <w:pPr>
        <w:pStyle w:val="ListParagraph"/>
        <w:ind w:left="0"/>
        <w:jc w:val="center"/>
        <w:rPr>
          <w:b/>
          <w:bCs/>
          <w:sz w:val="28"/>
          <w:szCs w:val="28"/>
        </w:rPr>
      </w:pPr>
    </w:p>
    <w:p w14:paraId="53879F13" w14:textId="77777777" w:rsidR="00D31637" w:rsidRDefault="00D31637" w:rsidP="00983719">
      <w:pPr>
        <w:pStyle w:val="ListParagraph"/>
        <w:ind w:left="0"/>
        <w:jc w:val="center"/>
        <w:rPr>
          <w:b/>
          <w:bCs/>
          <w:sz w:val="28"/>
          <w:szCs w:val="28"/>
        </w:rPr>
      </w:pPr>
    </w:p>
    <w:p w14:paraId="14EE86E7" w14:textId="77777777" w:rsidR="00D31637" w:rsidRDefault="00D31637" w:rsidP="00983719">
      <w:pPr>
        <w:pStyle w:val="ListParagraph"/>
        <w:ind w:left="0"/>
        <w:jc w:val="center"/>
        <w:rPr>
          <w:b/>
          <w:bCs/>
          <w:sz w:val="28"/>
          <w:szCs w:val="28"/>
        </w:rPr>
      </w:pPr>
    </w:p>
    <w:p w14:paraId="1DBA0E15" w14:textId="77777777" w:rsidR="00D31637" w:rsidRDefault="00D31637" w:rsidP="00983719">
      <w:pPr>
        <w:pStyle w:val="ListParagraph"/>
        <w:ind w:left="0"/>
        <w:jc w:val="center"/>
        <w:rPr>
          <w:b/>
          <w:bCs/>
          <w:sz w:val="28"/>
          <w:szCs w:val="28"/>
        </w:rPr>
      </w:pPr>
    </w:p>
    <w:p w14:paraId="05BAFE05" w14:textId="77777777" w:rsidR="00BF6219" w:rsidRDefault="00BF6219" w:rsidP="001673C0">
      <w:pPr>
        <w:pStyle w:val="Heading2"/>
      </w:pPr>
      <w:r w:rsidRPr="5897EC05">
        <w:t>Think On These Things</w:t>
      </w:r>
    </w:p>
    <w:p w14:paraId="71AFB6BE" w14:textId="77777777" w:rsidR="009D745C" w:rsidRPr="009D745C" w:rsidRDefault="00BF6219" w:rsidP="00BF6219">
      <w:pPr>
        <w:ind w:firstLine="720"/>
        <w:jc w:val="both"/>
        <w:rPr>
          <w:sz w:val="24"/>
          <w:szCs w:val="24"/>
        </w:rPr>
      </w:pPr>
      <w:r w:rsidRPr="009D745C">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9D745C" w:rsidRPr="009D745C">
        <w:rPr>
          <w:sz w:val="24"/>
          <w:szCs w:val="24"/>
        </w:rPr>
        <w:t xml:space="preserve"> __________________________________________________ ______________________________________________________________________________</w:t>
      </w:r>
    </w:p>
    <w:p w14:paraId="7D028850" w14:textId="77777777" w:rsidR="00577EE8" w:rsidRDefault="00577EE8" w:rsidP="009A396C">
      <w:pPr>
        <w:ind w:firstLine="720"/>
        <w:jc w:val="both"/>
        <w:rPr>
          <w:sz w:val="24"/>
          <w:szCs w:val="24"/>
        </w:rPr>
      </w:pPr>
    </w:p>
    <w:p w14:paraId="6534577A" w14:textId="77777777" w:rsidR="00983719" w:rsidRDefault="00983719" w:rsidP="00017162">
      <w:pPr>
        <w:tabs>
          <w:tab w:val="left" w:pos="0"/>
        </w:tabs>
        <w:jc w:val="center"/>
        <w:rPr>
          <w:b/>
          <w:sz w:val="28"/>
          <w:szCs w:val="28"/>
        </w:rPr>
      </w:pPr>
      <w:r>
        <w:rPr>
          <w:b/>
          <w:bCs/>
          <w:sz w:val="28"/>
          <w:szCs w:val="28"/>
        </w:rPr>
        <w:t>Memory Verses</w:t>
      </w:r>
    </w:p>
    <w:p w14:paraId="240CCB3F" w14:textId="77777777" w:rsidR="00983719" w:rsidRPr="00017162" w:rsidRDefault="00983719" w:rsidP="00017162">
      <w:pPr>
        <w:pStyle w:val="ListParagraph"/>
        <w:tabs>
          <w:tab w:val="left" w:pos="0"/>
        </w:tabs>
        <w:ind w:left="0"/>
        <w:jc w:val="center"/>
        <w:rPr>
          <w:b/>
          <w:sz w:val="24"/>
          <w:szCs w:val="24"/>
        </w:rPr>
      </w:pPr>
      <w:r w:rsidRPr="00017162">
        <w:rPr>
          <w:b/>
          <w:bCs/>
          <w:iCs/>
          <w:sz w:val="24"/>
          <w:szCs w:val="24"/>
        </w:rPr>
        <w:t>1 Corinthians 12:13 (NASB)</w:t>
      </w:r>
    </w:p>
    <w:p w14:paraId="19DE0741" w14:textId="77777777" w:rsidR="00017162" w:rsidRDefault="00983719" w:rsidP="00725D90">
      <w:pPr>
        <w:pStyle w:val="ListParagraph"/>
        <w:pBdr>
          <w:bottom w:val="single" w:sz="6" w:space="12" w:color="auto"/>
        </w:pBdr>
        <w:tabs>
          <w:tab w:val="left" w:pos="0"/>
        </w:tabs>
        <w:ind w:left="0"/>
        <w:jc w:val="center"/>
        <w:rPr>
          <w:b/>
          <w:bCs/>
          <w:i/>
          <w:iCs/>
          <w:sz w:val="24"/>
          <w:szCs w:val="24"/>
        </w:rPr>
      </w:pPr>
      <w:r w:rsidRPr="5897EC05">
        <w:rPr>
          <w:b/>
          <w:bCs/>
          <w:i/>
          <w:iCs/>
          <w:sz w:val="24"/>
          <w:szCs w:val="24"/>
        </w:rPr>
        <w:t xml:space="preserve">For by one Spirit we were all baptized into one body, whether Jews or Greeks, </w:t>
      </w:r>
    </w:p>
    <w:p w14:paraId="75C91A82" w14:textId="77777777" w:rsidR="00983719" w:rsidRDefault="00983719" w:rsidP="00725D90">
      <w:pPr>
        <w:pStyle w:val="ListParagraph"/>
        <w:pBdr>
          <w:bottom w:val="single" w:sz="6" w:space="12" w:color="auto"/>
        </w:pBdr>
        <w:tabs>
          <w:tab w:val="left" w:pos="0"/>
        </w:tabs>
        <w:ind w:left="0"/>
        <w:jc w:val="center"/>
        <w:rPr>
          <w:b/>
          <w:bCs/>
          <w:i/>
          <w:iCs/>
          <w:sz w:val="24"/>
          <w:szCs w:val="24"/>
        </w:rPr>
      </w:pPr>
      <w:r w:rsidRPr="5897EC05">
        <w:rPr>
          <w:b/>
          <w:bCs/>
          <w:i/>
          <w:iCs/>
          <w:sz w:val="24"/>
          <w:szCs w:val="24"/>
        </w:rPr>
        <w:t>whether slaves or free, and we were a</w:t>
      </w:r>
      <w:r w:rsidR="00017162">
        <w:rPr>
          <w:b/>
          <w:bCs/>
          <w:i/>
          <w:iCs/>
          <w:sz w:val="24"/>
          <w:szCs w:val="24"/>
        </w:rPr>
        <w:t>ll made to drink of one Spirit.</w:t>
      </w:r>
    </w:p>
    <w:p w14:paraId="3F0ADB85" w14:textId="77777777" w:rsidR="00017162" w:rsidRDefault="00017162" w:rsidP="00725D90">
      <w:pPr>
        <w:pStyle w:val="ListParagraph"/>
        <w:pBdr>
          <w:bottom w:val="single" w:sz="6" w:space="12" w:color="auto"/>
        </w:pBdr>
        <w:ind w:left="0"/>
        <w:jc w:val="center"/>
        <w:rPr>
          <w:b/>
          <w:bCs/>
          <w:i/>
          <w:iCs/>
          <w:sz w:val="24"/>
          <w:szCs w:val="24"/>
        </w:rPr>
      </w:pPr>
    </w:p>
    <w:p w14:paraId="1E94658B" w14:textId="77777777" w:rsidR="004B10B1" w:rsidRDefault="004B10B1" w:rsidP="00725D90">
      <w:pPr>
        <w:pStyle w:val="ListParagraph"/>
        <w:pBdr>
          <w:bottom w:val="single" w:sz="6" w:space="12" w:color="auto"/>
        </w:pBdr>
        <w:ind w:left="0"/>
        <w:jc w:val="center"/>
        <w:rPr>
          <w:b/>
          <w:bCs/>
          <w:i/>
          <w:iCs/>
          <w:sz w:val="24"/>
          <w:szCs w:val="24"/>
        </w:rPr>
      </w:pPr>
    </w:p>
    <w:p w14:paraId="3E08525F" w14:textId="77777777" w:rsidR="004B10B1" w:rsidRDefault="004B10B1" w:rsidP="00725D90">
      <w:pPr>
        <w:pStyle w:val="ListParagraph"/>
        <w:pBdr>
          <w:bottom w:val="single" w:sz="6" w:space="12" w:color="auto"/>
        </w:pBdr>
        <w:ind w:left="0"/>
        <w:jc w:val="center"/>
        <w:rPr>
          <w:b/>
          <w:bCs/>
          <w:i/>
          <w:iCs/>
          <w:sz w:val="24"/>
          <w:szCs w:val="24"/>
        </w:rPr>
      </w:pPr>
    </w:p>
    <w:p w14:paraId="604CEE49" w14:textId="77777777" w:rsidR="004B10B1" w:rsidRDefault="004B10B1" w:rsidP="00725D90">
      <w:pPr>
        <w:pStyle w:val="ListParagraph"/>
        <w:pBdr>
          <w:bottom w:val="single" w:sz="6" w:space="12" w:color="auto"/>
        </w:pBdr>
        <w:ind w:left="0"/>
        <w:jc w:val="center"/>
        <w:rPr>
          <w:b/>
          <w:bCs/>
          <w:i/>
          <w:iCs/>
          <w:sz w:val="24"/>
          <w:szCs w:val="24"/>
        </w:rPr>
      </w:pPr>
    </w:p>
    <w:p w14:paraId="025E5651" w14:textId="77777777" w:rsidR="004B10B1" w:rsidRDefault="004B10B1" w:rsidP="00725D90">
      <w:pPr>
        <w:pStyle w:val="ListParagraph"/>
        <w:pBdr>
          <w:bottom w:val="single" w:sz="6" w:space="12" w:color="auto"/>
        </w:pBdr>
        <w:ind w:left="0"/>
        <w:jc w:val="center"/>
        <w:rPr>
          <w:b/>
          <w:bCs/>
          <w:i/>
          <w:iCs/>
          <w:sz w:val="24"/>
          <w:szCs w:val="24"/>
        </w:rPr>
      </w:pPr>
    </w:p>
    <w:p w14:paraId="78221533" w14:textId="77777777" w:rsidR="004B10B1" w:rsidRDefault="004B10B1" w:rsidP="00725D90">
      <w:pPr>
        <w:pStyle w:val="ListParagraph"/>
        <w:pBdr>
          <w:bottom w:val="single" w:sz="6" w:space="12" w:color="auto"/>
        </w:pBdr>
        <w:ind w:left="0"/>
        <w:jc w:val="center"/>
        <w:rPr>
          <w:b/>
          <w:bCs/>
          <w:i/>
          <w:iCs/>
          <w:sz w:val="24"/>
          <w:szCs w:val="24"/>
        </w:rPr>
      </w:pPr>
    </w:p>
    <w:p w14:paraId="4E943313" w14:textId="77777777" w:rsidR="004B10B1" w:rsidRDefault="004B10B1" w:rsidP="00725D90">
      <w:pPr>
        <w:pStyle w:val="ListParagraph"/>
        <w:pBdr>
          <w:bottom w:val="single" w:sz="6" w:space="12" w:color="auto"/>
        </w:pBdr>
        <w:ind w:left="0"/>
        <w:jc w:val="center"/>
        <w:rPr>
          <w:b/>
          <w:bCs/>
          <w:i/>
          <w:iCs/>
          <w:sz w:val="24"/>
          <w:szCs w:val="24"/>
        </w:rPr>
      </w:pPr>
    </w:p>
    <w:p w14:paraId="26783FE3" w14:textId="77777777" w:rsidR="004B10B1" w:rsidRDefault="004B10B1" w:rsidP="00725D90">
      <w:pPr>
        <w:pStyle w:val="ListParagraph"/>
        <w:pBdr>
          <w:bottom w:val="single" w:sz="6" w:space="12" w:color="auto"/>
        </w:pBdr>
        <w:ind w:left="0"/>
        <w:jc w:val="center"/>
        <w:rPr>
          <w:b/>
          <w:bCs/>
          <w:i/>
          <w:iCs/>
          <w:sz w:val="24"/>
          <w:szCs w:val="24"/>
        </w:rPr>
      </w:pPr>
    </w:p>
    <w:p w14:paraId="6E37B517" w14:textId="77777777" w:rsidR="004B10B1" w:rsidRDefault="004B10B1" w:rsidP="00725D90">
      <w:pPr>
        <w:pStyle w:val="ListParagraph"/>
        <w:pBdr>
          <w:bottom w:val="single" w:sz="6" w:space="12" w:color="auto"/>
        </w:pBdr>
        <w:ind w:left="0"/>
        <w:jc w:val="center"/>
        <w:rPr>
          <w:b/>
          <w:bCs/>
          <w:i/>
          <w:iCs/>
          <w:sz w:val="24"/>
          <w:szCs w:val="24"/>
        </w:rPr>
      </w:pPr>
    </w:p>
    <w:p w14:paraId="6A2B1416" w14:textId="77777777" w:rsidR="004B10B1" w:rsidRDefault="004B10B1" w:rsidP="00725D90">
      <w:pPr>
        <w:pStyle w:val="ListParagraph"/>
        <w:pBdr>
          <w:bottom w:val="single" w:sz="6" w:space="12" w:color="auto"/>
        </w:pBdr>
        <w:ind w:left="0"/>
        <w:jc w:val="center"/>
        <w:rPr>
          <w:b/>
          <w:bCs/>
          <w:i/>
          <w:iCs/>
          <w:sz w:val="24"/>
          <w:szCs w:val="24"/>
        </w:rPr>
      </w:pPr>
    </w:p>
    <w:p w14:paraId="11AE7D04" w14:textId="77777777" w:rsidR="004B10B1" w:rsidRDefault="004B10B1" w:rsidP="00725D90">
      <w:pPr>
        <w:pStyle w:val="ListParagraph"/>
        <w:pBdr>
          <w:bottom w:val="single" w:sz="6" w:space="12" w:color="auto"/>
        </w:pBdr>
        <w:ind w:left="0"/>
        <w:jc w:val="center"/>
        <w:rPr>
          <w:b/>
          <w:bCs/>
          <w:i/>
          <w:iCs/>
          <w:sz w:val="24"/>
          <w:szCs w:val="24"/>
        </w:rPr>
      </w:pPr>
    </w:p>
    <w:p w14:paraId="6DFEC0F1" w14:textId="77777777" w:rsidR="004B10B1" w:rsidRDefault="004B10B1" w:rsidP="00725D90">
      <w:pPr>
        <w:pStyle w:val="ListParagraph"/>
        <w:pBdr>
          <w:bottom w:val="single" w:sz="6" w:space="12" w:color="auto"/>
        </w:pBdr>
        <w:ind w:left="0"/>
        <w:jc w:val="center"/>
        <w:rPr>
          <w:b/>
          <w:bCs/>
          <w:i/>
          <w:iCs/>
          <w:sz w:val="24"/>
          <w:szCs w:val="24"/>
        </w:rPr>
      </w:pPr>
    </w:p>
    <w:p w14:paraId="613CCA1F" w14:textId="77777777" w:rsidR="009675E4" w:rsidRDefault="009675E4" w:rsidP="00C71625">
      <w:pPr>
        <w:jc w:val="center"/>
        <w:rPr>
          <w:rFonts w:asciiTheme="minorHAnsi" w:eastAsiaTheme="minorEastAsia" w:hAnsiTheme="minorHAnsi" w:cstheme="minorBidi"/>
          <w:b/>
          <w:bCs/>
          <w:sz w:val="36"/>
          <w:szCs w:val="36"/>
        </w:rPr>
      </w:pPr>
    </w:p>
    <w:p w14:paraId="7422E8BE" w14:textId="77777777" w:rsidR="00725D90" w:rsidRDefault="00725D90" w:rsidP="00C71625">
      <w:pPr>
        <w:jc w:val="center"/>
        <w:rPr>
          <w:rFonts w:asciiTheme="minorHAnsi" w:eastAsiaTheme="minorEastAsia" w:hAnsiTheme="minorHAnsi" w:cstheme="minorBidi"/>
          <w:b/>
          <w:bCs/>
          <w:sz w:val="36"/>
          <w:szCs w:val="36"/>
        </w:rPr>
      </w:pPr>
    </w:p>
    <w:p w14:paraId="7A47A6EC" w14:textId="77777777" w:rsidR="00725D90" w:rsidRDefault="00725D90" w:rsidP="00C71625">
      <w:pPr>
        <w:jc w:val="center"/>
        <w:rPr>
          <w:rFonts w:asciiTheme="minorHAnsi" w:eastAsiaTheme="minorEastAsia" w:hAnsiTheme="minorHAnsi" w:cstheme="minorBidi"/>
          <w:b/>
          <w:bCs/>
          <w:sz w:val="36"/>
          <w:szCs w:val="36"/>
        </w:rPr>
      </w:pPr>
    </w:p>
    <w:p w14:paraId="29DBAD23" w14:textId="77777777" w:rsidR="00725D90" w:rsidRDefault="00725D90" w:rsidP="00C71625">
      <w:pPr>
        <w:jc w:val="center"/>
        <w:rPr>
          <w:rFonts w:asciiTheme="minorHAnsi" w:eastAsiaTheme="minorEastAsia" w:hAnsiTheme="minorHAnsi" w:cstheme="minorBidi"/>
          <w:b/>
          <w:bCs/>
          <w:sz w:val="36"/>
          <w:szCs w:val="36"/>
        </w:rPr>
      </w:pPr>
    </w:p>
    <w:p w14:paraId="6B8DE5DD" w14:textId="77777777" w:rsidR="00725D90" w:rsidRDefault="00725D90" w:rsidP="00C71625">
      <w:pPr>
        <w:jc w:val="center"/>
        <w:rPr>
          <w:rFonts w:asciiTheme="minorHAnsi" w:eastAsiaTheme="minorEastAsia" w:hAnsiTheme="minorHAnsi" w:cstheme="minorBidi"/>
          <w:b/>
          <w:bCs/>
          <w:sz w:val="36"/>
          <w:szCs w:val="36"/>
        </w:rPr>
      </w:pPr>
    </w:p>
    <w:p w14:paraId="3DB83A6F" w14:textId="77777777" w:rsidR="00971274" w:rsidRDefault="00971274" w:rsidP="00C71625">
      <w:pPr>
        <w:jc w:val="center"/>
        <w:rPr>
          <w:rFonts w:asciiTheme="minorHAnsi" w:eastAsiaTheme="minorEastAsia" w:hAnsiTheme="minorHAnsi" w:cstheme="minorBidi"/>
          <w:b/>
          <w:bCs/>
          <w:sz w:val="36"/>
          <w:szCs w:val="36"/>
        </w:rPr>
      </w:pPr>
    </w:p>
    <w:p w14:paraId="5FA68492" w14:textId="77777777" w:rsidR="00C71625" w:rsidRPr="00C71625" w:rsidRDefault="00C71625" w:rsidP="00C71625">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w:t>
      </w:r>
      <w:r w:rsidR="003D312E">
        <w:rPr>
          <w:rFonts w:asciiTheme="minorHAnsi" w:eastAsiaTheme="minorEastAsia" w:hAnsiTheme="minorHAnsi" w:cstheme="minorBidi"/>
          <w:b/>
          <w:bCs/>
          <w:sz w:val="36"/>
          <w:szCs w:val="36"/>
        </w:rPr>
        <w:t>13</w:t>
      </w:r>
      <w:r>
        <w:rPr>
          <w:rFonts w:asciiTheme="minorHAnsi" w:eastAsiaTheme="minorEastAsia" w:hAnsiTheme="minorHAnsi" w:cstheme="minorBidi"/>
          <w:b/>
          <w:bCs/>
          <w:sz w:val="36"/>
          <w:szCs w:val="36"/>
        </w:rPr>
        <w:t xml:space="preserve"> </w:t>
      </w:r>
    </w:p>
    <w:p w14:paraId="1238C37D" w14:textId="77777777" w:rsidR="0018034B" w:rsidRPr="0001739B" w:rsidRDefault="0018034B" w:rsidP="00B87E35">
      <w:pPr>
        <w:jc w:val="center"/>
        <w:rPr>
          <w:rFonts w:ascii="Edwardian Script ITC" w:eastAsiaTheme="minorEastAsia" w:hAnsi="Edwardian Script ITC" w:cstheme="minorBidi"/>
          <w:b/>
          <w:bCs/>
          <w:sz w:val="72"/>
          <w:szCs w:val="72"/>
        </w:rPr>
      </w:pPr>
      <w:r w:rsidRPr="0001739B">
        <w:rPr>
          <w:rFonts w:ascii="Edwardian Script ITC" w:eastAsiaTheme="minorEastAsia" w:hAnsi="Edwardian Script ITC" w:cstheme="minorBidi"/>
          <w:b/>
          <w:bCs/>
          <w:sz w:val="72"/>
          <w:szCs w:val="72"/>
        </w:rPr>
        <w:t xml:space="preserve">One Nation in Christ </w:t>
      </w:r>
    </w:p>
    <w:p w14:paraId="26B03BD9" w14:textId="77777777" w:rsidR="00B87E35" w:rsidRPr="00BF6219" w:rsidRDefault="00B87E35" w:rsidP="00EF73C9">
      <w:pPr>
        <w:pStyle w:val="ListParagraph"/>
        <w:numPr>
          <w:ilvl w:val="0"/>
          <w:numId w:val="18"/>
        </w:numPr>
        <w:jc w:val="center"/>
        <w:rPr>
          <w:rFonts w:ascii="Edwardian Script ITC" w:eastAsiaTheme="minorEastAsia" w:hAnsi="Edwardian Script ITC" w:cstheme="minorBidi"/>
          <w:b/>
          <w:bCs/>
          <w:i/>
          <w:sz w:val="72"/>
          <w:szCs w:val="72"/>
        </w:rPr>
      </w:pPr>
    </w:p>
    <w:p w14:paraId="51F4B877" w14:textId="77777777" w:rsidR="0018034B" w:rsidRPr="00D44C53" w:rsidRDefault="0018034B" w:rsidP="0018034B">
      <w:pPr>
        <w:jc w:val="center"/>
        <w:rPr>
          <w:b/>
          <w:sz w:val="28"/>
          <w:szCs w:val="28"/>
        </w:rPr>
      </w:pPr>
      <w:r w:rsidRPr="00D44C53">
        <w:rPr>
          <w:b/>
          <w:bCs/>
          <w:sz w:val="28"/>
          <w:szCs w:val="28"/>
        </w:rPr>
        <w:t>Key Passages</w:t>
      </w:r>
    </w:p>
    <w:p w14:paraId="345595C2" w14:textId="77777777" w:rsidR="0018034B" w:rsidRDefault="0018034B" w:rsidP="006D04DC">
      <w:pPr>
        <w:spacing w:after="0"/>
        <w:jc w:val="center"/>
        <w:rPr>
          <w:b/>
          <w:bCs/>
          <w:iCs/>
          <w:sz w:val="24"/>
          <w:szCs w:val="24"/>
        </w:rPr>
      </w:pPr>
      <w:r w:rsidRPr="0040004C">
        <w:rPr>
          <w:b/>
          <w:bCs/>
          <w:iCs/>
          <w:sz w:val="24"/>
          <w:szCs w:val="24"/>
        </w:rPr>
        <w:t>Ephesians 2:11-</w:t>
      </w:r>
      <w:r w:rsidR="00971274">
        <w:rPr>
          <w:b/>
          <w:bCs/>
          <w:iCs/>
          <w:sz w:val="24"/>
          <w:szCs w:val="24"/>
        </w:rPr>
        <w:t>18</w:t>
      </w:r>
      <w:r w:rsidRPr="0040004C">
        <w:rPr>
          <w:b/>
          <w:bCs/>
          <w:iCs/>
          <w:sz w:val="24"/>
          <w:szCs w:val="24"/>
        </w:rPr>
        <w:t xml:space="preserve"> </w:t>
      </w:r>
    </w:p>
    <w:p w14:paraId="525EF5DD" w14:textId="77777777" w:rsidR="00971274" w:rsidRDefault="00A546E6" w:rsidP="006D04DC">
      <w:pPr>
        <w:spacing w:after="0"/>
        <w:jc w:val="center"/>
        <w:rPr>
          <w:rStyle w:val="apple-converted-space"/>
          <w:rFonts w:asciiTheme="minorHAnsi" w:hAnsiTheme="minorHAnsi"/>
          <w:b/>
          <w:i/>
          <w:color w:val="000000"/>
          <w:sz w:val="24"/>
          <w:szCs w:val="24"/>
        </w:rPr>
      </w:pPr>
      <w:r w:rsidRPr="00A546E6">
        <w:rPr>
          <w:rFonts w:asciiTheme="minorHAnsi" w:hAnsiTheme="minorHAnsi"/>
          <w:b/>
          <w:i/>
          <w:color w:val="000000"/>
          <w:sz w:val="24"/>
          <w:szCs w:val="24"/>
        </w:rPr>
        <w:t xml:space="preserve">Therefore remember that formerly you, the Gentiles in the flesh – who are called “uncircumcision” by the so-called “circumcision” that is performed on the body </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by human hands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that you were at that time without the Messiah,</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alienated from the citizenship of Israel and strangers to the covenants of promise,</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having no hope and without God in the world.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But now in Christ Jesus you who used to be far away have been brought near by the blood of Christ.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rPr>
        <w:t>For he is our peace, the one who made both groups into one</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Fonts w:asciiTheme="minorHAnsi" w:hAnsiTheme="minorHAnsi"/>
          <w:b/>
          <w:i/>
          <w:color w:val="000000"/>
          <w:sz w:val="24"/>
          <w:szCs w:val="24"/>
        </w:rPr>
        <w:t>and who destroyed the middle wall of partition, the hostility,</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when he nullified</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his flesh the law of commandments in decrees. He did this to create in himself one new man</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Fonts w:asciiTheme="minorHAnsi" w:hAnsiTheme="minorHAnsi"/>
          <w:b/>
          <w:i/>
          <w:color w:val="000000"/>
          <w:sz w:val="24"/>
          <w:szCs w:val="24"/>
        </w:rPr>
        <w:t>out of two,</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thus making peace,</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and to reconcile them both in one body to God through the cross, by which the hostility has been killed.</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And he came and preached peace to you who were far off and peace to those who were near,</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so that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through him we both have access in one Spirit to the Father.</w:t>
      </w:r>
      <w:r w:rsidRPr="00A546E6">
        <w:rPr>
          <w:rStyle w:val="apple-converted-space"/>
          <w:rFonts w:asciiTheme="minorHAnsi" w:hAnsiTheme="minorHAnsi"/>
          <w:b/>
          <w:i/>
          <w:color w:val="000000"/>
          <w:sz w:val="24"/>
          <w:szCs w:val="24"/>
        </w:rPr>
        <w:t>  </w:t>
      </w:r>
    </w:p>
    <w:p w14:paraId="200AF694" w14:textId="77777777" w:rsidR="00A546E6" w:rsidRPr="00A546E6" w:rsidRDefault="00971274" w:rsidP="006D04DC">
      <w:pPr>
        <w:spacing w:after="0"/>
        <w:jc w:val="center"/>
        <w:rPr>
          <w:rFonts w:asciiTheme="minorHAnsi" w:hAnsiTheme="minorHAnsi"/>
          <w:b/>
          <w:bCs/>
          <w:i/>
          <w:iCs/>
          <w:sz w:val="24"/>
          <w:szCs w:val="24"/>
        </w:rPr>
      </w:pPr>
      <w:r w:rsidRPr="00A546E6">
        <w:rPr>
          <w:rFonts w:asciiTheme="minorHAnsi" w:hAnsiTheme="minorHAnsi"/>
          <w:b/>
          <w:bCs/>
          <w:i/>
          <w:iCs/>
          <w:sz w:val="24"/>
          <w:szCs w:val="24"/>
        </w:rPr>
        <w:t xml:space="preserve"> </w:t>
      </w:r>
    </w:p>
    <w:p w14:paraId="5FA256B1" w14:textId="77777777" w:rsidR="0018034B" w:rsidRDefault="0018034B" w:rsidP="0018034B">
      <w:pPr>
        <w:jc w:val="center"/>
        <w:rPr>
          <w:b/>
          <w:bCs/>
          <w:sz w:val="28"/>
          <w:szCs w:val="28"/>
        </w:rPr>
      </w:pPr>
      <w:bookmarkStart w:id="1380" w:name="footnotes"/>
      <w:bookmarkEnd w:id="1380"/>
      <w:r w:rsidRPr="5897EC05">
        <w:rPr>
          <w:b/>
          <w:bCs/>
          <w:sz w:val="28"/>
          <w:szCs w:val="28"/>
        </w:rPr>
        <w:t>Introduction</w:t>
      </w:r>
    </w:p>
    <w:p w14:paraId="71E4B6B7" w14:textId="77777777" w:rsidR="00E706B7" w:rsidRDefault="00E706B7" w:rsidP="00E706B7">
      <w:pPr>
        <w:ind w:firstLine="720"/>
        <w:jc w:val="both"/>
        <w:rPr>
          <w:sz w:val="24"/>
          <w:szCs w:val="24"/>
        </w:rPr>
      </w:pPr>
      <w:r>
        <w:rPr>
          <w:sz w:val="24"/>
          <w:szCs w:val="24"/>
        </w:rPr>
        <w:t>I will never forget the time our youth pastor taught from the above passage and then had us break into small groups for discussion. I was assigned the “younger” youth boys. You can imagine how uncomfortable I was when they ask me, “What does it mean to be circumcised?” At first, all the color drained from my face, and then I turned several shades of red as I stammered my way through that conversation (Colossians 2:6-15; Romans 2:28-29)</w:t>
      </w:r>
      <w:r w:rsidR="00971274">
        <w:rPr>
          <w:sz w:val="24"/>
          <w:szCs w:val="24"/>
        </w:rPr>
        <w:t>.</w:t>
      </w:r>
      <w:r>
        <w:rPr>
          <w:sz w:val="24"/>
          <w:szCs w:val="24"/>
        </w:rPr>
        <w:t xml:space="preserve"> But, you’ll be happy to know, this lesson is not about circumcision per se. </w:t>
      </w:r>
      <w:r w:rsidR="00B15C12">
        <w:rPr>
          <w:sz w:val="24"/>
          <w:szCs w:val="24"/>
        </w:rPr>
        <w:t>It’s</w:t>
      </w:r>
      <w:r>
        <w:rPr>
          <w:sz w:val="24"/>
          <w:szCs w:val="24"/>
        </w:rPr>
        <w:t xml:space="preserve"> about a circumcision that changes the human heart, ushers in peace on earth</w:t>
      </w:r>
      <w:r w:rsidR="00971274">
        <w:rPr>
          <w:sz w:val="24"/>
          <w:szCs w:val="24"/>
        </w:rPr>
        <w:t>,</w:t>
      </w:r>
      <w:r>
        <w:rPr>
          <w:sz w:val="24"/>
          <w:szCs w:val="24"/>
        </w:rPr>
        <w:t xml:space="preserve"> racial reconciliation and then results in the growth and building up of God’s household. You may be thinking, “How in the world is she going to pull all of that together?” Well, with the help of the Holy Spirt, all things are possible! </w:t>
      </w:r>
    </w:p>
    <w:p w14:paraId="6E427254" w14:textId="77777777" w:rsidR="00E706B7" w:rsidRDefault="00E706B7" w:rsidP="00E706B7">
      <w:pPr>
        <w:ind w:firstLine="720"/>
        <w:jc w:val="both"/>
        <w:rPr>
          <w:sz w:val="24"/>
          <w:szCs w:val="24"/>
        </w:rPr>
      </w:pPr>
      <w:r>
        <w:rPr>
          <w:sz w:val="24"/>
          <w:szCs w:val="24"/>
        </w:rPr>
        <w:t>But for the sake of illustration, I hope you will forgive me for taking the liberty of using our key passage out of context for just a moment to make a personal application. Then, in bite sized chunks, we will try to synthesize chapters two, three and four of the book of Ephesians. And in doing so, we’ll uncover just one of the divine mysteries found within the treasure chest of Paul’s letter to the Ephesians.</w:t>
      </w:r>
    </w:p>
    <w:p w14:paraId="0628F76E" w14:textId="77777777" w:rsidR="00E706B7" w:rsidRDefault="00E706B7" w:rsidP="00E706B7">
      <w:pPr>
        <w:jc w:val="center"/>
        <w:rPr>
          <w:b/>
          <w:sz w:val="28"/>
          <w:szCs w:val="28"/>
        </w:rPr>
      </w:pPr>
      <w:r>
        <w:rPr>
          <w:b/>
          <w:sz w:val="28"/>
          <w:szCs w:val="28"/>
        </w:rPr>
        <w:t xml:space="preserve">Broken Together </w:t>
      </w:r>
    </w:p>
    <w:p w14:paraId="6CA8F4A0" w14:textId="77777777" w:rsidR="00E706B7" w:rsidRDefault="00E706B7" w:rsidP="00E706B7">
      <w:pPr>
        <w:jc w:val="both"/>
        <w:rPr>
          <w:sz w:val="24"/>
          <w:szCs w:val="24"/>
        </w:rPr>
      </w:pPr>
      <w:r>
        <w:rPr>
          <w:sz w:val="24"/>
          <w:szCs w:val="24"/>
        </w:rPr>
        <w:tab/>
        <w:t>Peace…. We so often use the word, but do we have even the slightest notion of its true significance?  For example, we talk about world peace or peace on earth and good will towards men, and then we hear talk of peace treaties that never seem to materialize. Or some say, “I need some peace of mind,” or, “Can’t I just get some peace and quiet?” A priest or pastor may ask a dying person,</w:t>
      </w:r>
      <w:r w:rsidRPr="00C42720">
        <w:rPr>
          <w:sz w:val="24"/>
          <w:szCs w:val="24"/>
        </w:rPr>
        <w:t xml:space="preserve"> </w:t>
      </w:r>
      <w:r>
        <w:rPr>
          <w:sz w:val="24"/>
          <w:szCs w:val="24"/>
        </w:rPr>
        <w:t xml:space="preserve">“Do you want to make peace with your maker?” We find these words engraved on tomb stones, “rest in peace.”  Yet </w:t>
      </w:r>
      <w:r w:rsidR="00B15C12">
        <w:rPr>
          <w:sz w:val="24"/>
          <w:szCs w:val="24"/>
        </w:rPr>
        <w:t>the</w:t>
      </w:r>
      <w:r>
        <w:rPr>
          <w:sz w:val="24"/>
          <w:szCs w:val="24"/>
        </w:rPr>
        <w:t xml:space="preserve"> only ones who die and </w:t>
      </w:r>
      <w:r w:rsidRPr="00554E2D">
        <w:rPr>
          <w:i/>
          <w:sz w:val="24"/>
          <w:szCs w:val="24"/>
        </w:rPr>
        <w:t>rest in peace</w:t>
      </w:r>
      <w:r>
        <w:rPr>
          <w:sz w:val="24"/>
          <w:szCs w:val="24"/>
        </w:rPr>
        <w:t xml:space="preserve"> are those who are </w:t>
      </w:r>
      <w:r w:rsidRPr="00554E2D">
        <w:rPr>
          <w:i/>
          <w:sz w:val="24"/>
          <w:szCs w:val="24"/>
        </w:rPr>
        <w:t>in Christ</w:t>
      </w:r>
      <w:r>
        <w:rPr>
          <w:i/>
          <w:sz w:val="24"/>
          <w:szCs w:val="24"/>
        </w:rPr>
        <w:t xml:space="preserve"> </w:t>
      </w:r>
      <w:r w:rsidRPr="00554E2D">
        <w:rPr>
          <w:sz w:val="24"/>
          <w:szCs w:val="24"/>
        </w:rPr>
        <w:t xml:space="preserve">because, as we just read, </w:t>
      </w:r>
      <w:r w:rsidRPr="00554E2D">
        <w:rPr>
          <w:i/>
          <w:sz w:val="24"/>
          <w:szCs w:val="24"/>
        </w:rPr>
        <w:t>He is Peace</w:t>
      </w:r>
      <w:r w:rsidRPr="00554E2D">
        <w:rPr>
          <w:sz w:val="24"/>
          <w:szCs w:val="24"/>
        </w:rPr>
        <w:t>!</w:t>
      </w:r>
      <w:r>
        <w:rPr>
          <w:sz w:val="24"/>
          <w:szCs w:val="24"/>
        </w:rPr>
        <w:t xml:space="preserve"> I</w:t>
      </w:r>
      <w:r w:rsidRPr="5897EC05">
        <w:rPr>
          <w:sz w:val="24"/>
          <w:szCs w:val="24"/>
        </w:rPr>
        <w:t xml:space="preserve">n a world that seems to be in perpetual conflict, </w:t>
      </w:r>
      <w:r>
        <w:rPr>
          <w:sz w:val="24"/>
          <w:szCs w:val="24"/>
        </w:rPr>
        <w:t>it seems that peace is nowhere to be found.</w:t>
      </w:r>
      <w:r w:rsidRPr="5897EC05">
        <w:rPr>
          <w:sz w:val="24"/>
          <w:szCs w:val="24"/>
        </w:rPr>
        <w:t xml:space="preserve"> </w:t>
      </w:r>
      <w:r>
        <w:rPr>
          <w:sz w:val="24"/>
          <w:szCs w:val="24"/>
        </w:rPr>
        <w:t xml:space="preserve">But, in our heart of hearts, </w:t>
      </w:r>
      <w:r w:rsidRPr="5897EC05">
        <w:rPr>
          <w:sz w:val="24"/>
          <w:szCs w:val="24"/>
        </w:rPr>
        <w:t xml:space="preserve">wouldn’t you agree that </w:t>
      </w:r>
      <w:r>
        <w:rPr>
          <w:sz w:val="24"/>
          <w:szCs w:val="24"/>
        </w:rPr>
        <w:t xml:space="preserve">peace is something that none of us can live very long without? </w:t>
      </w:r>
    </w:p>
    <w:p w14:paraId="28BD8AC6" w14:textId="77777777" w:rsidR="00157B41" w:rsidRDefault="00E706B7" w:rsidP="00E706B7">
      <w:pPr>
        <w:ind w:firstLine="720"/>
        <w:jc w:val="both"/>
        <w:rPr>
          <w:sz w:val="24"/>
          <w:szCs w:val="24"/>
        </w:rPr>
      </w:pPr>
      <w:r>
        <w:rPr>
          <w:sz w:val="24"/>
          <w:szCs w:val="24"/>
        </w:rPr>
        <w:t xml:space="preserve">Now it’s one thing when the walls of hostility exist between nations, but it’s altogether different when the walls of hostility become the four walls in which you live. Our homes should be havens of rest -- a place to escape a harsh and cruel world, not battlefields. Yet when there is hostility among the ones who live with you, the war can escalate to the point of domestic violence. Thankfully, I have not known this extreme, but I have worked with women who have, and they all have scars, be they emotional, physical or both. They don’t always survive. The day after I wrote much of this </w:t>
      </w:r>
      <w:r w:rsidR="00957DE6">
        <w:rPr>
          <w:sz w:val="24"/>
          <w:szCs w:val="24"/>
        </w:rPr>
        <w:t>lesson</w:t>
      </w:r>
      <w:r>
        <w:rPr>
          <w:sz w:val="24"/>
          <w:szCs w:val="24"/>
        </w:rPr>
        <w:t xml:space="preserve">, I got the tragic news that a disciple and sister in Christ, who lives in Nicaragua, was killed by her husband. Dorcas, who is vital part of our ministry, was discipling her. It is heartbreaking! Yet this woman truly is at rest and peace with Jesus. Some of you know quite well what I am talking about. If so, I plead with you, seek help before it’s too late. This is the number for Focus on the Family where you can find some help 1-800-232-6459. This is the only counsel I have to offer you. However, I think you will find both wisdom and encouragement from the following passages. </w:t>
      </w:r>
    </w:p>
    <w:p w14:paraId="0A819018" w14:textId="77777777" w:rsidR="00E706B7" w:rsidRPr="00157B41" w:rsidRDefault="00E706B7" w:rsidP="00725D90">
      <w:pPr>
        <w:pStyle w:val="ListParagraph"/>
        <w:spacing w:after="360" w:line="240" w:lineRule="auto"/>
        <w:ind w:left="0"/>
        <w:contextualSpacing w:val="0"/>
        <w:rPr>
          <w:sz w:val="24"/>
          <w:szCs w:val="24"/>
        </w:rPr>
      </w:pPr>
      <w:r>
        <w:rPr>
          <w:b/>
          <w:bCs/>
          <w:sz w:val="28"/>
          <w:szCs w:val="28"/>
        </w:rPr>
        <w:t xml:space="preserve">DIGGING DEEPER: </w:t>
      </w:r>
      <w:r w:rsidRPr="00157B41">
        <w:rPr>
          <w:sz w:val="24"/>
          <w:szCs w:val="24"/>
        </w:rPr>
        <w:t>Hebrews 12:1-3; John 8:12, 31-36, 10:1-10; 1Corinthians 1-17; 2 Corinthians 6:14; Ephesians 5:8; Colossians 1:12-14; Galatians 4:28-29; 1 Peter 1:15-16</w:t>
      </w:r>
    </w:p>
    <w:p w14:paraId="2781AB1B" w14:textId="77777777" w:rsidR="00E706B7" w:rsidRDefault="00E706B7" w:rsidP="00E706B7">
      <w:pPr>
        <w:ind w:firstLine="720"/>
        <w:jc w:val="both"/>
        <w:rPr>
          <w:sz w:val="24"/>
          <w:szCs w:val="24"/>
        </w:rPr>
      </w:pPr>
      <w:r>
        <w:rPr>
          <w:sz w:val="24"/>
          <w:szCs w:val="24"/>
        </w:rPr>
        <w:t xml:space="preserve">When Art and I got married, we were equally yoked. Both of us were separated from God and one another because of our sins. Consequently, it was not the happily ever after we had hoped for. But then again, it seldom is for lost people.  For us, I guess it was as good as it was ever going to get without the peace and love of Jesus to bind us together.  Then, two years later when the Lord in His grace saved me, things went from bad </w:t>
      </w:r>
      <w:r w:rsidR="007C7CEE">
        <w:rPr>
          <w:sz w:val="24"/>
          <w:szCs w:val="24"/>
        </w:rPr>
        <w:t>to</w:t>
      </w:r>
      <w:r>
        <w:rPr>
          <w:sz w:val="24"/>
          <w:szCs w:val="24"/>
        </w:rPr>
        <w:t xml:space="preserve"> worse, and the dividing walls of hostility came up in our marriage.</w:t>
      </w:r>
      <w:r w:rsidRPr="00BA2EBC">
        <w:rPr>
          <w:sz w:val="24"/>
          <w:szCs w:val="24"/>
        </w:rPr>
        <w:t xml:space="preserve"> </w:t>
      </w:r>
      <w:r>
        <w:rPr>
          <w:sz w:val="24"/>
          <w:szCs w:val="24"/>
        </w:rPr>
        <w:t xml:space="preserve">Because now I was yoked to the Lord Jesus, but Art remained yoked to sin. I had been rescued from the kingdom of darkness, but Art was still under the dominion of the one who comes to kill, steal and destroy. Light and dark don’t mix. And this went on for thirteen years as I prayed for my husband’s salvation. </w:t>
      </w:r>
    </w:p>
    <w:p w14:paraId="348E021A" w14:textId="77777777" w:rsidR="00E706B7" w:rsidRDefault="00E706B7" w:rsidP="00E706B7">
      <w:pPr>
        <w:ind w:firstLine="720"/>
        <w:jc w:val="both"/>
        <w:rPr>
          <w:sz w:val="24"/>
          <w:szCs w:val="24"/>
        </w:rPr>
      </w:pPr>
      <w:r>
        <w:rPr>
          <w:sz w:val="24"/>
          <w:szCs w:val="24"/>
        </w:rPr>
        <w:t>Then, when he was forty years old, Art bowed his knees to the Prince of Peace, and through repentance and surrender he was born again. At that point, we had been married for about 16 years. As we suffered through the consequences of these years of sin, we had a lot of brokenness that only the Lord could heal. So</w:t>
      </w:r>
      <w:r w:rsidR="00B15C12">
        <w:rPr>
          <w:sz w:val="24"/>
          <w:szCs w:val="24"/>
        </w:rPr>
        <w:t>,</w:t>
      </w:r>
      <w:r>
        <w:rPr>
          <w:sz w:val="24"/>
          <w:szCs w:val="24"/>
        </w:rPr>
        <w:t xml:space="preserve"> about a year and a half later, at the suggestion of a counselor, we </w:t>
      </w:r>
      <w:r w:rsidRPr="5897EC05">
        <w:rPr>
          <w:sz w:val="24"/>
          <w:szCs w:val="24"/>
        </w:rPr>
        <w:t xml:space="preserve">renewed our wedding vows. </w:t>
      </w:r>
      <w:r>
        <w:rPr>
          <w:sz w:val="24"/>
          <w:szCs w:val="24"/>
        </w:rPr>
        <w:t xml:space="preserve">It was </w:t>
      </w:r>
      <w:r w:rsidRPr="5897EC05">
        <w:rPr>
          <w:sz w:val="24"/>
          <w:szCs w:val="24"/>
        </w:rPr>
        <w:t>our seventeenth wedding anniversary</w:t>
      </w:r>
      <w:r>
        <w:rPr>
          <w:sz w:val="24"/>
          <w:szCs w:val="24"/>
        </w:rPr>
        <w:t>. T</w:t>
      </w:r>
      <w:r w:rsidRPr="5897EC05">
        <w:rPr>
          <w:sz w:val="24"/>
          <w:szCs w:val="24"/>
        </w:rPr>
        <w:t xml:space="preserve">he passage </w:t>
      </w:r>
      <w:r>
        <w:rPr>
          <w:sz w:val="24"/>
          <w:szCs w:val="24"/>
        </w:rPr>
        <w:t xml:space="preserve">we choose for our wedding program </w:t>
      </w:r>
      <w:r w:rsidRPr="5897EC05">
        <w:rPr>
          <w:sz w:val="24"/>
          <w:szCs w:val="24"/>
        </w:rPr>
        <w:t>was Ephesians 2:14-</w:t>
      </w:r>
      <w:r>
        <w:rPr>
          <w:sz w:val="24"/>
          <w:szCs w:val="24"/>
        </w:rPr>
        <w:t xml:space="preserve">18, and this is what was written on our program: </w:t>
      </w:r>
    </w:p>
    <w:p w14:paraId="46F36A60" w14:textId="77777777" w:rsidR="00E706B7" w:rsidRDefault="00E706B7" w:rsidP="00E706B7">
      <w:pPr>
        <w:ind w:left="720" w:right="720"/>
        <w:jc w:val="both"/>
        <w:rPr>
          <w:sz w:val="24"/>
          <w:szCs w:val="24"/>
        </w:rPr>
      </w:pPr>
      <w:r>
        <w:rPr>
          <w:sz w:val="24"/>
          <w:szCs w:val="24"/>
        </w:rPr>
        <w:t xml:space="preserve"> </w:t>
      </w:r>
      <w:r w:rsidRPr="5897EC05">
        <w:rPr>
          <w:sz w:val="24"/>
          <w:szCs w:val="24"/>
        </w:rPr>
        <w:t>On the third day of May, seventeen years ago, we took our vows before God, whom we only knew from afar.  Today, we take great joy in sharing with you our vows before the One who is our Father, Lord, Savior and God.  How fitting it is that Jesus first miracle was at a wedding on the “third day”. Today you are our witness to another display of His miraculous grace.  He, who is our peace, has redeemed our marriage and brought us together as one. The greatest miracle of all is new-birth through Christ Jesus and redemption from sins. Through Him all things are made new! It is our desire to give Him, who alone is worthy, all the praise and honor and glory. Jesus is the reason we are here today. Thank you for making our j</w:t>
      </w:r>
      <w:r>
        <w:rPr>
          <w:sz w:val="24"/>
          <w:szCs w:val="24"/>
        </w:rPr>
        <w:t>oy complete with your presence!</w:t>
      </w:r>
    </w:p>
    <w:p w14:paraId="0344B0EE" w14:textId="77777777" w:rsidR="00E706B7" w:rsidRPr="006D04DC" w:rsidRDefault="00E706B7" w:rsidP="006D04DC">
      <w:pPr>
        <w:spacing w:after="0"/>
        <w:jc w:val="center"/>
        <w:rPr>
          <w:b/>
          <w:sz w:val="24"/>
          <w:szCs w:val="24"/>
        </w:rPr>
      </w:pPr>
      <w:r w:rsidRPr="006D04DC">
        <w:rPr>
          <w:b/>
          <w:sz w:val="24"/>
          <w:szCs w:val="24"/>
        </w:rPr>
        <w:t>Ephesians 2:14-18 (ESV)</w:t>
      </w:r>
    </w:p>
    <w:p w14:paraId="7D445BF2" w14:textId="77777777" w:rsidR="001B7B4D"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 xml:space="preserve">For he himself is our peace, who has made us both one and has broken down in his flesh </w:t>
      </w:r>
    </w:p>
    <w:p w14:paraId="428849AE" w14:textId="77777777" w:rsidR="001B7B4D"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 xml:space="preserve">the dividing wall of hostility by abolishing the law of commandments expressed in ordinances, that he might create in himself one new man in place of the two, so making peace, </w:t>
      </w:r>
    </w:p>
    <w:p w14:paraId="017F5EDF" w14:textId="77777777" w:rsidR="00E706B7" w:rsidRDefault="00E706B7" w:rsidP="001B7B4D">
      <w:pPr>
        <w:spacing w:after="0"/>
        <w:jc w:val="center"/>
        <w:rPr>
          <w:rFonts w:asciiTheme="minorHAnsi" w:hAnsiTheme="minorHAnsi"/>
          <w:b/>
          <w:i/>
          <w:sz w:val="24"/>
          <w:szCs w:val="24"/>
        </w:rPr>
      </w:pPr>
      <w:r w:rsidRPr="003801C8">
        <w:rPr>
          <w:rFonts w:asciiTheme="minorHAnsi" w:hAnsiTheme="minorHAnsi"/>
          <w:b/>
          <w:i/>
          <w:sz w:val="24"/>
          <w:szCs w:val="24"/>
        </w:rPr>
        <w:t>and might reconcile us both to God in one body through the cross, thereby killing the hostility. And he came and preached peace to you who were far off and peace to those who were near. For through him we both have access in one Spirit to the Father.</w:t>
      </w:r>
    </w:p>
    <w:p w14:paraId="0E674F81" w14:textId="77777777" w:rsidR="001B7B4D" w:rsidRDefault="001B7B4D" w:rsidP="001B7B4D">
      <w:pPr>
        <w:spacing w:after="0"/>
        <w:jc w:val="center"/>
        <w:rPr>
          <w:rFonts w:asciiTheme="minorHAnsi" w:hAnsiTheme="minorHAnsi"/>
          <w:b/>
          <w:i/>
          <w:sz w:val="24"/>
          <w:szCs w:val="24"/>
        </w:rPr>
      </w:pPr>
    </w:p>
    <w:p w14:paraId="2C61CE13" w14:textId="77777777" w:rsidR="00E706B7" w:rsidRDefault="00E706B7" w:rsidP="00E706B7">
      <w:pPr>
        <w:ind w:firstLine="720"/>
        <w:jc w:val="both"/>
        <w:rPr>
          <w:sz w:val="24"/>
          <w:szCs w:val="24"/>
        </w:rPr>
      </w:pPr>
      <w:r>
        <w:rPr>
          <w:sz w:val="24"/>
          <w:szCs w:val="24"/>
        </w:rPr>
        <w:t xml:space="preserve">If you knew our whole story, you might understand just how applicable, these verses are to us. There is a new song by Casting Crowns that poignantly describes our marriage union. In fact, we could have written these lyrics. It is titled </w:t>
      </w:r>
      <w:r w:rsidRPr="00B252CE">
        <w:rPr>
          <w:i/>
          <w:sz w:val="24"/>
          <w:szCs w:val="24"/>
        </w:rPr>
        <w:t>Broken</w:t>
      </w:r>
      <w:r>
        <w:rPr>
          <w:sz w:val="24"/>
          <w:szCs w:val="24"/>
        </w:rPr>
        <w:t xml:space="preserve"> </w:t>
      </w:r>
      <w:r w:rsidRPr="00B252CE">
        <w:rPr>
          <w:i/>
          <w:sz w:val="24"/>
          <w:szCs w:val="24"/>
        </w:rPr>
        <w:t>Together</w:t>
      </w:r>
      <w:r>
        <w:rPr>
          <w:sz w:val="24"/>
          <w:szCs w:val="24"/>
        </w:rPr>
        <w:t>. Not only did the Lord break us together, but He is building us together, and in Him…we are held together. We really are a miracle.</w:t>
      </w:r>
    </w:p>
    <w:p w14:paraId="3F2B7573" w14:textId="77777777" w:rsidR="00E706B7" w:rsidRDefault="00E706B7" w:rsidP="00EF73C9">
      <w:pPr>
        <w:pStyle w:val="ListParagraph"/>
        <w:numPr>
          <w:ilvl w:val="0"/>
          <w:numId w:val="11"/>
        </w:numPr>
        <w:rPr>
          <w:sz w:val="24"/>
          <w:szCs w:val="24"/>
        </w:rPr>
      </w:pPr>
      <w:r>
        <w:rPr>
          <w:sz w:val="24"/>
          <w:szCs w:val="24"/>
        </w:rPr>
        <w:t>Can you give a few examples of what it means to be unequally yoked.</w:t>
      </w:r>
      <w:r w:rsidR="009B17CE">
        <w:rPr>
          <w:sz w:val="24"/>
          <w:szCs w:val="24"/>
        </w:rPr>
        <w:t xml:space="preserve"> 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01458400" w14:textId="77777777" w:rsidR="00E706B7" w:rsidRDefault="00E706B7" w:rsidP="00EF73C9">
      <w:pPr>
        <w:pStyle w:val="ListParagraph"/>
        <w:numPr>
          <w:ilvl w:val="0"/>
          <w:numId w:val="11"/>
        </w:numPr>
        <w:rPr>
          <w:sz w:val="24"/>
          <w:szCs w:val="24"/>
        </w:rPr>
      </w:pPr>
      <w:r>
        <w:rPr>
          <w:sz w:val="24"/>
          <w:szCs w:val="24"/>
        </w:rPr>
        <w:t>How do you use the word “peace” in your everyday life, and what does it means to you? ________________________________________________________________________________________________________________________________________________________________________________________________________________________</w:t>
      </w:r>
    </w:p>
    <w:p w14:paraId="62E5AD3E" w14:textId="77777777" w:rsidR="00E706B7" w:rsidRPr="00992A1B" w:rsidRDefault="00E706B7" w:rsidP="00E706B7">
      <w:pPr>
        <w:pStyle w:val="ListParagraph"/>
        <w:rPr>
          <w:sz w:val="24"/>
          <w:szCs w:val="24"/>
        </w:rPr>
      </w:pPr>
    </w:p>
    <w:p w14:paraId="20341B0A" w14:textId="77777777" w:rsidR="002A4794" w:rsidRPr="009B17CE" w:rsidRDefault="00E706B7" w:rsidP="00EF73C9">
      <w:pPr>
        <w:pStyle w:val="ListParagraph"/>
        <w:numPr>
          <w:ilvl w:val="0"/>
          <w:numId w:val="11"/>
        </w:numPr>
        <w:spacing w:after="0"/>
        <w:jc w:val="both"/>
        <w:rPr>
          <w:sz w:val="24"/>
          <w:szCs w:val="24"/>
        </w:rPr>
      </w:pPr>
      <w:r w:rsidRPr="009B17CE">
        <w:rPr>
          <w:sz w:val="24"/>
          <w:szCs w:val="24"/>
        </w:rPr>
        <w:t>Do you need some peace? Then this exercise may be the single most important part of this lesson. You will find much personal application if you will read the following passages and then list everything you discover about peace. But remember, it will require you becoming a doer of the Word and not just a hearer of the Word!  Ephesians 6:15; Colossians 1:20, 3:15; Hebrews 12:11-14; 1 Peter 3:</w:t>
      </w:r>
      <w:r w:rsidR="00B67FAB">
        <w:rPr>
          <w:sz w:val="24"/>
          <w:szCs w:val="24"/>
        </w:rPr>
        <w:t>11-14; John 16:33, 14:27; Psalm</w:t>
      </w:r>
      <w:r w:rsidRPr="009B17CE">
        <w:rPr>
          <w:sz w:val="24"/>
          <w:szCs w:val="24"/>
        </w:rPr>
        <w:t xml:space="preserve"> 29:1-11, 34:14, 85:10, 119:165, Proverbs 14:30, 16:7, 17:1; Isaiah 26:3, 32:17; 48:18-22; 53:5; 57:2-21;</w:t>
      </w:r>
      <w:r w:rsidR="002A4794" w:rsidRPr="009B17CE">
        <w:rPr>
          <w:sz w:val="24"/>
          <w:szCs w:val="24"/>
        </w:rPr>
        <w:t xml:space="preserve"> </w:t>
      </w:r>
      <w:r w:rsidRPr="009B17CE">
        <w:rPr>
          <w:sz w:val="24"/>
          <w:szCs w:val="24"/>
        </w:rPr>
        <w:t>Micah 5:5; Romans 5:1; 1 Corinthians 7:5; 2 Corinthians 13:11</w:t>
      </w:r>
    </w:p>
    <w:p w14:paraId="09FE02B6" w14:textId="77777777" w:rsidR="00E706B7" w:rsidRDefault="00E706B7" w:rsidP="009B17CE">
      <w:pPr>
        <w:ind w:left="720"/>
        <w:jc w:val="both"/>
        <w:rPr>
          <w:sz w:val="24"/>
          <w:szCs w:val="24"/>
        </w:rPr>
      </w:pPr>
      <w:r w:rsidRPr="009B17CE">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B17CE">
        <w:rPr>
          <w:sz w:val="24"/>
          <w:szCs w:val="24"/>
        </w:rPr>
        <w:t>_____</w:t>
      </w:r>
      <w:r w:rsidRPr="009B17CE">
        <w:rPr>
          <w:sz w:val="24"/>
          <w:szCs w:val="24"/>
        </w:rPr>
        <w:t>_</w:t>
      </w:r>
    </w:p>
    <w:p w14:paraId="70BABCCE" w14:textId="77777777" w:rsidR="00971274" w:rsidRPr="009B17CE" w:rsidRDefault="00971274" w:rsidP="009B17CE">
      <w:pPr>
        <w:ind w:left="720"/>
        <w:jc w:val="both"/>
        <w:rPr>
          <w:sz w:val="24"/>
          <w:szCs w:val="24"/>
        </w:rPr>
      </w:pPr>
    </w:p>
    <w:p w14:paraId="46EA2FFC" w14:textId="77777777" w:rsidR="00E706B7" w:rsidRDefault="00E706B7" w:rsidP="00E706B7">
      <w:pPr>
        <w:jc w:val="center"/>
        <w:rPr>
          <w:rFonts w:asciiTheme="minorHAnsi" w:eastAsiaTheme="minorEastAsia" w:hAnsiTheme="minorHAnsi" w:cstheme="minorBidi"/>
          <w:b/>
          <w:bCs/>
          <w:color w:val="000000" w:themeColor="text1"/>
          <w:sz w:val="28"/>
          <w:szCs w:val="28"/>
        </w:rPr>
      </w:pPr>
      <w:r w:rsidRPr="009B17CE">
        <w:rPr>
          <w:rFonts w:asciiTheme="minorHAnsi" w:eastAsiaTheme="minorEastAsia" w:hAnsiTheme="minorHAnsi" w:cstheme="minorBidi"/>
          <w:b/>
          <w:bCs/>
          <w:color w:val="000000" w:themeColor="text1"/>
          <w:sz w:val="28"/>
          <w:szCs w:val="28"/>
        </w:rPr>
        <w:t>Pride and Prejudice</w:t>
      </w:r>
    </w:p>
    <w:p w14:paraId="213FA7D9" w14:textId="77777777" w:rsidR="00E706B7" w:rsidRPr="001B7B4D" w:rsidRDefault="00E706B7" w:rsidP="001B7B4D">
      <w:pPr>
        <w:spacing w:after="0"/>
        <w:jc w:val="center"/>
        <w:rPr>
          <w:rFonts w:asciiTheme="minorHAnsi" w:hAnsiTheme="minorHAnsi" w:cstheme="minorHAnsi"/>
          <w:b/>
          <w:sz w:val="24"/>
          <w:szCs w:val="24"/>
        </w:rPr>
      </w:pPr>
      <w:r w:rsidRPr="001B7B4D">
        <w:rPr>
          <w:rFonts w:asciiTheme="minorHAnsi" w:eastAsiaTheme="minorEastAsia" w:hAnsiTheme="minorHAnsi" w:cstheme="minorBidi"/>
          <w:b/>
          <w:bCs/>
          <w:iCs/>
          <w:sz w:val="24"/>
          <w:szCs w:val="24"/>
        </w:rPr>
        <w:t>Ephesians 3:1-22 (ESV)</w:t>
      </w:r>
    </w:p>
    <w:p w14:paraId="2216E662" w14:textId="77777777" w:rsidR="001B7B4D" w:rsidRDefault="00E706B7" w:rsidP="001B7B4D">
      <w:pPr>
        <w:pStyle w:val="regular"/>
        <w:spacing w:before="0" w:beforeAutospacing="0" w:after="0" w:afterAutospacing="0"/>
        <w:jc w:val="center"/>
        <w:rPr>
          <w:rFonts w:asciiTheme="minorHAnsi" w:eastAsiaTheme="minorEastAsia" w:hAnsiTheme="minorHAnsi" w:cstheme="minorBidi"/>
          <w:b/>
          <w:bCs/>
          <w:i/>
          <w:iCs/>
        </w:rPr>
      </w:pPr>
      <w:r w:rsidRPr="00A2358F">
        <w:rPr>
          <w:rFonts w:asciiTheme="minorHAnsi" w:eastAsiaTheme="minorEastAsia" w:hAnsiTheme="minorHAnsi" w:cstheme="minorBidi"/>
          <w:b/>
          <w:bCs/>
          <w:i/>
          <w:iCs/>
        </w:rPr>
        <w:t xml:space="preserve">For this reason, I, Paul, a prisoner for Christ Jesus on behalf of you Gentiles—assuming that you have heard of the stewardship of God’s grace that was given to me for you, how the mystery was made known to me by revelation, as I have written briefly. When you read this, you can perceive my insight into the mystery of Christ, which was not made known to the sons of men in other generations as it has now been revealed to his holy apostles and prophets </w:t>
      </w:r>
    </w:p>
    <w:p w14:paraId="6390FA11" w14:textId="77777777" w:rsidR="001B7B4D" w:rsidRDefault="00E706B7" w:rsidP="001B7B4D">
      <w:pPr>
        <w:pStyle w:val="regular"/>
        <w:spacing w:before="0" w:beforeAutospacing="0" w:after="0" w:afterAutospacing="0"/>
        <w:jc w:val="center"/>
        <w:rPr>
          <w:rFonts w:asciiTheme="minorHAnsi" w:eastAsiaTheme="minorEastAsia" w:hAnsiTheme="minorHAnsi" w:cstheme="minorBidi"/>
          <w:b/>
          <w:bCs/>
          <w:i/>
          <w:iCs/>
        </w:rPr>
      </w:pPr>
      <w:r w:rsidRPr="00A2358F">
        <w:rPr>
          <w:rFonts w:asciiTheme="minorHAnsi" w:eastAsiaTheme="minorEastAsia" w:hAnsiTheme="minorHAnsi" w:cstheme="minorBidi"/>
          <w:b/>
          <w:bCs/>
          <w:i/>
          <w:iCs/>
        </w:rPr>
        <w:t>by the Spirit. This mystery is that the Gentiles are fellow heirs, members of the same body, and partakers of the promise in Christ Jesus through the gospel.</w:t>
      </w:r>
      <w:r w:rsidR="001B7B4D">
        <w:rPr>
          <w:rFonts w:asciiTheme="minorHAnsi" w:eastAsiaTheme="minorEastAsia" w:hAnsiTheme="minorHAnsi" w:cstheme="minorBidi"/>
          <w:b/>
          <w:bCs/>
          <w:i/>
          <w:iCs/>
        </w:rPr>
        <w:t xml:space="preserve">  </w:t>
      </w:r>
      <w:r w:rsidRPr="00A2358F">
        <w:rPr>
          <w:rFonts w:asciiTheme="minorHAnsi" w:eastAsiaTheme="minorEastAsia" w:hAnsiTheme="minorHAnsi" w:cstheme="minorBidi"/>
          <w:b/>
          <w:bCs/>
          <w:i/>
          <w:iCs/>
        </w:rPr>
        <w:t>Of this gospel I was made</w:t>
      </w:r>
    </w:p>
    <w:p w14:paraId="4BD64E6B"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eastAsiaTheme="minorEastAsia" w:hAnsiTheme="minorHAnsi" w:cstheme="minorBidi"/>
          <w:b/>
          <w:bCs/>
          <w:i/>
          <w:iCs/>
        </w:rPr>
        <w:t xml:space="preserve"> a minister according to the gift of God’s grace, which was given me by the working of his power. To me, though I am the very least of all the saints, this grace was given, to preach to the Gentiles the unsearchable riches of Christ, and to bring to light for everyone what is the plan of the mystery hidden for ages in God who created all things, so that through the church the manifold wisdom of God might now be made known to the rulers and authorities in the heavenly places. </w:t>
      </w:r>
      <w:r w:rsidRPr="00A2358F">
        <w:rPr>
          <w:rFonts w:asciiTheme="minorHAnsi" w:hAnsiTheme="minorHAnsi"/>
          <w:b/>
          <w:i/>
        </w:rPr>
        <w:t xml:space="preserve">This was according to the eternal purpose that he has realized in Christ Jesus our Lord, in whom we have boldness and access with confidence through our faith in him. </w:t>
      </w:r>
      <w:r w:rsidR="001B7B4D">
        <w:rPr>
          <w:rFonts w:asciiTheme="minorHAnsi" w:hAnsiTheme="minorHAnsi"/>
          <w:b/>
          <w:i/>
        </w:rPr>
        <w:t xml:space="preserve"> </w:t>
      </w:r>
    </w:p>
    <w:p w14:paraId="778B3C74" w14:textId="77777777" w:rsidR="00E706B7" w:rsidRPr="00A2358F"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So I ask you not to lose heart over what I am suffering for you, which is your glory.</w:t>
      </w:r>
    </w:p>
    <w:p w14:paraId="339B2953"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For this reason I bow my knees before the Father, from whom every family in heaven </w:t>
      </w:r>
    </w:p>
    <w:p w14:paraId="628D204E"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and on earth is named, that according to the riches of his glory he may grant you to be strengthened with power through his Spirit in your inner being, so that Christ may dwell </w:t>
      </w:r>
    </w:p>
    <w:p w14:paraId="5B1D314B"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in your hearts through faith—that you, being rooted and grounded in love, may have strength to comprehend with all the saints what is the breadth and length and height and depth,</w:t>
      </w:r>
    </w:p>
    <w:p w14:paraId="09F8E5BD"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 and to know the love of Christ that surpasses knowledge, that you may be filled with all the fullness of God.</w:t>
      </w:r>
      <w:r>
        <w:rPr>
          <w:rFonts w:asciiTheme="minorHAnsi" w:hAnsiTheme="minorHAnsi"/>
          <w:b/>
          <w:i/>
        </w:rPr>
        <w:t xml:space="preserve">  </w:t>
      </w:r>
      <w:r w:rsidRPr="00A2358F">
        <w:rPr>
          <w:rFonts w:asciiTheme="minorHAnsi" w:hAnsiTheme="minorHAnsi"/>
          <w:b/>
          <w:i/>
        </w:rPr>
        <w:t xml:space="preserve">Now to him who is able to do far more abundantly than all that we ask </w:t>
      </w:r>
    </w:p>
    <w:p w14:paraId="2C922ED2" w14:textId="77777777" w:rsidR="001B7B4D" w:rsidRDefault="00E706B7" w:rsidP="001B7B4D">
      <w:pPr>
        <w:pStyle w:val="regular"/>
        <w:spacing w:before="0" w:beforeAutospacing="0" w:after="0" w:afterAutospacing="0"/>
        <w:jc w:val="center"/>
        <w:rPr>
          <w:rFonts w:asciiTheme="minorHAnsi" w:hAnsiTheme="minorHAnsi"/>
          <w:b/>
          <w:i/>
        </w:rPr>
      </w:pPr>
      <w:r w:rsidRPr="00A2358F">
        <w:rPr>
          <w:rFonts w:asciiTheme="minorHAnsi" w:hAnsiTheme="minorHAnsi"/>
          <w:b/>
          <w:i/>
        </w:rPr>
        <w:t xml:space="preserve">or think, according to the power at work within us, to him be glory in the church </w:t>
      </w:r>
    </w:p>
    <w:p w14:paraId="7F1AF9BD" w14:textId="77777777" w:rsidR="00E706B7" w:rsidRPr="00A2358F" w:rsidRDefault="00E706B7" w:rsidP="001B7B4D">
      <w:pPr>
        <w:pStyle w:val="regular"/>
        <w:spacing w:before="0" w:beforeAutospacing="0"/>
        <w:jc w:val="center"/>
        <w:rPr>
          <w:rFonts w:asciiTheme="minorHAnsi" w:eastAsiaTheme="minorEastAsia" w:hAnsiTheme="minorHAnsi" w:cstheme="minorBidi"/>
          <w:b/>
          <w:bCs/>
          <w:i/>
          <w:iCs/>
        </w:rPr>
      </w:pPr>
      <w:r w:rsidRPr="00A2358F">
        <w:rPr>
          <w:rFonts w:asciiTheme="minorHAnsi" w:hAnsiTheme="minorHAnsi"/>
          <w:b/>
          <w:i/>
        </w:rPr>
        <w:t>and in Christ Jesus throughout all generations, forever and ever. Amen.</w:t>
      </w:r>
    </w:p>
    <w:p w14:paraId="48EBC47E" w14:textId="77777777" w:rsidR="00E706B7" w:rsidRDefault="00E706B7" w:rsidP="00E706B7">
      <w:pPr>
        <w:ind w:firstLine="720"/>
        <w:jc w:val="both"/>
        <w:rPr>
          <w:rStyle w:val="woc"/>
          <w:b/>
          <w:i/>
          <w:sz w:val="24"/>
          <w:szCs w:val="24"/>
        </w:rPr>
      </w:pPr>
      <w:r>
        <w:rPr>
          <w:sz w:val="24"/>
          <w:szCs w:val="24"/>
        </w:rPr>
        <w:t xml:space="preserve">So now that we have talked about peace on the home front, let’s broaden the scope a little and talk about another area of peace and reconciliation available to those who are part of God’s family.  </w:t>
      </w:r>
    </w:p>
    <w:p w14:paraId="17DDE0EE" w14:textId="77777777" w:rsidR="00E706B7" w:rsidRDefault="00E706B7" w:rsidP="00E706B7">
      <w:pPr>
        <w:ind w:firstLine="720"/>
        <w:jc w:val="both"/>
        <w:rPr>
          <w:rStyle w:val="woc"/>
          <w:b/>
          <w:i/>
          <w:sz w:val="24"/>
          <w:szCs w:val="24"/>
        </w:rPr>
      </w:pPr>
      <w:r>
        <w:rPr>
          <w:sz w:val="24"/>
          <w:szCs w:val="24"/>
        </w:rPr>
        <w:t>P</w:t>
      </w:r>
      <w:r w:rsidRPr="5897EC05">
        <w:rPr>
          <w:sz w:val="24"/>
          <w:szCs w:val="24"/>
        </w:rPr>
        <w:t>rejudice comes in many shapes and sizes</w:t>
      </w:r>
      <w:r>
        <w:rPr>
          <w:sz w:val="24"/>
          <w:szCs w:val="24"/>
        </w:rPr>
        <w:t xml:space="preserve">: </w:t>
      </w:r>
      <w:r w:rsidRPr="5897EC05">
        <w:rPr>
          <w:sz w:val="24"/>
          <w:szCs w:val="24"/>
        </w:rPr>
        <w:t>th</w:t>
      </w:r>
      <w:r>
        <w:rPr>
          <w:sz w:val="24"/>
          <w:szCs w:val="24"/>
        </w:rPr>
        <w:t>e intellectuals versus the uneducated, the haves versus the have nots, blacks versus</w:t>
      </w:r>
      <w:r w:rsidRPr="5897EC05">
        <w:rPr>
          <w:sz w:val="24"/>
          <w:szCs w:val="24"/>
        </w:rPr>
        <w:t xml:space="preserve"> whites, </w:t>
      </w:r>
      <w:r>
        <w:rPr>
          <w:sz w:val="24"/>
          <w:szCs w:val="24"/>
        </w:rPr>
        <w:t>one tribe or ethnic group versus another.</w:t>
      </w:r>
      <w:r w:rsidRPr="5897EC05">
        <w:rPr>
          <w:sz w:val="24"/>
          <w:szCs w:val="24"/>
        </w:rPr>
        <w:t xml:space="preserve"> But in Bible times</w:t>
      </w:r>
      <w:r>
        <w:rPr>
          <w:sz w:val="24"/>
          <w:szCs w:val="24"/>
        </w:rPr>
        <w:t>,</w:t>
      </w:r>
      <w:r w:rsidRPr="5897EC05">
        <w:rPr>
          <w:sz w:val="24"/>
          <w:szCs w:val="24"/>
        </w:rPr>
        <w:t xml:space="preserve"> the great divid</w:t>
      </w:r>
      <w:r>
        <w:rPr>
          <w:sz w:val="24"/>
          <w:szCs w:val="24"/>
        </w:rPr>
        <w:t xml:space="preserve">ing wall of hostility </w:t>
      </w:r>
      <w:r w:rsidRPr="5897EC05">
        <w:rPr>
          <w:sz w:val="24"/>
          <w:szCs w:val="24"/>
        </w:rPr>
        <w:t>was between the Jews and all other races – the Gentiles.</w:t>
      </w:r>
      <w:r>
        <w:rPr>
          <w:sz w:val="24"/>
          <w:szCs w:val="24"/>
        </w:rPr>
        <w:t xml:space="preserve"> Yes, it is true that the </w:t>
      </w:r>
      <w:r w:rsidRPr="5897EC05">
        <w:rPr>
          <w:sz w:val="24"/>
          <w:szCs w:val="24"/>
        </w:rPr>
        <w:t>Jews are God’s chosen people</w:t>
      </w:r>
      <w:r>
        <w:rPr>
          <w:sz w:val="24"/>
          <w:szCs w:val="24"/>
        </w:rPr>
        <w:t>,</w:t>
      </w:r>
      <w:r w:rsidRPr="5897EC05">
        <w:rPr>
          <w:sz w:val="24"/>
          <w:szCs w:val="24"/>
        </w:rPr>
        <w:t xml:space="preserve"> and </w:t>
      </w:r>
      <w:r>
        <w:rPr>
          <w:sz w:val="24"/>
          <w:szCs w:val="24"/>
        </w:rPr>
        <w:t>Jesus came to this world through their blood-line. However, if you’ll remember from a previous lesson, there were several other ethnic groups included in His family lineage.</w:t>
      </w:r>
      <w:r w:rsidRPr="5897EC05">
        <w:rPr>
          <w:sz w:val="24"/>
          <w:szCs w:val="24"/>
        </w:rPr>
        <w:t xml:space="preserve"> </w:t>
      </w:r>
    </w:p>
    <w:p w14:paraId="360AC50E" w14:textId="77777777" w:rsidR="00E706B7" w:rsidRDefault="00E706B7" w:rsidP="00E706B7">
      <w:pPr>
        <w:ind w:firstLine="720"/>
        <w:jc w:val="both"/>
        <w:rPr>
          <w:sz w:val="24"/>
          <w:szCs w:val="24"/>
        </w:rPr>
      </w:pPr>
      <w:r>
        <w:rPr>
          <w:sz w:val="24"/>
          <w:szCs w:val="24"/>
        </w:rPr>
        <w:t xml:space="preserve">When you think about Paul, or Saul as he was known in his “B.C.” days, his bragging rights included his physical circumcision that marked him as a Jew, his education and his </w:t>
      </w:r>
      <w:r w:rsidR="000B712D">
        <w:rPr>
          <w:sz w:val="24"/>
          <w:szCs w:val="24"/>
        </w:rPr>
        <w:t>expertise</w:t>
      </w:r>
      <w:r>
        <w:rPr>
          <w:sz w:val="24"/>
          <w:szCs w:val="24"/>
        </w:rPr>
        <w:t xml:space="preserve"> as an </w:t>
      </w:r>
      <w:r w:rsidRPr="5897EC05">
        <w:rPr>
          <w:sz w:val="24"/>
          <w:szCs w:val="24"/>
        </w:rPr>
        <w:t>Old Testament</w:t>
      </w:r>
      <w:r>
        <w:rPr>
          <w:sz w:val="24"/>
          <w:szCs w:val="24"/>
        </w:rPr>
        <w:t xml:space="preserve"> scholar, and a proud one at that. He was also a bigot.  But God has a sense</w:t>
      </w:r>
      <w:r w:rsidRPr="5897EC05">
        <w:rPr>
          <w:sz w:val="24"/>
          <w:szCs w:val="24"/>
        </w:rPr>
        <w:t xml:space="preserve"> of humor</w:t>
      </w:r>
      <w:r>
        <w:rPr>
          <w:sz w:val="24"/>
          <w:szCs w:val="24"/>
        </w:rPr>
        <w:t>,</w:t>
      </w:r>
      <w:r w:rsidRPr="5897EC05">
        <w:rPr>
          <w:sz w:val="24"/>
          <w:szCs w:val="24"/>
        </w:rPr>
        <w:t xml:space="preserve"> </w:t>
      </w:r>
      <w:r>
        <w:rPr>
          <w:sz w:val="24"/>
          <w:szCs w:val="24"/>
        </w:rPr>
        <w:t>and He delights in humbling the proud.</w:t>
      </w:r>
      <w:r w:rsidRPr="5897EC05">
        <w:rPr>
          <w:sz w:val="24"/>
          <w:szCs w:val="24"/>
        </w:rPr>
        <w:t xml:space="preserve"> </w:t>
      </w:r>
      <w:r>
        <w:rPr>
          <w:sz w:val="24"/>
          <w:szCs w:val="24"/>
        </w:rPr>
        <w:t>Nowhere is this more evident than in Paul’s life. After the Lord circumcised his heart, his life was turned upside down. Then, armed with the gospel of peace, Paul became an evangelist to the Gentiles. Of course, this included the pagans in the city of Ephesus.</w:t>
      </w:r>
    </w:p>
    <w:p w14:paraId="56368593" w14:textId="77777777" w:rsidR="00E706B7" w:rsidRDefault="00E706B7" w:rsidP="00EF73C9">
      <w:pPr>
        <w:pStyle w:val="regular"/>
        <w:numPr>
          <w:ilvl w:val="0"/>
          <w:numId w:val="14"/>
        </w:numPr>
        <w:jc w:val="both"/>
        <w:rPr>
          <w:rFonts w:asciiTheme="minorHAnsi" w:hAnsiTheme="minorHAnsi"/>
        </w:rPr>
      </w:pPr>
      <w:r w:rsidRPr="00F1587C">
        <w:rPr>
          <w:rFonts w:asciiTheme="minorHAnsi" w:hAnsiTheme="minorHAnsi"/>
        </w:rPr>
        <w:t>Read Pa</w:t>
      </w:r>
      <w:r>
        <w:rPr>
          <w:rFonts w:asciiTheme="minorHAnsi" w:hAnsiTheme="minorHAnsi"/>
        </w:rPr>
        <w:t>ul’s</w:t>
      </w:r>
      <w:r w:rsidRPr="00F1587C">
        <w:rPr>
          <w:rFonts w:asciiTheme="minorHAnsi" w:hAnsiTheme="minorHAnsi"/>
        </w:rPr>
        <w:t xml:space="preserve"> testimony in Philippians 3:1</w:t>
      </w:r>
      <w:r w:rsidR="001B7B4D">
        <w:rPr>
          <w:rFonts w:asciiTheme="minorHAnsi" w:hAnsiTheme="minorHAnsi"/>
        </w:rPr>
        <w:t xml:space="preserve">-13; </w:t>
      </w:r>
      <w:r>
        <w:rPr>
          <w:rFonts w:asciiTheme="minorHAnsi" w:hAnsiTheme="minorHAnsi"/>
        </w:rPr>
        <w:t xml:space="preserve">make a list of the things he was proud of.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04AF29EE" w14:textId="77777777" w:rsidR="00971274" w:rsidRDefault="00971274" w:rsidP="001B7B4D">
      <w:pPr>
        <w:spacing w:after="0"/>
        <w:jc w:val="center"/>
        <w:rPr>
          <w:rFonts w:asciiTheme="minorHAnsi" w:hAnsiTheme="minorHAnsi"/>
          <w:b/>
          <w:sz w:val="24"/>
          <w:szCs w:val="24"/>
        </w:rPr>
      </w:pPr>
    </w:p>
    <w:p w14:paraId="4EE8348D" w14:textId="77777777" w:rsidR="00E706B7" w:rsidRPr="001B7B4D" w:rsidRDefault="00E706B7" w:rsidP="001B7B4D">
      <w:pPr>
        <w:spacing w:after="0"/>
        <w:jc w:val="center"/>
        <w:rPr>
          <w:rFonts w:asciiTheme="minorHAnsi" w:hAnsiTheme="minorHAnsi"/>
          <w:b/>
          <w:sz w:val="24"/>
          <w:szCs w:val="24"/>
        </w:rPr>
      </w:pPr>
      <w:r w:rsidRPr="001B7B4D">
        <w:rPr>
          <w:rFonts w:asciiTheme="minorHAnsi" w:hAnsiTheme="minorHAnsi"/>
          <w:b/>
          <w:sz w:val="24"/>
          <w:szCs w:val="24"/>
        </w:rPr>
        <w:t>Colossians 3:11-15 (ESV)</w:t>
      </w:r>
    </w:p>
    <w:p w14:paraId="3D34DBB1" w14:textId="77777777" w:rsidR="001B7B4D" w:rsidRDefault="00E706B7" w:rsidP="001B7B4D">
      <w:pPr>
        <w:pStyle w:val="regular"/>
        <w:spacing w:before="0" w:beforeAutospacing="0" w:after="0" w:afterAutospacing="0"/>
        <w:jc w:val="center"/>
        <w:rPr>
          <w:rFonts w:asciiTheme="minorHAnsi" w:hAnsiTheme="minorHAnsi"/>
          <w:b/>
          <w:i/>
        </w:rPr>
      </w:pPr>
      <w:r w:rsidRPr="001D4D05">
        <w:rPr>
          <w:rFonts w:asciiTheme="minorHAnsi" w:hAnsiTheme="minorHAnsi"/>
          <w:b/>
          <w:i/>
        </w:rPr>
        <w:t>Here there is not Greek and Jew, circumcised and uncircumcised, barbarian, Scythian, slave, free; but Christ is all, and in all.</w:t>
      </w:r>
      <w:r>
        <w:rPr>
          <w:rFonts w:asciiTheme="minorHAnsi" w:hAnsiTheme="minorHAnsi"/>
          <w:b/>
          <w:i/>
        </w:rPr>
        <w:t xml:space="preserve"> </w:t>
      </w:r>
      <w:r w:rsidRPr="001D4D05">
        <w:rPr>
          <w:rFonts w:asciiTheme="minorHAnsi" w:hAnsiTheme="minorHAnsi"/>
          <w:b/>
          <w:i/>
        </w:rPr>
        <w:t xml:space="preserve">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 And let the peace of Christ rule in your hearts, </w:t>
      </w:r>
    </w:p>
    <w:p w14:paraId="2FDCE04E" w14:textId="77777777" w:rsidR="00E706B7" w:rsidRDefault="00E706B7" w:rsidP="001B7B4D">
      <w:pPr>
        <w:pStyle w:val="regular"/>
        <w:spacing w:before="0" w:beforeAutospacing="0"/>
        <w:jc w:val="center"/>
        <w:rPr>
          <w:rFonts w:asciiTheme="minorHAnsi" w:hAnsiTheme="minorHAnsi"/>
          <w:b/>
          <w:i/>
        </w:rPr>
      </w:pPr>
      <w:r w:rsidRPr="001D4D05">
        <w:rPr>
          <w:rFonts w:asciiTheme="minorHAnsi" w:hAnsiTheme="minorHAnsi"/>
          <w:b/>
          <w:i/>
        </w:rPr>
        <w:t>to which indeed you were called in one body. And be thankful.</w:t>
      </w:r>
    </w:p>
    <w:p w14:paraId="4795E35B" w14:textId="77777777" w:rsidR="00E706B7" w:rsidRDefault="00E706B7" w:rsidP="00E706B7">
      <w:pPr>
        <w:ind w:firstLine="720"/>
        <w:jc w:val="both"/>
        <w:rPr>
          <w:sz w:val="24"/>
          <w:szCs w:val="24"/>
        </w:rPr>
      </w:pPr>
      <w:r>
        <w:rPr>
          <w:sz w:val="24"/>
          <w:szCs w:val="24"/>
        </w:rPr>
        <w:t>Reading</w:t>
      </w:r>
      <w:r w:rsidRPr="5897EC05">
        <w:rPr>
          <w:sz w:val="24"/>
          <w:szCs w:val="24"/>
        </w:rPr>
        <w:t xml:space="preserve"> through the narratives found in the gospels and observ</w:t>
      </w:r>
      <w:r>
        <w:rPr>
          <w:sz w:val="24"/>
          <w:szCs w:val="24"/>
        </w:rPr>
        <w:t>ing</w:t>
      </w:r>
      <w:r w:rsidRPr="5897EC05">
        <w:rPr>
          <w:sz w:val="24"/>
          <w:szCs w:val="24"/>
        </w:rPr>
        <w:t xml:space="preserve"> how Jesus interacted with people, it becomes clear th</w:t>
      </w:r>
      <w:r>
        <w:rPr>
          <w:sz w:val="24"/>
          <w:szCs w:val="24"/>
        </w:rPr>
        <w:t>at He was</w:t>
      </w:r>
      <w:r w:rsidRPr="5897EC05">
        <w:rPr>
          <w:sz w:val="24"/>
          <w:szCs w:val="24"/>
        </w:rPr>
        <w:t xml:space="preserve"> not a respecter of men</w:t>
      </w:r>
      <w:r>
        <w:rPr>
          <w:sz w:val="24"/>
          <w:szCs w:val="24"/>
        </w:rPr>
        <w:t>, or even certain ethnic groups.  He loved everyone, and the goal of our salvation is that we become just like Him. (Romans 5:1-11, 8:28-29)</w:t>
      </w:r>
      <w:r w:rsidRPr="00992A1B">
        <w:rPr>
          <w:sz w:val="24"/>
          <w:szCs w:val="24"/>
        </w:rPr>
        <w:t xml:space="preserve"> </w:t>
      </w:r>
      <w:r>
        <w:rPr>
          <w:sz w:val="24"/>
          <w:szCs w:val="24"/>
        </w:rPr>
        <w:t>Repeatedly, Jesus demonstrated r</w:t>
      </w:r>
      <w:r w:rsidRPr="5897EC05">
        <w:rPr>
          <w:sz w:val="24"/>
          <w:szCs w:val="24"/>
        </w:rPr>
        <w:t>acial reconciliation</w:t>
      </w:r>
      <w:r>
        <w:rPr>
          <w:sz w:val="24"/>
          <w:szCs w:val="24"/>
        </w:rPr>
        <w:t xml:space="preserve"> before His disciples, although it took them a while to catch on.</w:t>
      </w:r>
      <w:r w:rsidRPr="00F54139">
        <w:rPr>
          <w:sz w:val="24"/>
          <w:szCs w:val="24"/>
        </w:rPr>
        <w:t xml:space="preserve"> </w:t>
      </w:r>
      <w:r>
        <w:rPr>
          <w:sz w:val="24"/>
          <w:szCs w:val="24"/>
        </w:rPr>
        <w:t xml:space="preserve">Luke, the only Gentile writer of the Bible, recorded Jesus’ last words before returning to heaven. (Acts 1:8) He said, “You will receive power when the Holy Spirit comes on you and you </w:t>
      </w:r>
      <w:r w:rsidRPr="00017DA0">
        <w:rPr>
          <w:i/>
          <w:sz w:val="24"/>
          <w:szCs w:val="24"/>
        </w:rPr>
        <w:t xml:space="preserve">will be </w:t>
      </w:r>
      <w:r>
        <w:rPr>
          <w:sz w:val="24"/>
          <w:szCs w:val="24"/>
        </w:rPr>
        <w:t>My witnesses in Jerusalem, Judea, Samaria, and to the uttermost parts of the World.” His commission to them (and us) was total world impact. As the passage below indicates, His intent all along was to include people from every nation in His family.</w:t>
      </w:r>
    </w:p>
    <w:p w14:paraId="5C3FFDC9" w14:textId="77777777" w:rsidR="00E706B7" w:rsidRPr="001B7B4D" w:rsidRDefault="00E706B7" w:rsidP="001B7B4D">
      <w:pPr>
        <w:spacing w:after="0"/>
        <w:jc w:val="center"/>
        <w:rPr>
          <w:b/>
          <w:sz w:val="24"/>
          <w:szCs w:val="24"/>
        </w:rPr>
      </w:pPr>
      <w:r w:rsidRPr="001B7B4D">
        <w:rPr>
          <w:b/>
          <w:sz w:val="24"/>
          <w:szCs w:val="24"/>
        </w:rPr>
        <w:t>John 10:14-16 (ESV)</w:t>
      </w:r>
    </w:p>
    <w:p w14:paraId="1DF7FF28" w14:textId="77777777" w:rsidR="001B7B4D" w:rsidRDefault="00E706B7" w:rsidP="001B7B4D">
      <w:pPr>
        <w:spacing w:after="0"/>
        <w:jc w:val="center"/>
        <w:rPr>
          <w:b/>
          <w:i/>
          <w:sz w:val="24"/>
          <w:szCs w:val="24"/>
        </w:rPr>
      </w:pPr>
      <w:r w:rsidRPr="002A4E75">
        <w:rPr>
          <w:rStyle w:val="woc"/>
          <w:b/>
          <w:i/>
          <w:sz w:val="24"/>
          <w:szCs w:val="24"/>
        </w:rPr>
        <w:t>I am the good shepherd. I know my own and my own know me,</w:t>
      </w:r>
      <w:r w:rsidRPr="002A4E75">
        <w:rPr>
          <w:b/>
          <w:i/>
          <w:sz w:val="24"/>
          <w:szCs w:val="24"/>
        </w:rPr>
        <w:t xml:space="preserve"> </w:t>
      </w:r>
    </w:p>
    <w:p w14:paraId="4E047407" w14:textId="77777777" w:rsidR="001B7B4D" w:rsidRDefault="00E706B7" w:rsidP="001B7B4D">
      <w:pPr>
        <w:spacing w:after="0"/>
        <w:jc w:val="center"/>
        <w:rPr>
          <w:rStyle w:val="woc"/>
          <w:b/>
          <w:i/>
          <w:sz w:val="24"/>
          <w:szCs w:val="24"/>
        </w:rPr>
      </w:pPr>
      <w:r w:rsidRPr="002A4E75">
        <w:rPr>
          <w:rStyle w:val="woc"/>
          <w:b/>
          <w:i/>
          <w:sz w:val="24"/>
          <w:szCs w:val="24"/>
        </w:rPr>
        <w:t xml:space="preserve">just as the Father knows me and I know the Father; and I lay down my life </w:t>
      </w:r>
    </w:p>
    <w:p w14:paraId="1BE409DC" w14:textId="77777777" w:rsidR="001B7B4D" w:rsidRDefault="00E706B7" w:rsidP="001B7B4D">
      <w:pPr>
        <w:spacing w:after="0"/>
        <w:jc w:val="center"/>
        <w:rPr>
          <w:rStyle w:val="woc"/>
          <w:b/>
          <w:i/>
          <w:sz w:val="24"/>
          <w:szCs w:val="24"/>
        </w:rPr>
      </w:pPr>
      <w:r w:rsidRPr="002A4E75">
        <w:rPr>
          <w:rStyle w:val="woc"/>
          <w:b/>
          <w:i/>
          <w:sz w:val="24"/>
          <w:szCs w:val="24"/>
        </w:rPr>
        <w:t>for the sheep.</w:t>
      </w:r>
      <w:r w:rsidRPr="002A4E75">
        <w:rPr>
          <w:b/>
          <w:i/>
          <w:sz w:val="24"/>
          <w:szCs w:val="24"/>
        </w:rPr>
        <w:t xml:space="preserve"> </w:t>
      </w:r>
      <w:r w:rsidRPr="002A4E75">
        <w:rPr>
          <w:rStyle w:val="woc"/>
          <w:b/>
          <w:i/>
          <w:sz w:val="24"/>
          <w:szCs w:val="24"/>
        </w:rPr>
        <w:t xml:space="preserve">And I have other sheep that are not of this fold. I must bring them also, </w:t>
      </w:r>
    </w:p>
    <w:p w14:paraId="165B042E" w14:textId="77777777" w:rsidR="00E706B7" w:rsidRDefault="00E706B7" w:rsidP="001B7B4D">
      <w:pPr>
        <w:jc w:val="center"/>
        <w:rPr>
          <w:rStyle w:val="woc"/>
          <w:b/>
          <w:i/>
          <w:sz w:val="24"/>
          <w:szCs w:val="24"/>
        </w:rPr>
      </w:pPr>
      <w:r w:rsidRPr="002A4E75">
        <w:rPr>
          <w:rStyle w:val="woc"/>
          <w:b/>
          <w:i/>
          <w:sz w:val="24"/>
          <w:szCs w:val="24"/>
        </w:rPr>
        <w:t>and they will listen to my voice. So there will be one flock, one shepherd.</w:t>
      </w:r>
    </w:p>
    <w:p w14:paraId="3CBC2896" w14:textId="77777777" w:rsidR="00E706B7" w:rsidRDefault="00E706B7" w:rsidP="00E706B7">
      <w:pPr>
        <w:ind w:firstLine="720"/>
        <w:jc w:val="both"/>
        <w:rPr>
          <w:sz w:val="24"/>
          <w:szCs w:val="24"/>
        </w:rPr>
      </w:pPr>
      <w:r>
        <w:rPr>
          <w:sz w:val="24"/>
          <w:szCs w:val="24"/>
        </w:rPr>
        <w:t>Perhaps the clearest lesson Jesus taught on racial reconciliation, is seen when Jesus and His disciples went to Samaria. (John 4:3-26) While the disciples went there to get food, Jesus, as noted in the last lesson, had a completely different agenda. You see, t</w:t>
      </w:r>
      <w:r w:rsidRPr="5897EC05">
        <w:rPr>
          <w:sz w:val="24"/>
          <w:szCs w:val="24"/>
        </w:rPr>
        <w:t>he Jews and the Samaritans had a long history of animosity.</w:t>
      </w:r>
      <w:r w:rsidRPr="5897EC05">
        <w:rPr>
          <w:rFonts w:asciiTheme="minorHAnsi" w:eastAsiaTheme="minorEastAsia" w:hAnsiTheme="minorHAnsi" w:cstheme="minorBidi"/>
          <w:sz w:val="24"/>
          <w:szCs w:val="24"/>
        </w:rPr>
        <w:t xml:space="preserve"> T</w:t>
      </w:r>
      <w:r w:rsidRPr="5897EC05">
        <w:rPr>
          <w:sz w:val="24"/>
          <w:szCs w:val="24"/>
        </w:rPr>
        <w:t>he Jews had intermarried with Gentiles</w:t>
      </w:r>
      <w:r>
        <w:rPr>
          <w:sz w:val="24"/>
          <w:szCs w:val="24"/>
        </w:rPr>
        <w:t>, and so</w:t>
      </w:r>
      <w:r w:rsidRPr="00E047A1">
        <w:rPr>
          <w:sz w:val="24"/>
          <w:szCs w:val="24"/>
        </w:rPr>
        <w:t xml:space="preserve"> </w:t>
      </w:r>
      <w:r>
        <w:rPr>
          <w:sz w:val="24"/>
          <w:szCs w:val="24"/>
        </w:rPr>
        <w:t xml:space="preserve">Samaritans were a mixed race. </w:t>
      </w:r>
    </w:p>
    <w:p w14:paraId="196DCE19" w14:textId="77777777" w:rsidR="00E706B7" w:rsidRDefault="00E706B7" w:rsidP="00E706B7">
      <w:pPr>
        <w:ind w:firstLine="720"/>
        <w:jc w:val="both"/>
        <w:rPr>
          <w:sz w:val="24"/>
          <w:szCs w:val="24"/>
        </w:rPr>
      </w:pPr>
      <w:r>
        <w:rPr>
          <w:sz w:val="24"/>
          <w:szCs w:val="24"/>
        </w:rPr>
        <w:t xml:space="preserve"> Imagine the disciples shock when they found Jesus alone with a Samaritan woman at the well. </w:t>
      </w:r>
      <w:r w:rsidRPr="5897EC05">
        <w:rPr>
          <w:sz w:val="24"/>
          <w:szCs w:val="24"/>
        </w:rPr>
        <w:t xml:space="preserve">It was considered taboo, even scandalous, for Jesus </w:t>
      </w:r>
      <w:r>
        <w:rPr>
          <w:sz w:val="24"/>
          <w:szCs w:val="24"/>
        </w:rPr>
        <w:t>to</w:t>
      </w:r>
      <w:r w:rsidRPr="5897EC05">
        <w:rPr>
          <w:sz w:val="24"/>
          <w:szCs w:val="24"/>
        </w:rPr>
        <w:t xml:space="preserve"> speak to her</w:t>
      </w:r>
      <w:r>
        <w:rPr>
          <w:sz w:val="24"/>
          <w:szCs w:val="24"/>
        </w:rPr>
        <w:t xml:space="preserve"> because Samaritans were </w:t>
      </w:r>
      <w:r w:rsidRPr="5897EC05">
        <w:rPr>
          <w:sz w:val="24"/>
          <w:szCs w:val="24"/>
        </w:rPr>
        <w:t xml:space="preserve">considered to be “unclean.” Furthermore, </w:t>
      </w:r>
      <w:r>
        <w:rPr>
          <w:sz w:val="24"/>
          <w:szCs w:val="24"/>
        </w:rPr>
        <w:t xml:space="preserve">to keep from becoming </w:t>
      </w:r>
      <w:r w:rsidRPr="00AF035C">
        <w:rPr>
          <w:i/>
          <w:sz w:val="24"/>
          <w:szCs w:val="24"/>
        </w:rPr>
        <w:t>unclean</w:t>
      </w:r>
      <w:r>
        <w:rPr>
          <w:sz w:val="24"/>
          <w:szCs w:val="24"/>
        </w:rPr>
        <w:t xml:space="preserve">, a devout Jew </w:t>
      </w:r>
      <w:r w:rsidRPr="5897EC05">
        <w:rPr>
          <w:sz w:val="24"/>
          <w:szCs w:val="24"/>
        </w:rPr>
        <w:t xml:space="preserve">would normally walk seventy miles out of the way to stay out of Samaria! And yet, </w:t>
      </w:r>
      <w:r>
        <w:rPr>
          <w:sz w:val="24"/>
          <w:szCs w:val="24"/>
        </w:rPr>
        <w:t>Jesus</w:t>
      </w:r>
      <w:r w:rsidRPr="5897EC05">
        <w:rPr>
          <w:sz w:val="24"/>
          <w:szCs w:val="24"/>
        </w:rPr>
        <w:t xml:space="preserve"> purposely went to </w:t>
      </w:r>
      <w:r>
        <w:rPr>
          <w:sz w:val="24"/>
          <w:szCs w:val="24"/>
        </w:rPr>
        <w:t xml:space="preserve">there to find her </w:t>
      </w:r>
      <w:r w:rsidRPr="5897EC05">
        <w:rPr>
          <w:sz w:val="24"/>
          <w:szCs w:val="24"/>
        </w:rPr>
        <w:t xml:space="preserve">and change both her identity and her destiny. </w:t>
      </w:r>
      <w:r>
        <w:rPr>
          <w:sz w:val="24"/>
          <w:szCs w:val="24"/>
        </w:rPr>
        <w:t>But that is not all. This despised woman from this despised place</w:t>
      </w:r>
      <w:r w:rsidRPr="5897EC05">
        <w:rPr>
          <w:sz w:val="24"/>
          <w:szCs w:val="24"/>
        </w:rPr>
        <w:t xml:space="preserve"> had the great honor of being the first person to whom Jesus revealed His true identity as</w:t>
      </w:r>
      <w:r>
        <w:rPr>
          <w:sz w:val="24"/>
          <w:szCs w:val="24"/>
        </w:rPr>
        <w:t xml:space="preserve"> the Christ…</w:t>
      </w:r>
      <w:r w:rsidRPr="5897EC05">
        <w:rPr>
          <w:sz w:val="24"/>
          <w:szCs w:val="24"/>
        </w:rPr>
        <w:t xml:space="preserve">the long awaited Savior </w:t>
      </w:r>
      <w:r>
        <w:rPr>
          <w:sz w:val="24"/>
          <w:szCs w:val="24"/>
        </w:rPr>
        <w:t>of the world. Maybe the disciples were a bit jealous of her receiving this honor.</w:t>
      </w:r>
    </w:p>
    <w:p w14:paraId="24885320" w14:textId="77777777" w:rsidR="00E706B7" w:rsidRDefault="00157B41" w:rsidP="00E706B7">
      <w:pPr>
        <w:ind w:firstLine="720"/>
        <w:jc w:val="both"/>
        <w:rPr>
          <w:sz w:val="24"/>
          <w:szCs w:val="24"/>
        </w:rPr>
      </w:pPr>
      <w:r>
        <w:rPr>
          <w:sz w:val="24"/>
          <w:szCs w:val="24"/>
        </w:rPr>
        <w:t>A</w:t>
      </w:r>
      <w:r w:rsidR="00E706B7">
        <w:rPr>
          <w:sz w:val="24"/>
          <w:szCs w:val="24"/>
        </w:rPr>
        <w:t xml:space="preserve">s I was preparing to write this lesson, </w:t>
      </w:r>
      <w:r>
        <w:rPr>
          <w:sz w:val="24"/>
          <w:szCs w:val="24"/>
        </w:rPr>
        <w:t xml:space="preserve">my pastor was preaching through the book of Luke, and </w:t>
      </w:r>
      <w:r w:rsidR="00E706B7">
        <w:rPr>
          <w:sz w:val="24"/>
          <w:szCs w:val="24"/>
        </w:rPr>
        <w:t>we were studying chapter nine.  I always take notes so that I can spend some time digesting all that the Lord wants to teach me through this godly shepherd. The Lord is so good this way. What my pastor pointed out to us from these passages is how prideful and arrogant the disciples where towards “outsiders,” this included the Gentiles. (Luke 9:46-56)</w:t>
      </w:r>
    </w:p>
    <w:p w14:paraId="1CE9B563" w14:textId="77777777" w:rsidR="00E706B7" w:rsidRDefault="00E706B7" w:rsidP="00E706B7">
      <w:pPr>
        <w:ind w:firstLine="720"/>
        <w:jc w:val="both"/>
        <w:rPr>
          <w:sz w:val="24"/>
          <w:szCs w:val="24"/>
        </w:rPr>
      </w:pPr>
      <w:r>
        <w:rPr>
          <w:sz w:val="24"/>
          <w:szCs w:val="24"/>
        </w:rPr>
        <w:t xml:space="preserve">Even after all they had heard and saw, they still didn’t get it. For instance, in Luke nine, when the Samaritans, whom they hated anyway, refused Jesus, it was James and His brother John (nicknamed The Sons of Thunder) who were only too happy to retaliate. They ask the Lord if He wanted them to add lightning to their repertoire of thunder and annihilate the Samaritans. </w:t>
      </w:r>
    </w:p>
    <w:p w14:paraId="4CE06ABC" w14:textId="77777777" w:rsidR="00E706B7" w:rsidRDefault="00E706B7" w:rsidP="00E706B7">
      <w:pPr>
        <w:ind w:firstLine="720"/>
        <w:jc w:val="both"/>
        <w:rPr>
          <w:sz w:val="24"/>
          <w:szCs w:val="24"/>
        </w:rPr>
      </w:pPr>
      <w:r>
        <w:rPr>
          <w:sz w:val="24"/>
          <w:szCs w:val="24"/>
        </w:rPr>
        <w:t xml:space="preserve">Based on the fact that it was John who told us this story of the Woman at the Well, I think it is safe to say the Lord had taken the “thunder” of hatred out of John and replaced it with love. </w:t>
      </w:r>
      <w:r w:rsidR="003D090F">
        <w:rPr>
          <w:sz w:val="24"/>
          <w:szCs w:val="24"/>
        </w:rPr>
        <w:t>After all, i</w:t>
      </w:r>
      <w:r>
        <w:rPr>
          <w:sz w:val="24"/>
          <w:szCs w:val="24"/>
        </w:rPr>
        <w:t xml:space="preserve">t was John who wrote more about God’s love for the world than any other gospel writer.  Moreover, when John was much older and wiser, he received the Revelation. What the Lord Jesus showed him was one big, beautiful, multi-racial family, with no divisions, schisms or isms what so ever. Reconciliation is just one of the many benefits that come as a result of </w:t>
      </w:r>
      <w:r w:rsidRPr="5897EC05">
        <w:rPr>
          <w:sz w:val="24"/>
          <w:szCs w:val="24"/>
        </w:rPr>
        <w:t xml:space="preserve">God </w:t>
      </w:r>
      <w:r>
        <w:rPr>
          <w:sz w:val="24"/>
          <w:szCs w:val="24"/>
        </w:rPr>
        <w:t xml:space="preserve">flooding our hearts with His love and peace. </w:t>
      </w:r>
    </w:p>
    <w:p w14:paraId="586B8AFB" w14:textId="77777777" w:rsidR="00E706B7" w:rsidRPr="00E72582" w:rsidRDefault="00E706B7" w:rsidP="006D04DC">
      <w:pPr>
        <w:spacing w:after="0"/>
        <w:jc w:val="center"/>
        <w:rPr>
          <w:b/>
          <w:sz w:val="24"/>
          <w:szCs w:val="24"/>
        </w:rPr>
      </w:pPr>
      <w:r w:rsidRPr="00E72582">
        <w:rPr>
          <w:b/>
          <w:sz w:val="24"/>
          <w:szCs w:val="24"/>
        </w:rPr>
        <w:t>Revelation 7:9-10 (ESV)</w:t>
      </w:r>
    </w:p>
    <w:p w14:paraId="30BFB379" w14:textId="77777777" w:rsidR="00E706B7" w:rsidRDefault="00E706B7" w:rsidP="006D04DC">
      <w:pPr>
        <w:spacing w:after="0"/>
        <w:jc w:val="center"/>
        <w:rPr>
          <w:b/>
          <w:i/>
          <w:sz w:val="24"/>
          <w:szCs w:val="24"/>
        </w:rPr>
      </w:pPr>
      <w:r w:rsidRPr="00F21113">
        <w:rPr>
          <w:b/>
          <w:i/>
          <w:sz w:val="24"/>
          <w:szCs w:val="24"/>
        </w:rPr>
        <w:t>After this I looked, and behold, a great multitude that no one could number, from every nation, from all tribes and peoples and languages, standing before the throne and before the Lamb, clothed in white robes, with palm branches in their hands, and crying out with a loud voice, “Salvation belongs to our God who sits on the throne, and to the Lamb!</w:t>
      </w:r>
    </w:p>
    <w:p w14:paraId="4554FF33" w14:textId="77777777" w:rsidR="006D04DC" w:rsidRDefault="006D04DC" w:rsidP="006D04DC">
      <w:pPr>
        <w:spacing w:after="0"/>
        <w:jc w:val="center"/>
        <w:rPr>
          <w:b/>
          <w:i/>
          <w:sz w:val="24"/>
          <w:szCs w:val="24"/>
        </w:rPr>
      </w:pPr>
    </w:p>
    <w:p w14:paraId="68CF23FD" w14:textId="77777777" w:rsidR="00E706B7" w:rsidRDefault="00E706B7" w:rsidP="00F60E3E">
      <w:pPr>
        <w:pStyle w:val="ListParagraph"/>
        <w:spacing w:after="360" w:line="240" w:lineRule="auto"/>
        <w:ind w:left="0"/>
        <w:contextualSpacing w:val="0"/>
        <w:rPr>
          <w:sz w:val="24"/>
          <w:szCs w:val="24"/>
        </w:rPr>
      </w:pPr>
      <w:r>
        <w:rPr>
          <w:b/>
          <w:bCs/>
          <w:sz w:val="28"/>
          <w:szCs w:val="28"/>
        </w:rPr>
        <w:t xml:space="preserve">DIGGING DEEPER: </w:t>
      </w:r>
      <w:r w:rsidRPr="00BF230C">
        <w:rPr>
          <w:sz w:val="24"/>
          <w:szCs w:val="24"/>
        </w:rPr>
        <w:t>Luke 8:1-4, 9:28-56; John 4:3-42, 10:16, 11:50-51, 13:1-35, 17:11-23; 1 John 4:7-21, 5:1-2; Acts 13:46-</w:t>
      </w:r>
      <w:r w:rsidR="003D090F" w:rsidRPr="00BF230C">
        <w:rPr>
          <w:sz w:val="24"/>
          <w:szCs w:val="24"/>
        </w:rPr>
        <w:t>48, 26:1-23; Isaiah 49:6, 56:3-8</w:t>
      </w:r>
      <w:r w:rsidR="00B67FAB">
        <w:rPr>
          <w:sz w:val="24"/>
          <w:szCs w:val="24"/>
        </w:rPr>
        <w:t>; Psalm</w:t>
      </w:r>
      <w:r w:rsidRPr="00BF230C">
        <w:rPr>
          <w:sz w:val="24"/>
          <w:szCs w:val="24"/>
        </w:rPr>
        <w:t xml:space="preserve"> 98:2</w:t>
      </w:r>
    </w:p>
    <w:p w14:paraId="6DA4804B" w14:textId="77777777" w:rsidR="00E706B7" w:rsidRDefault="00E706B7" w:rsidP="00E706B7">
      <w:pPr>
        <w:pStyle w:val="regular"/>
        <w:jc w:val="center"/>
        <w:rPr>
          <w:rFonts w:asciiTheme="minorHAnsi" w:hAnsiTheme="minorHAnsi"/>
          <w:b/>
          <w:sz w:val="28"/>
          <w:szCs w:val="28"/>
        </w:rPr>
      </w:pPr>
      <w:r>
        <w:rPr>
          <w:rFonts w:asciiTheme="minorHAnsi" w:hAnsiTheme="minorHAnsi"/>
          <w:b/>
          <w:sz w:val="28"/>
          <w:szCs w:val="28"/>
        </w:rPr>
        <w:t>Red and Yellow, Black and White</w:t>
      </w:r>
    </w:p>
    <w:p w14:paraId="5ADA9FDA" w14:textId="77777777" w:rsidR="00E706B7" w:rsidRPr="001B7B4D" w:rsidRDefault="00E706B7" w:rsidP="001B7B4D">
      <w:pPr>
        <w:spacing w:after="0"/>
        <w:jc w:val="center"/>
        <w:rPr>
          <w:b/>
          <w:sz w:val="24"/>
          <w:szCs w:val="24"/>
        </w:rPr>
      </w:pPr>
      <w:r w:rsidRPr="001B7B4D">
        <w:rPr>
          <w:b/>
          <w:sz w:val="24"/>
          <w:szCs w:val="24"/>
        </w:rPr>
        <w:t>Romans 12:5 (ESV)</w:t>
      </w:r>
    </w:p>
    <w:p w14:paraId="10334989" w14:textId="77777777" w:rsidR="00E706B7" w:rsidRDefault="00E706B7" w:rsidP="00E706B7">
      <w:pPr>
        <w:jc w:val="center"/>
        <w:rPr>
          <w:b/>
          <w:i/>
          <w:sz w:val="24"/>
          <w:szCs w:val="24"/>
        </w:rPr>
      </w:pPr>
      <w:r>
        <w:rPr>
          <w:b/>
          <w:i/>
          <w:sz w:val="24"/>
          <w:szCs w:val="24"/>
        </w:rPr>
        <w:t>S</w:t>
      </w:r>
      <w:r w:rsidRPr="006B375E">
        <w:rPr>
          <w:b/>
          <w:i/>
          <w:sz w:val="24"/>
          <w:szCs w:val="24"/>
        </w:rPr>
        <w:t>o we, though many, are one body in Christ, and individually members one of another.</w:t>
      </w:r>
    </w:p>
    <w:p w14:paraId="1A98D05C" w14:textId="77777777" w:rsidR="00E706B7" w:rsidRDefault="00E706B7" w:rsidP="00E706B7">
      <w:pPr>
        <w:ind w:firstLine="720"/>
        <w:jc w:val="both"/>
        <w:rPr>
          <w:sz w:val="24"/>
          <w:szCs w:val="24"/>
        </w:rPr>
      </w:pPr>
      <w:r>
        <w:rPr>
          <w:sz w:val="24"/>
          <w:szCs w:val="24"/>
        </w:rPr>
        <w:t xml:space="preserve">  The branches of God’s family tree include all people groups. He purchased us and grafted us in to His family through the Tree of Life. (The one cut down to make a cross.) The peace treaty that binds us together was signed in His blood. We are not just one nation under God. We are One holy nation </w:t>
      </w:r>
      <w:r w:rsidRPr="00504E90">
        <w:rPr>
          <w:i/>
          <w:sz w:val="24"/>
          <w:szCs w:val="24"/>
        </w:rPr>
        <w:t>in God</w:t>
      </w:r>
      <w:r>
        <w:rPr>
          <w:sz w:val="24"/>
          <w:szCs w:val="24"/>
        </w:rPr>
        <w:t>. (1 Peter 2:5-9; Isaiah 56:3-</w:t>
      </w:r>
      <w:r w:rsidR="003D090F">
        <w:rPr>
          <w:sz w:val="24"/>
          <w:szCs w:val="24"/>
        </w:rPr>
        <w:t>8</w:t>
      </w:r>
      <w:r>
        <w:rPr>
          <w:sz w:val="24"/>
          <w:szCs w:val="24"/>
        </w:rPr>
        <w:t>) So, there you have it…</w:t>
      </w:r>
      <w:r w:rsidR="00621502">
        <w:rPr>
          <w:sz w:val="24"/>
          <w:szCs w:val="24"/>
        </w:rPr>
        <w:t>t</w:t>
      </w:r>
      <w:r>
        <w:rPr>
          <w:sz w:val="24"/>
          <w:szCs w:val="24"/>
        </w:rPr>
        <w:t>he divine mystery. It’s no longer hidden, except to those who are so blinded by sin that they refuse to see.</w:t>
      </w:r>
    </w:p>
    <w:p w14:paraId="737E06C0" w14:textId="77777777" w:rsidR="00971274" w:rsidRDefault="00971274" w:rsidP="00E706B7">
      <w:pPr>
        <w:ind w:firstLine="720"/>
        <w:jc w:val="both"/>
        <w:rPr>
          <w:sz w:val="24"/>
          <w:szCs w:val="24"/>
        </w:rPr>
      </w:pPr>
    </w:p>
    <w:p w14:paraId="44D5EFD5" w14:textId="77777777" w:rsidR="00E706B7" w:rsidRPr="001B7B4D" w:rsidRDefault="00E706B7" w:rsidP="001B7B4D">
      <w:pPr>
        <w:spacing w:after="0"/>
        <w:jc w:val="center"/>
        <w:rPr>
          <w:rFonts w:asciiTheme="minorHAnsi" w:hAnsiTheme="minorHAnsi"/>
          <w:b/>
          <w:sz w:val="24"/>
          <w:szCs w:val="24"/>
        </w:rPr>
      </w:pPr>
      <w:r w:rsidRPr="001B7B4D">
        <w:rPr>
          <w:rFonts w:asciiTheme="minorHAnsi" w:hAnsiTheme="minorHAnsi"/>
          <w:b/>
          <w:sz w:val="24"/>
          <w:szCs w:val="24"/>
        </w:rPr>
        <w:t>Revelation 5:9-10 (ESV)</w:t>
      </w:r>
    </w:p>
    <w:p w14:paraId="5E5E906D" w14:textId="77777777" w:rsidR="001B7B4D" w:rsidRDefault="00E706B7" w:rsidP="001B7B4D">
      <w:pPr>
        <w:spacing w:after="0" w:line="240" w:lineRule="auto"/>
        <w:jc w:val="center"/>
        <w:rPr>
          <w:rFonts w:asciiTheme="minorHAnsi" w:eastAsia="Times New Roman" w:hAnsiTheme="minorHAnsi"/>
          <w:b/>
          <w:i/>
          <w:sz w:val="24"/>
          <w:szCs w:val="24"/>
        </w:rPr>
      </w:pPr>
      <w:r w:rsidRPr="00E82934">
        <w:rPr>
          <w:rFonts w:asciiTheme="minorHAnsi" w:eastAsia="Times New Roman" w:hAnsiTheme="minorHAnsi"/>
          <w:b/>
          <w:i/>
          <w:sz w:val="24"/>
          <w:szCs w:val="24"/>
        </w:rPr>
        <w:t>And they sang a new song, saying,</w:t>
      </w:r>
      <w:r w:rsidRPr="00F53594">
        <w:rPr>
          <w:rFonts w:asciiTheme="minorHAnsi" w:eastAsia="Times New Roman" w:hAnsiTheme="minorHAnsi"/>
          <w:b/>
          <w:i/>
          <w:sz w:val="24"/>
          <w:szCs w:val="24"/>
        </w:rPr>
        <w:t xml:space="preserve"> “Worthy are you to take the scroll and to open its seals,</w:t>
      </w:r>
    </w:p>
    <w:p w14:paraId="6CD77B77" w14:textId="77777777" w:rsidR="001B7B4D" w:rsidRDefault="00E706B7" w:rsidP="001B7B4D">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 xml:space="preserve"> for you were slain, and by your blood you ransomed people for God from every tribe </w:t>
      </w:r>
    </w:p>
    <w:p w14:paraId="21A86437" w14:textId="77777777" w:rsidR="009B17CE" w:rsidRDefault="00E706B7" w:rsidP="001B7B4D">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and language and people and nation, and you have made them</w:t>
      </w:r>
    </w:p>
    <w:p w14:paraId="54195FAE" w14:textId="77777777" w:rsidR="00E706B7" w:rsidRDefault="00E706B7" w:rsidP="009B17CE">
      <w:pPr>
        <w:spacing w:after="0" w:line="240" w:lineRule="auto"/>
        <w:jc w:val="center"/>
        <w:rPr>
          <w:rFonts w:asciiTheme="minorHAnsi" w:eastAsia="Times New Roman" w:hAnsiTheme="minorHAnsi"/>
          <w:b/>
          <w:i/>
          <w:sz w:val="24"/>
          <w:szCs w:val="24"/>
        </w:rPr>
      </w:pPr>
      <w:r w:rsidRPr="00F53594">
        <w:rPr>
          <w:rFonts w:asciiTheme="minorHAnsi" w:eastAsia="Times New Roman" w:hAnsiTheme="minorHAnsi"/>
          <w:b/>
          <w:i/>
          <w:sz w:val="24"/>
          <w:szCs w:val="24"/>
        </w:rPr>
        <w:t xml:space="preserve"> a kingdom and priests to our God, and they shall reign on the earth.”</w:t>
      </w:r>
    </w:p>
    <w:p w14:paraId="6C787DE9" w14:textId="77777777" w:rsidR="009B17CE" w:rsidRDefault="009B17CE" w:rsidP="009B17CE">
      <w:pPr>
        <w:spacing w:after="0" w:line="240" w:lineRule="auto"/>
        <w:jc w:val="center"/>
        <w:rPr>
          <w:rFonts w:asciiTheme="minorHAnsi" w:eastAsia="Times New Roman" w:hAnsiTheme="minorHAnsi"/>
          <w:b/>
          <w:i/>
          <w:sz w:val="24"/>
          <w:szCs w:val="24"/>
        </w:rPr>
      </w:pPr>
    </w:p>
    <w:p w14:paraId="65833C78" w14:textId="77777777" w:rsidR="00E706B7" w:rsidRDefault="00E706B7" w:rsidP="00E706B7">
      <w:pPr>
        <w:ind w:firstLine="720"/>
        <w:jc w:val="both"/>
        <w:rPr>
          <w:sz w:val="24"/>
          <w:szCs w:val="24"/>
        </w:rPr>
      </w:pPr>
      <w:r w:rsidRPr="5897EC05">
        <w:rPr>
          <w:sz w:val="24"/>
          <w:szCs w:val="24"/>
        </w:rPr>
        <w:t>I grew up in Memphis</w:t>
      </w:r>
      <w:r>
        <w:rPr>
          <w:sz w:val="24"/>
          <w:szCs w:val="24"/>
        </w:rPr>
        <w:t>,</w:t>
      </w:r>
      <w:r w:rsidRPr="5897EC05">
        <w:rPr>
          <w:sz w:val="24"/>
          <w:szCs w:val="24"/>
        </w:rPr>
        <w:t xml:space="preserve"> Tennessee during a time when the </w:t>
      </w:r>
      <w:r>
        <w:rPr>
          <w:sz w:val="24"/>
          <w:szCs w:val="24"/>
        </w:rPr>
        <w:t xml:space="preserve">United States, especially the </w:t>
      </w:r>
      <w:r w:rsidRPr="5897EC05">
        <w:rPr>
          <w:sz w:val="24"/>
          <w:szCs w:val="24"/>
        </w:rPr>
        <w:t>south</w:t>
      </w:r>
      <w:r>
        <w:rPr>
          <w:sz w:val="24"/>
          <w:szCs w:val="24"/>
        </w:rPr>
        <w:t>ern part</w:t>
      </w:r>
      <w:r w:rsidRPr="5897EC05">
        <w:rPr>
          <w:sz w:val="24"/>
          <w:szCs w:val="24"/>
        </w:rPr>
        <w:t>, was divided by racism.</w:t>
      </w:r>
      <w:r>
        <w:rPr>
          <w:sz w:val="24"/>
          <w:szCs w:val="24"/>
        </w:rPr>
        <w:t xml:space="preserve"> As ridiculous as it seems now to my generation, people built walls of segregation in order to</w:t>
      </w:r>
      <w:r w:rsidRPr="5897EC05">
        <w:rPr>
          <w:sz w:val="24"/>
          <w:szCs w:val="24"/>
        </w:rPr>
        <w:t xml:space="preserve"> keep </w:t>
      </w:r>
      <w:r>
        <w:rPr>
          <w:sz w:val="24"/>
          <w:szCs w:val="24"/>
        </w:rPr>
        <w:t>others</w:t>
      </w:r>
      <w:r w:rsidRPr="5897EC05">
        <w:rPr>
          <w:sz w:val="24"/>
          <w:szCs w:val="24"/>
        </w:rPr>
        <w:t xml:space="preserve"> in</w:t>
      </w:r>
      <w:r>
        <w:rPr>
          <w:sz w:val="24"/>
          <w:szCs w:val="24"/>
        </w:rPr>
        <w:t xml:space="preserve"> --</w:t>
      </w:r>
      <w:r w:rsidRPr="5897EC05">
        <w:rPr>
          <w:sz w:val="24"/>
          <w:szCs w:val="24"/>
        </w:rPr>
        <w:t xml:space="preserve"> or keep </w:t>
      </w:r>
      <w:r>
        <w:rPr>
          <w:sz w:val="24"/>
          <w:szCs w:val="24"/>
        </w:rPr>
        <w:t>them</w:t>
      </w:r>
      <w:r w:rsidRPr="5897EC05">
        <w:rPr>
          <w:sz w:val="24"/>
          <w:szCs w:val="24"/>
        </w:rPr>
        <w:t xml:space="preserve"> out. </w:t>
      </w:r>
      <w:r>
        <w:rPr>
          <w:sz w:val="24"/>
          <w:szCs w:val="24"/>
        </w:rPr>
        <w:t xml:space="preserve"> How could anyone think God would approve of this?</w:t>
      </w:r>
    </w:p>
    <w:p w14:paraId="76B3A5ED" w14:textId="77777777" w:rsidR="00E706B7" w:rsidRDefault="00E706B7" w:rsidP="00E706B7">
      <w:pPr>
        <w:ind w:firstLine="720"/>
        <w:jc w:val="both"/>
        <w:rPr>
          <w:sz w:val="24"/>
          <w:szCs w:val="24"/>
        </w:rPr>
      </w:pPr>
      <w:r>
        <w:rPr>
          <w:sz w:val="24"/>
          <w:szCs w:val="24"/>
        </w:rPr>
        <w:t xml:space="preserve"> I</w:t>
      </w:r>
      <w:r w:rsidRPr="5897EC05">
        <w:rPr>
          <w:sz w:val="24"/>
          <w:szCs w:val="24"/>
        </w:rPr>
        <w:t>n 1968</w:t>
      </w:r>
      <w:r>
        <w:rPr>
          <w:sz w:val="24"/>
          <w:szCs w:val="24"/>
        </w:rPr>
        <w:t>,</w:t>
      </w:r>
      <w:r w:rsidRPr="5897EC05">
        <w:rPr>
          <w:sz w:val="24"/>
          <w:szCs w:val="24"/>
        </w:rPr>
        <w:t xml:space="preserve"> I was in kindergarten and oblivious to the fires of hate that ultimately led to the assignation of Dr. Martin Luther King in </w:t>
      </w:r>
      <w:r>
        <w:rPr>
          <w:sz w:val="24"/>
          <w:szCs w:val="24"/>
        </w:rPr>
        <w:t>our home town. My husband</w:t>
      </w:r>
      <w:r w:rsidRPr="5897EC05">
        <w:rPr>
          <w:sz w:val="24"/>
          <w:szCs w:val="24"/>
        </w:rPr>
        <w:t xml:space="preserve"> was in the second grade at the time, and he remem</w:t>
      </w:r>
      <w:r>
        <w:rPr>
          <w:sz w:val="24"/>
          <w:szCs w:val="24"/>
        </w:rPr>
        <w:t>bers the National Guard</w:t>
      </w:r>
      <w:r w:rsidRPr="5897EC05">
        <w:rPr>
          <w:sz w:val="24"/>
          <w:szCs w:val="24"/>
        </w:rPr>
        <w:t xml:space="preserve"> tanks coming down his street</w:t>
      </w:r>
      <w:r>
        <w:rPr>
          <w:sz w:val="24"/>
          <w:szCs w:val="24"/>
        </w:rPr>
        <w:t xml:space="preserve"> under the guise of “keeping the peace.” </w:t>
      </w:r>
      <w:r w:rsidRPr="5897EC05">
        <w:rPr>
          <w:sz w:val="24"/>
          <w:szCs w:val="24"/>
        </w:rPr>
        <w:t xml:space="preserve">One of the few memories I have from my first year in school was running hand in hand with my friend to the playground. His </w:t>
      </w:r>
      <w:r>
        <w:rPr>
          <w:sz w:val="24"/>
          <w:szCs w:val="24"/>
        </w:rPr>
        <w:t>skin was brown and mine was</w:t>
      </w:r>
      <w:r w:rsidRPr="5897EC05">
        <w:rPr>
          <w:sz w:val="24"/>
          <w:szCs w:val="24"/>
        </w:rPr>
        <w:t xml:space="preserve"> white</w:t>
      </w:r>
      <w:r>
        <w:rPr>
          <w:sz w:val="24"/>
          <w:szCs w:val="24"/>
        </w:rPr>
        <w:t>,</w:t>
      </w:r>
      <w:r w:rsidRPr="5897EC05">
        <w:rPr>
          <w:sz w:val="24"/>
          <w:szCs w:val="24"/>
        </w:rPr>
        <w:t xml:space="preserve"> and we did not know we were different. We were color blind…and that was a good thing. </w:t>
      </w:r>
    </w:p>
    <w:p w14:paraId="64F1693C" w14:textId="77777777" w:rsidR="00E706B7" w:rsidRDefault="00E706B7" w:rsidP="00E706B7">
      <w:pPr>
        <w:ind w:firstLine="720"/>
        <w:jc w:val="both"/>
        <w:rPr>
          <w:sz w:val="24"/>
          <w:szCs w:val="24"/>
        </w:rPr>
      </w:pPr>
      <w:r w:rsidRPr="5897EC05">
        <w:rPr>
          <w:sz w:val="24"/>
          <w:szCs w:val="24"/>
        </w:rPr>
        <w:t xml:space="preserve">By the time I started the fourth grade, the powers that be though it would be a good idea to integrate our public school system. Because we were going to be bussed to a school on the other side of town, some of the </w:t>
      </w:r>
      <w:r>
        <w:rPr>
          <w:sz w:val="24"/>
          <w:szCs w:val="24"/>
        </w:rPr>
        <w:t>churches formed a school called</w:t>
      </w:r>
      <w:r w:rsidRPr="5897EC05">
        <w:rPr>
          <w:sz w:val="24"/>
          <w:szCs w:val="24"/>
        </w:rPr>
        <w:t xml:space="preserve"> “Citizens Against Bussing School.” To make a long story </w:t>
      </w:r>
      <w:r>
        <w:rPr>
          <w:sz w:val="24"/>
          <w:szCs w:val="24"/>
        </w:rPr>
        <w:t>short, I missed the forth-grade</w:t>
      </w:r>
      <w:r w:rsidRPr="5897EC05">
        <w:rPr>
          <w:sz w:val="24"/>
          <w:szCs w:val="24"/>
        </w:rPr>
        <w:t xml:space="preserve"> and spent</w:t>
      </w:r>
      <w:r>
        <w:rPr>
          <w:sz w:val="24"/>
          <w:szCs w:val="24"/>
        </w:rPr>
        <w:t xml:space="preserve"> the fifth through the </w:t>
      </w:r>
      <w:r w:rsidRPr="5897EC05">
        <w:rPr>
          <w:sz w:val="24"/>
          <w:szCs w:val="24"/>
        </w:rPr>
        <w:t>ninth grade</w:t>
      </w:r>
      <w:r>
        <w:rPr>
          <w:sz w:val="24"/>
          <w:szCs w:val="24"/>
        </w:rPr>
        <w:t>s</w:t>
      </w:r>
      <w:r w:rsidRPr="5897EC05">
        <w:rPr>
          <w:sz w:val="24"/>
          <w:szCs w:val="24"/>
        </w:rPr>
        <w:t xml:space="preserve"> in a private church school where, instead of being taught, I worked on packets and then when outside to play.  This </w:t>
      </w:r>
      <w:r>
        <w:rPr>
          <w:sz w:val="24"/>
          <w:szCs w:val="24"/>
        </w:rPr>
        <w:t xml:space="preserve">void in the formative years of my education </w:t>
      </w:r>
      <w:r w:rsidRPr="5897EC05">
        <w:rPr>
          <w:sz w:val="24"/>
          <w:szCs w:val="24"/>
        </w:rPr>
        <w:t xml:space="preserve">was coupled by the fact that I did not wear the glasses that were prescribed to me in the first grade. </w:t>
      </w:r>
      <w:r>
        <w:rPr>
          <w:sz w:val="24"/>
          <w:szCs w:val="24"/>
        </w:rPr>
        <w:t xml:space="preserve">I was twenty-four </w:t>
      </w:r>
      <w:r w:rsidRPr="5897EC05">
        <w:rPr>
          <w:sz w:val="24"/>
          <w:szCs w:val="24"/>
        </w:rPr>
        <w:t xml:space="preserve">years old </w:t>
      </w:r>
      <w:r>
        <w:rPr>
          <w:sz w:val="24"/>
          <w:szCs w:val="24"/>
        </w:rPr>
        <w:t>when</w:t>
      </w:r>
      <w:r w:rsidRPr="5897EC05">
        <w:rPr>
          <w:sz w:val="24"/>
          <w:szCs w:val="24"/>
        </w:rPr>
        <w:t xml:space="preserve"> I realized how blind I had been, and I’ve been wearing glasses ever since. </w:t>
      </w:r>
      <w:r>
        <w:rPr>
          <w:sz w:val="24"/>
          <w:szCs w:val="24"/>
        </w:rPr>
        <w:t xml:space="preserve">Any educator knows how important and </w:t>
      </w:r>
      <w:r w:rsidRPr="5897EC05">
        <w:rPr>
          <w:sz w:val="24"/>
          <w:szCs w:val="24"/>
        </w:rPr>
        <w:t>foundational</w:t>
      </w:r>
      <w:r>
        <w:rPr>
          <w:sz w:val="24"/>
          <w:szCs w:val="24"/>
        </w:rPr>
        <w:t xml:space="preserve"> these years are to a child’s</w:t>
      </w:r>
      <w:r w:rsidRPr="5897EC05">
        <w:rPr>
          <w:sz w:val="24"/>
          <w:szCs w:val="24"/>
        </w:rPr>
        <w:t xml:space="preserve"> education. </w:t>
      </w:r>
      <w:r>
        <w:rPr>
          <w:sz w:val="24"/>
          <w:szCs w:val="24"/>
        </w:rPr>
        <w:t>And so now you know the root cause of my “</w:t>
      </w:r>
      <w:r w:rsidRPr="5897EC05">
        <w:rPr>
          <w:sz w:val="24"/>
          <w:szCs w:val="24"/>
        </w:rPr>
        <w:t>shameful secret</w:t>
      </w:r>
      <w:r>
        <w:rPr>
          <w:sz w:val="24"/>
          <w:szCs w:val="24"/>
        </w:rPr>
        <w:t xml:space="preserve">.” </w:t>
      </w:r>
      <w:r w:rsidRPr="5897EC05">
        <w:rPr>
          <w:sz w:val="24"/>
          <w:szCs w:val="24"/>
        </w:rPr>
        <w:t xml:space="preserve"> To be brutally honest, my own insecurities became a justification for a sinful prejudice against those who were well educated. </w:t>
      </w:r>
      <w:r>
        <w:rPr>
          <w:sz w:val="24"/>
          <w:szCs w:val="24"/>
        </w:rPr>
        <w:t>As I said before, sin comes in many shapes and sizes.</w:t>
      </w:r>
    </w:p>
    <w:p w14:paraId="1C5F119E" w14:textId="77777777" w:rsidR="00E706B7" w:rsidRDefault="00E706B7" w:rsidP="00E706B7">
      <w:pPr>
        <w:ind w:firstLine="720"/>
        <w:jc w:val="both"/>
        <w:rPr>
          <w:sz w:val="24"/>
          <w:szCs w:val="24"/>
        </w:rPr>
      </w:pPr>
      <w:r>
        <w:rPr>
          <w:sz w:val="24"/>
          <w:szCs w:val="24"/>
        </w:rPr>
        <w:t>Without sugarcoating it, and if we are honest, we will call racism what it really is– it is sin. It’s, ugly, vile, Spirit quenching sin, and God hates it! And sure, it is found in all levels of society, but it ought not be accepted or condoned within the body of Christ. It’s a little hypocritical to think of the segregated churches in the south teaching songs in Sunday school about God’s love for the world and then living as if they don’t believe it. Take for example, this song: “Jesu</w:t>
      </w:r>
      <w:r w:rsidR="007E2A42">
        <w:rPr>
          <w:sz w:val="24"/>
          <w:szCs w:val="24"/>
        </w:rPr>
        <w:t>s loves the little children.” I</w:t>
      </w:r>
      <w:r>
        <w:rPr>
          <w:sz w:val="24"/>
          <w:szCs w:val="24"/>
        </w:rPr>
        <w:t>t goes like this: “Jesus loves the little children, all the children of the world. Red and yellow, black and white, they are precious in His sight, Jesus loves the little children of the world.” The song was inspired by Matthew 19:14 and was written to the tune of a Civil War song. Ironic isn’t it?</w:t>
      </w:r>
    </w:p>
    <w:p w14:paraId="0633A6AE" w14:textId="77777777" w:rsidR="00E706B7" w:rsidRDefault="00E706B7" w:rsidP="00E706B7">
      <w:pPr>
        <w:ind w:firstLine="720"/>
        <w:jc w:val="both"/>
        <w:rPr>
          <w:sz w:val="24"/>
          <w:szCs w:val="24"/>
        </w:rPr>
      </w:pPr>
      <w:r>
        <w:rPr>
          <w:sz w:val="24"/>
          <w:szCs w:val="24"/>
        </w:rPr>
        <w:t xml:space="preserve"> I love hearing my granddaughters sing this song. They are only two and three years-old, but my prayer for them is that the profound theology found in that song will be imbedded deep within their hearts. And I know it will because their parents and grandparents have been changed by the “gospel of peace,” as Paul called it, and this gospel makes us color blind. And thankfully, this is one sin that we have not handed down to our children.</w:t>
      </w:r>
    </w:p>
    <w:p w14:paraId="068E113E" w14:textId="77777777" w:rsidR="00E706B7" w:rsidRDefault="00E706B7" w:rsidP="00E706B7">
      <w:pPr>
        <w:ind w:firstLine="720"/>
        <w:jc w:val="both"/>
        <w:rPr>
          <w:sz w:val="24"/>
          <w:szCs w:val="24"/>
        </w:rPr>
      </w:pPr>
      <w:r>
        <w:rPr>
          <w:sz w:val="24"/>
          <w:szCs w:val="24"/>
        </w:rPr>
        <w:t>With all that being said, this only magnifies the beauty of the gospel. In Christ, the walls that divide us are obliterated. Although</w:t>
      </w:r>
      <w:r w:rsidRPr="5897EC05">
        <w:rPr>
          <w:sz w:val="24"/>
          <w:szCs w:val="24"/>
        </w:rPr>
        <w:t xml:space="preserve"> we </w:t>
      </w:r>
      <w:r>
        <w:rPr>
          <w:sz w:val="24"/>
          <w:szCs w:val="24"/>
        </w:rPr>
        <w:t>come from many different cultures, and we don’t speak the same language,</w:t>
      </w:r>
      <w:r w:rsidRPr="5897EC05">
        <w:rPr>
          <w:sz w:val="24"/>
          <w:szCs w:val="24"/>
        </w:rPr>
        <w:t xml:space="preserve"> we are all </w:t>
      </w:r>
      <w:r>
        <w:rPr>
          <w:sz w:val="24"/>
          <w:szCs w:val="24"/>
        </w:rPr>
        <w:t>washed in</w:t>
      </w:r>
      <w:r w:rsidRPr="5897EC05">
        <w:rPr>
          <w:sz w:val="24"/>
          <w:szCs w:val="24"/>
        </w:rPr>
        <w:t xml:space="preserve"> the blood of Jesus</w:t>
      </w:r>
      <w:r>
        <w:rPr>
          <w:sz w:val="24"/>
          <w:szCs w:val="24"/>
        </w:rPr>
        <w:t>, and His love transcends all our differences</w:t>
      </w:r>
      <w:r w:rsidRPr="5897EC05">
        <w:rPr>
          <w:sz w:val="24"/>
          <w:szCs w:val="24"/>
        </w:rPr>
        <w:t xml:space="preserve">. </w:t>
      </w:r>
      <w:r>
        <w:rPr>
          <w:sz w:val="24"/>
          <w:szCs w:val="24"/>
        </w:rPr>
        <w:t xml:space="preserve">And, as we learned in the lesson entitled “Signs of Life,” love is the one tangible mark that identifies us as a child of God.  </w:t>
      </w:r>
    </w:p>
    <w:p w14:paraId="13383B90" w14:textId="77777777" w:rsidR="00E706B7" w:rsidRDefault="00E706B7" w:rsidP="00E706B7">
      <w:pPr>
        <w:ind w:firstLine="720"/>
        <w:jc w:val="both"/>
        <w:rPr>
          <w:sz w:val="24"/>
          <w:szCs w:val="24"/>
        </w:rPr>
      </w:pPr>
      <w:r>
        <w:rPr>
          <w:sz w:val="24"/>
          <w:szCs w:val="24"/>
        </w:rPr>
        <w:t xml:space="preserve">Now, can you think of anything the world has to offer that can change animosity and hatred into love and peace? If there were such a thing, how much do you think people would pay to have it? It would be priceless -- would it not? </w:t>
      </w:r>
      <w:r w:rsidRPr="5897EC05">
        <w:rPr>
          <w:sz w:val="24"/>
          <w:szCs w:val="24"/>
        </w:rPr>
        <w:t xml:space="preserve">The </w:t>
      </w:r>
      <w:r>
        <w:rPr>
          <w:sz w:val="24"/>
          <w:szCs w:val="24"/>
        </w:rPr>
        <w:t xml:space="preserve">only real </w:t>
      </w:r>
      <w:r w:rsidRPr="5897EC05">
        <w:rPr>
          <w:sz w:val="24"/>
          <w:szCs w:val="24"/>
        </w:rPr>
        <w:t xml:space="preserve">hope for peace on earth and good will toward mankind is to be </w:t>
      </w:r>
      <w:r>
        <w:rPr>
          <w:sz w:val="24"/>
          <w:szCs w:val="24"/>
        </w:rPr>
        <w:t>reconciled to God through Jesus</w:t>
      </w:r>
      <w:r w:rsidRPr="5897EC05">
        <w:rPr>
          <w:sz w:val="24"/>
          <w:szCs w:val="24"/>
        </w:rPr>
        <w:t>…</w:t>
      </w:r>
      <w:r>
        <w:rPr>
          <w:sz w:val="24"/>
          <w:szCs w:val="24"/>
        </w:rPr>
        <w:t xml:space="preserve">. For </w:t>
      </w:r>
      <w:r w:rsidRPr="5897EC05">
        <w:rPr>
          <w:sz w:val="24"/>
          <w:szCs w:val="24"/>
        </w:rPr>
        <w:t xml:space="preserve">He </w:t>
      </w:r>
      <w:r>
        <w:rPr>
          <w:sz w:val="24"/>
          <w:szCs w:val="24"/>
        </w:rPr>
        <w:t xml:space="preserve">Himself </w:t>
      </w:r>
      <w:r w:rsidRPr="5897EC05">
        <w:rPr>
          <w:sz w:val="24"/>
          <w:szCs w:val="24"/>
        </w:rPr>
        <w:t xml:space="preserve">is our Peace. </w:t>
      </w:r>
      <w:r>
        <w:rPr>
          <w:sz w:val="24"/>
          <w:szCs w:val="24"/>
        </w:rPr>
        <w:t>When we are at peace with God in Christ, this ushers in the possibility of peace, healing and reconciliation with others. Oh, how this world could use some healing! Besides that, isn’t our ministry one of reconciliation? (2 Corinthians 5:17-20)</w:t>
      </w:r>
    </w:p>
    <w:p w14:paraId="6F51B417" w14:textId="77777777" w:rsidR="00E706B7" w:rsidRDefault="00E706B7" w:rsidP="00F60E3E">
      <w:pPr>
        <w:pStyle w:val="ListParagraph"/>
        <w:spacing w:after="360" w:line="240" w:lineRule="auto"/>
        <w:ind w:left="0"/>
        <w:contextualSpacing w:val="0"/>
        <w:rPr>
          <w:sz w:val="24"/>
          <w:szCs w:val="24"/>
        </w:rPr>
      </w:pPr>
      <w:r>
        <w:rPr>
          <w:b/>
          <w:bCs/>
          <w:sz w:val="28"/>
          <w:szCs w:val="28"/>
        </w:rPr>
        <w:t xml:space="preserve">DIGGING DEEPER: </w:t>
      </w:r>
      <w:r w:rsidRPr="006F4D81">
        <w:rPr>
          <w:sz w:val="24"/>
          <w:szCs w:val="24"/>
        </w:rPr>
        <w:t>John 4:3-42, 11:50-52, 17:11; Luke 18:9-14; Acts 10:34-48, 22:21; Romans 2:11, 5:1-11, 10:9-16, 11:1-36; Ephesians 3:1,13, 6:19-20; Colossians 1:25-27; Hebrews 3:6; 1 Corinthians 2:9-16; 2 Corinthians 6:14-18; 1 Peter 2:5-16; Isaiah 28:16</w:t>
      </w:r>
    </w:p>
    <w:p w14:paraId="2C76B9B6" w14:textId="77777777" w:rsidR="003E5DC0" w:rsidRDefault="003E5DC0" w:rsidP="003E5DC0">
      <w:pPr>
        <w:spacing w:after="360" w:line="240" w:lineRule="auto"/>
        <w:rPr>
          <w:sz w:val="24"/>
          <w:szCs w:val="24"/>
        </w:rPr>
      </w:pPr>
    </w:p>
    <w:p w14:paraId="61BF4F8F" w14:textId="77777777" w:rsidR="00F60E3E" w:rsidRDefault="00F60E3E" w:rsidP="003E5DC0">
      <w:pPr>
        <w:spacing w:after="360" w:line="240" w:lineRule="auto"/>
        <w:rPr>
          <w:sz w:val="24"/>
          <w:szCs w:val="24"/>
        </w:rPr>
      </w:pPr>
    </w:p>
    <w:p w14:paraId="035C15FE" w14:textId="77777777" w:rsidR="00ED2144" w:rsidRDefault="00ED2144" w:rsidP="003E5DC0">
      <w:pPr>
        <w:spacing w:after="360" w:line="240" w:lineRule="auto"/>
        <w:rPr>
          <w:sz w:val="24"/>
          <w:szCs w:val="24"/>
        </w:rPr>
      </w:pPr>
    </w:p>
    <w:p w14:paraId="7EC45A1B" w14:textId="77777777" w:rsidR="00ED2144" w:rsidRDefault="00ED2144" w:rsidP="003E5DC0">
      <w:pPr>
        <w:spacing w:after="360" w:line="240" w:lineRule="auto"/>
        <w:rPr>
          <w:sz w:val="24"/>
          <w:szCs w:val="24"/>
        </w:rPr>
      </w:pPr>
    </w:p>
    <w:p w14:paraId="4DC1BDC9" w14:textId="77777777" w:rsidR="00ED2144" w:rsidRDefault="00ED2144" w:rsidP="003E5DC0">
      <w:pPr>
        <w:spacing w:after="360" w:line="240" w:lineRule="auto"/>
        <w:rPr>
          <w:sz w:val="24"/>
          <w:szCs w:val="24"/>
        </w:rPr>
      </w:pPr>
    </w:p>
    <w:p w14:paraId="1C9AAB27" w14:textId="77777777" w:rsidR="00ED2144" w:rsidRDefault="00ED2144" w:rsidP="003E5DC0">
      <w:pPr>
        <w:spacing w:after="360" w:line="240" w:lineRule="auto"/>
        <w:rPr>
          <w:sz w:val="24"/>
          <w:szCs w:val="24"/>
        </w:rPr>
      </w:pPr>
    </w:p>
    <w:p w14:paraId="74A4B68E" w14:textId="77777777" w:rsidR="0055778B" w:rsidRDefault="0055778B" w:rsidP="003E5DC0">
      <w:pPr>
        <w:spacing w:after="360" w:line="240" w:lineRule="auto"/>
        <w:rPr>
          <w:sz w:val="24"/>
          <w:szCs w:val="24"/>
        </w:rPr>
      </w:pPr>
    </w:p>
    <w:p w14:paraId="6DFC590C" w14:textId="77777777" w:rsidR="0055778B" w:rsidRDefault="0055778B" w:rsidP="003E5DC0">
      <w:pPr>
        <w:spacing w:after="360" w:line="240" w:lineRule="auto"/>
        <w:rPr>
          <w:sz w:val="24"/>
          <w:szCs w:val="24"/>
        </w:rPr>
      </w:pPr>
    </w:p>
    <w:p w14:paraId="04F11E1E" w14:textId="77777777" w:rsidR="003E5DC0" w:rsidRDefault="003E5DC0" w:rsidP="003E5DC0">
      <w:pPr>
        <w:spacing w:after="360" w:line="240" w:lineRule="auto"/>
        <w:rPr>
          <w:sz w:val="24"/>
          <w:szCs w:val="24"/>
        </w:rPr>
      </w:pPr>
    </w:p>
    <w:p w14:paraId="311D2902" w14:textId="77777777" w:rsidR="000E4C9E" w:rsidRDefault="003D312E" w:rsidP="000E4C9E">
      <w:pPr>
        <w:jc w:val="center"/>
        <w:rPr>
          <w:rFonts w:asciiTheme="minorHAnsi" w:eastAsiaTheme="minorEastAsia" w:hAnsiTheme="minorHAnsi" w:cstheme="minorBidi"/>
          <w:b/>
          <w:bCs/>
          <w:sz w:val="36"/>
          <w:szCs w:val="36"/>
        </w:rPr>
      </w:pPr>
      <w:r>
        <w:rPr>
          <w:rFonts w:asciiTheme="minorHAnsi" w:eastAsiaTheme="minorEastAsia" w:hAnsiTheme="minorHAnsi" w:cstheme="minorBidi"/>
          <w:b/>
          <w:bCs/>
          <w:sz w:val="36"/>
          <w:szCs w:val="36"/>
        </w:rPr>
        <w:t>Week #14</w:t>
      </w:r>
    </w:p>
    <w:p w14:paraId="46BB0FD6" w14:textId="77777777" w:rsidR="000E4C9E" w:rsidRPr="000E4C9E" w:rsidRDefault="009816FF" w:rsidP="000E4C9E">
      <w:pPr>
        <w:jc w:val="center"/>
        <w:rPr>
          <w:rFonts w:ascii="Edwardian Script ITC" w:hAnsi="Edwardian Script ITC"/>
          <w:b/>
          <w:bCs/>
          <w:sz w:val="72"/>
          <w:szCs w:val="72"/>
        </w:rPr>
      </w:pPr>
      <w:r>
        <w:rPr>
          <w:rFonts w:ascii="Edwardian Script ITC" w:hAnsi="Edwardian Script ITC"/>
          <w:b/>
          <w:bCs/>
          <w:sz w:val="72"/>
          <w:szCs w:val="72"/>
        </w:rPr>
        <w:t>The Church is Not A Building</w:t>
      </w:r>
    </w:p>
    <w:p w14:paraId="115B63FB" w14:textId="77777777" w:rsidR="000E4C9E" w:rsidRPr="00BF6219" w:rsidRDefault="000E4C9E" w:rsidP="00EF73C9">
      <w:pPr>
        <w:pStyle w:val="ListParagraph"/>
        <w:numPr>
          <w:ilvl w:val="0"/>
          <w:numId w:val="18"/>
        </w:numPr>
        <w:jc w:val="center"/>
        <w:rPr>
          <w:rFonts w:ascii="Edwardian Script ITC" w:eastAsiaTheme="minorEastAsia" w:hAnsi="Edwardian Script ITC" w:cstheme="minorBidi"/>
          <w:b/>
          <w:bCs/>
          <w:i/>
          <w:sz w:val="72"/>
          <w:szCs w:val="72"/>
        </w:rPr>
      </w:pPr>
    </w:p>
    <w:p w14:paraId="7A17427C" w14:textId="77777777" w:rsidR="000E4C9E" w:rsidRDefault="000E4C9E" w:rsidP="000E4C9E">
      <w:pPr>
        <w:jc w:val="center"/>
        <w:rPr>
          <w:b/>
          <w:bCs/>
          <w:sz w:val="28"/>
          <w:szCs w:val="28"/>
        </w:rPr>
      </w:pPr>
      <w:r w:rsidRPr="00D44C53">
        <w:rPr>
          <w:b/>
          <w:bCs/>
          <w:sz w:val="28"/>
          <w:szCs w:val="28"/>
        </w:rPr>
        <w:t>Key Passages</w:t>
      </w:r>
    </w:p>
    <w:p w14:paraId="695E98FD" w14:textId="77777777" w:rsidR="000A1ACD" w:rsidRDefault="000A1ACD" w:rsidP="000A1ACD">
      <w:pPr>
        <w:spacing w:after="0"/>
        <w:jc w:val="center"/>
        <w:rPr>
          <w:b/>
          <w:bCs/>
          <w:iCs/>
          <w:sz w:val="24"/>
          <w:szCs w:val="24"/>
        </w:rPr>
      </w:pPr>
      <w:r w:rsidRPr="0040004C">
        <w:rPr>
          <w:b/>
          <w:bCs/>
          <w:iCs/>
          <w:sz w:val="24"/>
          <w:szCs w:val="24"/>
        </w:rPr>
        <w:t>Ephesians 2:1</w:t>
      </w:r>
      <w:r>
        <w:rPr>
          <w:b/>
          <w:bCs/>
          <w:iCs/>
          <w:sz w:val="24"/>
          <w:szCs w:val="24"/>
        </w:rPr>
        <w:t>9</w:t>
      </w:r>
      <w:r w:rsidRPr="0040004C">
        <w:rPr>
          <w:b/>
          <w:bCs/>
          <w:iCs/>
          <w:sz w:val="24"/>
          <w:szCs w:val="24"/>
        </w:rPr>
        <w:t xml:space="preserve">-22 </w:t>
      </w:r>
    </w:p>
    <w:p w14:paraId="6D200B2F" w14:textId="77777777" w:rsidR="000A1ACD" w:rsidRDefault="000A1ACD" w:rsidP="000A1ACD">
      <w:pPr>
        <w:spacing w:after="0"/>
        <w:jc w:val="center"/>
        <w:rPr>
          <w:rFonts w:asciiTheme="minorHAnsi" w:hAnsiTheme="minorHAnsi"/>
          <w:b/>
          <w:i/>
          <w:color w:val="000000"/>
          <w:sz w:val="24"/>
          <w:szCs w:val="24"/>
        </w:rPr>
      </w:pPr>
      <w:r w:rsidRPr="00A546E6">
        <w:rPr>
          <w:rFonts w:asciiTheme="minorHAnsi" w:hAnsiTheme="minorHAnsi"/>
          <w:b/>
          <w:i/>
          <w:color w:val="000000"/>
          <w:sz w:val="24"/>
          <w:szCs w:val="24"/>
        </w:rPr>
        <w:t>So then you are no longer foreigners and noncitizens, but you are fellow citizens with the saints and members of God’s household,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because you have been built</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on the foundation of the apostles and prophets,</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with Christ Jesus himself as</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the cornerstone.</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him</w:t>
      </w:r>
      <w:r w:rsidRPr="00A546E6">
        <w:rPr>
          <w:rStyle w:val="apple-converted-space"/>
          <w:rFonts w:asciiTheme="minorHAnsi" w:hAnsiTheme="minorHAnsi"/>
          <w:b/>
          <w:i/>
          <w:color w:val="000000"/>
          <w:sz w:val="24"/>
          <w:szCs w:val="24"/>
          <w:vertAlign w:val="superscript"/>
        </w:rPr>
        <w:t> </w:t>
      </w:r>
      <w:r w:rsidRPr="00A546E6">
        <w:rPr>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the whole building,</w:t>
      </w:r>
      <w:r w:rsidRPr="00A546E6">
        <w:rPr>
          <w:rStyle w:val="apple-converted-space"/>
          <w:rFonts w:asciiTheme="minorHAnsi" w:hAnsiTheme="minorHAnsi"/>
          <w:b/>
          <w:i/>
          <w:color w:val="000000"/>
          <w:sz w:val="24"/>
          <w:szCs w:val="24"/>
          <w:vertAlign w:val="superscript"/>
        </w:rPr>
        <w:t> </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being joined together, grows into a holy temple in the Lord,</w:t>
      </w:r>
      <w:r w:rsidRPr="00A546E6">
        <w:rPr>
          <w:rStyle w:val="apple-converted-space"/>
          <w:rFonts w:asciiTheme="minorHAnsi" w:hAnsiTheme="minorHAnsi"/>
          <w:b/>
          <w:i/>
          <w:color w:val="000000"/>
          <w:sz w:val="24"/>
          <w:szCs w:val="24"/>
        </w:rPr>
        <w:t>  </w:t>
      </w:r>
      <w:r w:rsidRPr="00A546E6">
        <w:rPr>
          <w:rFonts w:asciiTheme="minorHAnsi" w:hAnsiTheme="minorHAnsi"/>
          <w:b/>
          <w:i/>
          <w:color w:val="000000"/>
          <w:sz w:val="24"/>
          <w:szCs w:val="24"/>
        </w:rPr>
        <w:t>in whom you also are being built together into a dwelling place of God in the Spirit.</w:t>
      </w:r>
    </w:p>
    <w:p w14:paraId="0159EBC9" w14:textId="77777777" w:rsidR="000A1ACD" w:rsidRDefault="000A1ACD" w:rsidP="000A1ACD">
      <w:pPr>
        <w:spacing w:after="0"/>
        <w:jc w:val="center"/>
        <w:rPr>
          <w:rFonts w:asciiTheme="minorHAnsi" w:hAnsiTheme="minorHAnsi"/>
          <w:b/>
          <w:i/>
          <w:color w:val="000000"/>
          <w:sz w:val="24"/>
          <w:szCs w:val="24"/>
        </w:rPr>
      </w:pPr>
    </w:p>
    <w:p w14:paraId="71B72C19" w14:textId="77777777" w:rsidR="00ED2144" w:rsidRDefault="00ED2144" w:rsidP="00ED2144">
      <w:pPr>
        <w:ind w:firstLine="720"/>
        <w:jc w:val="both"/>
        <w:rPr>
          <w:sz w:val="24"/>
          <w:szCs w:val="24"/>
        </w:rPr>
      </w:pPr>
      <w:r>
        <w:rPr>
          <w:sz w:val="24"/>
          <w:szCs w:val="24"/>
        </w:rPr>
        <w:t>What’s in a name? Well, just as each name of God reveals something about His character and nature, so do the specific names given to His family. For instance, we are called Saints, Disciples, Christians, the Elect, the Chosen, the House of God, the Temple of God, The B</w:t>
      </w:r>
      <w:r w:rsidRPr="00EA7465">
        <w:rPr>
          <w:sz w:val="24"/>
          <w:szCs w:val="24"/>
        </w:rPr>
        <w:t xml:space="preserve">uilding and </w:t>
      </w:r>
      <w:r>
        <w:rPr>
          <w:sz w:val="24"/>
          <w:szCs w:val="24"/>
        </w:rPr>
        <w:t>D</w:t>
      </w:r>
      <w:r w:rsidRPr="00EA7465">
        <w:rPr>
          <w:sz w:val="24"/>
          <w:szCs w:val="24"/>
        </w:rPr>
        <w:t xml:space="preserve">welling of God, the Body of </w:t>
      </w:r>
      <w:r>
        <w:rPr>
          <w:sz w:val="24"/>
          <w:szCs w:val="24"/>
        </w:rPr>
        <w:t>Christ,</w:t>
      </w:r>
      <w:r w:rsidRPr="00EA7465">
        <w:rPr>
          <w:sz w:val="24"/>
          <w:szCs w:val="24"/>
        </w:rPr>
        <w:t xml:space="preserve"> Living </w:t>
      </w:r>
      <w:r>
        <w:rPr>
          <w:sz w:val="24"/>
          <w:szCs w:val="24"/>
        </w:rPr>
        <w:t>S</w:t>
      </w:r>
      <w:r w:rsidRPr="00EA7465">
        <w:rPr>
          <w:sz w:val="24"/>
          <w:szCs w:val="24"/>
        </w:rPr>
        <w:t xml:space="preserve">tones, </w:t>
      </w:r>
      <w:r>
        <w:rPr>
          <w:sz w:val="24"/>
          <w:szCs w:val="24"/>
        </w:rPr>
        <w:t>A Kingdom, A Holy Priesthood</w:t>
      </w:r>
      <w:r w:rsidRPr="00EA7465">
        <w:rPr>
          <w:sz w:val="24"/>
          <w:szCs w:val="24"/>
        </w:rPr>
        <w:t>,</w:t>
      </w:r>
      <w:r>
        <w:rPr>
          <w:sz w:val="24"/>
          <w:szCs w:val="24"/>
        </w:rPr>
        <w:t xml:space="preserve"> and the Bride of Christ.  But when we finally arrive at our eternal home in heaven</w:t>
      </w:r>
      <w:r w:rsidRPr="00EA7465">
        <w:rPr>
          <w:sz w:val="24"/>
          <w:szCs w:val="24"/>
        </w:rPr>
        <w:t xml:space="preserve">, </w:t>
      </w:r>
      <w:r>
        <w:rPr>
          <w:sz w:val="24"/>
          <w:szCs w:val="24"/>
        </w:rPr>
        <w:t xml:space="preserve">we’ll be called </w:t>
      </w:r>
      <w:r w:rsidRPr="00EA7465">
        <w:rPr>
          <w:sz w:val="24"/>
          <w:szCs w:val="24"/>
        </w:rPr>
        <w:t>the Wife of the Lamb</w:t>
      </w:r>
      <w:r>
        <w:rPr>
          <w:sz w:val="24"/>
          <w:szCs w:val="24"/>
        </w:rPr>
        <w:t xml:space="preserve">. </w:t>
      </w:r>
    </w:p>
    <w:p w14:paraId="1B23B020" w14:textId="77777777" w:rsidR="00E706B7" w:rsidRDefault="00E706B7" w:rsidP="00E706B7">
      <w:pPr>
        <w:ind w:firstLine="720"/>
        <w:jc w:val="both"/>
        <w:rPr>
          <w:sz w:val="24"/>
          <w:szCs w:val="24"/>
        </w:rPr>
      </w:pPr>
      <w:r>
        <w:rPr>
          <w:sz w:val="24"/>
          <w:szCs w:val="24"/>
        </w:rPr>
        <w:t>Note, if you will, that b</w:t>
      </w:r>
      <w:r w:rsidRPr="00EA7465">
        <w:rPr>
          <w:sz w:val="24"/>
          <w:szCs w:val="24"/>
        </w:rPr>
        <w:t xml:space="preserve">oth the Hebrew and Greek words for </w:t>
      </w:r>
      <w:r w:rsidRPr="00441BC0">
        <w:rPr>
          <w:i/>
          <w:sz w:val="24"/>
          <w:szCs w:val="24"/>
        </w:rPr>
        <w:t>house</w:t>
      </w:r>
      <w:r w:rsidRPr="00441BC0">
        <w:rPr>
          <w:sz w:val="24"/>
          <w:szCs w:val="24"/>
        </w:rPr>
        <w:t xml:space="preserve"> </w:t>
      </w:r>
      <w:r>
        <w:rPr>
          <w:sz w:val="24"/>
          <w:szCs w:val="24"/>
        </w:rPr>
        <w:t>beautifully describe</w:t>
      </w:r>
      <w:r w:rsidRPr="00EA7465">
        <w:rPr>
          <w:sz w:val="24"/>
          <w:szCs w:val="24"/>
        </w:rPr>
        <w:t xml:space="preserve"> </w:t>
      </w:r>
      <w:r>
        <w:rPr>
          <w:sz w:val="24"/>
          <w:szCs w:val="24"/>
        </w:rPr>
        <w:t>the church. But the Hebrew word for house is even more descriptive. It means, in part, a</w:t>
      </w:r>
      <w:r w:rsidRPr="00EA7465">
        <w:rPr>
          <w:sz w:val="24"/>
          <w:szCs w:val="24"/>
        </w:rPr>
        <w:t xml:space="preserve"> family</w:t>
      </w:r>
      <w:r>
        <w:rPr>
          <w:sz w:val="24"/>
          <w:szCs w:val="24"/>
        </w:rPr>
        <w:t xml:space="preserve"> (like a royal </w:t>
      </w:r>
      <w:r w:rsidRPr="00EA7465">
        <w:rPr>
          <w:sz w:val="24"/>
          <w:szCs w:val="24"/>
        </w:rPr>
        <w:t>court</w:t>
      </w:r>
      <w:r>
        <w:rPr>
          <w:sz w:val="24"/>
          <w:szCs w:val="24"/>
        </w:rPr>
        <w:t>)</w:t>
      </w:r>
      <w:r w:rsidRPr="00EA7465">
        <w:rPr>
          <w:sz w:val="24"/>
          <w:szCs w:val="24"/>
        </w:rPr>
        <w:t xml:space="preserve"> </w:t>
      </w:r>
      <w:r>
        <w:rPr>
          <w:sz w:val="24"/>
          <w:szCs w:val="24"/>
        </w:rPr>
        <w:t xml:space="preserve">a </w:t>
      </w:r>
      <w:r w:rsidRPr="00EA7465">
        <w:rPr>
          <w:sz w:val="24"/>
          <w:szCs w:val="24"/>
        </w:rPr>
        <w:t xml:space="preserve">door, </w:t>
      </w:r>
      <w:r>
        <w:rPr>
          <w:sz w:val="24"/>
          <w:szCs w:val="24"/>
        </w:rPr>
        <w:t xml:space="preserve">or a </w:t>
      </w:r>
      <w:r w:rsidRPr="00EA7465">
        <w:rPr>
          <w:sz w:val="24"/>
          <w:szCs w:val="24"/>
        </w:rPr>
        <w:t>steward</w:t>
      </w:r>
      <w:r>
        <w:rPr>
          <w:sz w:val="24"/>
          <w:szCs w:val="24"/>
        </w:rPr>
        <w:t xml:space="preserve">. But the most interesting descriptions for house are these: </w:t>
      </w:r>
      <w:r w:rsidRPr="0003521F">
        <w:rPr>
          <w:i/>
          <w:sz w:val="24"/>
          <w:szCs w:val="24"/>
        </w:rPr>
        <w:t xml:space="preserve">a </w:t>
      </w:r>
      <w:r w:rsidRPr="00FA2F86">
        <w:rPr>
          <w:i/>
          <w:sz w:val="24"/>
          <w:szCs w:val="24"/>
        </w:rPr>
        <w:t>palace</w:t>
      </w:r>
      <w:r w:rsidRPr="00FA2F86">
        <w:rPr>
          <w:sz w:val="24"/>
          <w:szCs w:val="24"/>
        </w:rPr>
        <w:t>,</w:t>
      </w:r>
      <w:r>
        <w:rPr>
          <w:sz w:val="24"/>
          <w:szCs w:val="24"/>
        </w:rPr>
        <w:t xml:space="preserve"> a </w:t>
      </w:r>
      <w:r>
        <w:rPr>
          <w:i/>
          <w:sz w:val="24"/>
          <w:szCs w:val="24"/>
        </w:rPr>
        <w:t xml:space="preserve">temple and a daughter.  </w:t>
      </w:r>
      <w:r w:rsidRPr="0003521F">
        <w:rPr>
          <w:sz w:val="24"/>
          <w:szCs w:val="24"/>
        </w:rPr>
        <w:t>The two Greek</w:t>
      </w:r>
      <w:r w:rsidRPr="00EA6B87">
        <w:rPr>
          <w:sz w:val="24"/>
          <w:szCs w:val="24"/>
        </w:rPr>
        <w:t xml:space="preserve"> words </w:t>
      </w:r>
      <w:r>
        <w:rPr>
          <w:sz w:val="24"/>
          <w:szCs w:val="24"/>
        </w:rPr>
        <w:t xml:space="preserve">for </w:t>
      </w:r>
      <w:r w:rsidRPr="00EA6B87">
        <w:rPr>
          <w:sz w:val="24"/>
          <w:szCs w:val="24"/>
        </w:rPr>
        <w:t>house or household both imply not only a dwelling or residence</w:t>
      </w:r>
      <w:r>
        <w:rPr>
          <w:sz w:val="24"/>
          <w:szCs w:val="24"/>
        </w:rPr>
        <w:t>,</w:t>
      </w:r>
      <w:r w:rsidRPr="00EA6B87">
        <w:rPr>
          <w:sz w:val="24"/>
          <w:szCs w:val="24"/>
        </w:rPr>
        <w:t xml:space="preserve"> but </w:t>
      </w:r>
      <w:r>
        <w:rPr>
          <w:sz w:val="24"/>
          <w:szCs w:val="24"/>
        </w:rPr>
        <w:t xml:space="preserve">also </w:t>
      </w:r>
      <w:r w:rsidRPr="00EA6B87">
        <w:rPr>
          <w:sz w:val="24"/>
          <w:szCs w:val="24"/>
        </w:rPr>
        <w:t xml:space="preserve">a family.  </w:t>
      </w:r>
      <w:r>
        <w:rPr>
          <w:sz w:val="24"/>
          <w:szCs w:val="24"/>
        </w:rPr>
        <w:t>This makes sense because w</w:t>
      </w:r>
      <w:r w:rsidRPr="00EA6B87">
        <w:rPr>
          <w:sz w:val="24"/>
          <w:szCs w:val="24"/>
        </w:rPr>
        <w:t>hen we think of home,</w:t>
      </w:r>
      <w:r>
        <w:rPr>
          <w:sz w:val="24"/>
          <w:szCs w:val="24"/>
        </w:rPr>
        <w:t xml:space="preserve"> don’t we </w:t>
      </w:r>
      <w:r w:rsidRPr="00EA6B87">
        <w:rPr>
          <w:sz w:val="24"/>
          <w:szCs w:val="24"/>
        </w:rPr>
        <w:t>think of the people we love</w:t>
      </w:r>
      <w:r>
        <w:rPr>
          <w:sz w:val="24"/>
          <w:szCs w:val="24"/>
        </w:rPr>
        <w:t>?</w:t>
      </w:r>
      <w:r w:rsidRPr="00EA6B87">
        <w:rPr>
          <w:sz w:val="24"/>
          <w:szCs w:val="24"/>
        </w:rPr>
        <w:t xml:space="preserve"> Our family </w:t>
      </w:r>
      <w:r w:rsidRPr="00EA6B87">
        <w:rPr>
          <w:i/>
          <w:sz w:val="24"/>
          <w:szCs w:val="24"/>
        </w:rPr>
        <w:t>is</w:t>
      </w:r>
      <w:r w:rsidRPr="00EA6B87">
        <w:rPr>
          <w:sz w:val="24"/>
          <w:szCs w:val="24"/>
        </w:rPr>
        <w:t xml:space="preserve"> our home. </w:t>
      </w:r>
      <w:r>
        <w:rPr>
          <w:sz w:val="24"/>
          <w:szCs w:val="24"/>
        </w:rPr>
        <w:t xml:space="preserve">Curiously enough, </w:t>
      </w:r>
      <w:r w:rsidR="007E2A42">
        <w:rPr>
          <w:sz w:val="24"/>
          <w:szCs w:val="24"/>
        </w:rPr>
        <w:t xml:space="preserve">as we’ve already </w:t>
      </w:r>
      <w:r w:rsidR="00E522E9">
        <w:rPr>
          <w:sz w:val="24"/>
          <w:szCs w:val="24"/>
        </w:rPr>
        <w:t>mentioned</w:t>
      </w:r>
      <w:r w:rsidR="007E2A42">
        <w:rPr>
          <w:sz w:val="24"/>
          <w:szCs w:val="24"/>
        </w:rPr>
        <w:t xml:space="preserve">, </w:t>
      </w:r>
      <w:r>
        <w:rPr>
          <w:sz w:val="24"/>
          <w:szCs w:val="24"/>
        </w:rPr>
        <w:t xml:space="preserve">the word family is used just once in the New Testament, and it is right there in Ephesians 3:14. </w:t>
      </w:r>
    </w:p>
    <w:p w14:paraId="43287000" w14:textId="77777777" w:rsidR="000A1ACD" w:rsidRPr="00027322" w:rsidRDefault="000A1ACD" w:rsidP="000A1ACD">
      <w:pPr>
        <w:spacing w:after="0"/>
        <w:jc w:val="center"/>
        <w:rPr>
          <w:b/>
          <w:sz w:val="24"/>
          <w:szCs w:val="24"/>
        </w:rPr>
      </w:pPr>
      <w:r w:rsidRPr="00027322">
        <w:rPr>
          <w:b/>
          <w:sz w:val="24"/>
          <w:szCs w:val="24"/>
        </w:rPr>
        <w:t>Ephesians 3:14-15 (ESV)</w:t>
      </w:r>
    </w:p>
    <w:p w14:paraId="015D8892" w14:textId="77777777" w:rsidR="000A1ACD" w:rsidRDefault="000A1ACD" w:rsidP="000A1ACD">
      <w:pPr>
        <w:spacing w:after="0"/>
        <w:jc w:val="center"/>
        <w:rPr>
          <w:b/>
          <w:i/>
          <w:sz w:val="24"/>
          <w:szCs w:val="24"/>
        </w:rPr>
      </w:pPr>
      <w:r w:rsidRPr="0085687C">
        <w:rPr>
          <w:b/>
          <w:i/>
          <w:sz w:val="24"/>
          <w:szCs w:val="24"/>
        </w:rPr>
        <w:t xml:space="preserve"> For this reason</w:t>
      </w:r>
      <w:r>
        <w:rPr>
          <w:b/>
          <w:i/>
          <w:sz w:val="24"/>
          <w:szCs w:val="24"/>
        </w:rPr>
        <w:t>,</w:t>
      </w:r>
      <w:r w:rsidRPr="0085687C">
        <w:rPr>
          <w:b/>
          <w:i/>
          <w:sz w:val="24"/>
          <w:szCs w:val="24"/>
        </w:rPr>
        <w:t xml:space="preserve"> I bow my knees before the Father, from whom every family in heaven and on earth is named</w:t>
      </w:r>
      <w:r>
        <w:rPr>
          <w:b/>
          <w:i/>
          <w:sz w:val="24"/>
          <w:szCs w:val="24"/>
        </w:rPr>
        <w:t>.</w:t>
      </w:r>
    </w:p>
    <w:p w14:paraId="7C4CF0F9" w14:textId="77777777" w:rsidR="000A1ACD" w:rsidRDefault="000A1ACD" w:rsidP="000A1ACD">
      <w:pPr>
        <w:spacing w:after="0"/>
        <w:jc w:val="center"/>
        <w:rPr>
          <w:b/>
          <w:i/>
          <w:sz w:val="24"/>
          <w:szCs w:val="24"/>
        </w:rPr>
      </w:pPr>
    </w:p>
    <w:p w14:paraId="2EC5798B" w14:textId="77777777" w:rsidR="000A1ACD" w:rsidRDefault="000A1ACD" w:rsidP="00E706B7">
      <w:pPr>
        <w:ind w:firstLine="720"/>
        <w:jc w:val="both"/>
        <w:rPr>
          <w:sz w:val="24"/>
          <w:szCs w:val="24"/>
        </w:rPr>
      </w:pPr>
    </w:p>
    <w:p w14:paraId="68D49CE4" w14:textId="77777777" w:rsidR="00E706B7" w:rsidRDefault="00E706B7" w:rsidP="00E706B7">
      <w:pPr>
        <w:ind w:firstLine="720"/>
        <w:jc w:val="both"/>
        <w:rPr>
          <w:sz w:val="24"/>
          <w:szCs w:val="24"/>
        </w:rPr>
      </w:pPr>
      <w:r>
        <w:rPr>
          <w:sz w:val="24"/>
          <w:szCs w:val="24"/>
        </w:rPr>
        <w:t>Recently, while reading through the Chronological Bible, I came to the account of th</w:t>
      </w:r>
      <w:r w:rsidR="00E522E9">
        <w:rPr>
          <w:sz w:val="24"/>
          <w:szCs w:val="24"/>
        </w:rPr>
        <w:t>e building of Solomon’s temple and I found t</w:t>
      </w:r>
      <w:r>
        <w:rPr>
          <w:sz w:val="24"/>
          <w:szCs w:val="24"/>
        </w:rPr>
        <w:t>hree things</w:t>
      </w:r>
      <w:r w:rsidR="00E522E9">
        <w:rPr>
          <w:sz w:val="24"/>
          <w:szCs w:val="24"/>
        </w:rPr>
        <w:t xml:space="preserve"> that are </w:t>
      </w:r>
      <w:r w:rsidR="00BC121B">
        <w:rPr>
          <w:sz w:val="24"/>
          <w:szCs w:val="24"/>
        </w:rPr>
        <w:t xml:space="preserve">fitting comparisons </w:t>
      </w:r>
      <w:r w:rsidR="00E522E9">
        <w:rPr>
          <w:sz w:val="24"/>
          <w:szCs w:val="24"/>
        </w:rPr>
        <w:t xml:space="preserve">to the building of God’s house. </w:t>
      </w:r>
      <w:r>
        <w:rPr>
          <w:sz w:val="24"/>
          <w:szCs w:val="24"/>
        </w:rPr>
        <w:t xml:space="preserve">Number one was how specific and meticulous the instructions were that God gave for its construction.  Number two was that non-Jews took part in the building of it, and number three was that this temple was to be a place for </w:t>
      </w:r>
      <w:r w:rsidRPr="0085687C">
        <w:rPr>
          <w:i/>
          <w:sz w:val="24"/>
          <w:szCs w:val="24"/>
        </w:rPr>
        <w:t>His Name</w:t>
      </w:r>
      <w:r>
        <w:rPr>
          <w:sz w:val="24"/>
          <w:szCs w:val="24"/>
        </w:rPr>
        <w:t>. (1 Kings 5:1-8 and 1 Chronicles) Now I don’t want to stretch the interpretation too far, but here is the point I am trying to make. As we are about to see, every individual, from every race and peopl</w:t>
      </w:r>
      <w:r w:rsidR="009B72BF">
        <w:rPr>
          <w:sz w:val="24"/>
          <w:szCs w:val="24"/>
        </w:rPr>
        <w:t xml:space="preserve">e group who are part </w:t>
      </w:r>
      <w:r w:rsidR="009B72BF" w:rsidRPr="00B56BC4">
        <w:rPr>
          <w:sz w:val="24"/>
          <w:szCs w:val="24"/>
        </w:rPr>
        <w:t>of</w:t>
      </w:r>
      <w:r>
        <w:rPr>
          <w:sz w:val="24"/>
          <w:szCs w:val="24"/>
        </w:rPr>
        <w:t xml:space="preserve"> God’s family, needs to be equipped in the work of the ministry to </w:t>
      </w:r>
      <w:r w:rsidRPr="003E4C22">
        <w:rPr>
          <w:i/>
          <w:sz w:val="24"/>
          <w:szCs w:val="24"/>
        </w:rPr>
        <w:t>build God’s family</w:t>
      </w:r>
      <w:r>
        <w:rPr>
          <w:sz w:val="24"/>
          <w:szCs w:val="24"/>
        </w:rPr>
        <w:t>. No one is excluded</w:t>
      </w:r>
      <w:r w:rsidR="00F60E3E">
        <w:rPr>
          <w:sz w:val="24"/>
          <w:szCs w:val="24"/>
        </w:rPr>
        <w:t>.</w:t>
      </w:r>
    </w:p>
    <w:p w14:paraId="3F93B709" w14:textId="77777777" w:rsidR="00E706B7" w:rsidRDefault="00E706B7" w:rsidP="00E706B7">
      <w:pPr>
        <w:ind w:firstLine="720"/>
        <w:jc w:val="both"/>
        <w:rPr>
          <w:bCs/>
          <w:iCs/>
          <w:sz w:val="24"/>
          <w:szCs w:val="24"/>
        </w:rPr>
      </w:pPr>
      <w:r>
        <w:rPr>
          <w:sz w:val="24"/>
          <w:szCs w:val="24"/>
        </w:rPr>
        <w:t>Now, with all this information, let’s paint a Biblical family portrait. T</w:t>
      </w:r>
      <w:r w:rsidRPr="00EA7465">
        <w:rPr>
          <w:sz w:val="24"/>
          <w:szCs w:val="24"/>
        </w:rPr>
        <w:t xml:space="preserve">he house the Lord is building, through local </w:t>
      </w:r>
      <w:r>
        <w:rPr>
          <w:sz w:val="24"/>
          <w:szCs w:val="24"/>
        </w:rPr>
        <w:t>communities</w:t>
      </w:r>
      <w:r w:rsidRPr="00EA7465">
        <w:rPr>
          <w:sz w:val="24"/>
          <w:szCs w:val="24"/>
        </w:rPr>
        <w:t xml:space="preserve"> of believers, is a family. </w:t>
      </w:r>
      <w:r>
        <w:rPr>
          <w:sz w:val="24"/>
          <w:szCs w:val="24"/>
        </w:rPr>
        <w:t xml:space="preserve">This family is </w:t>
      </w:r>
      <w:r w:rsidRPr="00EA7465">
        <w:rPr>
          <w:sz w:val="24"/>
          <w:szCs w:val="24"/>
        </w:rPr>
        <w:t xml:space="preserve">functional because </w:t>
      </w:r>
      <w:r>
        <w:rPr>
          <w:sz w:val="24"/>
          <w:szCs w:val="24"/>
        </w:rPr>
        <w:t>the love of Christ not only binds us together, it will keep us together forever.</w:t>
      </w:r>
      <w:r w:rsidRPr="00EA7465">
        <w:rPr>
          <w:sz w:val="24"/>
          <w:szCs w:val="24"/>
        </w:rPr>
        <w:t xml:space="preserve"> </w:t>
      </w:r>
      <w:r>
        <w:rPr>
          <w:sz w:val="24"/>
          <w:szCs w:val="24"/>
        </w:rPr>
        <w:t xml:space="preserve">God’s family is </w:t>
      </w:r>
      <w:r w:rsidRPr="00EA7465">
        <w:rPr>
          <w:sz w:val="24"/>
          <w:szCs w:val="24"/>
        </w:rPr>
        <w:t>made up of people from every nation</w:t>
      </w:r>
      <w:r>
        <w:rPr>
          <w:sz w:val="24"/>
          <w:szCs w:val="24"/>
        </w:rPr>
        <w:t xml:space="preserve">. Although some are already home in heaven. The gates of hell </w:t>
      </w:r>
      <w:r w:rsidRPr="00EA7465">
        <w:rPr>
          <w:sz w:val="24"/>
          <w:szCs w:val="24"/>
        </w:rPr>
        <w:t>will not prevail against</w:t>
      </w:r>
      <w:r>
        <w:rPr>
          <w:sz w:val="24"/>
          <w:szCs w:val="24"/>
        </w:rPr>
        <w:t xml:space="preserve"> it. It will</w:t>
      </w:r>
      <w:r w:rsidRPr="00EA7465">
        <w:rPr>
          <w:sz w:val="24"/>
          <w:szCs w:val="24"/>
        </w:rPr>
        <w:t xml:space="preserve"> </w:t>
      </w:r>
      <w:r>
        <w:rPr>
          <w:sz w:val="24"/>
          <w:szCs w:val="24"/>
        </w:rPr>
        <w:t>still be standing when the storms of this life are over because</w:t>
      </w:r>
      <w:r w:rsidRPr="00EA7465">
        <w:rPr>
          <w:sz w:val="24"/>
          <w:szCs w:val="24"/>
        </w:rPr>
        <w:t xml:space="preserve"> the foundation </w:t>
      </w:r>
      <w:r>
        <w:rPr>
          <w:sz w:val="24"/>
          <w:szCs w:val="24"/>
        </w:rPr>
        <w:t>on which it is built is the Lord</w:t>
      </w:r>
      <w:r w:rsidRPr="00EA7465">
        <w:rPr>
          <w:sz w:val="24"/>
          <w:szCs w:val="24"/>
        </w:rPr>
        <w:t xml:space="preserve"> Jesus Christ</w:t>
      </w:r>
      <w:r>
        <w:rPr>
          <w:sz w:val="24"/>
          <w:szCs w:val="24"/>
        </w:rPr>
        <w:t xml:space="preserve"> -- </w:t>
      </w:r>
      <w:r w:rsidRPr="00EA7465">
        <w:rPr>
          <w:sz w:val="24"/>
          <w:szCs w:val="24"/>
        </w:rPr>
        <w:t xml:space="preserve">the Rock of </w:t>
      </w:r>
      <w:r>
        <w:rPr>
          <w:sz w:val="24"/>
          <w:szCs w:val="24"/>
        </w:rPr>
        <w:t>A</w:t>
      </w:r>
      <w:r w:rsidRPr="00EA7465">
        <w:rPr>
          <w:sz w:val="24"/>
          <w:szCs w:val="24"/>
        </w:rPr>
        <w:t>ges.</w:t>
      </w:r>
      <w:r>
        <w:rPr>
          <w:sz w:val="24"/>
          <w:szCs w:val="24"/>
        </w:rPr>
        <w:t xml:space="preserve">  </w:t>
      </w:r>
      <w:r w:rsidRPr="00525904">
        <w:rPr>
          <w:bCs/>
          <w:iCs/>
          <w:sz w:val="24"/>
          <w:szCs w:val="24"/>
        </w:rPr>
        <w:t>Randy Alcorn</w:t>
      </w:r>
      <w:r>
        <w:rPr>
          <w:bCs/>
          <w:iCs/>
          <w:sz w:val="24"/>
          <w:szCs w:val="24"/>
        </w:rPr>
        <w:t xml:space="preserve"> </w:t>
      </w:r>
      <w:r w:rsidR="00E522E9">
        <w:rPr>
          <w:bCs/>
          <w:iCs/>
          <w:sz w:val="24"/>
          <w:szCs w:val="24"/>
        </w:rPr>
        <w:t xml:space="preserve">so aptly put it </w:t>
      </w:r>
      <w:r>
        <w:rPr>
          <w:bCs/>
          <w:iCs/>
          <w:sz w:val="24"/>
          <w:szCs w:val="24"/>
        </w:rPr>
        <w:t xml:space="preserve">in his </w:t>
      </w:r>
      <w:r w:rsidRPr="00525904">
        <w:rPr>
          <w:bCs/>
          <w:iCs/>
          <w:sz w:val="24"/>
          <w:szCs w:val="24"/>
        </w:rPr>
        <w:t xml:space="preserve">book </w:t>
      </w:r>
      <w:r w:rsidRPr="00525904">
        <w:rPr>
          <w:bCs/>
          <w:iCs/>
          <w:sz w:val="24"/>
          <w:szCs w:val="24"/>
          <w:u w:val="single"/>
        </w:rPr>
        <w:t>The Treasure Principle</w:t>
      </w:r>
      <w:r>
        <w:rPr>
          <w:bCs/>
          <w:iCs/>
          <w:sz w:val="24"/>
          <w:szCs w:val="24"/>
        </w:rPr>
        <w:t xml:space="preserve"> (page 48).</w:t>
      </w:r>
    </w:p>
    <w:p w14:paraId="20E1B6CD" w14:textId="77777777" w:rsidR="00E706B7" w:rsidRDefault="00E706B7" w:rsidP="00E706B7">
      <w:pPr>
        <w:ind w:left="720" w:right="720"/>
        <w:jc w:val="both"/>
        <w:rPr>
          <w:bCs/>
          <w:sz w:val="24"/>
          <w:szCs w:val="24"/>
        </w:rPr>
      </w:pPr>
      <w:r w:rsidRPr="00525904">
        <w:rPr>
          <w:sz w:val="24"/>
          <w:szCs w:val="24"/>
        </w:rPr>
        <w:t>When the Kings wedding day</w:t>
      </w:r>
      <w:r>
        <w:rPr>
          <w:sz w:val="24"/>
          <w:szCs w:val="24"/>
        </w:rPr>
        <w:t xml:space="preserve"> comes, the universe will screech to a halt (Revelation 19:7-9). </w:t>
      </w:r>
      <w:r w:rsidRPr="007F6072">
        <w:rPr>
          <w:bCs/>
          <w:sz w:val="24"/>
          <w:szCs w:val="24"/>
        </w:rPr>
        <w:t xml:space="preserve"> Nothing else will be on heaven’s calendar. The Groom from Nazareth and His beloved bride will take the center stage.</w:t>
      </w:r>
      <w:r>
        <w:rPr>
          <w:bCs/>
          <w:sz w:val="24"/>
          <w:szCs w:val="24"/>
        </w:rPr>
        <w:t xml:space="preserve"> </w:t>
      </w:r>
      <w:r w:rsidRPr="007F6072">
        <w:rPr>
          <w:bCs/>
          <w:sz w:val="24"/>
          <w:szCs w:val="24"/>
        </w:rPr>
        <w:t>Every day of our lives we’re traveling t</w:t>
      </w:r>
      <w:r>
        <w:rPr>
          <w:bCs/>
          <w:sz w:val="24"/>
          <w:szCs w:val="24"/>
        </w:rPr>
        <w:t>o</w:t>
      </w:r>
      <w:r w:rsidRPr="007F6072">
        <w:rPr>
          <w:bCs/>
          <w:sz w:val="24"/>
          <w:szCs w:val="24"/>
        </w:rPr>
        <w:t>w</w:t>
      </w:r>
      <w:r>
        <w:rPr>
          <w:bCs/>
          <w:sz w:val="24"/>
          <w:szCs w:val="24"/>
        </w:rPr>
        <w:t>a</w:t>
      </w:r>
      <w:r w:rsidRPr="007F6072">
        <w:rPr>
          <w:bCs/>
          <w:sz w:val="24"/>
          <w:szCs w:val="24"/>
        </w:rPr>
        <w:t>rd that wedding – our wedding!</w:t>
      </w:r>
      <w:r>
        <w:rPr>
          <w:bCs/>
          <w:sz w:val="24"/>
          <w:szCs w:val="24"/>
        </w:rPr>
        <w:t xml:space="preserve"> It’s closer today than it was yesterday. Our Bridegroom, the Carpenter, is building a place for us in heaven. Everything we send on ahead will be waiting there for us. It’s our gift to Him, but in His </w:t>
      </w:r>
      <w:r w:rsidR="009B72BF" w:rsidRPr="00B56BC4">
        <w:rPr>
          <w:bCs/>
          <w:sz w:val="24"/>
          <w:szCs w:val="24"/>
        </w:rPr>
        <w:t>g</w:t>
      </w:r>
      <w:r w:rsidRPr="00B56BC4">
        <w:rPr>
          <w:bCs/>
          <w:sz w:val="24"/>
          <w:szCs w:val="24"/>
        </w:rPr>
        <w:t>enerosity</w:t>
      </w:r>
      <w:r>
        <w:rPr>
          <w:bCs/>
          <w:sz w:val="24"/>
          <w:szCs w:val="24"/>
        </w:rPr>
        <w:t xml:space="preserve"> He will give those treasures back to us. Jesus is a builder by trade. He’s also omniscient and omnipotent, qualities that come in handy on a building project! Don’t you think that the home He’s been building for us the last two thousand years is something incredible? Paradoxically, our home is a place we’ve never been. But it’s the place we were made for, the place made for us. If we would let this really sink in, it would forever change the way we think and live. We would stop laying up treasures in our earthly hotel rooms and start sending more ahead to our true home.</w:t>
      </w:r>
    </w:p>
    <w:p w14:paraId="0E2EAAD8" w14:textId="77777777" w:rsidR="00E706B7" w:rsidRPr="002902CD" w:rsidRDefault="00E706B7" w:rsidP="00027322">
      <w:pPr>
        <w:jc w:val="both"/>
        <w:rPr>
          <w:rFonts w:cs="Calibri"/>
          <w:sz w:val="24"/>
          <w:szCs w:val="24"/>
        </w:rPr>
      </w:pPr>
      <w:r>
        <w:rPr>
          <w:b/>
          <w:bCs/>
          <w:sz w:val="28"/>
          <w:szCs w:val="28"/>
        </w:rPr>
        <w:t>DIGGING DEEPER: Read the following passages and make notes of any insights and personal applications.</w:t>
      </w:r>
    </w:p>
    <w:p w14:paraId="2F5CE82D" w14:textId="77777777" w:rsidR="00E706B7" w:rsidRDefault="00E706B7" w:rsidP="00586F39">
      <w:pPr>
        <w:pStyle w:val="ListParagraph"/>
        <w:numPr>
          <w:ilvl w:val="0"/>
          <w:numId w:val="1"/>
        </w:numPr>
        <w:rPr>
          <w:bCs/>
          <w:sz w:val="24"/>
          <w:szCs w:val="24"/>
        </w:rPr>
      </w:pPr>
      <w:r w:rsidRPr="0081646C">
        <w:rPr>
          <w:bCs/>
          <w:sz w:val="24"/>
          <w:szCs w:val="24"/>
        </w:rPr>
        <w:t>John 14:2-23, 15:4-10; 1 John 2:6-14, 3:17-24, 4:12-16, 2 John 2; Psal</w:t>
      </w:r>
      <w:r w:rsidR="00B67FAB">
        <w:rPr>
          <w:bCs/>
          <w:sz w:val="24"/>
          <w:szCs w:val="24"/>
        </w:rPr>
        <w:t>m</w:t>
      </w:r>
      <w:r w:rsidRPr="0081646C">
        <w:rPr>
          <w:bCs/>
          <w:sz w:val="24"/>
          <w:szCs w:val="24"/>
        </w:rPr>
        <w:t xml:space="preserve"> 90:1, 91:1; Philippians 3:20-21</w:t>
      </w:r>
    </w:p>
    <w:p w14:paraId="1A43D9AC" w14:textId="77777777" w:rsidR="000E4C9E" w:rsidRPr="00B94213" w:rsidRDefault="000E4C9E" w:rsidP="000E4C9E">
      <w:pPr>
        <w:rPr>
          <w:rFonts w:asciiTheme="minorHAnsi" w:hAnsiTheme="minorHAnsi"/>
          <w:b/>
          <w:sz w:val="28"/>
        </w:rPr>
      </w:pPr>
      <w:r w:rsidRPr="00B94213">
        <w:rPr>
          <w:rFonts w:asciiTheme="minorHAnsi" w:eastAsiaTheme="minorEastAsia" w:hAnsiTheme="minorHAnsi" w:cstheme="minorBidi"/>
          <w:b/>
          <w:sz w:val="28"/>
          <w:szCs w:val="28"/>
        </w:rPr>
        <w:t>WORD SEARCH: From Strong’s Concordance</w:t>
      </w:r>
    </w:p>
    <w:p w14:paraId="38024E5D" w14:textId="77777777" w:rsidR="000E4C9E" w:rsidRPr="005227E7" w:rsidRDefault="000E4C9E" w:rsidP="00EF73C9">
      <w:pPr>
        <w:pStyle w:val="ListParagraph"/>
        <w:numPr>
          <w:ilvl w:val="0"/>
          <w:numId w:val="12"/>
        </w:numPr>
        <w:rPr>
          <w:sz w:val="24"/>
          <w:szCs w:val="24"/>
        </w:rPr>
      </w:pPr>
      <w:r w:rsidRPr="005227E7">
        <w:rPr>
          <w:b/>
          <w:bCs/>
          <w:sz w:val="24"/>
          <w:szCs w:val="24"/>
        </w:rPr>
        <w:t>Nation</w:t>
      </w:r>
      <w:r w:rsidRPr="005227E7">
        <w:rPr>
          <w:bCs/>
          <w:sz w:val="24"/>
          <w:szCs w:val="24"/>
        </w:rPr>
        <w:t xml:space="preserve"> </w:t>
      </w:r>
      <w:r>
        <w:rPr>
          <w:bCs/>
          <w:sz w:val="24"/>
          <w:szCs w:val="24"/>
        </w:rPr>
        <w:t xml:space="preserve">Strong’s </w:t>
      </w:r>
      <w:r w:rsidRPr="005227E7">
        <w:rPr>
          <w:bCs/>
          <w:sz w:val="24"/>
          <w:szCs w:val="24"/>
        </w:rPr>
        <w:t xml:space="preserve">#1484 </w:t>
      </w:r>
      <w:r>
        <w:rPr>
          <w:bCs/>
          <w:sz w:val="24"/>
          <w:szCs w:val="24"/>
        </w:rPr>
        <w:t>The Greek word E</w:t>
      </w:r>
      <w:r w:rsidRPr="005227E7">
        <w:rPr>
          <w:bCs/>
          <w:sz w:val="24"/>
          <w:szCs w:val="24"/>
        </w:rPr>
        <w:t>thnos</w:t>
      </w:r>
      <w:r>
        <w:rPr>
          <w:bCs/>
          <w:sz w:val="24"/>
          <w:szCs w:val="24"/>
        </w:rPr>
        <w:t>: -</w:t>
      </w:r>
      <w:r w:rsidRPr="005227E7">
        <w:rPr>
          <w:bCs/>
          <w:sz w:val="24"/>
          <w:szCs w:val="24"/>
        </w:rPr>
        <w:t xml:space="preserve"> </w:t>
      </w:r>
      <w:r w:rsidRPr="005227E7">
        <w:rPr>
          <w:bCs/>
          <w:i/>
          <w:sz w:val="24"/>
          <w:szCs w:val="24"/>
        </w:rPr>
        <w:t xml:space="preserve">a race, i.e. a tribe; specifically, a foreign (non-Jewish) one, Gentile, nation, people. </w:t>
      </w:r>
      <w:r>
        <w:rPr>
          <w:bCs/>
          <w:sz w:val="24"/>
          <w:szCs w:val="24"/>
        </w:rPr>
        <w:t xml:space="preserve">(See Acts 2:5, 10:35; </w:t>
      </w:r>
      <w:r w:rsidRPr="005227E7">
        <w:rPr>
          <w:bCs/>
          <w:sz w:val="24"/>
          <w:szCs w:val="24"/>
        </w:rPr>
        <w:t>1 Peter 2</w:t>
      </w:r>
      <w:r>
        <w:rPr>
          <w:bCs/>
          <w:sz w:val="24"/>
          <w:szCs w:val="24"/>
        </w:rPr>
        <w:t>:9-11</w:t>
      </w:r>
      <w:r w:rsidRPr="005227E7">
        <w:rPr>
          <w:bCs/>
          <w:sz w:val="24"/>
          <w:szCs w:val="24"/>
        </w:rPr>
        <w:t>; Rev</w:t>
      </w:r>
      <w:r>
        <w:rPr>
          <w:bCs/>
          <w:sz w:val="24"/>
          <w:szCs w:val="24"/>
        </w:rPr>
        <w:t>elation</w:t>
      </w:r>
      <w:r w:rsidRPr="005227E7">
        <w:rPr>
          <w:bCs/>
          <w:sz w:val="24"/>
          <w:szCs w:val="24"/>
        </w:rPr>
        <w:t xml:space="preserve"> 5:8-9, 7:9; Matthew 28:19</w:t>
      </w:r>
      <w:r>
        <w:rPr>
          <w:bCs/>
          <w:sz w:val="24"/>
          <w:szCs w:val="24"/>
        </w:rPr>
        <w:t>)</w:t>
      </w:r>
    </w:p>
    <w:p w14:paraId="4B850613" w14:textId="77777777" w:rsidR="000E4C9E" w:rsidRPr="005227E7" w:rsidRDefault="000E4C9E" w:rsidP="00EF73C9">
      <w:pPr>
        <w:pStyle w:val="ListParagraph"/>
        <w:numPr>
          <w:ilvl w:val="0"/>
          <w:numId w:val="12"/>
        </w:numPr>
        <w:rPr>
          <w:sz w:val="24"/>
          <w:szCs w:val="24"/>
        </w:rPr>
      </w:pPr>
      <w:r w:rsidRPr="00F10155">
        <w:rPr>
          <w:b/>
          <w:bCs/>
          <w:sz w:val="24"/>
          <w:szCs w:val="24"/>
        </w:rPr>
        <w:t>Family</w:t>
      </w:r>
      <w:r w:rsidRPr="005227E7">
        <w:rPr>
          <w:bCs/>
          <w:sz w:val="24"/>
          <w:szCs w:val="24"/>
        </w:rPr>
        <w:t xml:space="preserve"> </w:t>
      </w:r>
      <w:r>
        <w:rPr>
          <w:bCs/>
          <w:sz w:val="24"/>
          <w:szCs w:val="24"/>
        </w:rPr>
        <w:t xml:space="preserve">Strong’s </w:t>
      </w:r>
      <w:r w:rsidRPr="005227E7">
        <w:rPr>
          <w:bCs/>
          <w:sz w:val="24"/>
          <w:szCs w:val="24"/>
        </w:rPr>
        <w:t># 39</w:t>
      </w:r>
      <w:r>
        <w:rPr>
          <w:bCs/>
          <w:sz w:val="24"/>
          <w:szCs w:val="24"/>
        </w:rPr>
        <w:t>65</w:t>
      </w:r>
      <w:r w:rsidRPr="005227E7">
        <w:rPr>
          <w:bCs/>
          <w:sz w:val="24"/>
          <w:szCs w:val="24"/>
        </w:rPr>
        <w:t xml:space="preserve"> </w:t>
      </w:r>
      <w:r>
        <w:rPr>
          <w:bCs/>
          <w:sz w:val="24"/>
          <w:szCs w:val="24"/>
        </w:rPr>
        <w:t>The Greek word Patria</w:t>
      </w:r>
      <w:r w:rsidRPr="00B56BC4">
        <w:rPr>
          <w:bCs/>
          <w:sz w:val="24"/>
          <w:szCs w:val="24"/>
        </w:rPr>
        <w:t>:</w:t>
      </w:r>
      <w:r>
        <w:rPr>
          <w:bCs/>
          <w:sz w:val="24"/>
          <w:szCs w:val="24"/>
        </w:rPr>
        <w:t xml:space="preserve"> - </w:t>
      </w:r>
      <w:r w:rsidRPr="00DF256E">
        <w:rPr>
          <w:bCs/>
          <w:i/>
          <w:sz w:val="24"/>
          <w:szCs w:val="24"/>
        </w:rPr>
        <w:t xml:space="preserve">paternal descent i.e. a group of families or a whole race (nation) family, kindred, linage. </w:t>
      </w:r>
      <w:r>
        <w:rPr>
          <w:bCs/>
          <w:sz w:val="24"/>
          <w:szCs w:val="24"/>
        </w:rPr>
        <w:t xml:space="preserve">(This is the only time this word is used for family in </w:t>
      </w:r>
      <w:r w:rsidRPr="005227E7">
        <w:rPr>
          <w:bCs/>
          <w:sz w:val="24"/>
          <w:szCs w:val="24"/>
        </w:rPr>
        <w:t>Eph</w:t>
      </w:r>
      <w:r>
        <w:rPr>
          <w:bCs/>
          <w:sz w:val="24"/>
          <w:szCs w:val="24"/>
        </w:rPr>
        <w:t>esians</w:t>
      </w:r>
      <w:r w:rsidRPr="005227E7">
        <w:rPr>
          <w:bCs/>
          <w:sz w:val="24"/>
          <w:szCs w:val="24"/>
        </w:rPr>
        <w:t xml:space="preserve"> 3:15</w:t>
      </w:r>
      <w:r>
        <w:rPr>
          <w:bCs/>
          <w:sz w:val="24"/>
          <w:szCs w:val="24"/>
        </w:rPr>
        <w:t>.)</w:t>
      </w:r>
    </w:p>
    <w:p w14:paraId="4946DAE6" w14:textId="77777777" w:rsidR="000E4C9E" w:rsidRPr="00F10155" w:rsidRDefault="000E4C9E" w:rsidP="00EF73C9">
      <w:pPr>
        <w:pStyle w:val="ListParagraph"/>
        <w:numPr>
          <w:ilvl w:val="0"/>
          <w:numId w:val="13"/>
        </w:numPr>
        <w:rPr>
          <w:sz w:val="24"/>
          <w:szCs w:val="24"/>
        </w:rPr>
      </w:pPr>
      <w:r w:rsidRPr="00F10155">
        <w:rPr>
          <w:b/>
          <w:bCs/>
          <w:sz w:val="24"/>
          <w:szCs w:val="24"/>
        </w:rPr>
        <w:t>House</w:t>
      </w:r>
      <w:r>
        <w:rPr>
          <w:bCs/>
          <w:sz w:val="24"/>
          <w:szCs w:val="24"/>
        </w:rPr>
        <w:t xml:space="preserve"> Strong’s </w:t>
      </w:r>
      <w:r w:rsidRPr="00F10155">
        <w:rPr>
          <w:bCs/>
          <w:sz w:val="24"/>
          <w:szCs w:val="24"/>
        </w:rPr>
        <w:t xml:space="preserve"># 3609 </w:t>
      </w:r>
      <w:r>
        <w:rPr>
          <w:bCs/>
          <w:sz w:val="24"/>
          <w:szCs w:val="24"/>
        </w:rPr>
        <w:t xml:space="preserve">The Greek word Oikeios: - </w:t>
      </w:r>
      <w:r w:rsidRPr="00DF256E">
        <w:rPr>
          <w:bCs/>
          <w:i/>
          <w:sz w:val="24"/>
          <w:szCs w:val="24"/>
        </w:rPr>
        <w:t>domestic, i.e. a relative, adherent: - those of his own household.</w:t>
      </w:r>
      <w:r>
        <w:rPr>
          <w:bCs/>
          <w:sz w:val="24"/>
          <w:szCs w:val="24"/>
        </w:rPr>
        <w:t xml:space="preserve"> (</w:t>
      </w:r>
      <w:r w:rsidRPr="00F10155">
        <w:rPr>
          <w:bCs/>
          <w:sz w:val="24"/>
          <w:szCs w:val="24"/>
        </w:rPr>
        <w:t>Eph. 2:19</w:t>
      </w:r>
      <w:r>
        <w:rPr>
          <w:bCs/>
          <w:sz w:val="24"/>
          <w:szCs w:val="24"/>
        </w:rPr>
        <w:t>)</w:t>
      </w:r>
    </w:p>
    <w:p w14:paraId="3E4874C8" w14:textId="77777777" w:rsidR="000E4C9E" w:rsidRPr="00504E90" w:rsidRDefault="000E4C9E" w:rsidP="00EF73C9">
      <w:pPr>
        <w:pStyle w:val="ListParagraph"/>
        <w:numPr>
          <w:ilvl w:val="0"/>
          <w:numId w:val="13"/>
        </w:numPr>
        <w:rPr>
          <w:bCs/>
          <w:i/>
          <w:sz w:val="24"/>
          <w:szCs w:val="24"/>
        </w:rPr>
      </w:pPr>
      <w:r w:rsidRPr="00DF256E">
        <w:rPr>
          <w:b/>
          <w:bCs/>
          <w:sz w:val="24"/>
          <w:szCs w:val="24"/>
        </w:rPr>
        <w:t>House</w:t>
      </w:r>
      <w:r w:rsidRPr="00F10155">
        <w:rPr>
          <w:bCs/>
          <w:sz w:val="24"/>
          <w:szCs w:val="24"/>
        </w:rPr>
        <w:t xml:space="preserve"> </w:t>
      </w:r>
      <w:r>
        <w:rPr>
          <w:bCs/>
          <w:sz w:val="24"/>
          <w:szCs w:val="24"/>
        </w:rPr>
        <w:t xml:space="preserve">Strong’s </w:t>
      </w:r>
      <w:r w:rsidRPr="00F10155">
        <w:rPr>
          <w:bCs/>
          <w:sz w:val="24"/>
          <w:szCs w:val="24"/>
        </w:rPr>
        <w:t xml:space="preserve">#1004 </w:t>
      </w:r>
      <w:r>
        <w:rPr>
          <w:bCs/>
          <w:sz w:val="24"/>
          <w:szCs w:val="24"/>
        </w:rPr>
        <w:t xml:space="preserve">The Hebrew word </w:t>
      </w:r>
      <w:r w:rsidRPr="00F10155">
        <w:rPr>
          <w:bCs/>
          <w:sz w:val="24"/>
          <w:szCs w:val="24"/>
        </w:rPr>
        <w:t>Bayith:</w:t>
      </w:r>
      <w:r>
        <w:rPr>
          <w:bCs/>
          <w:sz w:val="24"/>
          <w:szCs w:val="24"/>
        </w:rPr>
        <w:t xml:space="preserve"> - </w:t>
      </w:r>
      <w:r w:rsidRPr="00F10155">
        <w:rPr>
          <w:bCs/>
          <w:sz w:val="24"/>
          <w:szCs w:val="24"/>
        </w:rPr>
        <w:t xml:space="preserve"> </w:t>
      </w:r>
      <w:r w:rsidRPr="00DF256E">
        <w:rPr>
          <w:bCs/>
          <w:i/>
          <w:sz w:val="24"/>
          <w:szCs w:val="24"/>
        </w:rPr>
        <w:t>a house, especially Family: - court, daughter, home born, inside, palace, steward+ tablet, temple within</w:t>
      </w:r>
      <w:r>
        <w:rPr>
          <w:bCs/>
          <w:i/>
          <w:sz w:val="24"/>
          <w:szCs w:val="24"/>
        </w:rPr>
        <w:t xml:space="preserve">. </w:t>
      </w:r>
      <w:r>
        <w:rPr>
          <w:bCs/>
          <w:sz w:val="24"/>
          <w:szCs w:val="24"/>
        </w:rPr>
        <w:t>(Psalm 45)</w:t>
      </w:r>
    </w:p>
    <w:p w14:paraId="7CB50494" w14:textId="77777777" w:rsidR="000E4C9E" w:rsidRPr="00D162ED" w:rsidRDefault="000E4C9E" w:rsidP="00EF73C9">
      <w:pPr>
        <w:pStyle w:val="ListParagraph"/>
        <w:numPr>
          <w:ilvl w:val="0"/>
          <w:numId w:val="13"/>
        </w:numPr>
        <w:rPr>
          <w:bCs/>
          <w:i/>
          <w:sz w:val="24"/>
          <w:szCs w:val="24"/>
        </w:rPr>
      </w:pPr>
      <w:r>
        <w:rPr>
          <w:b/>
          <w:bCs/>
          <w:sz w:val="24"/>
          <w:szCs w:val="24"/>
        </w:rPr>
        <w:t xml:space="preserve">Church </w:t>
      </w:r>
      <w:r w:rsidRPr="00504E90">
        <w:rPr>
          <w:bCs/>
          <w:sz w:val="24"/>
          <w:szCs w:val="24"/>
        </w:rPr>
        <w:t>Strong</w:t>
      </w:r>
      <w:r>
        <w:rPr>
          <w:bCs/>
          <w:sz w:val="24"/>
          <w:szCs w:val="24"/>
        </w:rPr>
        <w:t>’</w:t>
      </w:r>
      <w:r w:rsidRPr="00504E90">
        <w:rPr>
          <w:bCs/>
          <w:sz w:val="24"/>
          <w:szCs w:val="24"/>
        </w:rPr>
        <w:t xml:space="preserve">s </w:t>
      </w:r>
      <w:r>
        <w:rPr>
          <w:bCs/>
          <w:sz w:val="24"/>
          <w:szCs w:val="24"/>
        </w:rPr>
        <w:t xml:space="preserve"># 1577 The Greek word Ekklesia: - </w:t>
      </w:r>
      <w:r w:rsidRPr="0054381F">
        <w:rPr>
          <w:bCs/>
          <w:i/>
          <w:sz w:val="24"/>
          <w:szCs w:val="24"/>
        </w:rPr>
        <w:t xml:space="preserve">a calling out of, community of members on earth or saints in heaven or both, assembly, church. </w:t>
      </w:r>
      <w:r w:rsidRPr="00504E90">
        <w:rPr>
          <w:bCs/>
          <w:sz w:val="24"/>
          <w:szCs w:val="24"/>
        </w:rPr>
        <w:t>(Matthew 16:18</w:t>
      </w:r>
      <w:r>
        <w:rPr>
          <w:bCs/>
          <w:sz w:val="24"/>
          <w:szCs w:val="24"/>
        </w:rPr>
        <w:t xml:space="preserve">; </w:t>
      </w:r>
      <w:r w:rsidRPr="00504E90">
        <w:rPr>
          <w:bCs/>
          <w:sz w:val="24"/>
          <w:szCs w:val="24"/>
        </w:rPr>
        <w:t>Acts 2:47;</w:t>
      </w:r>
      <w:r>
        <w:rPr>
          <w:bCs/>
          <w:sz w:val="24"/>
          <w:szCs w:val="24"/>
        </w:rPr>
        <w:t xml:space="preserve"> 1 Timothy 3:5-16; Ephesians 5:23-32; Revelation 22:16)</w:t>
      </w:r>
    </w:p>
    <w:p w14:paraId="477D9F7F" w14:textId="77777777" w:rsidR="0081646C" w:rsidRPr="0081646C" w:rsidRDefault="0081646C" w:rsidP="0081646C">
      <w:pPr>
        <w:spacing w:after="0"/>
        <w:jc w:val="center"/>
        <w:rPr>
          <w:b/>
          <w:sz w:val="24"/>
          <w:szCs w:val="24"/>
        </w:rPr>
      </w:pPr>
      <w:r w:rsidRPr="0081646C">
        <w:rPr>
          <w:b/>
          <w:sz w:val="24"/>
          <w:szCs w:val="24"/>
        </w:rPr>
        <w:t>Hebrews 2:10-13 (NIV)</w:t>
      </w:r>
    </w:p>
    <w:p w14:paraId="395C9D2F" w14:textId="77777777" w:rsidR="001277EB" w:rsidRPr="0081646C" w:rsidRDefault="00E706B7" w:rsidP="0081646C">
      <w:pPr>
        <w:spacing w:after="0"/>
        <w:jc w:val="center"/>
        <w:rPr>
          <w:rStyle w:val="text"/>
          <w:rFonts w:asciiTheme="minorHAnsi" w:hAnsiTheme="minorHAnsi" w:cs="Helvetica"/>
          <w:b/>
          <w:i/>
          <w:color w:val="000000"/>
          <w:sz w:val="24"/>
          <w:szCs w:val="24"/>
        </w:rPr>
      </w:pPr>
      <w:r w:rsidRPr="0081646C">
        <w:rPr>
          <w:rStyle w:val="text"/>
          <w:rFonts w:asciiTheme="minorHAnsi" w:hAnsiTheme="minorHAnsi" w:cs="Helvetica"/>
          <w:b/>
          <w:i/>
          <w:color w:val="000000"/>
          <w:sz w:val="24"/>
          <w:szCs w:val="24"/>
        </w:rPr>
        <w:t>In bringing many sons and daughters to glory, it was fitting that God, for whom</w:t>
      </w:r>
    </w:p>
    <w:p w14:paraId="3106E9F1" w14:textId="77777777" w:rsidR="001277EB" w:rsidRPr="0081646C" w:rsidRDefault="00E706B7" w:rsidP="0081646C">
      <w:pPr>
        <w:pStyle w:val="NormalWeb"/>
        <w:shd w:val="clear" w:color="auto" w:fill="FFFFFF"/>
        <w:spacing w:before="0" w:beforeAutospacing="0" w:after="0" w:afterAutospacing="0" w:line="360" w:lineRule="atLeast"/>
        <w:jc w:val="center"/>
        <w:rPr>
          <w:rStyle w:val="apple-converted-space"/>
          <w:rFonts w:asciiTheme="minorHAnsi" w:hAnsiTheme="minorHAnsi" w:cs="Helvetica"/>
          <w:b/>
          <w:i/>
          <w:color w:val="000000"/>
        </w:rPr>
      </w:pPr>
      <w:r w:rsidRPr="0081646C">
        <w:rPr>
          <w:rStyle w:val="text"/>
          <w:rFonts w:asciiTheme="minorHAnsi" w:hAnsiTheme="minorHAnsi" w:cs="Helvetica"/>
          <w:b/>
          <w:i/>
          <w:color w:val="000000"/>
        </w:rPr>
        <w:t>and through whom everything exists,</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should make the pioneer of their salvation perfect through what he suffered.</w:t>
      </w:r>
      <w:r w:rsidRPr="0081646C">
        <w:rPr>
          <w:rStyle w:val="apple-converted-space"/>
          <w:rFonts w:asciiTheme="minorHAnsi" w:hAnsiTheme="minorHAnsi" w:cs="Helvetica"/>
          <w:b/>
          <w:i/>
          <w:color w:val="000000"/>
        </w:rPr>
        <w:t> </w:t>
      </w:r>
      <w:r w:rsidRPr="0081646C">
        <w:rPr>
          <w:rStyle w:val="text"/>
          <w:rFonts w:asciiTheme="minorHAnsi" w:hAnsiTheme="minorHAnsi" w:cs="Arial"/>
          <w:b/>
          <w:i/>
          <w:color w:val="000000"/>
          <w:vertAlign w:val="superscript"/>
        </w:rPr>
        <w:t> </w:t>
      </w:r>
      <w:r w:rsidRPr="0081646C">
        <w:rPr>
          <w:rStyle w:val="text"/>
          <w:rFonts w:asciiTheme="minorHAnsi" w:hAnsiTheme="minorHAnsi" w:cs="Helvetica"/>
          <w:b/>
          <w:i/>
          <w:color w:val="000000"/>
        </w:rPr>
        <w:t>Both the one who makes people holy</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and those who are made holy</w:t>
      </w:r>
      <w:r w:rsidRPr="0081646C">
        <w:rPr>
          <w:rStyle w:val="apple-converted-space"/>
          <w:rFonts w:asciiTheme="minorHAnsi" w:hAnsiTheme="minorHAnsi" w:cs="Helvetica"/>
          <w:b/>
          <w:i/>
          <w:color w:val="000000"/>
        </w:rPr>
        <w:t> </w:t>
      </w:r>
      <w:r w:rsidRPr="0081646C">
        <w:rPr>
          <w:rStyle w:val="text"/>
          <w:rFonts w:asciiTheme="minorHAnsi" w:hAnsiTheme="minorHAnsi" w:cs="Helvetica"/>
          <w:b/>
          <w:i/>
          <w:color w:val="000000"/>
        </w:rPr>
        <w:t>are of the same family. So Jesus is not ashamed to call them brothers and sisters.</w:t>
      </w:r>
    </w:p>
    <w:p w14:paraId="7149A288" w14:textId="77777777" w:rsidR="001277EB" w:rsidRPr="0081646C" w:rsidRDefault="00E706B7" w:rsidP="0081646C">
      <w:pPr>
        <w:pStyle w:val="NormalWeb"/>
        <w:shd w:val="clear" w:color="auto" w:fill="FFFFFF"/>
        <w:spacing w:before="0" w:beforeAutospacing="0" w:after="0" w:afterAutospacing="0" w:line="360" w:lineRule="atLeast"/>
        <w:jc w:val="center"/>
        <w:rPr>
          <w:rStyle w:val="text"/>
          <w:rFonts w:asciiTheme="minorHAnsi" w:hAnsiTheme="minorHAnsi" w:cs="Helvetica"/>
          <w:b/>
          <w:i/>
          <w:color w:val="000000"/>
        </w:rPr>
      </w:pPr>
      <w:r w:rsidRPr="0081646C">
        <w:rPr>
          <w:rStyle w:val="text"/>
          <w:rFonts w:asciiTheme="minorHAnsi" w:hAnsiTheme="minorHAnsi" w:cs="Helvetica"/>
          <w:b/>
          <w:i/>
          <w:color w:val="000000"/>
        </w:rPr>
        <w:t>He says,</w:t>
      </w:r>
      <w:r w:rsidR="001277EB" w:rsidRPr="0081646C">
        <w:rPr>
          <w:rStyle w:val="text"/>
          <w:rFonts w:asciiTheme="minorHAnsi" w:hAnsiTheme="minorHAnsi" w:cs="Helvetica"/>
          <w:b/>
          <w:i/>
          <w:color w:val="000000"/>
        </w:rPr>
        <w:t xml:space="preserve"> </w:t>
      </w:r>
      <w:r w:rsidRPr="0081646C">
        <w:rPr>
          <w:rStyle w:val="text"/>
          <w:rFonts w:asciiTheme="minorHAnsi" w:hAnsiTheme="minorHAnsi" w:cs="Helvetica"/>
          <w:b/>
          <w:i/>
          <w:color w:val="000000"/>
        </w:rPr>
        <w:t>“I will declare your name to my brothers and sisters;</w:t>
      </w:r>
      <w:r w:rsidRPr="0081646C">
        <w:rPr>
          <w:rStyle w:val="indent-1-breaks"/>
          <w:rFonts w:asciiTheme="minorHAnsi" w:hAnsiTheme="minorHAnsi" w:cs="Courier New"/>
          <w:b/>
          <w:i/>
          <w:color w:val="000000"/>
        </w:rPr>
        <w:t> in</w:t>
      </w:r>
      <w:r w:rsidRPr="0081646C">
        <w:rPr>
          <w:rStyle w:val="text"/>
          <w:rFonts w:asciiTheme="minorHAnsi" w:hAnsiTheme="minorHAnsi" w:cs="Helvetica"/>
          <w:b/>
          <w:i/>
          <w:color w:val="000000"/>
        </w:rPr>
        <w:t xml:space="preserve"> the assembly</w:t>
      </w:r>
    </w:p>
    <w:p w14:paraId="30ED2F66" w14:textId="77777777" w:rsidR="001277EB" w:rsidRPr="0081646C" w:rsidRDefault="00E706B7" w:rsidP="0081646C">
      <w:pPr>
        <w:pStyle w:val="NormalWeb"/>
        <w:shd w:val="clear" w:color="auto" w:fill="FFFFFF"/>
        <w:spacing w:before="0" w:beforeAutospacing="0" w:after="0" w:afterAutospacing="0" w:line="360" w:lineRule="atLeast"/>
        <w:jc w:val="center"/>
        <w:rPr>
          <w:rStyle w:val="text"/>
          <w:rFonts w:asciiTheme="minorHAnsi" w:hAnsiTheme="minorHAnsi" w:cs="Helvetica"/>
          <w:b/>
          <w:i/>
          <w:color w:val="000000"/>
        </w:rPr>
      </w:pPr>
      <w:r w:rsidRPr="0081646C">
        <w:rPr>
          <w:rStyle w:val="text"/>
          <w:rFonts w:asciiTheme="minorHAnsi" w:hAnsiTheme="minorHAnsi" w:cs="Helvetica"/>
          <w:b/>
          <w:i/>
          <w:color w:val="000000"/>
        </w:rPr>
        <w:t xml:space="preserve">I will sing your praises.” </w:t>
      </w:r>
      <w:r w:rsidRPr="0081646C">
        <w:rPr>
          <w:rStyle w:val="text"/>
          <w:rFonts w:asciiTheme="minorHAnsi" w:hAnsiTheme="minorHAnsi" w:cs="Arial"/>
          <w:b/>
          <w:i/>
          <w:color w:val="000000"/>
          <w:vertAlign w:val="superscript"/>
        </w:rPr>
        <w:t> </w:t>
      </w:r>
      <w:r w:rsidRPr="0081646C">
        <w:rPr>
          <w:rStyle w:val="text"/>
          <w:rFonts w:asciiTheme="minorHAnsi" w:hAnsiTheme="minorHAnsi" w:cs="Helvetica"/>
          <w:b/>
          <w:i/>
          <w:color w:val="000000"/>
        </w:rPr>
        <w:t>And again, “I will put my trust in him.” And again he says,</w:t>
      </w:r>
    </w:p>
    <w:p w14:paraId="1640166D" w14:textId="77777777" w:rsidR="00E706B7" w:rsidRPr="0081646C" w:rsidRDefault="00E706B7" w:rsidP="0081646C">
      <w:pPr>
        <w:pStyle w:val="NormalWeb"/>
        <w:shd w:val="clear" w:color="auto" w:fill="FFFFFF"/>
        <w:spacing w:before="0" w:beforeAutospacing="0" w:after="0" w:afterAutospacing="0" w:line="360" w:lineRule="atLeast"/>
        <w:jc w:val="center"/>
        <w:rPr>
          <w:rFonts w:asciiTheme="minorHAnsi" w:hAnsiTheme="minorHAnsi" w:cs="Helvetica"/>
          <w:b/>
          <w:i/>
          <w:color w:val="000000"/>
        </w:rPr>
      </w:pPr>
      <w:r w:rsidRPr="0081646C">
        <w:rPr>
          <w:rStyle w:val="text"/>
          <w:rFonts w:asciiTheme="minorHAnsi" w:hAnsiTheme="minorHAnsi" w:cs="Helvetica"/>
          <w:b/>
          <w:i/>
          <w:color w:val="000000"/>
        </w:rPr>
        <w:t>“Here am I, and the children God has given me.”</w:t>
      </w:r>
    </w:p>
    <w:p w14:paraId="33A91A2E" w14:textId="77777777" w:rsidR="00E706B7" w:rsidRPr="000924C5" w:rsidRDefault="00E706B7" w:rsidP="00E706B7">
      <w:pPr>
        <w:pStyle w:val="ListParagraph"/>
        <w:rPr>
          <w:bCs/>
          <w:sz w:val="24"/>
          <w:szCs w:val="24"/>
        </w:rPr>
      </w:pPr>
    </w:p>
    <w:p w14:paraId="795E3498" w14:textId="77777777" w:rsidR="00E706B7" w:rsidRPr="000D4455" w:rsidRDefault="00E706B7" w:rsidP="00EF73C9">
      <w:pPr>
        <w:pStyle w:val="ListParagraph"/>
        <w:numPr>
          <w:ilvl w:val="0"/>
          <w:numId w:val="14"/>
        </w:numPr>
        <w:jc w:val="both"/>
        <w:rPr>
          <w:sz w:val="24"/>
          <w:szCs w:val="24"/>
        </w:rPr>
      </w:pPr>
      <w:r w:rsidRPr="000D4455">
        <w:rPr>
          <w:sz w:val="24"/>
          <w:szCs w:val="24"/>
        </w:rPr>
        <w:t xml:space="preserve">Generally speaking, our upbringing will shape the way we treat other people. </w:t>
      </w:r>
      <w:r w:rsidR="0001739B">
        <w:rPr>
          <w:sz w:val="24"/>
          <w:szCs w:val="24"/>
        </w:rPr>
        <w:t xml:space="preserve"> </w:t>
      </w:r>
      <w:r w:rsidRPr="0001739B">
        <w:rPr>
          <w:sz w:val="24"/>
          <w:szCs w:val="24"/>
        </w:rPr>
        <w:t>Were you</w:t>
      </w:r>
      <w:r w:rsidRPr="000D4455">
        <w:rPr>
          <w:sz w:val="24"/>
          <w:szCs w:val="24"/>
        </w:rPr>
        <w:t xml:space="preserve"> raised in a family that brought you up to love all people or one that fostered bigotry? ________________________________________________________________________</w:t>
      </w:r>
    </w:p>
    <w:p w14:paraId="2E149BEA" w14:textId="77777777" w:rsidR="00E706B7" w:rsidRPr="000D4455" w:rsidRDefault="00E706B7" w:rsidP="00EF73C9">
      <w:pPr>
        <w:pStyle w:val="ListParagraph"/>
        <w:numPr>
          <w:ilvl w:val="0"/>
          <w:numId w:val="14"/>
        </w:numPr>
        <w:jc w:val="both"/>
        <w:rPr>
          <w:sz w:val="24"/>
          <w:szCs w:val="24"/>
        </w:rPr>
      </w:pPr>
      <w:r w:rsidRPr="000D4455">
        <w:rPr>
          <w:sz w:val="24"/>
          <w:szCs w:val="24"/>
        </w:rPr>
        <w:t>Be honest, is there a certain people group you tend to look down on or stay away from? _____________________________________________________________</w:t>
      </w:r>
      <w:r w:rsidR="001F2E23">
        <w:rPr>
          <w:sz w:val="24"/>
          <w:szCs w:val="24"/>
        </w:rPr>
        <w:t>__________</w:t>
      </w:r>
      <w:r w:rsidRPr="000D4455">
        <w:rPr>
          <w:sz w:val="24"/>
          <w:szCs w:val="24"/>
        </w:rPr>
        <w:t>_</w:t>
      </w:r>
    </w:p>
    <w:p w14:paraId="67AE1AAD" w14:textId="77777777" w:rsidR="00E706B7" w:rsidRPr="000D4455" w:rsidRDefault="00E706B7" w:rsidP="00EF73C9">
      <w:pPr>
        <w:pStyle w:val="ListParagraph"/>
        <w:numPr>
          <w:ilvl w:val="0"/>
          <w:numId w:val="14"/>
        </w:numPr>
        <w:jc w:val="both"/>
        <w:rPr>
          <w:sz w:val="24"/>
          <w:szCs w:val="24"/>
        </w:rPr>
      </w:pPr>
      <w:r w:rsidRPr="000D4455">
        <w:rPr>
          <w:sz w:val="24"/>
          <w:szCs w:val="24"/>
        </w:rPr>
        <w:t>If so, what is the reason that you feel this way?</w:t>
      </w:r>
      <w:r w:rsidR="001277EB">
        <w:rPr>
          <w:sz w:val="24"/>
          <w:szCs w:val="24"/>
        </w:rPr>
        <w:t xml:space="preserve"> _________________________________</w:t>
      </w:r>
      <w:r w:rsidRPr="000D4455">
        <w:rPr>
          <w:sz w:val="24"/>
          <w:szCs w:val="24"/>
        </w:rPr>
        <w:t xml:space="preserve"> ________________________________________________________________________________________________________________________________________________</w:t>
      </w:r>
    </w:p>
    <w:p w14:paraId="1D42414E" w14:textId="77777777" w:rsidR="00E706B7" w:rsidRPr="000D4455" w:rsidRDefault="00E706B7" w:rsidP="00EF73C9">
      <w:pPr>
        <w:pStyle w:val="ListParagraph"/>
        <w:numPr>
          <w:ilvl w:val="0"/>
          <w:numId w:val="14"/>
        </w:numPr>
        <w:jc w:val="both"/>
        <w:rPr>
          <w:sz w:val="24"/>
          <w:szCs w:val="24"/>
        </w:rPr>
      </w:pPr>
      <w:r w:rsidRPr="000D4455">
        <w:rPr>
          <w:sz w:val="24"/>
          <w:szCs w:val="24"/>
        </w:rPr>
        <w:t>Do you welcome people from other cultures into your home? If so, list them here and how you came about developing these relationships.</w:t>
      </w:r>
      <w:r w:rsidR="00B56BC4">
        <w:rPr>
          <w:sz w:val="24"/>
          <w:szCs w:val="24"/>
        </w:rPr>
        <w:t xml:space="preserve"> ____________________________</w:t>
      </w:r>
      <w:r w:rsidRPr="000D4455">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D01ABD" w14:textId="77777777" w:rsidR="00E706B7" w:rsidRPr="001277EB" w:rsidRDefault="00E706B7" w:rsidP="001277EB">
      <w:pPr>
        <w:spacing w:after="0"/>
        <w:jc w:val="center"/>
        <w:rPr>
          <w:b/>
          <w:sz w:val="24"/>
          <w:szCs w:val="24"/>
        </w:rPr>
      </w:pPr>
      <w:r w:rsidRPr="001277EB">
        <w:rPr>
          <w:b/>
          <w:sz w:val="24"/>
          <w:szCs w:val="24"/>
        </w:rPr>
        <w:t>Galatians 3:26-28 (ESV)</w:t>
      </w:r>
    </w:p>
    <w:p w14:paraId="779E907C" w14:textId="77777777" w:rsidR="00B56BC4" w:rsidRDefault="00E706B7" w:rsidP="00B56BC4">
      <w:pPr>
        <w:spacing w:after="0"/>
        <w:jc w:val="center"/>
        <w:rPr>
          <w:b/>
          <w:i/>
          <w:sz w:val="24"/>
          <w:szCs w:val="24"/>
        </w:rPr>
      </w:pPr>
      <w:r>
        <w:rPr>
          <w:b/>
          <w:i/>
          <w:sz w:val="24"/>
          <w:szCs w:val="24"/>
        </w:rPr>
        <w:t>F</w:t>
      </w:r>
      <w:r w:rsidRPr="0077135F">
        <w:rPr>
          <w:b/>
          <w:i/>
          <w:sz w:val="24"/>
          <w:szCs w:val="24"/>
        </w:rPr>
        <w:t xml:space="preserve">or in Christ Jesus you are all sons of God, through faith. For as many of you as were baptized into Christ have put on Christ. There is neither Jew nor Greek, there is neither slave nor free, there is no male and female, for you are all one in Christ Jesus. And if you are Christ’s, </w:t>
      </w:r>
    </w:p>
    <w:p w14:paraId="1919DE5C" w14:textId="77777777" w:rsidR="00E706B7" w:rsidRDefault="00E706B7" w:rsidP="00B56BC4">
      <w:pPr>
        <w:jc w:val="center"/>
        <w:rPr>
          <w:b/>
          <w:i/>
          <w:sz w:val="24"/>
          <w:szCs w:val="24"/>
        </w:rPr>
      </w:pPr>
      <w:r w:rsidRPr="0077135F">
        <w:rPr>
          <w:b/>
          <w:i/>
          <w:sz w:val="24"/>
          <w:szCs w:val="24"/>
        </w:rPr>
        <w:t>then you are Abraham’s offspring, heirs according to promise.</w:t>
      </w:r>
    </w:p>
    <w:p w14:paraId="107425E6" w14:textId="77777777" w:rsidR="00E706B7" w:rsidRPr="00BD06C2" w:rsidRDefault="00E706B7" w:rsidP="00E706B7">
      <w:pPr>
        <w:jc w:val="center"/>
        <w:rPr>
          <w:rFonts w:asciiTheme="minorHAnsi" w:hAnsiTheme="minorHAnsi"/>
          <w:b/>
          <w:bCs/>
          <w:sz w:val="28"/>
          <w:szCs w:val="28"/>
        </w:rPr>
      </w:pPr>
      <w:r>
        <w:rPr>
          <w:rFonts w:asciiTheme="minorHAnsi" w:hAnsiTheme="minorHAnsi"/>
          <w:b/>
          <w:bCs/>
          <w:sz w:val="28"/>
          <w:szCs w:val="28"/>
        </w:rPr>
        <w:t xml:space="preserve">He Gave Gifts </w:t>
      </w:r>
      <w:r w:rsidR="00E522E9">
        <w:rPr>
          <w:rFonts w:asciiTheme="minorHAnsi" w:hAnsiTheme="minorHAnsi"/>
          <w:b/>
          <w:bCs/>
          <w:sz w:val="28"/>
          <w:szCs w:val="28"/>
        </w:rPr>
        <w:t>t</w:t>
      </w:r>
      <w:r>
        <w:rPr>
          <w:rFonts w:asciiTheme="minorHAnsi" w:hAnsiTheme="minorHAnsi"/>
          <w:b/>
          <w:bCs/>
          <w:sz w:val="28"/>
          <w:szCs w:val="28"/>
        </w:rPr>
        <w:t>o His</w:t>
      </w:r>
      <w:r w:rsidRPr="00BD06C2">
        <w:rPr>
          <w:rFonts w:asciiTheme="minorHAnsi" w:hAnsiTheme="minorHAnsi"/>
          <w:b/>
          <w:bCs/>
          <w:sz w:val="28"/>
          <w:szCs w:val="28"/>
        </w:rPr>
        <w:t xml:space="preserve"> Family</w:t>
      </w:r>
    </w:p>
    <w:p w14:paraId="52DE9E0D" w14:textId="77777777" w:rsidR="00E706B7" w:rsidRPr="001277EB" w:rsidRDefault="00E706B7" w:rsidP="001277EB">
      <w:pPr>
        <w:pStyle w:val="ListParagraph"/>
        <w:spacing w:after="0"/>
        <w:ind w:left="0"/>
        <w:jc w:val="center"/>
        <w:rPr>
          <w:b/>
          <w:sz w:val="24"/>
          <w:szCs w:val="24"/>
        </w:rPr>
      </w:pPr>
      <w:r w:rsidRPr="001277EB">
        <w:rPr>
          <w:b/>
          <w:bCs/>
          <w:iCs/>
          <w:sz w:val="24"/>
          <w:szCs w:val="24"/>
        </w:rPr>
        <w:t>Ephesians 4:1-16 (ESV)</w:t>
      </w:r>
    </w:p>
    <w:p w14:paraId="41624D16"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I therefore, a prisoner for the Lord, urge you to walk in a manner worthy of the calling </w:t>
      </w:r>
    </w:p>
    <w:p w14:paraId="73342233"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to which you have been called, with all humility and gentleness, with patience, bearing </w:t>
      </w:r>
    </w:p>
    <w:p w14:paraId="3210FD3B"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with one another in love, eager to maintain the unity of the Spirit in the bond of peace. </w:t>
      </w:r>
    </w:p>
    <w:p w14:paraId="50CFA044"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There is one body and one Spirit—just as you were called to the one hope that belongs </w:t>
      </w:r>
    </w:p>
    <w:p w14:paraId="484436C1"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to your call—one Lord, one faith, one baptism, one God and Father of all, who is over all </w:t>
      </w:r>
    </w:p>
    <w:p w14:paraId="7BF57316"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and through all and in all. But grace was given to each one of us according to the measure </w:t>
      </w:r>
    </w:p>
    <w:p w14:paraId="124CFF31"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of Christ’s gift. Therefore, it says,</w:t>
      </w:r>
      <w:r>
        <w:rPr>
          <w:rFonts w:asciiTheme="minorHAnsi" w:eastAsiaTheme="minorEastAsia" w:hAnsiTheme="minorHAnsi" w:cstheme="minorBidi"/>
          <w:b/>
          <w:bCs/>
          <w:i/>
          <w:iCs/>
        </w:rPr>
        <w:t xml:space="preserve"> </w:t>
      </w:r>
      <w:r w:rsidRPr="5897EC05">
        <w:rPr>
          <w:rStyle w:val="ln-group"/>
          <w:rFonts w:asciiTheme="minorHAnsi" w:eastAsiaTheme="minorEastAsia" w:hAnsiTheme="minorHAnsi" w:cstheme="minorBidi"/>
          <w:b/>
          <w:bCs/>
          <w:i/>
          <w:iCs/>
        </w:rPr>
        <w:t>“When he ascended on high he led a host of captives,</w:t>
      </w:r>
      <w:r>
        <w:br/>
      </w:r>
      <w:r w:rsidRPr="5897EC05">
        <w:rPr>
          <w:rStyle w:val="indent"/>
          <w:rFonts w:asciiTheme="minorHAnsi" w:eastAsiaTheme="minorEastAsia" w:hAnsiTheme="minorHAnsi" w:cstheme="minorBidi"/>
          <w:b/>
          <w:bCs/>
          <w:i/>
          <w:iCs/>
        </w:rPr>
        <w:t>and he gave gifts to men.</w:t>
      </w:r>
      <w:r w:rsidR="001277EB">
        <w:rPr>
          <w:rStyle w:val="indent"/>
          <w:rFonts w:asciiTheme="minorHAnsi" w:eastAsiaTheme="minorEastAsia" w:hAnsiTheme="minorHAnsi" w:cstheme="minorBidi"/>
          <w:b/>
          <w:bCs/>
          <w:i/>
          <w:iCs/>
        </w:rPr>
        <w:t xml:space="preserve">  </w:t>
      </w:r>
      <w:r w:rsidRPr="5897EC05">
        <w:rPr>
          <w:rFonts w:asciiTheme="minorHAnsi" w:eastAsiaTheme="minorEastAsia" w:hAnsiTheme="minorHAnsi" w:cstheme="minorBidi"/>
          <w:b/>
          <w:bCs/>
          <w:i/>
          <w:iCs/>
        </w:rPr>
        <w:t>(In saying, “He ascended,” what does it mean but that he had also descended into the lower regions, the earth? He who descended is the one who also ascended far above all the heavens, that he might fill all things.) And he gave the apostles,</w:t>
      </w:r>
    </w:p>
    <w:p w14:paraId="2EE6B95E"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the prophets, the evangelists, the shepherds and teachers, to equip the saints for the work </w:t>
      </w:r>
    </w:p>
    <w:p w14:paraId="64621853"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of ministry, for building up the body of Christ, until we all attain to the unity of the faith </w:t>
      </w:r>
    </w:p>
    <w:p w14:paraId="224C0571"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and of the knowledge of the Son of God, to mature manhood, to the measure of the stature </w:t>
      </w:r>
    </w:p>
    <w:p w14:paraId="597978FF"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of the fullness of Christ, so that we may no longer be children, tossed to and fro by the waves and carried about by every wind of doctrine, by human cunning, by craftiness in deceitful schemes. Rather, speaking the truth in love, we are to grow up in every way into him </w:t>
      </w:r>
    </w:p>
    <w:p w14:paraId="2423AA47"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who is the head, into Christ, from whom the whole body, joined and held together</w:t>
      </w:r>
    </w:p>
    <w:p w14:paraId="07481EE4"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 by every joint with which it is equipped, when each part is working properly, </w:t>
      </w:r>
    </w:p>
    <w:p w14:paraId="74D5D409" w14:textId="77777777" w:rsidR="00E706B7"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makes the body grow so that it builds itself up in love.</w:t>
      </w:r>
    </w:p>
    <w:p w14:paraId="4A345AD9" w14:textId="77777777" w:rsidR="001277EB" w:rsidRPr="001277EB" w:rsidRDefault="001277EB" w:rsidP="001277EB">
      <w:pPr>
        <w:pStyle w:val="regular"/>
        <w:spacing w:before="0" w:beforeAutospacing="0" w:after="0" w:afterAutospacing="0"/>
        <w:jc w:val="center"/>
        <w:rPr>
          <w:rFonts w:asciiTheme="minorHAnsi" w:hAnsiTheme="minorHAnsi" w:cstheme="minorHAnsi"/>
          <w:b/>
          <w:i/>
        </w:rPr>
      </w:pPr>
    </w:p>
    <w:p w14:paraId="558E2127" w14:textId="77777777" w:rsidR="00E706B7" w:rsidRDefault="00E706B7" w:rsidP="00E706B7">
      <w:pPr>
        <w:pStyle w:val="ListParagraph"/>
        <w:ind w:left="0" w:firstLine="720"/>
        <w:jc w:val="both"/>
        <w:rPr>
          <w:sz w:val="24"/>
          <w:szCs w:val="24"/>
        </w:rPr>
      </w:pPr>
      <w:r>
        <w:rPr>
          <w:sz w:val="24"/>
          <w:szCs w:val="24"/>
        </w:rPr>
        <w:t xml:space="preserve">Finally, in this last section, we have come to a turning point in the book of Ephesians. The first three chapters primarily addressed doctrine, but the last three are all about how to apply these truths to our everyday lives. So, thus far in this lesson we have learned that we are part of one big global family.  This family is sometimes called the body, the bride of Christ, or the church, but whatever name you choose, the important thing is that we understand we are </w:t>
      </w:r>
      <w:r w:rsidRPr="006A1A7A">
        <w:rPr>
          <w:i/>
          <w:sz w:val="24"/>
          <w:szCs w:val="24"/>
        </w:rPr>
        <w:t>one</w:t>
      </w:r>
      <w:r>
        <w:rPr>
          <w:sz w:val="24"/>
          <w:szCs w:val="24"/>
        </w:rPr>
        <w:t xml:space="preserve"> in Christ. </w:t>
      </w:r>
    </w:p>
    <w:p w14:paraId="489ACBB4" w14:textId="77777777" w:rsidR="00E706B7" w:rsidRDefault="00E706B7" w:rsidP="00E706B7">
      <w:pPr>
        <w:pStyle w:val="ListParagraph"/>
        <w:ind w:left="0" w:firstLine="720"/>
        <w:jc w:val="both"/>
        <w:rPr>
          <w:sz w:val="24"/>
          <w:szCs w:val="24"/>
        </w:rPr>
      </w:pPr>
    </w:p>
    <w:p w14:paraId="75859FDD" w14:textId="77777777" w:rsidR="00E706B7" w:rsidRDefault="00E706B7" w:rsidP="00E706B7">
      <w:pPr>
        <w:pStyle w:val="ListParagraph"/>
        <w:ind w:left="0" w:firstLine="720"/>
        <w:jc w:val="both"/>
        <w:rPr>
          <w:sz w:val="24"/>
          <w:szCs w:val="24"/>
        </w:rPr>
      </w:pPr>
      <w:r>
        <w:rPr>
          <w:sz w:val="24"/>
          <w:szCs w:val="24"/>
        </w:rPr>
        <w:t>But the real issue at hand is this: we cannot overestimate the importance of being part of the church. In order to participate in the body, we must be part of a local community of believers. For within these communities there is to be an orderly administration of authority, accountability and submission to one another.  This is evident by numerous passages s</w:t>
      </w:r>
      <w:r w:rsidR="00E522E9">
        <w:rPr>
          <w:sz w:val="24"/>
          <w:szCs w:val="24"/>
        </w:rPr>
        <w:t>uch as the entire book of Titus;</w:t>
      </w:r>
      <w:r>
        <w:rPr>
          <w:sz w:val="24"/>
          <w:szCs w:val="24"/>
        </w:rPr>
        <w:t xml:space="preserve"> Ephesians 5:18-21 and 1 Timothy chapters two and three, just to name a few. Otherwise there is no communion of the Spirit or accountability to the rest of the body of Christ.</w:t>
      </w:r>
      <w:r w:rsidRPr="001734E3">
        <w:rPr>
          <w:sz w:val="24"/>
          <w:szCs w:val="24"/>
        </w:rPr>
        <w:t xml:space="preserve"> </w:t>
      </w:r>
    </w:p>
    <w:p w14:paraId="2252DB92" w14:textId="77777777" w:rsidR="0055778B" w:rsidRDefault="0055778B" w:rsidP="00E706B7">
      <w:pPr>
        <w:pStyle w:val="ListParagraph"/>
        <w:ind w:left="0" w:firstLine="720"/>
        <w:jc w:val="both"/>
        <w:rPr>
          <w:sz w:val="24"/>
          <w:szCs w:val="24"/>
        </w:rPr>
      </w:pPr>
    </w:p>
    <w:p w14:paraId="5FBE344C" w14:textId="77777777" w:rsidR="00E706B7" w:rsidRPr="003A528F" w:rsidRDefault="00E706B7" w:rsidP="003A528F">
      <w:pPr>
        <w:spacing w:after="0"/>
        <w:jc w:val="center"/>
        <w:rPr>
          <w:b/>
          <w:sz w:val="24"/>
          <w:szCs w:val="24"/>
        </w:rPr>
      </w:pPr>
      <w:r w:rsidRPr="003A528F">
        <w:rPr>
          <w:b/>
          <w:sz w:val="24"/>
          <w:szCs w:val="24"/>
        </w:rPr>
        <w:t>Romans 12:4-9 (HCSB)</w:t>
      </w:r>
    </w:p>
    <w:p w14:paraId="1EE933A9" w14:textId="77777777" w:rsidR="001277EB" w:rsidRDefault="00E706B7" w:rsidP="001277EB">
      <w:pPr>
        <w:spacing w:after="0"/>
        <w:jc w:val="center"/>
        <w:rPr>
          <w:b/>
          <w:i/>
          <w:sz w:val="24"/>
          <w:szCs w:val="24"/>
        </w:rPr>
      </w:pPr>
      <w:r w:rsidRPr="0081378B">
        <w:rPr>
          <w:b/>
          <w:i/>
          <w:sz w:val="24"/>
          <w:szCs w:val="24"/>
        </w:rPr>
        <w:t>Now as we have many parts in one body, and all the parts do not have the same function.</w:t>
      </w:r>
    </w:p>
    <w:p w14:paraId="736F8B05" w14:textId="77777777" w:rsidR="001277EB" w:rsidRDefault="00E706B7" w:rsidP="001277EB">
      <w:pPr>
        <w:spacing w:after="0"/>
        <w:jc w:val="center"/>
        <w:rPr>
          <w:b/>
          <w:i/>
          <w:sz w:val="24"/>
          <w:szCs w:val="24"/>
        </w:rPr>
      </w:pPr>
      <w:r w:rsidRPr="0081378B">
        <w:rPr>
          <w:b/>
          <w:i/>
          <w:sz w:val="24"/>
          <w:szCs w:val="24"/>
        </w:rPr>
        <w:t xml:space="preserve"> In the same way we who are many are one body of Christ and individually members</w:t>
      </w:r>
    </w:p>
    <w:p w14:paraId="19353A9A" w14:textId="77777777" w:rsidR="001277EB" w:rsidRDefault="00E706B7" w:rsidP="001277EB">
      <w:pPr>
        <w:spacing w:after="0"/>
        <w:jc w:val="center"/>
        <w:rPr>
          <w:b/>
          <w:i/>
          <w:sz w:val="24"/>
          <w:szCs w:val="24"/>
        </w:rPr>
      </w:pPr>
      <w:r w:rsidRPr="0081378B">
        <w:rPr>
          <w:b/>
          <w:i/>
          <w:sz w:val="24"/>
          <w:szCs w:val="24"/>
        </w:rPr>
        <w:t xml:space="preserve"> of one another. According to the grace given to us, we have different gifts: If prophecy,</w:t>
      </w:r>
    </w:p>
    <w:p w14:paraId="2A15DC1F" w14:textId="77777777" w:rsidR="001277EB" w:rsidRDefault="00E706B7" w:rsidP="001277EB">
      <w:pPr>
        <w:spacing w:after="0"/>
        <w:jc w:val="center"/>
        <w:rPr>
          <w:b/>
          <w:i/>
          <w:sz w:val="24"/>
          <w:szCs w:val="24"/>
        </w:rPr>
      </w:pPr>
      <w:r w:rsidRPr="0081378B">
        <w:rPr>
          <w:b/>
          <w:i/>
          <w:sz w:val="24"/>
          <w:szCs w:val="24"/>
        </w:rPr>
        <w:t xml:space="preserve"> use it according to the standard of faith; if service, in service; if teaching, in teaching;</w:t>
      </w:r>
    </w:p>
    <w:p w14:paraId="23AA5141" w14:textId="77777777" w:rsidR="001277EB" w:rsidRDefault="00E706B7" w:rsidP="001277EB">
      <w:pPr>
        <w:spacing w:after="0"/>
        <w:jc w:val="center"/>
        <w:rPr>
          <w:b/>
          <w:i/>
          <w:sz w:val="24"/>
          <w:szCs w:val="24"/>
        </w:rPr>
      </w:pPr>
      <w:r w:rsidRPr="0081378B">
        <w:rPr>
          <w:b/>
          <w:i/>
          <w:sz w:val="24"/>
          <w:szCs w:val="24"/>
        </w:rPr>
        <w:t xml:space="preserve"> if exhorting, in exhortation; giving, with generosity; leading, with diligence;</w:t>
      </w:r>
    </w:p>
    <w:p w14:paraId="57FBE2BC" w14:textId="77777777" w:rsidR="00E706B7" w:rsidRDefault="00E706B7" w:rsidP="00E706B7">
      <w:pPr>
        <w:jc w:val="center"/>
        <w:rPr>
          <w:b/>
          <w:i/>
          <w:sz w:val="24"/>
          <w:szCs w:val="24"/>
        </w:rPr>
      </w:pPr>
      <w:r w:rsidRPr="0081378B">
        <w:rPr>
          <w:b/>
          <w:i/>
          <w:sz w:val="24"/>
          <w:szCs w:val="24"/>
        </w:rPr>
        <w:t xml:space="preserve"> showing mercy, with cheerfulness.</w:t>
      </w:r>
    </w:p>
    <w:p w14:paraId="75362202" w14:textId="77777777" w:rsidR="00E706B7" w:rsidRDefault="00E706B7" w:rsidP="00E706B7">
      <w:pPr>
        <w:ind w:firstLine="720"/>
        <w:jc w:val="both"/>
        <w:rPr>
          <w:sz w:val="24"/>
          <w:szCs w:val="24"/>
        </w:rPr>
      </w:pPr>
      <w:r>
        <w:rPr>
          <w:sz w:val="24"/>
          <w:szCs w:val="24"/>
        </w:rPr>
        <w:t>In Robert Colman’s book</w:t>
      </w:r>
      <w:r w:rsidRPr="5897EC05">
        <w:rPr>
          <w:sz w:val="24"/>
          <w:szCs w:val="24"/>
        </w:rPr>
        <w:t xml:space="preserve"> </w:t>
      </w:r>
      <w:r w:rsidRPr="00114048">
        <w:rPr>
          <w:sz w:val="24"/>
          <w:szCs w:val="24"/>
          <w:u w:val="single"/>
        </w:rPr>
        <w:t>The Masters Plan of</w:t>
      </w:r>
      <w:r w:rsidRPr="5897EC05">
        <w:rPr>
          <w:sz w:val="24"/>
          <w:szCs w:val="24"/>
        </w:rPr>
        <w:t xml:space="preserve"> </w:t>
      </w:r>
      <w:r w:rsidRPr="00114048">
        <w:rPr>
          <w:sz w:val="24"/>
          <w:szCs w:val="24"/>
          <w:u w:val="single"/>
        </w:rPr>
        <w:t>Evangelism</w:t>
      </w:r>
      <w:r>
        <w:rPr>
          <w:sz w:val="24"/>
          <w:szCs w:val="24"/>
          <w:u w:val="single"/>
        </w:rPr>
        <w:t>,</w:t>
      </w:r>
      <w:r w:rsidRPr="5897EC05">
        <w:rPr>
          <w:sz w:val="24"/>
          <w:szCs w:val="24"/>
        </w:rPr>
        <w:t xml:space="preserve"> he speaks of the wisdom of God in putting us </w:t>
      </w:r>
      <w:r>
        <w:rPr>
          <w:sz w:val="24"/>
          <w:szCs w:val="24"/>
        </w:rPr>
        <w:t xml:space="preserve">together as the </w:t>
      </w:r>
      <w:r w:rsidR="00E522E9">
        <w:rPr>
          <w:sz w:val="24"/>
          <w:szCs w:val="24"/>
        </w:rPr>
        <w:t>c</w:t>
      </w:r>
      <w:r>
        <w:rPr>
          <w:sz w:val="24"/>
          <w:szCs w:val="24"/>
        </w:rPr>
        <w:t>hurch. He says:</w:t>
      </w:r>
    </w:p>
    <w:p w14:paraId="38C38D28" w14:textId="77777777" w:rsidR="00E706B7" w:rsidRDefault="00E706B7" w:rsidP="00E706B7">
      <w:pPr>
        <w:ind w:left="720" w:right="720"/>
        <w:jc w:val="both"/>
        <w:rPr>
          <w:sz w:val="24"/>
          <w:szCs w:val="24"/>
        </w:rPr>
      </w:pPr>
      <w:r w:rsidRPr="5897EC05">
        <w:rPr>
          <w:sz w:val="24"/>
          <w:szCs w:val="24"/>
        </w:rPr>
        <w:t>Really the whole problem of giving personal care to every believer is only resolved in a thorough understanding of the nature and mission of the church. It is important here to observe that the emergence of the church principle around Jesus, whereby one believer was brought into fellowship with all others, was the practice in a larger dimension of the same thing that he was doing with the Twelve. Actually</w:t>
      </w:r>
      <w:r w:rsidR="00E50C66">
        <w:rPr>
          <w:sz w:val="24"/>
          <w:szCs w:val="24"/>
        </w:rPr>
        <w:t xml:space="preserve">, </w:t>
      </w:r>
      <w:r w:rsidRPr="5897EC05">
        <w:rPr>
          <w:sz w:val="24"/>
          <w:szCs w:val="24"/>
        </w:rPr>
        <w:t xml:space="preserve"> it was the church that was the means of following up with all those who followed him. That is, the group of believers became the body of Christ, and as such ministered to each other individually and collectively. Every member of the community </w:t>
      </w:r>
      <w:r w:rsidRPr="00B56BC4">
        <w:rPr>
          <w:sz w:val="24"/>
          <w:szCs w:val="24"/>
        </w:rPr>
        <w:t>had</w:t>
      </w:r>
      <w:r w:rsidRPr="5897EC05">
        <w:rPr>
          <w:sz w:val="24"/>
          <w:szCs w:val="24"/>
        </w:rPr>
        <w:t xml:space="preserve"> a part to fulfill in this ministry. But this they could only do as they themselves were trained and inspired. As long as Jesus was with them in the flesh, he was the Leader, but thereafter, it was necessary for those in the church to assume this leadership. Again this meant that Jesus had to train them to do it, which involved his own constant personal ass</w:t>
      </w:r>
      <w:r>
        <w:rPr>
          <w:sz w:val="24"/>
          <w:szCs w:val="24"/>
        </w:rPr>
        <w:t>ociation with a few chosen men.</w:t>
      </w:r>
    </w:p>
    <w:p w14:paraId="410AF6B2" w14:textId="77777777" w:rsidR="00E706B7" w:rsidRPr="00966B75" w:rsidRDefault="00E706B7" w:rsidP="00E706B7">
      <w:pPr>
        <w:jc w:val="center"/>
        <w:rPr>
          <w:b/>
          <w:sz w:val="28"/>
          <w:szCs w:val="28"/>
        </w:rPr>
      </w:pPr>
      <w:r w:rsidRPr="00966B75">
        <w:rPr>
          <w:b/>
          <w:sz w:val="28"/>
          <w:szCs w:val="28"/>
        </w:rPr>
        <w:t>Speaking Gifts and Serving Gifts</w:t>
      </w:r>
    </w:p>
    <w:p w14:paraId="5CA6E939" w14:textId="77777777" w:rsidR="00E706B7" w:rsidRPr="003A528F" w:rsidRDefault="00E706B7" w:rsidP="003A528F">
      <w:pPr>
        <w:spacing w:after="0"/>
        <w:jc w:val="center"/>
        <w:rPr>
          <w:b/>
          <w:sz w:val="24"/>
          <w:szCs w:val="24"/>
        </w:rPr>
      </w:pPr>
      <w:r w:rsidRPr="003A528F">
        <w:rPr>
          <w:b/>
          <w:sz w:val="24"/>
          <w:szCs w:val="24"/>
        </w:rPr>
        <w:t>1 Corinthians 12:4-14 (HCSB)</w:t>
      </w:r>
    </w:p>
    <w:p w14:paraId="0A4E1264" w14:textId="77777777" w:rsidR="001277EB" w:rsidRDefault="00E706B7" w:rsidP="001277EB">
      <w:pPr>
        <w:spacing w:after="0"/>
        <w:jc w:val="center"/>
        <w:rPr>
          <w:b/>
          <w:i/>
          <w:sz w:val="24"/>
          <w:szCs w:val="24"/>
        </w:rPr>
      </w:pPr>
      <w:r w:rsidRPr="00DB122E">
        <w:rPr>
          <w:b/>
          <w:i/>
          <w:sz w:val="24"/>
          <w:szCs w:val="24"/>
        </w:rPr>
        <w:t xml:space="preserve">Now there are different gifts, but the same Spirit. There are different ministries, but the same LORD. And there are different activities, but the same God is active IN EVERYONE and EVERYTHING. A manifestation of the Spirit is given to each person to produce what is beneficial: to one is given a message of wisdom through the Spirit, to another, a message </w:t>
      </w:r>
    </w:p>
    <w:p w14:paraId="70244245" w14:textId="77777777" w:rsidR="001277EB" w:rsidRDefault="00E706B7" w:rsidP="001277EB">
      <w:pPr>
        <w:spacing w:after="0"/>
        <w:jc w:val="center"/>
        <w:rPr>
          <w:b/>
          <w:i/>
          <w:sz w:val="24"/>
          <w:szCs w:val="24"/>
        </w:rPr>
      </w:pPr>
      <w:r w:rsidRPr="00DB122E">
        <w:rPr>
          <w:b/>
          <w:i/>
          <w:sz w:val="24"/>
          <w:szCs w:val="24"/>
        </w:rPr>
        <w:t xml:space="preserve">of knowledge by the Spirit, to another, faith by the same Spirit, to another, prophecy, </w:t>
      </w:r>
    </w:p>
    <w:p w14:paraId="3A0F36E5" w14:textId="77777777" w:rsidR="001277EB" w:rsidRDefault="00E706B7" w:rsidP="001277EB">
      <w:pPr>
        <w:spacing w:after="0"/>
        <w:jc w:val="center"/>
        <w:rPr>
          <w:b/>
          <w:i/>
          <w:sz w:val="24"/>
          <w:szCs w:val="24"/>
        </w:rPr>
      </w:pPr>
      <w:r w:rsidRPr="00DB122E">
        <w:rPr>
          <w:b/>
          <w:i/>
          <w:sz w:val="24"/>
          <w:szCs w:val="24"/>
        </w:rPr>
        <w:t>to another, distinguishing between the spirits, to another different kinds of languages,</w:t>
      </w:r>
    </w:p>
    <w:p w14:paraId="74B9C355" w14:textId="77777777" w:rsidR="001277EB" w:rsidRDefault="00E706B7" w:rsidP="001277EB">
      <w:pPr>
        <w:spacing w:after="0"/>
        <w:jc w:val="center"/>
        <w:rPr>
          <w:rStyle w:val="text"/>
          <w:rFonts w:asciiTheme="minorHAnsi" w:hAnsiTheme="minorHAnsi"/>
          <w:b/>
          <w:i/>
          <w:color w:val="000000"/>
          <w:sz w:val="24"/>
          <w:szCs w:val="24"/>
        </w:rPr>
      </w:pPr>
      <w:r w:rsidRPr="00DB122E">
        <w:rPr>
          <w:b/>
          <w:i/>
          <w:sz w:val="24"/>
          <w:szCs w:val="24"/>
        </w:rPr>
        <w:t xml:space="preserve"> </w:t>
      </w:r>
      <w:r w:rsidRPr="00B56BC4">
        <w:rPr>
          <w:b/>
          <w:i/>
          <w:sz w:val="24"/>
          <w:szCs w:val="24"/>
        </w:rPr>
        <w:t xml:space="preserve">to another, interpretation of languages. </w:t>
      </w:r>
      <w:r w:rsidRPr="00B56BC4">
        <w:rPr>
          <w:rStyle w:val="text"/>
          <w:rFonts w:asciiTheme="minorHAnsi" w:hAnsiTheme="minorHAnsi" w:cs="Arial"/>
          <w:b/>
          <w:i/>
          <w:color w:val="000000"/>
          <w:sz w:val="24"/>
          <w:szCs w:val="24"/>
        </w:rPr>
        <w:t>But one and the same Spirit is active in all these, distributing to each one as He will.</w:t>
      </w:r>
      <w:r w:rsidRPr="00B56BC4">
        <w:rPr>
          <w:rStyle w:val="text"/>
          <w:rFonts w:asciiTheme="minorHAnsi" w:hAnsiTheme="minorHAnsi" w:cs="Arial"/>
          <w:b/>
          <w:i/>
          <w:color w:val="000000"/>
          <w:sz w:val="24"/>
          <w:szCs w:val="24"/>
          <w:vertAlign w:val="superscript"/>
        </w:rPr>
        <w:t xml:space="preserve"> </w:t>
      </w:r>
      <w:r w:rsidRPr="00B56BC4">
        <w:rPr>
          <w:rStyle w:val="text"/>
          <w:rFonts w:asciiTheme="minorHAnsi" w:hAnsiTheme="minorHAnsi" w:cs="Arial"/>
          <w:b/>
          <w:i/>
          <w:color w:val="000000"/>
          <w:sz w:val="24"/>
          <w:szCs w:val="24"/>
        </w:rPr>
        <w:t xml:space="preserve">For as the </w:t>
      </w:r>
      <w:r w:rsidRPr="00B56BC4">
        <w:rPr>
          <w:rStyle w:val="text"/>
          <w:rFonts w:asciiTheme="minorHAnsi" w:hAnsiTheme="minorHAnsi"/>
          <w:b/>
          <w:i/>
          <w:color w:val="000000"/>
          <w:sz w:val="24"/>
          <w:szCs w:val="24"/>
        </w:rPr>
        <w:t>body is one and has many parts, and all</w:t>
      </w:r>
      <w:r w:rsidRPr="007C0D32">
        <w:rPr>
          <w:rStyle w:val="text"/>
          <w:rFonts w:asciiTheme="minorHAnsi" w:hAnsiTheme="minorHAnsi"/>
          <w:b/>
          <w:i/>
          <w:color w:val="000000"/>
          <w:sz w:val="24"/>
          <w:szCs w:val="24"/>
        </w:rPr>
        <w:t xml:space="preserve"> </w:t>
      </w:r>
    </w:p>
    <w:p w14:paraId="15879369" w14:textId="77777777" w:rsidR="001277EB" w:rsidRDefault="00E706B7" w:rsidP="001277EB">
      <w:pPr>
        <w:spacing w:after="0"/>
        <w:jc w:val="center"/>
        <w:rPr>
          <w:rStyle w:val="text"/>
          <w:rFonts w:asciiTheme="minorHAnsi" w:hAnsiTheme="minorHAnsi"/>
          <w:b/>
          <w:i/>
          <w:color w:val="000000"/>
          <w:sz w:val="24"/>
          <w:szCs w:val="24"/>
        </w:rPr>
      </w:pPr>
      <w:r w:rsidRPr="007C0D32">
        <w:rPr>
          <w:rStyle w:val="text"/>
          <w:rFonts w:asciiTheme="minorHAnsi" w:hAnsiTheme="minorHAnsi"/>
          <w:b/>
          <w:i/>
          <w:color w:val="000000"/>
          <w:sz w:val="24"/>
          <w:szCs w:val="24"/>
        </w:rPr>
        <w:t>the parts of that body,</w:t>
      </w:r>
      <w:r w:rsidRPr="007C0D32">
        <w:rPr>
          <w:rStyle w:val="apple-converted-space"/>
          <w:rFonts w:asciiTheme="minorHAnsi" w:hAnsiTheme="minorHAnsi"/>
          <w:b/>
          <w:i/>
          <w:color w:val="000000"/>
          <w:sz w:val="24"/>
          <w:szCs w:val="24"/>
        </w:rPr>
        <w:t xml:space="preserve"> though many, are one body -- </w:t>
      </w:r>
      <w:r w:rsidRPr="007C0D32">
        <w:rPr>
          <w:rStyle w:val="text"/>
          <w:rFonts w:asciiTheme="minorHAnsi" w:hAnsiTheme="minorHAnsi"/>
          <w:b/>
          <w:i/>
          <w:color w:val="000000"/>
          <w:sz w:val="24"/>
          <w:szCs w:val="24"/>
        </w:rPr>
        <w:t>so also is Christ.</w:t>
      </w:r>
      <w:r w:rsidRPr="007C0D32">
        <w:rPr>
          <w:rStyle w:val="apple-converted-space"/>
          <w:rFonts w:asciiTheme="minorHAnsi" w:hAnsiTheme="minorHAnsi"/>
          <w:b/>
          <w:i/>
          <w:color w:val="000000"/>
          <w:sz w:val="24"/>
          <w:szCs w:val="24"/>
        </w:rPr>
        <w:t> </w:t>
      </w:r>
      <w:r w:rsidRPr="007C0D32">
        <w:rPr>
          <w:rStyle w:val="text"/>
          <w:rFonts w:asciiTheme="minorHAnsi" w:hAnsiTheme="minorHAnsi" w:cs="Arial"/>
          <w:b/>
          <w:i/>
          <w:color w:val="000000"/>
          <w:sz w:val="24"/>
          <w:szCs w:val="24"/>
          <w:vertAlign w:val="superscript"/>
        </w:rPr>
        <w:t> </w:t>
      </w:r>
      <w:r w:rsidRPr="007C0D32">
        <w:rPr>
          <w:rStyle w:val="text"/>
          <w:rFonts w:asciiTheme="minorHAnsi" w:hAnsiTheme="minorHAnsi"/>
          <w:b/>
          <w:i/>
          <w:color w:val="000000"/>
          <w:sz w:val="24"/>
          <w:szCs w:val="24"/>
        </w:rPr>
        <w:t>For we are all baptized</w:t>
      </w:r>
      <w:r w:rsidRPr="007C0D32">
        <w:rPr>
          <w:rStyle w:val="apple-converted-space"/>
          <w:rFonts w:asciiTheme="minorHAnsi" w:hAnsiTheme="minorHAnsi"/>
          <w:b/>
          <w:i/>
          <w:color w:val="000000"/>
          <w:sz w:val="24"/>
          <w:szCs w:val="24"/>
        </w:rPr>
        <w:t> </w:t>
      </w:r>
      <w:r w:rsidRPr="007C0D32">
        <w:rPr>
          <w:rStyle w:val="text"/>
          <w:rFonts w:asciiTheme="minorHAnsi" w:hAnsiTheme="minorHAnsi"/>
          <w:b/>
          <w:i/>
          <w:color w:val="000000"/>
          <w:sz w:val="24"/>
          <w:szCs w:val="24"/>
        </w:rPr>
        <w:t>by</w:t>
      </w:r>
      <w:r w:rsidRPr="007C0D32">
        <w:rPr>
          <w:rStyle w:val="apple-converted-space"/>
          <w:rFonts w:asciiTheme="minorHAnsi" w:hAnsiTheme="minorHAnsi"/>
          <w:b/>
          <w:i/>
          <w:color w:val="000000"/>
          <w:sz w:val="24"/>
          <w:szCs w:val="24"/>
        </w:rPr>
        <w:t> </w:t>
      </w:r>
      <w:r w:rsidRPr="007C0D32">
        <w:rPr>
          <w:rStyle w:val="text"/>
          <w:rFonts w:asciiTheme="minorHAnsi" w:hAnsiTheme="minorHAnsi"/>
          <w:b/>
          <w:i/>
          <w:color w:val="000000"/>
          <w:sz w:val="24"/>
          <w:szCs w:val="24"/>
        </w:rPr>
        <w:t>one Spirit</w:t>
      </w:r>
      <w:r w:rsidRPr="007C0D32">
        <w:rPr>
          <w:rStyle w:val="apple-converted-space"/>
          <w:rFonts w:asciiTheme="minorHAnsi" w:hAnsiTheme="minorHAnsi"/>
          <w:b/>
          <w:i/>
          <w:color w:val="000000"/>
          <w:sz w:val="24"/>
          <w:szCs w:val="24"/>
        </w:rPr>
        <w:t> into</w:t>
      </w:r>
      <w:r w:rsidRPr="007C0D32">
        <w:rPr>
          <w:rStyle w:val="text"/>
          <w:rFonts w:asciiTheme="minorHAnsi" w:hAnsiTheme="minorHAnsi"/>
          <w:b/>
          <w:i/>
          <w:color w:val="000000"/>
          <w:sz w:val="24"/>
          <w:szCs w:val="24"/>
        </w:rPr>
        <w:t xml:space="preserve"> one body—whether Jews or Greeks, weather slave or free—</w:t>
      </w:r>
    </w:p>
    <w:p w14:paraId="0D2EDC9E" w14:textId="77777777" w:rsidR="00E706B7" w:rsidRPr="007C0D32" w:rsidRDefault="00E706B7" w:rsidP="00E706B7">
      <w:pPr>
        <w:jc w:val="center"/>
        <w:rPr>
          <w:rStyle w:val="text"/>
          <w:rFonts w:asciiTheme="minorHAnsi" w:hAnsiTheme="minorHAnsi"/>
          <w:b/>
          <w:i/>
          <w:color w:val="000000"/>
          <w:sz w:val="24"/>
          <w:szCs w:val="24"/>
        </w:rPr>
      </w:pPr>
      <w:r w:rsidRPr="007C0D32">
        <w:rPr>
          <w:rStyle w:val="text"/>
          <w:rFonts w:asciiTheme="minorHAnsi" w:hAnsiTheme="minorHAnsi"/>
          <w:b/>
          <w:i/>
          <w:color w:val="000000"/>
          <w:sz w:val="24"/>
          <w:szCs w:val="24"/>
        </w:rPr>
        <w:t>and we are all made to drink of one Spirit.</w:t>
      </w:r>
      <w:r w:rsidRPr="007C0D32">
        <w:rPr>
          <w:rStyle w:val="apple-converted-space"/>
          <w:rFonts w:asciiTheme="minorHAnsi" w:hAnsiTheme="minorHAnsi"/>
          <w:b/>
          <w:i/>
          <w:color w:val="000000"/>
          <w:sz w:val="24"/>
          <w:szCs w:val="24"/>
        </w:rPr>
        <w:t> S</w:t>
      </w:r>
      <w:r w:rsidRPr="007C0D32">
        <w:rPr>
          <w:rStyle w:val="text"/>
          <w:rFonts w:asciiTheme="minorHAnsi" w:hAnsiTheme="minorHAnsi"/>
          <w:b/>
          <w:i/>
          <w:color w:val="000000"/>
          <w:sz w:val="24"/>
          <w:szCs w:val="24"/>
        </w:rPr>
        <w:t>o the body is not one part but many.</w:t>
      </w:r>
    </w:p>
    <w:p w14:paraId="59D25916" w14:textId="77777777" w:rsidR="00E706B7" w:rsidRDefault="00E706B7" w:rsidP="00E706B7">
      <w:pPr>
        <w:ind w:firstLine="720"/>
        <w:jc w:val="both"/>
        <w:rPr>
          <w:rFonts w:asciiTheme="minorHAnsi" w:eastAsiaTheme="minorEastAsia" w:hAnsiTheme="minorHAnsi" w:cstheme="minorBidi"/>
          <w:sz w:val="24"/>
          <w:szCs w:val="24"/>
        </w:rPr>
      </w:pPr>
      <w:r w:rsidRPr="00B56BC4">
        <w:rPr>
          <w:rFonts w:asciiTheme="minorHAnsi" w:eastAsiaTheme="minorEastAsia" w:hAnsiTheme="minorHAnsi" w:cstheme="minorBidi"/>
          <w:sz w:val="24"/>
          <w:szCs w:val="24"/>
        </w:rPr>
        <w:t>Imagine a baby girl was given a gift on the day she was born. Her benefactor was a wealthy distant relative. Her parents never opened the gift; they simply placed it into a safety deposit box.  As the child grew, no one knew what was in the box except the giver</w:t>
      </w:r>
      <w:r w:rsidR="002E4A8D" w:rsidRPr="00B56BC4">
        <w:rPr>
          <w:rFonts w:asciiTheme="minorHAnsi" w:eastAsiaTheme="minorEastAsia" w:hAnsiTheme="minorHAnsi" w:cstheme="minorBidi"/>
          <w:sz w:val="24"/>
          <w:szCs w:val="24"/>
        </w:rPr>
        <w:t>, and they</w:t>
      </w:r>
      <w:r w:rsidRPr="00B56BC4">
        <w:rPr>
          <w:rFonts w:asciiTheme="minorHAnsi" w:eastAsiaTheme="minorEastAsia" w:hAnsiTheme="minorHAnsi" w:cstheme="minorBidi"/>
          <w:sz w:val="24"/>
          <w:szCs w:val="24"/>
        </w:rPr>
        <w:t xml:space="preserve"> had long since passed away.  As the years went on, the parents forgot about the box, and the child never knew she had a gift. Although the girl and her family had many financial needs, it never crossed their minds to open the </w:t>
      </w:r>
      <w:r w:rsidR="006274DC" w:rsidRPr="00B56BC4">
        <w:rPr>
          <w:rFonts w:asciiTheme="minorHAnsi" w:eastAsiaTheme="minorEastAsia" w:hAnsiTheme="minorHAnsi" w:cstheme="minorBidi"/>
          <w:sz w:val="24"/>
          <w:szCs w:val="24"/>
        </w:rPr>
        <w:t>gift. If they only knew the</w:t>
      </w:r>
      <w:r w:rsidRPr="00B56BC4">
        <w:rPr>
          <w:rFonts w:asciiTheme="minorHAnsi" w:eastAsiaTheme="minorEastAsia" w:hAnsiTheme="minorHAnsi" w:cstheme="minorBidi"/>
          <w:sz w:val="24"/>
          <w:szCs w:val="24"/>
        </w:rPr>
        <w:t xml:space="preserve"> wealth</w:t>
      </w:r>
      <w:r w:rsidR="006274DC" w:rsidRPr="00B56BC4">
        <w:rPr>
          <w:rFonts w:asciiTheme="minorHAnsi" w:eastAsiaTheme="minorEastAsia" w:hAnsiTheme="minorHAnsi" w:cstheme="minorBidi"/>
          <w:sz w:val="24"/>
          <w:szCs w:val="24"/>
        </w:rPr>
        <w:t xml:space="preserve"> it contained</w:t>
      </w:r>
      <w:r w:rsidRPr="00B56BC4">
        <w:rPr>
          <w:rFonts w:asciiTheme="minorHAnsi" w:eastAsiaTheme="minorEastAsia" w:hAnsiTheme="minorHAnsi" w:cstheme="minorBidi"/>
          <w:sz w:val="24"/>
          <w:szCs w:val="24"/>
        </w:rPr>
        <w:t xml:space="preserve">, </w:t>
      </w:r>
      <w:r w:rsidR="006274DC" w:rsidRPr="00B56BC4">
        <w:rPr>
          <w:rFonts w:asciiTheme="minorHAnsi" w:eastAsiaTheme="minorEastAsia" w:hAnsiTheme="minorHAnsi" w:cstheme="minorBidi"/>
          <w:sz w:val="24"/>
          <w:szCs w:val="24"/>
        </w:rPr>
        <w:t xml:space="preserve">more than </w:t>
      </w:r>
      <w:r w:rsidRPr="00B56BC4">
        <w:rPr>
          <w:rFonts w:asciiTheme="minorHAnsi" w:eastAsiaTheme="minorEastAsia" w:hAnsiTheme="minorHAnsi" w:cstheme="minorBidi"/>
          <w:sz w:val="24"/>
          <w:szCs w:val="24"/>
        </w:rPr>
        <w:t xml:space="preserve">enough to meet </w:t>
      </w:r>
      <w:r w:rsidR="006274DC" w:rsidRPr="00B56BC4">
        <w:rPr>
          <w:rFonts w:asciiTheme="minorHAnsi" w:eastAsiaTheme="minorEastAsia" w:hAnsiTheme="minorHAnsi" w:cstheme="minorBidi"/>
          <w:sz w:val="24"/>
          <w:szCs w:val="24"/>
        </w:rPr>
        <w:t xml:space="preserve">their </w:t>
      </w:r>
      <w:r w:rsidRPr="00B56BC4">
        <w:rPr>
          <w:rFonts w:asciiTheme="minorHAnsi" w:eastAsiaTheme="minorEastAsia" w:hAnsiTheme="minorHAnsi" w:cstheme="minorBidi"/>
          <w:sz w:val="24"/>
          <w:szCs w:val="24"/>
        </w:rPr>
        <w:t>needs</w:t>
      </w:r>
      <w:r w:rsidR="006274DC" w:rsidRPr="00B56BC4">
        <w:rPr>
          <w:rFonts w:asciiTheme="minorHAnsi" w:eastAsiaTheme="minorEastAsia" w:hAnsiTheme="minorHAnsi" w:cstheme="minorBidi"/>
          <w:sz w:val="24"/>
          <w:szCs w:val="24"/>
        </w:rPr>
        <w:t>.</w:t>
      </w:r>
      <w:r w:rsidRPr="00B56BC4">
        <w:rPr>
          <w:rFonts w:asciiTheme="minorHAnsi" w:eastAsiaTheme="minorEastAsia" w:hAnsiTheme="minorHAnsi" w:cstheme="minorBidi"/>
          <w:sz w:val="24"/>
          <w:szCs w:val="24"/>
        </w:rPr>
        <w:t xml:space="preserve"> In fact, it was so plentiful, that it could </w:t>
      </w:r>
      <w:r w:rsidR="006274DC" w:rsidRPr="00B56BC4">
        <w:rPr>
          <w:rFonts w:asciiTheme="minorHAnsi" w:eastAsiaTheme="minorEastAsia" w:hAnsiTheme="minorHAnsi" w:cstheme="minorBidi"/>
          <w:sz w:val="24"/>
          <w:szCs w:val="24"/>
        </w:rPr>
        <w:t>bless</w:t>
      </w:r>
      <w:r w:rsidRPr="00B56BC4">
        <w:rPr>
          <w:rFonts w:asciiTheme="minorHAnsi" w:eastAsiaTheme="minorEastAsia" w:hAnsiTheme="minorHAnsi" w:cstheme="minorBidi"/>
          <w:sz w:val="24"/>
          <w:szCs w:val="24"/>
        </w:rPr>
        <w:t xml:space="preserve"> her family for generations to come</w:t>
      </w:r>
      <w:r w:rsidR="006274DC" w:rsidRPr="00B56BC4">
        <w:rPr>
          <w:rFonts w:asciiTheme="minorHAnsi" w:eastAsiaTheme="minorEastAsia" w:hAnsiTheme="minorHAnsi" w:cstheme="minorBidi"/>
          <w:sz w:val="24"/>
          <w:szCs w:val="24"/>
        </w:rPr>
        <w:t>.</w:t>
      </w:r>
      <w:r w:rsidRPr="00B56BC4">
        <w:rPr>
          <w:rFonts w:asciiTheme="minorHAnsi" w:eastAsiaTheme="minorEastAsia" w:hAnsiTheme="minorHAnsi" w:cstheme="minorBidi"/>
          <w:sz w:val="24"/>
          <w:szCs w:val="24"/>
        </w:rPr>
        <w:t xml:space="preserve"> But, regrettably, she never knew that she had such a valuable gift.</w:t>
      </w:r>
      <w:r w:rsidRPr="5897EC05">
        <w:rPr>
          <w:rFonts w:asciiTheme="minorHAnsi" w:eastAsiaTheme="minorEastAsia" w:hAnsiTheme="minorHAnsi" w:cstheme="minorBidi"/>
          <w:sz w:val="24"/>
          <w:szCs w:val="24"/>
        </w:rPr>
        <w:t xml:space="preserve"> </w:t>
      </w:r>
    </w:p>
    <w:p w14:paraId="75B089F7" w14:textId="77777777" w:rsidR="00E706B7" w:rsidRPr="00E44D59" w:rsidRDefault="00E44D59" w:rsidP="00E706B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What is the</w:t>
      </w:r>
      <w:r w:rsidR="00E706B7" w:rsidRPr="5897EC05">
        <w:rPr>
          <w:rFonts w:asciiTheme="minorHAnsi" w:eastAsiaTheme="minorEastAsia" w:hAnsiTheme="minorHAnsi" w:cstheme="minorBidi"/>
          <w:sz w:val="24"/>
          <w:szCs w:val="24"/>
        </w:rPr>
        <w:t xml:space="preserve"> point to this little parable</w:t>
      </w:r>
      <w:r>
        <w:rPr>
          <w:rFonts w:asciiTheme="minorHAnsi" w:eastAsiaTheme="minorEastAsia" w:hAnsiTheme="minorHAnsi" w:cstheme="minorBidi"/>
          <w:sz w:val="24"/>
          <w:szCs w:val="24"/>
        </w:rPr>
        <w:t>?</w:t>
      </w:r>
      <w:r w:rsidR="00E706B7" w:rsidRPr="5897EC05">
        <w:rPr>
          <w:rFonts w:asciiTheme="minorHAnsi" w:eastAsiaTheme="minorEastAsia" w:hAnsiTheme="minorHAnsi" w:cstheme="minorBidi"/>
          <w:sz w:val="24"/>
          <w:szCs w:val="24"/>
        </w:rPr>
        <w:t xml:space="preserve"> When a person is born again into God’s family, they have been endowed with valuable spiritual gifts. And like the girl </w:t>
      </w:r>
      <w:r w:rsidR="00E706B7">
        <w:rPr>
          <w:rFonts w:asciiTheme="minorHAnsi" w:eastAsiaTheme="minorEastAsia" w:hAnsiTheme="minorHAnsi" w:cstheme="minorBidi"/>
          <w:sz w:val="24"/>
          <w:szCs w:val="24"/>
        </w:rPr>
        <w:t>in</w:t>
      </w:r>
      <w:r w:rsidR="00E706B7" w:rsidRPr="5897EC05">
        <w:rPr>
          <w:rFonts w:asciiTheme="minorHAnsi" w:eastAsiaTheme="minorEastAsia" w:hAnsiTheme="minorHAnsi" w:cstheme="minorBidi"/>
          <w:sz w:val="24"/>
          <w:szCs w:val="24"/>
        </w:rPr>
        <w:t xml:space="preserve"> the story, we could</w:t>
      </w:r>
      <w:r w:rsidR="00E706B7">
        <w:rPr>
          <w:rFonts w:asciiTheme="minorHAnsi" w:eastAsiaTheme="minorEastAsia" w:hAnsiTheme="minorHAnsi" w:cstheme="minorBidi"/>
          <w:sz w:val="24"/>
          <w:szCs w:val="24"/>
        </w:rPr>
        <w:t xml:space="preserve"> live our entire Christian lives</w:t>
      </w:r>
      <w:r w:rsidR="00E706B7" w:rsidRPr="5897EC05">
        <w:rPr>
          <w:rFonts w:asciiTheme="minorHAnsi" w:eastAsiaTheme="minorEastAsia" w:hAnsiTheme="minorHAnsi" w:cstheme="minorBidi"/>
          <w:sz w:val="24"/>
          <w:szCs w:val="24"/>
        </w:rPr>
        <w:t xml:space="preserve"> and never even open them. Furthermore, the entire family of God will be cheated out of the blessings that would have come to them </w:t>
      </w:r>
      <w:r w:rsidR="00E706B7" w:rsidRPr="00E44D59">
        <w:rPr>
          <w:rFonts w:asciiTheme="minorHAnsi" w:eastAsiaTheme="minorEastAsia" w:hAnsiTheme="minorHAnsi" w:cstheme="minorBidi"/>
          <w:sz w:val="24"/>
          <w:szCs w:val="24"/>
        </w:rPr>
        <w:t xml:space="preserve">through </w:t>
      </w:r>
      <w:r w:rsidR="006274DC" w:rsidRPr="00E44D59">
        <w:rPr>
          <w:rFonts w:asciiTheme="minorHAnsi" w:eastAsiaTheme="minorEastAsia" w:hAnsiTheme="minorHAnsi" w:cstheme="minorBidi"/>
          <w:sz w:val="24"/>
          <w:szCs w:val="24"/>
        </w:rPr>
        <w:t>you!</w:t>
      </w:r>
      <w:r>
        <w:rPr>
          <w:rFonts w:asciiTheme="minorHAnsi" w:eastAsiaTheme="minorEastAsia" w:hAnsiTheme="minorHAnsi" w:cstheme="minorBidi"/>
          <w:i/>
          <w:sz w:val="24"/>
          <w:szCs w:val="24"/>
        </w:rPr>
        <w:t xml:space="preserve"> </w:t>
      </w:r>
      <w:r>
        <w:rPr>
          <w:rFonts w:asciiTheme="minorHAnsi" w:eastAsiaTheme="minorEastAsia" w:hAnsiTheme="minorHAnsi" w:cstheme="minorBidi"/>
          <w:sz w:val="24"/>
          <w:szCs w:val="24"/>
        </w:rPr>
        <w:t xml:space="preserve">In Paul’s words: “For this reason I, Paul, the prisoner of Christ Jesus for the sake of you Gentiles- if indeed you have heard of the stewardship of God’s grace that was given to me for you” (Ephesians 3:1-16). </w:t>
      </w:r>
    </w:p>
    <w:p w14:paraId="10A9B4EE" w14:textId="77777777" w:rsidR="00E706B7" w:rsidRDefault="00E706B7" w:rsidP="00E706B7">
      <w:pPr>
        <w:ind w:firstLine="720"/>
        <w:jc w:val="both"/>
        <w:rPr>
          <w:sz w:val="24"/>
          <w:szCs w:val="24"/>
        </w:rPr>
      </w:pPr>
      <w:r>
        <w:rPr>
          <w:rFonts w:asciiTheme="minorHAnsi" w:eastAsiaTheme="minorEastAsia" w:hAnsiTheme="minorHAnsi" w:cstheme="minorBidi"/>
          <w:sz w:val="24"/>
          <w:szCs w:val="24"/>
        </w:rPr>
        <w:t>Now, I hate to disappoint you, but we will not be looking at each individual gift. However, f</w:t>
      </w:r>
      <w:r w:rsidRPr="007C4563">
        <w:rPr>
          <w:sz w:val="24"/>
          <w:szCs w:val="24"/>
        </w:rPr>
        <w:t>or those of you who are</w:t>
      </w:r>
      <w:r>
        <w:rPr>
          <w:sz w:val="24"/>
          <w:szCs w:val="24"/>
        </w:rPr>
        <w:t xml:space="preserve"> curious, </w:t>
      </w:r>
      <w:r w:rsidRPr="007C4563">
        <w:rPr>
          <w:sz w:val="24"/>
          <w:szCs w:val="24"/>
        </w:rPr>
        <w:t>here are just a couple o</w:t>
      </w:r>
      <w:r>
        <w:rPr>
          <w:sz w:val="24"/>
          <w:szCs w:val="24"/>
        </w:rPr>
        <w:t xml:space="preserve">f resources that offer tests you can take </w:t>
      </w:r>
      <w:r w:rsidRPr="007C4563">
        <w:rPr>
          <w:sz w:val="24"/>
          <w:szCs w:val="24"/>
        </w:rPr>
        <w:t xml:space="preserve">to discover your spiritual </w:t>
      </w:r>
      <w:r>
        <w:rPr>
          <w:sz w:val="24"/>
          <w:szCs w:val="24"/>
        </w:rPr>
        <w:t>gifts.</w:t>
      </w:r>
    </w:p>
    <w:p w14:paraId="598ECD06" w14:textId="77777777" w:rsidR="00E706B7" w:rsidRPr="00A64FBE" w:rsidRDefault="00E706B7" w:rsidP="00EF73C9">
      <w:pPr>
        <w:pStyle w:val="ListParagraph"/>
        <w:numPr>
          <w:ilvl w:val="0"/>
          <w:numId w:val="16"/>
        </w:numPr>
        <w:jc w:val="both"/>
        <w:rPr>
          <w:sz w:val="24"/>
          <w:szCs w:val="24"/>
        </w:rPr>
      </w:pPr>
      <w:r w:rsidRPr="00A64FBE">
        <w:rPr>
          <w:sz w:val="24"/>
          <w:szCs w:val="24"/>
        </w:rPr>
        <w:t xml:space="preserve">http://www.lifeway.com/lwc/files/lwcf_mycs_030526_spiritual_gifts_survey.pdf  </w:t>
      </w:r>
    </w:p>
    <w:p w14:paraId="565C52B8" w14:textId="77777777" w:rsidR="00E706B7" w:rsidRPr="007C0D32" w:rsidRDefault="006B163C" w:rsidP="00EF73C9">
      <w:pPr>
        <w:pStyle w:val="ListParagraph"/>
        <w:numPr>
          <w:ilvl w:val="0"/>
          <w:numId w:val="15"/>
        </w:numPr>
        <w:rPr>
          <w:sz w:val="24"/>
          <w:szCs w:val="24"/>
        </w:rPr>
      </w:pPr>
      <w:hyperlink r:id="rId116" w:history="1">
        <w:r w:rsidR="00E706B7" w:rsidRPr="007C0D32">
          <w:rPr>
            <w:rStyle w:val="Hyperlink"/>
            <w:color w:val="auto"/>
            <w:sz w:val="24"/>
            <w:szCs w:val="24"/>
          </w:rPr>
          <w:t>www.spiritualgiftstest.com</w:t>
        </w:r>
      </w:hyperlink>
    </w:p>
    <w:p w14:paraId="2EDE3A21" w14:textId="77777777" w:rsidR="00E706B7" w:rsidRDefault="00943BFC" w:rsidP="00E706B7">
      <w:pPr>
        <w:ind w:firstLine="720"/>
        <w:jc w:val="both"/>
        <w:rPr>
          <w:sz w:val="24"/>
          <w:szCs w:val="24"/>
        </w:rPr>
      </w:pPr>
      <w:r>
        <w:rPr>
          <w:sz w:val="24"/>
          <w:szCs w:val="24"/>
        </w:rPr>
        <w:t xml:space="preserve">The </w:t>
      </w:r>
      <w:r w:rsidR="00E706B7">
        <w:rPr>
          <w:sz w:val="24"/>
          <w:szCs w:val="24"/>
        </w:rPr>
        <w:t>spiritual</w:t>
      </w:r>
      <w:r w:rsidR="00E706B7" w:rsidRPr="003F64B7">
        <w:rPr>
          <w:sz w:val="24"/>
          <w:szCs w:val="24"/>
        </w:rPr>
        <w:t xml:space="preserve"> gifts </w:t>
      </w:r>
      <w:r w:rsidR="00322D73">
        <w:rPr>
          <w:sz w:val="24"/>
          <w:szCs w:val="24"/>
        </w:rPr>
        <w:t>don’t belong to us, we are just stewards of them. T</w:t>
      </w:r>
      <w:r w:rsidR="00E706B7" w:rsidRPr="003F64B7">
        <w:rPr>
          <w:sz w:val="24"/>
          <w:szCs w:val="24"/>
        </w:rPr>
        <w:t xml:space="preserve">hey are </w:t>
      </w:r>
      <w:r w:rsidR="00322D73">
        <w:rPr>
          <w:sz w:val="24"/>
          <w:szCs w:val="24"/>
        </w:rPr>
        <w:t xml:space="preserve">entrusted to us </w:t>
      </w:r>
      <w:r w:rsidR="00E706B7">
        <w:rPr>
          <w:sz w:val="24"/>
          <w:szCs w:val="24"/>
        </w:rPr>
        <w:t>to serve the body of Christ</w:t>
      </w:r>
      <w:r w:rsidR="00322D73">
        <w:rPr>
          <w:sz w:val="24"/>
          <w:szCs w:val="24"/>
        </w:rPr>
        <w:t>. This</w:t>
      </w:r>
      <w:r w:rsidR="00E706B7" w:rsidRPr="003F64B7">
        <w:rPr>
          <w:sz w:val="24"/>
          <w:szCs w:val="24"/>
        </w:rPr>
        <w:t xml:space="preserve"> takes humility</w:t>
      </w:r>
      <w:r w:rsidR="00E706B7">
        <w:rPr>
          <w:sz w:val="24"/>
          <w:szCs w:val="24"/>
        </w:rPr>
        <w:t>. And</w:t>
      </w:r>
      <w:r w:rsidR="00E706B7" w:rsidRPr="003F64B7">
        <w:rPr>
          <w:sz w:val="24"/>
          <w:szCs w:val="24"/>
        </w:rPr>
        <w:t xml:space="preserve"> “Humility,” someone has said, “is not thinking less of yourself, it’s not thinking of yourself at all!” In our lesson titled “Who are Your Yous?” we talk abou</w:t>
      </w:r>
      <w:r w:rsidR="00E706B7">
        <w:rPr>
          <w:sz w:val="24"/>
          <w:szCs w:val="24"/>
        </w:rPr>
        <w:t>t the self-centered life</w:t>
      </w:r>
      <w:r w:rsidR="00E706B7" w:rsidRPr="003F64B7">
        <w:rPr>
          <w:sz w:val="24"/>
          <w:szCs w:val="24"/>
        </w:rPr>
        <w:t xml:space="preserve">style or </w:t>
      </w:r>
      <w:r w:rsidR="00E706B7">
        <w:rPr>
          <w:sz w:val="24"/>
          <w:szCs w:val="24"/>
        </w:rPr>
        <w:t>Satan’s life</w:t>
      </w:r>
      <w:r w:rsidR="00E706B7" w:rsidRPr="003F64B7">
        <w:rPr>
          <w:sz w:val="24"/>
          <w:szCs w:val="24"/>
        </w:rPr>
        <w:t xml:space="preserve">style. This is called the outside </w:t>
      </w:r>
      <w:r w:rsidR="00E706B7" w:rsidRPr="003F64B7">
        <w:rPr>
          <w:i/>
          <w:sz w:val="24"/>
          <w:szCs w:val="24"/>
        </w:rPr>
        <w:t>in</w:t>
      </w:r>
      <w:r w:rsidR="00E706B7" w:rsidRPr="003F64B7">
        <w:rPr>
          <w:sz w:val="24"/>
          <w:szCs w:val="24"/>
        </w:rPr>
        <w:t xml:space="preserve"> lifestyle or the lifestyle that is all about </w:t>
      </w:r>
      <w:r w:rsidR="00E706B7" w:rsidRPr="003F64B7">
        <w:rPr>
          <w:i/>
          <w:sz w:val="24"/>
          <w:szCs w:val="24"/>
        </w:rPr>
        <w:t>me</w:t>
      </w:r>
      <w:r w:rsidR="00E706B7" w:rsidRPr="003F64B7">
        <w:rPr>
          <w:sz w:val="24"/>
          <w:szCs w:val="24"/>
        </w:rPr>
        <w:t>. This person can never be happy or get enough.  Everything she gets is for self-use</w:t>
      </w:r>
      <w:r w:rsidR="00E706B7">
        <w:rPr>
          <w:sz w:val="24"/>
          <w:szCs w:val="24"/>
        </w:rPr>
        <w:t>,</w:t>
      </w:r>
      <w:r w:rsidR="00E706B7" w:rsidRPr="003F64B7">
        <w:rPr>
          <w:sz w:val="24"/>
          <w:szCs w:val="24"/>
        </w:rPr>
        <w:t xml:space="preserve"> and in the end, this life implodes into self. This is the only life a sinner can </w:t>
      </w:r>
      <w:r w:rsidR="00E706B7" w:rsidRPr="00B56BC4">
        <w:rPr>
          <w:sz w:val="24"/>
          <w:szCs w:val="24"/>
        </w:rPr>
        <w:t xml:space="preserve">live. It is impossible to follow Jesus and live </w:t>
      </w:r>
      <w:r w:rsidR="006274DC" w:rsidRPr="00B56BC4">
        <w:rPr>
          <w:sz w:val="24"/>
          <w:szCs w:val="24"/>
        </w:rPr>
        <w:t xml:space="preserve">this kind of </w:t>
      </w:r>
      <w:r w:rsidR="00E706B7" w:rsidRPr="00B56BC4">
        <w:rPr>
          <w:sz w:val="24"/>
          <w:szCs w:val="24"/>
        </w:rPr>
        <w:t>life</w:t>
      </w:r>
      <w:r w:rsidR="006274DC" w:rsidRPr="00B56BC4">
        <w:rPr>
          <w:sz w:val="24"/>
          <w:szCs w:val="24"/>
        </w:rPr>
        <w:t>.</w:t>
      </w:r>
      <w:r w:rsidR="00E706B7" w:rsidRPr="003F64B7">
        <w:rPr>
          <w:sz w:val="24"/>
          <w:szCs w:val="24"/>
        </w:rPr>
        <w:t xml:space="preserve"> </w:t>
      </w:r>
    </w:p>
    <w:p w14:paraId="1E68E34D" w14:textId="77777777" w:rsidR="00E706B7" w:rsidRPr="003A528F" w:rsidRDefault="00E706B7" w:rsidP="003A528F">
      <w:pPr>
        <w:spacing w:after="0"/>
        <w:jc w:val="center"/>
        <w:rPr>
          <w:b/>
          <w:sz w:val="24"/>
          <w:szCs w:val="24"/>
        </w:rPr>
      </w:pPr>
      <w:r w:rsidRPr="003A528F">
        <w:rPr>
          <w:b/>
          <w:sz w:val="24"/>
          <w:szCs w:val="24"/>
        </w:rPr>
        <w:t>Philippians 2:1-8 (ESV)</w:t>
      </w:r>
    </w:p>
    <w:p w14:paraId="38E4B63F" w14:textId="77777777" w:rsidR="001277EB" w:rsidRDefault="00E706B7" w:rsidP="001277EB">
      <w:pPr>
        <w:spacing w:after="0"/>
        <w:jc w:val="center"/>
        <w:rPr>
          <w:b/>
          <w:i/>
          <w:sz w:val="24"/>
          <w:szCs w:val="24"/>
        </w:rPr>
      </w:pPr>
      <w:r w:rsidRPr="00377AB7">
        <w:rPr>
          <w:b/>
          <w:i/>
          <w:sz w:val="24"/>
          <w:szCs w:val="24"/>
        </w:rPr>
        <w:t xml:space="preserve">So if there is any encouragement in Christ, any comfort from love, any participation </w:t>
      </w:r>
    </w:p>
    <w:p w14:paraId="39306E59" w14:textId="77777777" w:rsidR="001277EB" w:rsidRDefault="00E706B7" w:rsidP="001277EB">
      <w:pPr>
        <w:spacing w:after="0"/>
        <w:jc w:val="center"/>
        <w:rPr>
          <w:b/>
          <w:i/>
          <w:sz w:val="24"/>
          <w:szCs w:val="24"/>
        </w:rPr>
      </w:pPr>
      <w:r w:rsidRPr="00377AB7">
        <w:rPr>
          <w:b/>
          <w:i/>
          <w:sz w:val="24"/>
          <w:szCs w:val="24"/>
        </w:rPr>
        <w:t xml:space="preserve">in the Spirit, any affection and sympathy, complete my joy by being of the same mind, </w:t>
      </w:r>
    </w:p>
    <w:p w14:paraId="12060F8C" w14:textId="77777777" w:rsidR="001277EB" w:rsidRDefault="00E706B7" w:rsidP="001277EB">
      <w:pPr>
        <w:spacing w:after="0"/>
        <w:jc w:val="center"/>
        <w:rPr>
          <w:b/>
          <w:i/>
          <w:sz w:val="24"/>
          <w:szCs w:val="24"/>
        </w:rPr>
      </w:pPr>
      <w:r w:rsidRPr="00377AB7">
        <w:rPr>
          <w:b/>
          <w:i/>
          <w:sz w:val="24"/>
          <w:szCs w:val="24"/>
        </w:rPr>
        <w:t xml:space="preserve">having the same love, being in full accord and of one mind.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w:t>
      </w:r>
    </w:p>
    <w:p w14:paraId="0D8F1EB7" w14:textId="77777777" w:rsidR="001277EB" w:rsidRDefault="00E706B7" w:rsidP="001277EB">
      <w:pPr>
        <w:spacing w:after="0"/>
        <w:jc w:val="center"/>
        <w:rPr>
          <w:b/>
          <w:i/>
          <w:sz w:val="24"/>
          <w:szCs w:val="24"/>
        </w:rPr>
      </w:pPr>
      <w:r w:rsidRPr="00377AB7">
        <w:rPr>
          <w:b/>
          <w:i/>
          <w:sz w:val="24"/>
          <w:szCs w:val="24"/>
        </w:rPr>
        <w:t xml:space="preserve">did not count equality with God a thing to be grasped, but emptied himself, by taking the form of a servant, being born in the likeness of men. And being found in human form, </w:t>
      </w:r>
    </w:p>
    <w:p w14:paraId="469A1671" w14:textId="77777777" w:rsidR="00E706B7" w:rsidRPr="001277EB" w:rsidRDefault="00E706B7" w:rsidP="001277EB">
      <w:pPr>
        <w:jc w:val="center"/>
        <w:rPr>
          <w:b/>
          <w:i/>
          <w:sz w:val="24"/>
          <w:szCs w:val="24"/>
        </w:rPr>
      </w:pPr>
      <w:r w:rsidRPr="00377AB7">
        <w:rPr>
          <w:b/>
          <w:i/>
          <w:sz w:val="24"/>
          <w:szCs w:val="24"/>
        </w:rPr>
        <w:t>he humbled himself by becoming obedient to the point of death, even death on a cross.</w:t>
      </w:r>
    </w:p>
    <w:p w14:paraId="205BBD3A" w14:textId="77777777" w:rsidR="00E706B7" w:rsidRDefault="00E706B7" w:rsidP="00E706B7">
      <w:pPr>
        <w:ind w:firstLine="720"/>
        <w:jc w:val="both"/>
        <w:rPr>
          <w:sz w:val="24"/>
          <w:szCs w:val="24"/>
        </w:rPr>
      </w:pPr>
      <w:r w:rsidRPr="001F6742">
        <w:rPr>
          <w:sz w:val="24"/>
          <w:szCs w:val="24"/>
        </w:rPr>
        <w:t>To follow Jesus</w:t>
      </w:r>
      <w:r>
        <w:rPr>
          <w:sz w:val="24"/>
          <w:szCs w:val="24"/>
        </w:rPr>
        <w:t>’</w:t>
      </w:r>
      <w:r w:rsidRPr="001F6742">
        <w:rPr>
          <w:sz w:val="24"/>
          <w:szCs w:val="24"/>
        </w:rPr>
        <w:t xml:space="preserve"> example, we live </w:t>
      </w:r>
      <w:r w:rsidR="00BC121B">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 they have belongs to the Lord. </w:t>
      </w:r>
      <w:r w:rsidR="002D70A0">
        <w:rPr>
          <w:sz w:val="24"/>
          <w:szCs w:val="24"/>
        </w:rPr>
        <w:t>And because of this,</w:t>
      </w:r>
      <w:r w:rsidRPr="001F6742">
        <w:rPr>
          <w:sz w:val="24"/>
          <w:szCs w:val="24"/>
        </w:rPr>
        <w:t xml:space="preserve"> everything in our life, time, energy, wisdom, and resources are used for the growth and benefit of </w:t>
      </w:r>
      <w:r w:rsidRPr="001F6742">
        <w:rPr>
          <w:i/>
          <w:sz w:val="24"/>
          <w:szCs w:val="24"/>
        </w:rPr>
        <w:t>others</w:t>
      </w:r>
      <w:r w:rsidRPr="001F6742">
        <w:rPr>
          <w:sz w:val="24"/>
          <w:szCs w:val="24"/>
        </w:rPr>
        <w:t>. This kind of lifestyle explodes the gospel all over the world.</w:t>
      </w:r>
      <w:r>
        <w:rPr>
          <w:sz w:val="24"/>
          <w:szCs w:val="24"/>
        </w:rPr>
        <w:t xml:space="preserve"> </w:t>
      </w:r>
    </w:p>
    <w:p w14:paraId="7A771B2E" w14:textId="77777777" w:rsidR="00E706B7" w:rsidRDefault="00BC121B" w:rsidP="00E706B7">
      <w:pPr>
        <w:ind w:firstLine="720"/>
        <w:jc w:val="both"/>
        <w:rPr>
          <w:sz w:val="24"/>
          <w:szCs w:val="24"/>
        </w:rPr>
      </w:pPr>
      <w:r>
        <w:rPr>
          <w:sz w:val="24"/>
          <w:szCs w:val="24"/>
        </w:rPr>
        <w:t xml:space="preserve">Having said that, </w:t>
      </w:r>
      <w:r w:rsidR="002D70A0">
        <w:rPr>
          <w:sz w:val="24"/>
          <w:szCs w:val="24"/>
        </w:rPr>
        <w:t>e</w:t>
      </w:r>
      <w:r w:rsidR="00E706B7" w:rsidRPr="007C4563">
        <w:rPr>
          <w:sz w:val="24"/>
          <w:szCs w:val="24"/>
        </w:rPr>
        <w:t xml:space="preserve">ven though the gifts are for others, </w:t>
      </w:r>
      <w:r w:rsidR="00E706B7">
        <w:rPr>
          <w:sz w:val="24"/>
          <w:szCs w:val="24"/>
        </w:rPr>
        <w:t>a</w:t>
      </w:r>
      <w:r w:rsidR="00E706B7" w:rsidRPr="007C4563">
        <w:rPr>
          <w:sz w:val="24"/>
          <w:szCs w:val="24"/>
        </w:rPr>
        <w:t xml:space="preserve">s you </w:t>
      </w:r>
      <w:r w:rsidR="002D70A0">
        <w:rPr>
          <w:sz w:val="24"/>
          <w:szCs w:val="24"/>
        </w:rPr>
        <w:t xml:space="preserve">begin to </w:t>
      </w:r>
      <w:r w:rsidR="00E706B7" w:rsidRPr="007C4563">
        <w:rPr>
          <w:sz w:val="24"/>
          <w:szCs w:val="24"/>
        </w:rPr>
        <w:t xml:space="preserve">see others being built up through your gifts, you will find </w:t>
      </w:r>
      <w:r w:rsidR="00E706B7">
        <w:rPr>
          <w:sz w:val="24"/>
          <w:szCs w:val="24"/>
        </w:rPr>
        <w:t>that</w:t>
      </w:r>
      <w:r w:rsidR="00E706B7" w:rsidRPr="007C4563">
        <w:rPr>
          <w:sz w:val="24"/>
          <w:szCs w:val="24"/>
        </w:rPr>
        <w:t xml:space="preserve"> being used as Jesus’ vessel to meet the needs of others</w:t>
      </w:r>
      <w:r w:rsidR="00E706B7">
        <w:rPr>
          <w:sz w:val="24"/>
          <w:szCs w:val="24"/>
        </w:rPr>
        <w:t xml:space="preserve"> will bring you great joy.</w:t>
      </w:r>
      <w:r w:rsidR="00E706B7" w:rsidRPr="007C4563">
        <w:rPr>
          <w:sz w:val="24"/>
          <w:szCs w:val="24"/>
        </w:rPr>
        <w:t xml:space="preserve"> </w:t>
      </w:r>
      <w:r w:rsidR="007C0D32">
        <w:rPr>
          <w:sz w:val="24"/>
          <w:szCs w:val="24"/>
        </w:rPr>
        <w:t xml:space="preserve">Chuck Swindoll, paraphrasing a quote by Mark Twain, said: “The two most important days in the life of a child of God are one - the day we are born again, and two is the day we discover why.” </w:t>
      </w:r>
      <w:r w:rsidR="00E706B7" w:rsidRPr="007C4563">
        <w:rPr>
          <w:sz w:val="24"/>
          <w:szCs w:val="24"/>
        </w:rPr>
        <w:t xml:space="preserve">It is through our discipling relationships that we learn what our gifts are and what to do with them.  </w:t>
      </w:r>
      <w:r w:rsidR="00E706B7">
        <w:rPr>
          <w:sz w:val="24"/>
          <w:szCs w:val="24"/>
        </w:rPr>
        <w:t>But whatever your gifts are,</w:t>
      </w:r>
      <w:r w:rsidR="00E706B7" w:rsidRPr="001E2722">
        <w:rPr>
          <w:sz w:val="24"/>
          <w:szCs w:val="24"/>
        </w:rPr>
        <w:t xml:space="preserve"> if </w:t>
      </w:r>
      <w:r w:rsidR="00E706B7">
        <w:rPr>
          <w:sz w:val="24"/>
          <w:szCs w:val="24"/>
        </w:rPr>
        <w:t>they are not being used</w:t>
      </w:r>
      <w:r w:rsidR="00E706B7" w:rsidRPr="001E2722">
        <w:rPr>
          <w:sz w:val="24"/>
          <w:szCs w:val="24"/>
        </w:rPr>
        <w:t xml:space="preserve"> in </w:t>
      </w:r>
      <w:r w:rsidR="00E706B7">
        <w:rPr>
          <w:sz w:val="24"/>
          <w:szCs w:val="24"/>
        </w:rPr>
        <w:t>a</w:t>
      </w:r>
      <w:r w:rsidR="00E706B7" w:rsidRPr="001E2722">
        <w:rPr>
          <w:sz w:val="24"/>
          <w:szCs w:val="24"/>
        </w:rPr>
        <w:t xml:space="preserve"> </w:t>
      </w:r>
      <w:r w:rsidR="00E706B7" w:rsidRPr="001E2722">
        <w:rPr>
          <w:bCs/>
          <w:sz w:val="24"/>
          <w:szCs w:val="24"/>
        </w:rPr>
        <w:t>Spirit of love,</w:t>
      </w:r>
      <w:r w:rsidR="00E706B7" w:rsidRPr="001E2722">
        <w:rPr>
          <w:sz w:val="24"/>
          <w:szCs w:val="24"/>
        </w:rPr>
        <w:t xml:space="preserve"> </w:t>
      </w:r>
      <w:r w:rsidR="00E706B7">
        <w:rPr>
          <w:sz w:val="24"/>
          <w:szCs w:val="24"/>
        </w:rPr>
        <w:t xml:space="preserve">then these gifts become </w:t>
      </w:r>
      <w:r w:rsidR="00E706B7" w:rsidRPr="001E2722">
        <w:rPr>
          <w:bCs/>
          <w:sz w:val="24"/>
          <w:szCs w:val="24"/>
        </w:rPr>
        <w:t>useless</w:t>
      </w:r>
      <w:r w:rsidR="00E706B7" w:rsidRPr="001E2722">
        <w:rPr>
          <w:sz w:val="24"/>
          <w:szCs w:val="24"/>
        </w:rPr>
        <w:t xml:space="preserve">! (Romans 5:5; 1 Corinthians 13:1-7) </w:t>
      </w:r>
    </w:p>
    <w:p w14:paraId="465AADFE" w14:textId="77777777" w:rsidR="00E706B7" w:rsidRPr="002902CD" w:rsidRDefault="00E706B7" w:rsidP="009675E4">
      <w:pPr>
        <w:rPr>
          <w:rFonts w:cs="Calibri"/>
          <w:sz w:val="24"/>
          <w:szCs w:val="24"/>
        </w:rPr>
      </w:pPr>
      <w:r>
        <w:rPr>
          <w:b/>
          <w:bCs/>
          <w:sz w:val="28"/>
          <w:szCs w:val="28"/>
        </w:rPr>
        <w:t>DIGGING DEEPER: Read the following passages and make notes of any insights and personal applications.</w:t>
      </w:r>
    </w:p>
    <w:p w14:paraId="1FD1D3E6" w14:textId="77777777" w:rsidR="00E706B7" w:rsidRPr="0081646C" w:rsidRDefault="00E706B7" w:rsidP="00586F39">
      <w:pPr>
        <w:pStyle w:val="ListParagraph"/>
        <w:numPr>
          <w:ilvl w:val="0"/>
          <w:numId w:val="1"/>
        </w:numPr>
        <w:jc w:val="both"/>
        <w:rPr>
          <w:bCs/>
          <w:sz w:val="24"/>
          <w:szCs w:val="24"/>
        </w:rPr>
      </w:pPr>
      <w:r w:rsidRPr="0081646C">
        <w:rPr>
          <w:bCs/>
          <w:sz w:val="24"/>
          <w:szCs w:val="24"/>
        </w:rPr>
        <w:t>Luke 9:22-23, 26-27, 14:25-35; Gal. 2:20; John 13:12-17, 34-35; Mark 10:44-45; Romans 12:9-16</w:t>
      </w:r>
    </w:p>
    <w:p w14:paraId="4FBAE43D" w14:textId="77777777" w:rsidR="00E706B7" w:rsidRPr="003A528F" w:rsidRDefault="00E706B7" w:rsidP="001277EB">
      <w:pPr>
        <w:spacing w:after="0"/>
        <w:jc w:val="center"/>
        <w:rPr>
          <w:b/>
          <w:sz w:val="24"/>
          <w:szCs w:val="24"/>
        </w:rPr>
      </w:pPr>
      <w:r w:rsidRPr="003A528F">
        <w:rPr>
          <w:b/>
          <w:bCs/>
          <w:sz w:val="24"/>
          <w:szCs w:val="24"/>
        </w:rPr>
        <w:t>1 Peter 4:8-11</w:t>
      </w:r>
      <w:r w:rsidR="002D70A0" w:rsidRPr="003A528F">
        <w:rPr>
          <w:b/>
          <w:bCs/>
          <w:sz w:val="24"/>
          <w:szCs w:val="24"/>
        </w:rPr>
        <w:t xml:space="preserve"> (NKJV)</w:t>
      </w:r>
    </w:p>
    <w:p w14:paraId="4FD2CF27" w14:textId="77777777" w:rsidR="001277EB" w:rsidRDefault="002D70A0" w:rsidP="001277EB">
      <w:pPr>
        <w:spacing w:after="0"/>
        <w:jc w:val="center"/>
        <w:rPr>
          <w:b/>
          <w:i/>
          <w:sz w:val="24"/>
          <w:szCs w:val="24"/>
        </w:rPr>
      </w:pPr>
      <w:r>
        <w:rPr>
          <w:b/>
          <w:i/>
          <w:sz w:val="24"/>
          <w:szCs w:val="24"/>
        </w:rPr>
        <w:t>And a</w:t>
      </w:r>
      <w:r w:rsidR="00E706B7" w:rsidRPr="00336A3C">
        <w:rPr>
          <w:b/>
          <w:i/>
          <w:sz w:val="24"/>
          <w:szCs w:val="24"/>
        </w:rPr>
        <w:t>bove all</w:t>
      </w:r>
      <w:r>
        <w:rPr>
          <w:b/>
          <w:i/>
          <w:sz w:val="24"/>
          <w:szCs w:val="24"/>
        </w:rPr>
        <w:t xml:space="preserve"> things have fervent </w:t>
      </w:r>
      <w:r w:rsidR="00E706B7" w:rsidRPr="00336A3C">
        <w:rPr>
          <w:b/>
          <w:i/>
          <w:sz w:val="24"/>
          <w:szCs w:val="24"/>
        </w:rPr>
        <w:t>love one another</w:t>
      </w:r>
      <w:r>
        <w:rPr>
          <w:b/>
          <w:i/>
          <w:sz w:val="24"/>
          <w:szCs w:val="24"/>
        </w:rPr>
        <w:t>, for</w:t>
      </w:r>
      <w:r w:rsidR="00E706B7" w:rsidRPr="00336A3C">
        <w:rPr>
          <w:b/>
          <w:i/>
          <w:sz w:val="24"/>
          <w:szCs w:val="24"/>
        </w:rPr>
        <w:t xml:space="preserve"> love </w:t>
      </w:r>
      <w:r>
        <w:rPr>
          <w:b/>
          <w:i/>
          <w:sz w:val="24"/>
          <w:szCs w:val="24"/>
        </w:rPr>
        <w:t xml:space="preserve">will </w:t>
      </w:r>
      <w:r w:rsidR="00E706B7" w:rsidRPr="00336A3C">
        <w:rPr>
          <w:b/>
          <w:i/>
          <w:sz w:val="24"/>
          <w:szCs w:val="24"/>
        </w:rPr>
        <w:t xml:space="preserve">cover a multitude of sins.  </w:t>
      </w:r>
    </w:p>
    <w:p w14:paraId="6561E096" w14:textId="77777777" w:rsidR="001277EB" w:rsidRDefault="002D70A0" w:rsidP="001277EB">
      <w:pPr>
        <w:spacing w:after="0"/>
        <w:jc w:val="center"/>
        <w:rPr>
          <w:b/>
          <w:i/>
          <w:sz w:val="24"/>
          <w:szCs w:val="24"/>
        </w:rPr>
      </w:pPr>
      <w:r>
        <w:rPr>
          <w:b/>
          <w:i/>
          <w:sz w:val="24"/>
          <w:szCs w:val="24"/>
        </w:rPr>
        <w:t>B</w:t>
      </w:r>
      <w:r w:rsidR="00E706B7" w:rsidRPr="00336A3C">
        <w:rPr>
          <w:b/>
          <w:i/>
          <w:sz w:val="24"/>
          <w:szCs w:val="24"/>
        </w:rPr>
        <w:t xml:space="preserve">e hospitable to one another without </w:t>
      </w:r>
      <w:r>
        <w:rPr>
          <w:b/>
          <w:i/>
          <w:sz w:val="24"/>
          <w:szCs w:val="24"/>
        </w:rPr>
        <w:t>grumbling</w:t>
      </w:r>
      <w:r w:rsidR="00E706B7" w:rsidRPr="00336A3C">
        <w:rPr>
          <w:b/>
          <w:i/>
          <w:sz w:val="24"/>
          <w:szCs w:val="24"/>
        </w:rPr>
        <w:t xml:space="preserve">. As </w:t>
      </w:r>
      <w:r w:rsidR="00E706B7" w:rsidRPr="00336A3C">
        <w:rPr>
          <w:b/>
          <w:bCs/>
          <w:i/>
          <w:iCs/>
          <w:sz w:val="24"/>
          <w:szCs w:val="24"/>
        </w:rPr>
        <w:t>each one</w:t>
      </w:r>
      <w:r w:rsidR="00E706B7" w:rsidRPr="00336A3C">
        <w:rPr>
          <w:b/>
          <w:i/>
          <w:sz w:val="24"/>
          <w:szCs w:val="24"/>
        </w:rPr>
        <w:t xml:space="preserve"> has </w:t>
      </w:r>
      <w:r w:rsidR="00E706B7" w:rsidRPr="00336A3C">
        <w:rPr>
          <w:b/>
          <w:bCs/>
          <w:i/>
          <w:iCs/>
          <w:sz w:val="24"/>
          <w:szCs w:val="24"/>
        </w:rPr>
        <w:t>received a gift</w:t>
      </w:r>
      <w:r w:rsidR="00E706B7" w:rsidRPr="00336A3C">
        <w:rPr>
          <w:b/>
          <w:i/>
          <w:sz w:val="24"/>
          <w:szCs w:val="24"/>
        </w:rPr>
        <w:t xml:space="preserve">, </w:t>
      </w:r>
    </w:p>
    <w:p w14:paraId="76F1B707" w14:textId="77777777" w:rsidR="001277EB" w:rsidRDefault="000B3E7C" w:rsidP="001277EB">
      <w:pPr>
        <w:spacing w:after="0"/>
        <w:jc w:val="center"/>
        <w:rPr>
          <w:b/>
          <w:bCs/>
          <w:i/>
          <w:sz w:val="24"/>
          <w:szCs w:val="24"/>
        </w:rPr>
      </w:pPr>
      <w:r>
        <w:rPr>
          <w:b/>
          <w:i/>
          <w:sz w:val="24"/>
          <w:szCs w:val="24"/>
        </w:rPr>
        <w:t>minister</w:t>
      </w:r>
      <w:r w:rsidR="00E706B7" w:rsidRPr="00336A3C">
        <w:rPr>
          <w:b/>
          <w:i/>
          <w:sz w:val="24"/>
          <w:szCs w:val="24"/>
        </w:rPr>
        <w:t xml:space="preserve"> it </w:t>
      </w:r>
      <w:r>
        <w:rPr>
          <w:b/>
          <w:i/>
          <w:sz w:val="24"/>
          <w:szCs w:val="24"/>
        </w:rPr>
        <w:t>to</w:t>
      </w:r>
      <w:r w:rsidR="00E706B7" w:rsidRPr="00336A3C">
        <w:rPr>
          <w:b/>
          <w:bCs/>
          <w:i/>
          <w:iCs/>
          <w:sz w:val="24"/>
          <w:szCs w:val="24"/>
        </w:rPr>
        <w:t xml:space="preserve"> one another</w:t>
      </w:r>
      <w:r>
        <w:rPr>
          <w:b/>
          <w:bCs/>
          <w:i/>
          <w:iCs/>
          <w:sz w:val="24"/>
          <w:szCs w:val="24"/>
        </w:rPr>
        <w:t>,</w:t>
      </w:r>
      <w:r w:rsidR="00E706B7" w:rsidRPr="00336A3C">
        <w:rPr>
          <w:b/>
          <w:i/>
          <w:sz w:val="24"/>
          <w:szCs w:val="24"/>
        </w:rPr>
        <w:t xml:space="preserve"> as good stewards of the manifold grace of God. </w:t>
      </w:r>
      <w:r>
        <w:rPr>
          <w:b/>
          <w:i/>
          <w:sz w:val="24"/>
          <w:szCs w:val="24"/>
        </w:rPr>
        <w:t>If anyone</w:t>
      </w:r>
      <w:r w:rsidR="00E706B7" w:rsidRPr="00336A3C">
        <w:rPr>
          <w:b/>
          <w:i/>
          <w:sz w:val="24"/>
          <w:szCs w:val="24"/>
        </w:rPr>
        <w:t xml:space="preserve"> </w:t>
      </w:r>
      <w:r w:rsidR="00E706B7" w:rsidRPr="00336A3C">
        <w:rPr>
          <w:b/>
          <w:bCs/>
          <w:i/>
          <w:sz w:val="24"/>
          <w:szCs w:val="24"/>
        </w:rPr>
        <w:t>speaks</w:t>
      </w:r>
      <w:r w:rsidR="00E706B7" w:rsidRPr="00336A3C">
        <w:rPr>
          <w:b/>
          <w:i/>
          <w:sz w:val="24"/>
          <w:szCs w:val="24"/>
        </w:rPr>
        <w:t>,</w:t>
      </w:r>
      <w:r>
        <w:rPr>
          <w:b/>
          <w:i/>
          <w:sz w:val="24"/>
          <w:szCs w:val="24"/>
        </w:rPr>
        <w:t xml:space="preserve"> let him speak </w:t>
      </w:r>
      <w:r w:rsidR="00E706B7" w:rsidRPr="00336A3C">
        <w:rPr>
          <w:b/>
          <w:i/>
          <w:sz w:val="24"/>
          <w:szCs w:val="24"/>
        </w:rPr>
        <w:t xml:space="preserve">as </w:t>
      </w:r>
      <w:r>
        <w:rPr>
          <w:b/>
          <w:i/>
          <w:sz w:val="24"/>
          <w:szCs w:val="24"/>
        </w:rPr>
        <w:t xml:space="preserve">the oracles </w:t>
      </w:r>
      <w:r w:rsidR="00E706B7" w:rsidRPr="00336A3C">
        <w:rPr>
          <w:b/>
          <w:bCs/>
          <w:i/>
          <w:sz w:val="24"/>
          <w:szCs w:val="24"/>
        </w:rPr>
        <w:t>of</w:t>
      </w:r>
      <w:r w:rsidR="00E706B7" w:rsidRPr="00336A3C">
        <w:rPr>
          <w:b/>
          <w:i/>
          <w:sz w:val="24"/>
          <w:szCs w:val="24"/>
        </w:rPr>
        <w:t xml:space="preserve"> </w:t>
      </w:r>
      <w:r w:rsidR="00E706B7" w:rsidRPr="00336A3C">
        <w:rPr>
          <w:b/>
          <w:bCs/>
          <w:i/>
          <w:sz w:val="24"/>
          <w:szCs w:val="24"/>
        </w:rPr>
        <w:t>God</w:t>
      </w:r>
      <w:r>
        <w:rPr>
          <w:b/>
          <w:bCs/>
          <w:i/>
          <w:sz w:val="24"/>
          <w:szCs w:val="24"/>
        </w:rPr>
        <w:t>. If anyone ministers, let him do it as the ability</w:t>
      </w:r>
    </w:p>
    <w:p w14:paraId="32076DE5" w14:textId="77777777" w:rsidR="001277EB" w:rsidRDefault="000B3E7C" w:rsidP="001277EB">
      <w:pPr>
        <w:spacing w:after="0"/>
        <w:jc w:val="center"/>
        <w:rPr>
          <w:b/>
          <w:i/>
          <w:sz w:val="24"/>
          <w:szCs w:val="24"/>
        </w:rPr>
      </w:pPr>
      <w:r>
        <w:rPr>
          <w:b/>
          <w:bCs/>
          <w:i/>
          <w:sz w:val="24"/>
          <w:szCs w:val="24"/>
        </w:rPr>
        <w:t xml:space="preserve"> which God supplies, that in all thing</w:t>
      </w:r>
      <w:r w:rsidR="00E706B7" w:rsidRPr="00336A3C">
        <w:rPr>
          <w:b/>
          <w:bCs/>
          <w:i/>
          <w:iCs/>
          <w:sz w:val="24"/>
          <w:szCs w:val="24"/>
        </w:rPr>
        <w:t>s God may be glorified</w:t>
      </w:r>
      <w:r w:rsidR="00E706B7" w:rsidRPr="00336A3C">
        <w:rPr>
          <w:b/>
          <w:i/>
          <w:sz w:val="24"/>
          <w:szCs w:val="24"/>
        </w:rPr>
        <w:t xml:space="preserve"> through Jesus Christ, </w:t>
      </w:r>
    </w:p>
    <w:p w14:paraId="620FC8D3" w14:textId="77777777" w:rsidR="00E706B7" w:rsidRDefault="00E706B7" w:rsidP="001277EB">
      <w:pPr>
        <w:jc w:val="center"/>
        <w:rPr>
          <w:b/>
          <w:i/>
          <w:sz w:val="24"/>
          <w:szCs w:val="24"/>
        </w:rPr>
      </w:pPr>
      <w:r w:rsidRPr="00336A3C">
        <w:rPr>
          <w:b/>
          <w:i/>
          <w:sz w:val="24"/>
          <w:szCs w:val="24"/>
        </w:rPr>
        <w:t>to whom belongs the glory and the dominion forever and ever. Amen</w:t>
      </w:r>
      <w:r>
        <w:rPr>
          <w:b/>
          <w:i/>
          <w:sz w:val="24"/>
          <w:szCs w:val="24"/>
        </w:rPr>
        <w:t>.</w:t>
      </w:r>
    </w:p>
    <w:p w14:paraId="1298304E" w14:textId="77777777" w:rsidR="00E706B7" w:rsidRDefault="00E706B7" w:rsidP="00E706B7">
      <w:pPr>
        <w:ind w:firstLine="720"/>
        <w:jc w:val="both"/>
        <w:rPr>
          <w:sz w:val="24"/>
          <w:szCs w:val="24"/>
        </w:rPr>
      </w:pPr>
      <w:r w:rsidRPr="003E4CD9">
        <w:rPr>
          <w:sz w:val="24"/>
          <w:szCs w:val="24"/>
        </w:rPr>
        <w:t xml:space="preserve"> </w:t>
      </w:r>
      <w:r>
        <w:rPr>
          <w:sz w:val="24"/>
          <w:szCs w:val="24"/>
        </w:rPr>
        <w:t xml:space="preserve">In </w:t>
      </w:r>
      <w:r w:rsidR="00C71625">
        <w:rPr>
          <w:sz w:val="24"/>
          <w:szCs w:val="24"/>
        </w:rPr>
        <w:t xml:space="preserve">his </w:t>
      </w:r>
      <w:r w:rsidRPr="00FD4211">
        <w:rPr>
          <w:sz w:val="24"/>
          <w:szCs w:val="24"/>
        </w:rPr>
        <w:t>commentary on 1 Peter 4:10</w:t>
      </w:r>
      <w:r w:rsidR="00C71625">
        <w:rPr>
          <w:sz w:val="24"/>
          <w:szCs w:val="24"/>
        </w:rPr>
        <w:t xml:space="preserve"> from </w:t>
      </w:r>
      <w:r w:rsidR="00C71625" w:rsidRPr="00FD4211">
        <w:rPr>
          <w:sz w:val="24"/>
          <w:szCs w:val="24"/>
        </w:rPr>
        <w:t>John Macarthur’s</w:t>
      </w:r>
      <w:r w:rsidR="00C71625">
        <w:rPr>
          <w:sz w:val="24"/>
          <w:szCs w:val="24"/>
        </w:rPr>
        <w:t xml:space="preserve"> Study Bible,</w:t>
      </w:r>
      <w:r>
        <w:rPr>
          <w:sz w:val="24"/>
          <w:szCs w:val="24"/>
        </w:rPr>
        <w:t xml:space="preserve"> he said:</w:t>
      </w:r>
    </w:p>
    <w:p w14:paraId="7381D828" w14:textId="77777777" w:rsidR="00E706B7" w:rsidRDefault="00E706B7" w:rsidP="00E706B7">
      <w:pPr>
        <w:ind w:left="720" w:right="720"/>
        <w:jc w:val="both"/>
        <w:rPr>
          <w:i/>
          <w:sz w:val="24"/>
          <w:szCs w:val="24"/>
        </w:rPr>
      </w:pPr>
      <w:r w:rsidRPr="00705CAB">
        <w:rPr>
          <w:i/>
          <w:sz w:val="24"/>
          <w:szCs w:val="24"/>
        </w:rPr>
        <w:t xml:space="preserve">A special gift or spiritual gift is a graciously given supernaturally designed ability granted to every believer by the </w:t>
      </w:r>
      <w:r>
        <w:rPr>
          <w:i/>
          <w:sz w:val="24"/>
          <w:szCs w:val="24"/>
        </w:rPr>
        <w:t>H</w:t>
      </w:r>
      <w:r w:rsidRPr="00705CAB">
        <w:rPr>
          <w:i/>
          <w:sz w:val="24"/>
          <w:szCs w:val="24"/>
        </w:rPr>
        <w:t xml:space="preserve">oly Spirit by which the Holy Spirit ministers to the body of Christ. A spiritual gift cannot be earned, pursued, or worked up. It is merely received through the grace of God. (1 Cor. 12:4, 7, 11, 18) Each believer has one specific gift, often a combination of various categories of gifts blended together uniquely for each Christian (Roman 12:3-8; 1 Cor. 12:7-10)” Spiritual gifts </w:t>
      </w:r>
      <w:r w:rsidRPr="007C4563">
        <w:rPr>
          <w:i/>
          <w:sz w:val="24"/>
          <w:szCs w:val="24"/>
        </w:rPr>
        <w:t>were used not for the exaltation of the person with the gift, but in loving concern for the benefit of others in the church (Romans 5:5; 1 Cor.12:7; 13:2) “A steward is responsible for another’s resources. A Christian does not own his gifts, but God has given him gifts to manage</w:t>
      </w:r>
      <w:r>
        <w:rPr>
          <w:i/>
          <w:sz w:val="24"/>
          <w:szCs w:val="24"/>
        </w:rPr>
        <w:t xml:space="preserve"> for the church and His glory. </w:t>
      </w:r>
    </w:p>
    <w:p w14:paraId="574E5CBB" w14:textId="77777777" w:rsidR="00E706B7" w:rsidRDefault="00E706B7" w:rsidP="00E706B7">
      <w:pPr>
        <w:pStyle w:val="ListParagraph"/>
        <w:ind w:left="0" w:firstLine="720"/>
        <w:jc w:val="both"/>
        <w:rPr>
          <w:sz w:val="24"/>
          <w:szCs w:val="24"/>
        </w:rPr>
      </w:pPr>
      <w:r>
        <w:rPr>
          <w:sz w:val="24"/>
          <w:szCs w:val="24"/>
        </w:rPr>
        <w:t xml:space="preserve">Before we move on, let’s clear up some misconceptions. Consider the following questions. Number one, do you believe that there a division between the secular life and the spiritual life? More importantly, does the Bible make this distinction? And number two, is there such thing as a layperson, </w:t>
      </w:r>
      <w:r w:rsidR="000B3E7C">
        <w:rPr>
          <w:sz w:val="24"/>
          <w:szCs w:val="24"/>
        </w:rPr>
        <w:t>and furthermore, a</w:t>
      </w:r>
      <w:r>
        <w:rPr>
          <w:sz w:val="24"/>
          <w:szCs w:val="24"/>
        </w:rPr>
        <w:t>re there some people who are more gifted and important in the church</w:t>
      </w:r>
      <w:r w:rsidR="000B3E7C">
        <w:rPr>
          <w:sz w:val="24"/>
          <w:szCs w:val="24"/>
        </w:rPr>
        <w:t xml:space="preserve"> than the rest</w:t>
      </w:r>
      <w:r>
        <w:rPr>
          <w:sz w:val="24"/>
          <w:szCs w:val="24"/>
        </w:rPr>
        <w:t xml:space="preserve">? Can God use all of us to do the work of ministry to His church or only </w:t>
      </w:r>
      <w:r w:rsidR="000B3E7C">
        <w:rPr>
          <w:sz w:val="24"/>
          <w:szCs w:val="24"/>
        </w:rPr>
        <w:t xml:space="preserve">just </w:t>
      </w:r>
      <w:r>
        <w:rPr>
          <w:sz w:val="24"/>
          <w:szCs w:val="24"/>
        </w:rPr>
        <w:t xml:space="preserve">a few? Notice I did not say </w:t>
      </w:r>
      <w:r w:rsidRPr="00E524D1">
        <w:rPr>
          <w:i/>
          <w:sz w:val="24"/>
          <w:szCs w:val="24"/>
        </w:rPr>
        <w:t>in</w:t>
      </w:r>
      <w:r>
        <w:rPr>
          <w:sz w:val="24"/>
          <w:szCs w:val="24"/>
        </w:rPr>
        <w:t xml:space="preserve"> the church, but </w:t>
      </w:r>
      <w:r w:rsidRPr="00E524D1">
        <w:rPr>
          <w:i/>
          <w:sz w:val="24"/>
          <w:szCs w:val="24"/>
        </w:rPr>
        <w:t>to</w:t>
      </w:r>
      <w:r>
        <w:rPr>
          <w:sz w:val="24"/>
          <w:szCs w:val="24"/>
        </w:rPr>
        <w:t xml:space="preserve"> the church. There is a difference.</w:t>
      </w:r>
      <w:r w:rsidRPr="00911919">
        <w:rPr>
          <w:sz w:val="24"/>
          <w:szCs w:val="24"/>
        </w:rPr>
        <w:t xml:space="preserve"> </w:t>
      </w:r>
      <w:r w:rsidR="000B3E7C">
        <w:rPr>
          <w:sz w:val="24"/>
          <w:szCs w:val="24"/>
        </w:rPr>
        <w:t>In actuality, t</w:t>
      </w:r>
      <w:r>
        <w:rPr>
          <w:sz w:val="24"/>
          <w:szCs w:val="24"/>
        </w:rPr>
        <w:t xml:space="preserve">he church is not a building or </w:t>
      </w:r>
      <w:r w:rsidR="000D4455">
        <w:rPr>
          <w:sz w:val="24"/>
          <w:szCs w:val="24"/>
        </w:rPr>
        <w:t>organization;</w:t>
      </w:r>
      <w:r>
        <w:rPr>
          <w:sz w:val="24"/>
          <w:szCs w:val="24"/>
        </w:rPr>
        <w:t xml:space="preserve"> it is a living organism. </w:t>
      </w:r>
      <w:r>
        <w:rPr>
          <w:rFonts w:asciiTheme="minorHAnsi" w:eastAsiaTheme="minorEastAsia" w:hAnsiTheme="minorHAnsi" w:cstheme="minorBidi"/>
          <w:sz w:val="24"/>
          <w:szCs w:val="24"/>
        </w:rPr>
        <w:t>You were added to God’s family so that you could bear much fruit. But it is just not going to happen if you are disconnected from His church -- local</w:t>
      </w:r>
      <w:r w:rsidRPr="5897EC05">
        <w:rPr>
          <w:sz w:val="24"/>
          <w:szCs w:val="24"/>
        </w:rPr>
        <w:t xml:space="preserve"> communities of </w:t>
      </w:r>
      <w:r>
        <w:rPr>
          <w:sz w:val="24"/>
          <w:szCs w:val="24"/>
        </w:rPr>
        <w:t>f</w:t>
      </w:r>
      <w:r w:rsidRPr="5897EC05">
        <w:rPr>
          <w:sz w:val="24"/>
          <w:szCs w:val="24"/>
        </w:rPr>
        <w:t>aith</w:t>
      </w:r>
      <w:r>
        <w:rPr>
          <w:sz w:val="24"/>
          <w:szCs w:val="24"/>
        </w:rPr>
        <w:t>.  (In next week’s lesson, we will take a closer look at how this works.)</w:t>
      </w:r>
    </w:p>
    <w:p w14:paraId="744868D8" w14:textId="77777777" w:rsidR="00E706B7" w:rsidRDefault="00E706B7" w:rsidP="00E706B7">
      <w:pPr>
        <w:ind w:firstLine="720"/>
        <w:jc w:val="both"/>
        <w:rPr>
          <w:sz w:val="24"/>
          <w:szCs w:val="24"/>
        </w:rPr>
      </w:pPr>
      <w:r w:rsidRPr="00210F71">
        <w:rPr>
          <w:sz w:val="24"/>
          <w:szCs w:val="24"/>
        </w:rPr>
        <w:t xml:space="preserve">In his message entitled, </w:t>
      </w:r>
      <w:r w:rsidRPr="00210F71">
        <w:rPr>
          <w:i/>
          <w:sz w:val="24"/>
          <w:szCs w:val="24"/>
        </w:rPr>
        <w:t>The Comma that Caused a Disciple-making Coma in Christians!</w:t>
      </w:r>
      <w:r>
        <w:rPr>
          <w:i/>
          <w:sz w:val="24"/>
          <w:szCs w:val="24"/>
        </w:rPr>
        <w:t xml:space="preserve"> </w:t>
      </w:r>
      <w:r w:rsidRPr="00210F71">
        <w:rPr>
          <w:sz w:val="24"/>
          <w:szCs w:val="24"/>
        </w:rPr>
        <w:t>Rev. Wade Trimmer</w:t>
      </w:r>
      <w:r>
        <w:rPr>
          <w:sz w:val="24"/>
          <w:szCs w:val="24"/>
        </w:rPr>
        <w:t xml:space="preserve"> gives a thought provoking explanation. He says:</w:t>
      </w:r>
    </w:p>
    <w:p w14:paraId="18EB0A6D" w14:textId="77777777" w:rsidR="00E706B7" w:rsidRPr="00210F71" w:rsidRDefault="00E706B7" w:rsidP="00E706B7">
      <w:pPr>
        <w:pStyle w:val="ListParagraph"/>
        <w:ind w:right="720"/>
        <w:jc w:val="both"/>
        <w:rPr>
          <w:rFonts w:asciiTheme="minorHAnsi" w:eastAsia="Times New Roman" w:hAnsiTheme="minorHAnsi"/>
          <w:sz w:val="24"/>
          <w:szCs w:val="24"/>
        </w:rPr>
      </w:pPr>
      <w:r w:rsidRPr="00210F71">
        <w:rPr>
          <w:rFonts w:asciiTheme="minorHAnsi" w:hAnsiTheme="minorHAnsi"/>
          <w:sz w:val="24"/>
          <w:szCs w:val="24"/>
        </w:rPr>
        <w:t>No, I am not trying to be cute with my play on the words “comma” and “coma.” The stark reality is the translator’s insertion of the commas in Ephesians 4:12, have literally resulted in the majority of Christians going into a spiritual coma as far as doing ministry is concerned.</w:t>
      </w:r>
    </w:p>
    <w:p w14:paraId="0BFBB711" w14:textId="77777777"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Our English word, “coma” is derived from the Greek word “koma,</w:t>
      </w:r>
      <w:r w:rsidR="003A528F">
        <w:rPr>
          <w:rFonts w:asciiTheme="minorHAnsi" w:hAnsiTheme="minorHAnsi"/>
        </w:rPr>
        <w:t>”</w:t>
      </w:r>
      <w:r w:rsidR="006D04DC">
        <w:rPr>
          <w:rFonts w:asciiTheme="minorHAnsi" w:hAnsiTheme="minorHAnsi"/>
        </w:rPr>
        <w:t xml:space="preserve"> </w:t>
      </w:r>
      <w:r w:rsidRPr="00210F71">
        <w:rPr>
          <w:rFonts w:asciiTheme="minorHAnsi" w:hAnsiTheme="minorHAnsi"/>
        </w:rPr>
        <w:t>mean</w:t>
      </w:r>
      <w:r w:rsidR="001277EB">
        <w:rPr>
          <w:rFonts w:asciiTheme="minorHAnsi" w:hAnsiTheme="minorHAnsi"/>
        </w:rPr>
        <w:t>-</w:t>
      </w:r>
      <w:proofErr w:type="spellStart"/>
      <w:r w:rsidRPr="00210F71">
        <w:rPr>
          <w:rFonts w:asciiTheme="minorHAnsi" w:hAnsiTheme="minorHAnsi"/>
        </w:rPr>
        <w:t>ing</w:t>
      </w:r>
      <w:proofErr w:type="spellEnd"/>
      <w:r w:rsidRPr="00210F71">
        <w:rPr>
          <w:rFonts w:asciiTheme="minorHAnsi" w:hAnsiTheme="minorHAnsi"/>
        </w:rPr>
        <w:t> deep sleep. Medically this is a state of extreme unresponsiveness to outward stimuli. Spiritually, it’s an unresponsiveness to Jesus’ assignment based primarily upon being taught that they were only members of the church whose responsibility was to help those called to the ministry.</w:t>
      </w:r>
    </w:p>
    <w:p w14:paraId="52AAB4E2" w14:textId="77777777"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What prompted the King James translators to insert these three commas in this sentence?  It was not because the Greek text mandated commas here. The original Greek text did not use any punctuation marks. They did so</w:t>
      </w:r>
      <w:r>
        <w:rPr>
          <w:rFonts w:asciiTheme="minorHAnsi" w:hAnsiTheme="minorHAnsi"/>
        </w:rPr>
        <w:t>,</w:t>
      </w:r>
      <w:r w:rsidRPr="00210F71">
        <w:rPr>
          <w:rFonts w:asciiTheme="minorHAnsi" w:hAnsiTheme="minorHAnsi"/>
        </w:rPr>
        <w:t xml:space="preserve"> based upon the truth that the Church as a whole had been functioning for 1700 years on a misunderstanding of who was responsible for doing the work of the ministry.</w:t>
      </w:r>
    </w:p>
    <w:p w14:paraId="79EA144B" w14:textId="77777777" w:rsidR="00E706B7" w:rsidRPr="00210F71" w:rsidRDefault="00E706B7" w:rsidP="00E706B7">
      <w:pPr>
        <w:pStyle w:val="NormalWeb"/>
        <w:ind w:left="720" w:right="720"/>
        <w:jc w:val="both"/>
        <w:rPr>
          <w:rFonts w:asciiTheme="minorHAnsi" w:hAnsiTheme="minorHAnsi"/>
        </w:rPr>
      </w:pPr>
      <w:r w:rsidRPr="00210F71">
        <w:rPr>
          <w:rFonts w:asciiTheme="minorHAnsi" w:hAnsiTheme="minorHAnsi"/>
        </w:rPr>
        <w:t>Taking the implications of Ephesians 4:7 into our interpretation, i.e.  that every believer is gifted and contributes to the building up of the body, then the five gifted persons — apostles, prophets, evangelists, pastors, teachers — are given the task of equipping every member of the church to do the work of ministry or service. (The word translated ministry is the word most often used for serving and service.)</w:t>
      </w:r>
    </w:p>
    <w:p w14:paraId="24198B6A" w14:textId="77777777" w:rsidR="00E706B7" w:rsidRDefault="00E706B7" w:rsidP="00E706B7">
      <w:pPr>
        <w:pStyle w:val="NormalWeb"/>
        <w:ind w:left="720" w:right="720"/>
        <w:jc w:val="both"/>
        <w:rPr>
          <w:rFonts w:asciiTheme="minorHAnsi" w:hAnsiTheme="minorHAnsi"/>
        </w:rPr>
      </w:pPr>
      <w:r w:rsidRPr="00210F71">
        <w:rPr>
          <w:rFonts w:asciiTheme="minorHAnsi" w:hAnsiTheme="minorHAnsi"/>
        </w:rPr>
        <w:t>The three commas created two classes of persons in the church, the clergy and the laity, the minister and the members. It divided life into the sacred and the secular. Institutional church work on Sunday was considered sacred and laymen’s</w:t>
      </w:r>
      <w:r w:rsidRPr="00760CB8">
        <w:rPr>
          <w:rFonts w:asciiTheme="minorHAnsi" w:hAnsiTheme="minorHAnsi"/>
        </w:rPr>
        <w:t xml:space="preserve"> work during the week was labeled secular. It created two callings a higher verses a lower calling, or a sacred verses a secular calling.</w:t>
      </w:r>
    </w:p>
    <w:p w14:paraId="03063941" w14:textId="77777777" w:rsidR="00E706B7" w:rsidRDefault="00E706B7" w:rsidP="00E706B7">
      <w:pPr>
        <w:pStyle w:val="ListParagraph"/>
        <w:ind w:left="0" w:firstLine="720"/>
        <w:jc w:val="both"/>
        <w:rPr>
          <w:sz w:val="24"/>
          <w:szCs w:val="24"/>
        </w:rPr>
      </w:pPr>
      <w:r>
        <w:rPr>
          <w:sz w:val="24"/>
          <w:szCs w:val="24"/>
        </w:rPr>
        <w:t xml:space="preserve">We know from the book of Acts and the history of the first 200 years of the church that it was growing and multiplying exponentially.  Then something happened. As is always the case, Satan </w:t>
      </w:r>
      <w:r w:rsidRPr="00B56BC4">
        <w:rPr>
          <w:sz w:val="24"/>
          <w:szCs w:val="24"/>
        </w:rPr>
        <w:t>ha</w:t>
      </w:r>
      <w:r w:rsidR="006274DC" w:rsidRPr="00B56BC4">
        <w:rPr>
          <w:sz w:val="24"/>
          <w:szCs w:val="24"/>
        </w:rPr>
        <w:t>d</w:t>
      </w:r>
      <w:r>
        <w:rPr>
          <w:sz w:val="24"/>
          <w:szCs w:val="24"/>
        </w:rPr>
        <w:t xml:space="preserve"> a </w:t>
      </w:r>
      <w:r w:rsidRPr="00F05BAD">
        <w:rPr>
          <w:sz w:val="24"/>
          <w:szCs w:val="24"/>
        </w:rPr>
        <w:t>strategy</w:t>
      </w:r>
      <w:r>
        <w:rPr>
          <w:sz w:val="24"/>
          <w:szCs w:val="24"/>
        </w:rPr>
        <w:t xml:space="preserve"> to counteract any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program. He erected church buildings on the site of every important location in Christendom. What looked like a very noble cause became an instrument in the hands of the evil one to stop the multiplication. The tragic effect of this was that all of the believers stopped going everywhere to “tell</w:t>
      </w:r>
      <w:r w:rsidRPr="032B7803">
        <w:rPr>
          <w:sz w:val="24"/>
          <w:szCs w:val="24"/>
        </w:rPr>
        <w:t xml:space="preserve"> </w:t>
      </w:r>
      <w:r>
        <w:rPr>
          <w:sz w:val="24"/>
          <w:szCs w:val="24"/>
        </w:rPr>
        <w:t>a person.” Now they came into these extravagant buildings to sit and “hear</w:t>
      </w:r>
      <w:r w:rsidRPr="1B63687F">
        <w:rPr>
          <w:sz w:val="24"/>
          <w:szCs w:val="24"/>
        </w:rPr>
        <w:t xml:space="preserve"> </w:t>
      </w:r>
      <w:r>
        <w:rPr>
          <w:sz w:val="24"/>
          <w:szCs w:val="24"/>
        </w:rPr>
        <w:t>a</w:t>
      </w:r>
      <w:r w:rsidRPr="032B7803">
        <w:rPr>
          <w:sz w:val="24"/>
          <w:szCs w:val="24"/>
        </w:rPr>
        <w:t xml:space="preserve"> </w:t>
      </w:r>
      <w:r>
        <w:rPr>
          <w:sz w:val="24"/>
          <w:szCs w:val="24"/>
        </w:rPr>
        <w:t xml:space="preserve">person” </w:t>
      </w:r>
      <w:r w:rsidRPr="00F05BAD">
        <w:rPr>
          <w:sz w:val="24"/>
          <w:szCs w:val="24"/>
        </w:rPr>
        <w:t xml:space="preserve">(priests </w:t>
      </w:r>
      <w:r>
        <w:rPr>
          <w:sz w:val="24"/>
          <w:szCs w:val="24"/>
        </w:rPr>
        <w:t xml:space="preserve">and only well-educated speakers.) They were told, in essence, you are not important or smart or powerful enough to be used of God. So,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 xml:space="preserve"> </w:t>
      </w:r>
      <w:r w:rsidRPr="00F05BAD">
        <w:rPr>
          <w:sz w:val="24"/>
          <w:szCs w:val="24"/>
        </w:rPr>
        <w:t>a</w:t>
      </w:r>
      <w:r>
        <w:rPr>
          <w:sz w:val="24"/>
          <w:szCs w:val="24"/>
        </w:rPr>
        <w:t xml:space="preserve"> </w:t>
      </w:r>
      <w:r w:rsidRPr="00F05BAD">
        <w:rPr>
          <w:sz w:val="24"/>
          <w:szCs w:val="24"/>
        </w:rPr>
        <w:t xml:space="preserve">person.” </w:t>
      </w:r>
      <w:r>
        <w:rPr>
          <w:sz w:val="24"/>
          <w:szCs w:val="24"/>
        </w:rPr>
        <w:t>And so</w:t>
      </w:r>
      <w:r w:rsidRPr="00F05BAD">
        <w:rPr>
          <w:sz w:val="24"/>
          <w:szCs w:val="24"/>
        </w:rPr>
        <w:t xml:space="preserve"> they </w:t>
      </w:r>
      <w:r>
        <w:rPr>
          <w:sz w:val="24"/>
          <w:szCs w:val="24"/>
        </w:rPr>
        <w:t>were “benched” or “pewed,” if you will. In other words, the majority of people who made up the church were put out of</w:t>
      </w:r>
      <w:r w:rsidRPr="00F05BAD">
        <w:rPr>
          <w:sz w:val="24"/>
          <w:szCs w:val="24"/>
        </w:rPr>
        <w:t xml:space="preserve"> </w:t>
      </w:r>
      <w:r>
        <w:rPr>
          <w:sz w:val="24"/>
          <w:szCs w:val="24"/>
        </w:rPr>
        <w:t>co-mission</w:t>
      </w:r>
      <w:r w:rsidRPr="00F05BAD">
        <w:rPr>
          <w:sz w:val="24"/>
          <w:szCs w:val="24"/>
        </w:rPr>
        <w:t xml:space="preserve">. </w:t>
      </w:r>
    </w:p>
    <w:p w14:paraId="20CF1AA1" w14:textId="77777777" w:rsidR="00E706B7" w:rsidRDefault="00E706B7" w:rsidP="00E706B7">
      <w:pPr>
        <w:pStyle w:val="ListParagraph"/>
        <w:ind w:left="0" w:firstLine="720"/>
        <w:jc w:val="both"/>
        <w:rPr>
          <w:sz w:val="24"/>
          <w:szCs w:val="24"/>
        </w:rPr>
      </w:pPr>
    </w:p>
    <w:p w14:paraId="443D45D1" w14:textId="77777777" w:rsidR="00E706B7" w:rsidRDefault="00E706B7" w:rsidP="00E706B7">
      <w:pPr>
        <w:pStyle w:val="ListParagraph"/>
        <w:ind w:left="0" w:firstLine="720"/>
        <w:jc w:val="both"/>
        <w:rPr>
          <w:sz w:val="24"/>
          <w:szCs w:val="24"/>
        </w:rPr>
      </w:pPr>
      <w:r>
        <w:rPr>
          <w:sz w:val="24"/>
          <w:szCs w:val="24"/>
        </w:rPr>
        <w:t xml:space="preserve">However, if you were to ask most Christians what the Great Commission is, they would most likely say evangelism. But is that what Jesus told us to do? </w:t>
      </w:r>
      <w:r w:rsidR="0033548E">
        <w:rPr>
          <w:sz w:val="24"/>
          <w:szCs w:val="24"/>
        </w:rPr>
        <w:t xml:space="preserve">Well not exactly. </w:t>
      </w:r>
      <w:r w:rsidRPr="5BE4FE72">
        <w:rPr>
          <w:rFonts w:asciiTheme="minorHAnsi" w:eastAsiaTheme="minorEastAsia" w:hAnsiTheme="minorHAnsi" w:cstheme="minorBidi"/>
          <w:sz w:val="24"/>
          <w:szCs w:val="24"/>
          <w:lang w:val="en"/>
        </w:rPr>
        <w:t xml:space="preserve">He did not say, “Some of you go evangelize the nations.”  He did not say, “Some of you go make converts.” He did </w:t>
      </w:r>
      <w:r w:rsidRPr="5BE4FE72">
        <w:rPr>
          <w:rFonts w:asciiTheme="minorHAnsi" w:eastAsiaTheme="minorEastAsia" w:hAnsiTheme="minorHAnsi" w:cstheme="minorBidi"/>
          <w:i/>
          <w:iCs/>
          <w:sz w:val="24"/>
          <w:szCs w:val="24"/>
          <w:lang w:val="en"/>
        </w:rPr>
        <w:t>not s</w:t>
      </w:r>
      <w:r w:rsidRPr="5BE4FE72">
        <w:rPr>
          <w:rFonts w:asciiTheme="minorHAnsi" w:eastAsiaTheme="minorEastAsia" w:hAnsiTheme="minorHAnsi" w:cstheme="minorBidi"/>
          <w:sz w:val="24"/>
          <w:szCs w:val="24"/>
          <w:lang w:val="en"/>
        </w:rPr>
        <w:t>ay: “Go and build buildings.” He said, “</w:t>
      </w:r>
      <w:r w:rsidRPr="004262F1">
        <w:rPr>
          <w:rFonts w:asciiTheme="minorHAnsi" w:eastAsiaTheme="minorEastAsia" w:hAnsiTheme="minorHAnsi" w:cstheme="minorBidi"/>
          <w:bCs/>
          <w:iCs/>
          <w:sz w:val="24"/>
          <w:szCs w:val="24"/>
          <w:lang w:val="en"/>
        </w:rPr>
        <w:t>Go and turn people into disciples</w:t>
      </w:r>
      <w:r w:rsidRPr="004262F1">
        <w:rPr>
          <w:rFonts w:asciiTheme="minorHAnsi" w:eastAsiaTheme="minorEastAsia" w:hAnsiTheme="minorHAnsi" w:cstheme="minorBidi"/>
          <w:iCs/>
          <w:sz w:val="24"/>
          <w:szCs w:val="24"/>
          <w:lang w:val="en"/>
        </w:rPr>
        <w:t xml:space="preserve">.” </w:t>
      </w:r>
      <w:r w:rsidRPr="004262F1">
        <w:rPr>
          <w:sz w:val="24"/>
          <w:szCs w:val="24"/>
        </w:rPr>
        <w:t>It was</w:t>
      </w:r>
      <w:r>
        <w:rPr>
          <w:sz w:val="24"/>
          <w:szCs w:val="24"/>
        </w:rPr>
        <w:t xml:space="preserve"> never His intent</w:t>
      </w:r>
      <w:r w:rsidRPr="5BE4FE72">
        <w:rPr>
          <w:sz w:val="24"/>
          <w:szCs w:val="24"/>
        </w:rPr>
        <w:t xml:space="preserve"> that just a few in the body of Christ would enter His labor force while everyone else sat on their hands and watched them work! But, if we are honest, isn’t that what we have done? Furthermore, is it really realistic to think a handful of foreign missionaries can make disciples of all nations?  </w:t>
      </w:r>
      <w:r w:rsidRPr="00CA2E75">
        <w:rPr>
          <w:sz w:val="24"/>
          <w:szCs w:val="24"/>
        </w:rPr>
        <w:t>E</w:t>
      </w:r>
      <w:r w:rsidRPr="00CA2E75">
        <w:rPr>
          <w:iCs/>
          <w:sz w:val="24"/>
          <w:szCs w:val="24"/>
        </w:rPr>
        <w:t>very believer from every ethnic</w:t>
      </w:r>
      <w:r w:rsidRPr="00CA2E75">
        <w:rPr>
          <w:sz w:val="24"/>
          <w:szCs w:val="24"/>
        </w:rPr>
        <w:t xml:space="preserve"> group </w:t>
      </w:r>
      <w:r>
        <w:rPr>
          <w:sz w:val="24"/>
          <w:szCs w:val="24"/>
        </w:rPr>
        <w:t>must be</w:t>
      </w:r>
      <w:r w:rsidRPr="00CA2E75">
        <w:rPr>
          <w:sz w:val="24"/>
          <w:szCs w:val="24"/>
        </w:rPr>
        <w:t xml:space="preserve"> equipped and mobilized with the strategy of Jesus. </w:t>
      </w:r>
    </w:p>
    <w:p w14:paraId="7DAC3DA9" w14:textId="77777777" w:rsidR="00DA5DB5" w:rsidRDefault="00DA5DB5" w:rsidP="00E706B7">
      <w:pPr>
        <w:pStyle w:val="ListParagraph"/>
        <w:ind w:left="0" w:firstLine="720"/>
        <w:jc w:val="both"/>
        <w:rPr>
          <w:sz w:val="24"/>
          <w:szCs w:val="24"/>
        </w:rPr>
      </w:pPr>
    </w:p>
    <w:p w14:paraId="53C67B52" w14:textId="77777777" w:rsidR="00E706B7" w:rsidRDefault="00E706B7" w:rsidP="00E706B7">
      <w:pPr>
        <w:pStyle w:val="ListParagraph"/>
        <w:ind w:left="0" w:firstLine="720"/>
        <w:jc w:val="both"/>
        <w:rPr>
          <w:sz w:val="24"/>
          <w:szCs w:val="24"/>
        </w:rPr>
      </w:pPr>
      <w:r w:rsidRPr="00B56BC4">
        <w:rPr>
          <w:sz w:val="24"/>
          <w:szCs w:val="24"/>
        </w:rPr>
        <w:t xml:space="preserve">He did not say make </w:t>
      </w:r>
      <w:r w:rsidRPr="00B56BC4">
        <w:rPr>
          <w:i/>
          <w:sz w:val="24"/>
          <w:szCs w:val="24"/>
        </w:rPr>
        <w:t xml:space="preserve">a </w:t>
      </w:r>
      <w:r w:rsidRPr="00B56BC4">
        <w:rPr>
          <w:sz w:val="24"/>
          <w:szCs w:val="24"/>
        </w:rPr>
        <w:t>disciple. He said, “Go” (present partic</w:t>
      </w:r>
      <w:r w:rsidR="0033548E" w:rsidRPr="00B56BC4">
        <w:rPr>
          <w:sz w:val="24"/>
          <w:szCs w:val="24"/>
        </w:rPr>
        <w:t>iple) meaning, as you go,</w:t>
      </w:r>
      <w:r w:rsidR="00B56BC4">
        <w:rPr>
          <w:sz w:val="24"/>
          <w:szCs w:val="24"/>
        </w:rPr>
        <w:t xml:space="preserve"> wher</w:t>
      </w:r>
      <w:r>
        <w:rPr>
          <w:sz w:val="24"/>
          <w:szCs w:val="24"/>
        </w:rPr>
        <w:t>eve</w:t>
      </w:r>
      <w:r w:rsidR="00B56BC4">
        <w:rPr>
          <w:sz w:val="24"/>
          <w:szCs w:val="24"/>
        </w:rPr>
        <w:t>r you go in your everyday life…</w:t>
      </w:r>
      <w:r w:rsidRPr="00F05BAD">
        <w:rPr>
          <w:sz w:val="24"/>
          <w:szCs w:val="24"/>
        </w:rPr>
        <w:t xml:space="preserve">make </w:t>
      </w:r>
      <w:r w:rsidRPr="00CC75DB">
        <w:rPr>
          <w:sz w:val="24"/>
          <w:szCs w:val="24"/>
        </w:rPr>
        <w:t xml:space="preserve">disciples </w:t>
      </w:r>
      <w:r w:rsidRPr="00F05BAD">
        <w:rPr>
          <w:sz w:val="24"/>
          <w:szCs w:val="24"/>
        </w:rPr>
        <w:t xml:space="preserve">of </w:t>
      </w:r>
      <w:r w:rsidRPr="00CA2E75">
        <w:rPr>
          <w:i/>
          <w:sz w:val="24"/>
          <w:szCs w:val="24"/>
        </w:rPr>
        <w:t>all</w:t>
      </w:r>
      <w:r w:rsidRPr="00F05BAD">
        <w:rPr>
          <w:sz w:val="24"/>
          <w:szCs w:val="24"/>
        </w:rPr>
        <w:t xml:space="preserve"> nations</w:t>
      </w:r>
      <w:r>
        <w:rPr>
          <w:sz w:val="24"/>
          <w:szCs w:val="24"/>
        </w:rPr>
        <w:t>. You do this with someone. And furthermore, we</w:t>
      </w:r>
      <w:r w:rsidRPr="00F05BAD">
        <w:rPr>
          <w:sz w:val="24"/>
          <w:szCs w:val="24"/>
        </w:rPr>
        <w:t xml:space="preserve"> have not made disciples unless the ones </w:t>
      </w:r>
      <w:r>
        <w:rPr>
          <w:sz w:val="24"/>
          <w:szCs w:val="24"/>
        </w:rPr>
        <w:t>we</w:t>
      </w:r>
      <w:r w:rsidRPr="00F05BAD">
        <w:rPr>
          <w:sz w:val="24"/>
          <w:szCs w:val="24"/>
        </w:rPr>
        <w:t xml:space="preserve"> disciple reproduce</w:t>
      </w:r>
      <w:r>
        <w:rPr>
          <w:sz w:val="24"/>
          <w:szCs w:val="24"/>
        </w:rPr>
        <w:t xml:space="preserve">. </w:t>
      </w:r>
    </w:p>
    <w:p w14:paraId="0075ED9B" w14:textId="77777777" w:rsidR="00E706B7" w:rsidRDefault="00E706B7" w:rsidP="00E706B7">
      <w:pPr>
        <w:pStyle w:val="ListParagraph"/>
        <w:ind w:left="0" w:firstLine="720"/>
        <w:jc w:val="both"/>
        <w:rPr>
          <w:sz w:val="24"/>
          <w:szCs w:val="24"/>
        </w:rPr>
      </w:pPr>
    </w:p>
    <w:p w14:paraId="47290D9A" w14:textId="77777777" w:rsidR="00E706B7" w:rsidRDefault="00E706B7" w:rsidP="00E706B7">
      <w:pPr>
        <w:pStyle w:val="ListParagraph"/>
        <w:ind w:left="0" w:firstLine="720"/>
        <w:jc w:val="both"/>
        <w:rPr>
          <w:sz w:val="24"/>
          <w:szCs w:val="24"/>
        </w:rPr>
      </w:pPr>
      <w:r w:rsidRPr="004262F1">
        <w:rPr>
          <w:bCs/>
          <w:sz w:val="24"/>
          <w:szCs w:val="24"/>
        </w:rPr>
        <w:t xml:space="preserve">This is how it works. </w:t>
      </w:r>
      <w:r>
        <w:rPr>
          <w:bCs/>
          <w:sz w:val="24"/>
          <w:szCs w:val="24"/>
        </w:rPr>
        <w:t>Hypothetically speaking, l</w:t>
      </w:r>
      <w:r w:rsidRPr="004262F1">
        <w:rPr>
          <w:bCs/>
          <w:sz w:val="24"/>
          <w:szCs w:val="24"/>
        </w:rPr>
        <w:t>et</w:t>
      </w:r>
      <w:r>
        <w:rPr>
          <w:bCs/>
          <w:sz w:val="24"/>
          <w:szCs w:val="24"/>
        </w:rPr>
        <w:t>’</w:t>
      </w:r>
      <w:r w:rsidRPr="004262F1">
        <w:rPr>
          <w:bCs/>
          <w:sz w:val="24"/>
          <w:szCs w:val="24"/>
        </w:rPr>
        <w:t>s say that</w:t>
      </w:r>
      <w:r w:rsidRPr="004262F1">
        <w:rPr>
          <w:sz w:val="24"/>
          <w:szCs w:val="24"/>
        </w:rPr>
        <w:t xml:space="preserve"> you could</w:t>
      </w:r>
      <w:r w:rsidRPr="00474ED1">
        <w:rPr>
          <w:sz w:val="24"/>
          <w:szCs w:val="24"/>
        </w:rPr>
        <w:t xml:space="preserve"> win one person </w:t>
      </w:r>
      <w:r>
        <w:rPr>
          <w:sz w:val="24"/>
          <w:szCs w:val="24"/>
        </w:rPr>
        <w:t xml:space="preserve">to the Lord every day for </w:t>
      </w:r>
      <w:r w:rsidRPr="00474ED1">
        <w:rPr>
          <w:sz w:val="24"/>
          <w:szCs w:val="24"/>
        </w:rPr>
        <w:t>16 years</w:t>
      </w:r>
      <w:r>
        <w:rPr>
          <w:sz w:val="24"/>
          <w:szCs w:val="24"/>
        </w:rPr>
        <w:t>; that equals</w:t>
      </w:r>
      <w:r w:rsidRPr="00474ED1">
        <w:rPr>
          <w:sz w:val="24"/>
          <w:szCs w:val="24"/>
        </w:rPr>
        <w:t xml:space="preserve"> 5846 souls. But</w:t>
      </w:r>
      <w:r>
        <w:rPr>
          <w:sz w:val="24"/>
          <w:szCs w:val="24"/>
        </w:rPr>
        <w:t>,</w:t>
      </w:r>
      <w:r w:rsidRPr="00474ED1">
        <w:rPr>
          <w:sz w:val="24"/>
          <w:szCs w:val="24"/>
        </w:rPr>
        <w:t xml:space="preserve"> if you</w:t>
      </w:r>
      <w:r>
        <w:rPr>
          <w:sz w:val="24"/>
          <w:szCs w:val="24"/>
        </w:rPr>
        <w:t xml:space="preserve"> were to</w:t>
      </w:r>
      <w:r w:rsidRPr="00474ED1">
        <w:rPr>
          <w:sz w:val="24"/>
          <w:szCs w:val="24"/>
        </w:rPr>
        <w:t xml:space="preserve"> disciple only two people per year</w:t>
      </w:r>
      <w:r>
        <w:rPr>
          <w:sz w:val="24"/>
          <w:szCs w:val="24"/>
        </w:rPr>
        <w:t>,</w:t>
      </w:r>
      <w:r w:rsidRPr="00474ED1">
        <w:rPr>
          <w:sz w:val="24"/>
          <w:szCs w:val="24"/>
        </w:rPr>
        <w:t xml:space="preserve"> and they do the same, in 16 years you could impact 65,536 souls. Impressive isn’t it? But how many people have this kind of impact?</w:t>
      </w:r>
      <w:r>
        <w:rPr>
          <w:sz w:val="24"/>
          <w:szCs w:val="24"/>
        </w:rPr>
        <w:t xml:space="preserve"> </w:t>
      </w:r>
      <w:r w:rsidRPr="00F05BAD">
        <w:rPr>
          <w:sz w:val="24"/>
          <w:szCs w:val="24"/>
        </w:rPr>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 Kingdom building</w:t>
      </w:r>
      <w:r>
        <w:rPr>
          <w:sz w:val="24"/>
          <w:szCs w:val="24"/>
        </w:rPr>
        <w:t xml:space="preserve"> </w:t>
      </w:r>
      <w:r w:rsidRPr="00F05BAD">
        <w:rPr>
          <w:sz w:val="24"/>
          <w:szCs w:val="24"/>
        </w:rPr>
        <w:t>is people building</w:t>
      </w:r>
      <w:r>
        <w:rPr>
          <w:sz w:val="24"/>
          <w:szCs w:val="24"/>
        </w:rPr>
        <w:t>; t</w:t>
      </w:r>
      <w:r w:rsidRPr="00F05BAD">
        <w:rPr>
          <w:sz w:val="24"/>
          <w:szCs w:val="24"/>
        </w:rPr>
        <w:t>here is no other plan</w:t>
      </w:r>
      <w:r>
        <w:rPr>
          <w:sz w:val="24"/>
          <w:szCs w:val="24"/>
        </w:rPr>
        <w:t xml:space="preserve"> -- t</w:t>
      </w:r>
      <w:r w:rsidRPr="00F05BAD">
        <w:rPr>
          <w:sz w:val="24"/>
          <w:szCs w:val="24"/>
        </w:rPr>
        <w:t xml:space="preserve">his is the mission! </w:t>
      </w:r>
    </w:p>
    <w:p w14:paraId="0CFBB2ED" w14:textId="77777777" w:rsidR="00E706B7" w:rsidRDefault="00E706B7" w:rsidP="00E706B7">
      <w:pPr>
        <w:ind w:firstLine="720"/>
        <w:jc w:val="both"/>
        <w:rPr>
          <w:sz w:val="24"/>
          <w:szCs w:val="24"/>
        </w:rPr>
      </w:pPr>
      <w:r w:rsidRPr="003F64B7">
        <w:rPr>
          <w:sz w:val="24"/>
          <w:szCs w:val="24"/>
        </w:rPr>
        <w:t>To wrap up this week’s lesson, I would like to end with a song</w:t>
      </w:r>
      <w:r w:rsidR="00025F7B">
        <w:rPr>
          <w:sz w:val="24"/>
          <w:szCs w:val="24"/>
        </w:rPr>
        <w:t xml:space="preserve"> </w:t>
      </w:r>
      <w:r w:rsidRPr="003F64B7">
        <w:rPr>
          <w:sz w:val="24"/>
          <w:szCs w:val="24"/>
        </w:rPr>
        <w:t>written in 1866 by Samuel J. Stone.</w:t>
      </w:r>
      <w:r w:rsidR="00B07C09">
        <w:rPr>
          <w:sz w:val="24"/>
          <w:szCs w:val="24"/>
        </w:rPr>
        <w:t xml:space="preserve"> </w:t>
      </w:r>
      <w:r w:rsidRPr="003F64B7">
        <w:rPr>
          <w:sz w:val="24"/>
          <w:szCs w:val="24"/>
        </w:rPr>
        <w:t xml:space="preserve"> In it he beautifully descri</w:t>
      </w:r>
      <w:r w:rsidR="00B07C09">
        <w:rPr>
          <w:sz w:val="24"/>
          <w:szCs w:val="24"/>
        </w:rPr>
        <w:t>bes the life of the church and h</w:t>
      </w:r>
      <w:r w:rsidRPr="003F64B7">
        <w:rPr>
          <w:sz w:val="24"/>
          <w:szCs w:val="24"/>
        </w:rPr>
        <w:t xml:space="preserve">er final victory over the world and death. </w:t>
      </w:r>
    </w:p>
    <w:p w14:paraId="2F0BF535" w14:textId="77777777" w:rsidR="00E706B7" w:rsidRPr="00017BE1" w:rsidRDefault="00E706B7" w:rsidP="00E706B7">
      <w:pPr>
        <w:pStyle w:val="ListParagraph"/>
        <w:ind w:left="0"/>
        <w:jc w:val="center"/>
        <w:rPr>
          <w:b/>
          <w:sz w:val="28"/>
          <w:szCs w:val="28"/>
        </w:rPr>
      </w:pPr>
      <w:r w:rsidRPr="00017BE1">
        <w:rPr>
          <w:b/>
          <w:sz w:val="28"/>
          <w:szCs w:val="28"/>
        </w:rPr>
        <w:t>The Church’s One Foundation</w:t>
      </w:r>
    </w:p>
    <w:p w14:paraId="78CAB430" w14:textId="77777777" w:rsidR="001277EB" w:rsidRDefault="001277EB" w:rsidP="00E706B7">
      <w:pPr>
        <w:pStyle w:val="ListParagraph"/>
        <w:ind w:left="0"/>
        <w:jc w:val="center"/>
        <w:rPr>
          <w:b/>
          <w:bCs/>
          <w:iCs/>
          <w:sz w:val="24"/>
          <w:szCs w:val="24"/>
        </w:rPr>
      </w:pPr>
    </w:p>
    <w:p w14:paraId="136F8FA6" w14:textId="77777777" w:rsidR="00E706B7" w:rsidRPr="00B07C09" w:rsidRDefault="00E706B7" w:rsidP="00E706B7">
      <w:pPr>
        <w:pStyle w:val="ListParagraph"/>
        <w:ind w:left="0"/>
        <w:jc w:val="center"/>
        <w:rPr>
          <w:b/>
          <w:sz w:val="24"/>
          <w:szCs w:val="24"/>
        </w:rPr>
      </w:pPr>
      <w:r w:rsidRPr="00B07C09">
        <w:rPr>
          <w:b/>
          <w:bCs/>
          <w:iCs/>
          <w:sz w:val="24"/>
          <w:szCs w:val="24"/>
        </w:rPr>
        <w:t>1 Corinthians 3:11</w:t>
      </w:r>
    </w:p>
    <w:p w14:paraId="39E690AC" w14:textId="77777777" w:rsidR="00E706B7" w:rsidRDefault="00E706B7" w:rsidP="00E706B7">
      <w:pPr>
        <w:pStyle w:val="ListParagraph"/>
        <w:ind w:left="0"/>
        <w:jc w:val="center"/>
        <w:rPr>
          <w:b/>
          <w:i/>
          <w:sz w:val="24"/>
          <w:szCs w:val="24"/>
        </w:rPr>
      </w:pPr>
      <w:r w:rsidRPr="5897EC05">
        <w:rPr>
          <w:b/>
          <w:bCs/>
          <w:i/>
          <w:iCs/>
          <w:sz w:val="24"/>
          <w:szCs w:val="24"/>
        </w:rPr>
        <w:t xml:space="preserve">For no man can lay a foundation other than the one which </w:t>
      </w:r>
      <w:r w:rsidR="00B07C09">
        <w:rPr>
          <w:b/>
          <w:bCs/>
          <w:i/>
          <w:iCs/>
          <w:sz w:val="24"/>
          <w:szCs w:val="24"/>
        </w:rPr>
        <w:t>is laid, which is Jesus Christ.</w:t>
      </w:r>
    </w:p>
    <w:p w14:paraId="5D48E741" w14:textId="77777777" w:rsidR="00E706B7" w:rsidRPr="00675324" w:rsidRDefault="00E706B7" w:rsidP="00E706B7">
      <w:pPr>
        <w:pStyle w:val="ListParagraph"/>
        <w:ind w:left="0"/>
        <w:jc w:val="center"/>
        <w:rPr>
          <w:sz w:val="24"/>
          <w:szCs w:val="24"/>
        </w:rPr>
      </w:pPr>
    </w:p>
    <w:p w14:paraId="50DCA179" w14:textId="77777777" w:rsidR="006D04DC" w:rsidRDefault="00E706B7" w:rsidP="00E706B7">
      <w:pPr>
        <w:pStyle w:val="ListParagraph"/>
        <w:ind w:left="0"/>
        <w:jc w:val="center"/>
        <w:rPr>
          <w:i/>
          <w:iCs/>
          <w:sz w:val="24"/>
          <w:szCs w:val="24"/>
        </w:rPr>
      </w:pPr>
      <w:r w:rsidRPr="5897EC05">
        <w:rPr>
          <w:i/>
          <w:iCs/>
          <w:sz w:val="24"/>
          <w:szCs w:val="24"/>
        </w:rPr>
        <w:t xml:space="preserve">The Church’s one foundation is Jesus Christ her LORD </w:t>
      </w:r>
    </w:p>
    <w:p w14:paraId="3B2B7846" w14:textId="77777777" w:rsidR="00E706B7" w:rsidRPr="00675324" w:rsidRDefault="00E706B7" w:rsidP="00E706B7">
      <w:pPr>
        <w:pStyle w:val="ListParagraph"/>
        <w:ind w:left="0"/>
        <w:jc w:val="center"/>
        <w:rPr>
          <w:i/>
          <w:sz w:val="24"/>
          <w:szCs w:val="24"/>
        </w:rPr>
      </w:pPr>
      <w:r w:rsidRPr="5897EC05">
        <w:rPr>
          <w:i/>
          <w:iCs/>
          <w:sz w:val="24"/>
          <w:szCs w:val="24"/>
        </w:rPr>
        <w:t xml:space="preserve">She is His new creation by water and the word. </w:t>
      </w:r>
    </w:p>
    <w:p w14:paraId="0DB1DCB1" w14:textId="77777777" w:rsidR="006D04DC" w:rsidRDefault="00E706B7" w:rsidP="00E706B7">
      <w:pPr>
        <w:pStyle w:val="ListParagraph"/>
        <w:ind w:left="0"/>
        <w:jc w:val="center"/>
        <w:rPr>
          <w:i/>
          <w:iCs/>
          <w:sz w:val="24"/>
          <w:szCs w:val="24"/>
        </w:rPr>
      </w:pPr>
      <w:r w:rsidRPr="5897EC05">
        <w:rPr>
          <w:i/>
          <w:iCs/>
          <w:sz w:val="24"/>
          <w:szCs w:val="24"/>
        </w:rPr>
        <w:t xml:space="preserve">From heaven He came and sought her to be His Holy Bride, </w:t>
      </w:r>
    </w:p>
    <w:p w14:paraId="7B6C1BCF" w14:textId="77777777" w:rsidR="00E706B7" w:rsidRPr="00675324" w:rsidRDefault="00E706B7" w:rsidP="00E706B7">
      <w:pPr>
        <w:pStyle w:val="ListParagraph"/>
        <w:ind w:left="0"/>
        <w:jc w:val="center"/>
        <w:rPr>
          <w:i/>
          <w:sz w:val="24"/>
          <w:szCs w:val="24"/>
        </w:rPr>
      </w:pPr>
      <w:r w:rsidRPr="5897EC05">
        <w:rPr>
          <w:i/>
          <w:iCs/>
          <w:sz w:val="24"/>
          <w:szCs w:val="24"/>
        </w:rPr>
        <w:t xml:space="preserve">with His own blood He bought her and for her life He died. </w:t>
      </w:r>
    </w:p>
    <w:p w14:paraId="7D73C629" w14:textId="77777777" w:rsidR="006D04DC" w:rsidRDefault="00E706B7" w:rsidP="00E706B7">
      <w:pPr>
        <w:pStyle w:val="ListParagraph"/>
        <w:ind w:left="0"/>
        <w:jc w:val="center"/>
        <w:rPr>
          <w:i/>
          <w:iCs/>
          <w:sz w:val="24"/>
          <w:szCs w:val="24"/>
        </w:rPr>
      </w:pPr>
      <w:r w:rsidRPr="5897EC05">
        <w:rPr>
          <w:i/>
          <w:iCs/>
          <w:sz w:val="24"/>
          <w:szCs w:val="24"/>
        </w:rPr>
        <w:t xml:space="preserve">Elect from every nation yet one o’er all the earth. </w:t>
      </w:r>
    </w:p>
    <w:p w14:paraId="5D861DBC" w14:textId="77777777" w:rsidR="006D04DC" w:rsidRDefault="00E706B7" w:rsidP="00E706B7">
      <w:pPr>
        <w:pStyle w:val="ListParagraph"/>
        <w:ind w:left="0"/>
        <w:jc w:val="center"/>
        <w:rPr>
          <w:i/>
          <w:iCs/>
          <w:sz w:val="24"/>
          <w:szCs w:val="24"/>
        </w:rPr>
      </w:pPr>
      <w:r w:rsidRPr="5897EC05">
        <w:rPr>
          <w:i/>
          <w:iCs/>
          <w:sz w:val="24"/>
          <w:szCs w:val="24"/>
        </w:rPr>
        <w:t xml:space="preserve">Her charter of Salvation, One LORD, One Faith, </w:t>
      </w:r>
      <w:r>
        <w:rPr>
          <w:i/>
          <w:iCs/>
          <w:sz w:val="24"/>
          <w:szCs w:val="24"/>
        </w:rPr>
        <w:t>o</w:t>
      </w:r>
      <w:r w:rsidRPr="5897EC05">
        <w:rPr>
          <w:i/>
          <w:iCs/>
          <w:sz w:val="24"/>
          <w:szCs w:val="24"/>
        </w:rPr>
        <w:t xml:space="preserve">ne birth, </w:t>
      </w:r>
    </w:p>
    <w:p w14:paraId="7D2FA576" w14:textId="77777777" w:rsidR="006D04DC" w:rsidRDefault="00E706B7" w:rsidP="00E706B7">
      <w:pPr>
        <w:pStyle w:val="ListParagraph"/>
        <w:ind w:left="0"/>
        <w:jc w:val="center"/>
        <w:rPr>
          <w:i/>
          <w:iCs/>
          <w:sz w:val="24"/>
          <w:szCs w:val="24"/>
        </w:rPr>
      </w:pPr>
      <w:r w:rsidRPr="5897EC05">
        <w:rPr>
          <w:i/>
          <w:iCs/>
          <w:sz w:val="24"/>
          <w:szCs w:val="24"/>
        </w:rPr>
        <w:t xml:space="preserve">one Holy Name she blesses, partakes one Holy food, </w:t>
      </w:r>
    </w:p>
    <w:p w14:paraId="27EB9CD9" w14:textId="77777777" w:rsidR="00E706B7" w:rsidRPr="00675324" w:rsidRDefault="00E706B7" w:rsidP="00E706B7">
      <w:pPr>
        <w:pStyle w:val="ListParagraph"/>
        <w:ind w:left="0"/>
        <w:jc w:val="center"/>
        <w:rPr>
          <w:i/>
          <w:sz w:val="24"/>
          <w:szCs w:val="24"/>
        </w:rPr>
      </w:pPr>
      <w:r w:rsidRPr="5897EC05">
        <w:rPr>
          <w:i/>
          <w:iCs/>
          <w:sz w:val="24"/>
          <w:szCs w:val="24"/>
        </w:rPr>
        <w:t xml:space="preserve">and to one Hope she presses with every grace endues. </w:t>
      </w:r>
    </w:p>
    <w:p w14:paraId="14ED09C6" w14:textId="77777777" w:rsidR="006D04DC" w:rsidRDefault="00E706B7" w:rsidP="00E706B7">
      <w:pPr>
        <w:pStyle w:val="ListParagraph"/>
        <w:ind w:left="0"/>
        <w:jc w:val="center"/>
        <w:rPr>
          <w:i/>
          <w:iCs/>
          <w:sz w:val="24"/>
          <w:szCs w:val="24"/>
        </w:rPr>
      </w:pPr>
      <w:r w:rsidRPr="5897EC05">
        <w:rPr>
          <w:i/>
          <w:iCs/>
          <w:sz w:val="24"/>
          <w:szCs w:val="24"/>
        </w:rPr>
        <w:t xml:space="preserve">Mid toil and tribulation and tumult of her war, </w:t>
      </w:r>
    </w:p>
    <w:p w14:paraId="649CBBB5" w14:textId="77777777" w:rsidR="006D04DC" w:rsidRDefault="00E706B7" w:rsidP="00E706B7">
      <w:pPr>
        <w:pStyle w:val="ListParagraph"/>
        <w:ind w:left="0"/>
        <w:jc w:val="center"/>
        <w:rPr>
          <w:i/>
          <w:iCs/>
          <w:sz w:val="24"/>
          <w:szCs w:val="24"/>
        </w:rPr>
      </w:pPr>
      <w:r w:rsidRPr="5897EC05">
        <w:rPr>
          <w:i/>
          <w:iCs/>
          <w:sz w:val="24"/>
          <w:szCs w:val="24"/>
        </w:rPr>
        <w:t xml:space="preserve">she waits the consummation of peace forevermore till, </w:t>
      </w:r>
    </w:p>
    <w:p w14:paraId="6BD9F33B" w14:textId="77777777" w:rsidR="006D04DC" w:rsidRDefault="00E706B7" w:rsidP="00E706B7">
      <w:pPr>
        <w:pStyle w:val="ListParagraph"/>
        <w:ind w:left="0"/>
        <w:jc w:val="center"/>
        <w:rPr>
          <w:i/>
          <w:iCs/>
          <w:sz w:val="24"/>
          <w:szCs w:val="24"/>
        </w:rPr>
      </w:pPr>
      <w:r w:rsidRPr="5897EC05">
        <w:rPr>
          <w:i/>
          <w:iCs/>
          <w:sz w:val="24"/>
          <w:szCs w:val="24"/>
        </w:rPr>
        <w:t xml:space="preserve">with the vision glorious her longing eyes are blest </w:t>
      </w:r>
    </w:p>
    <w:p w14:paraId="23550E87" w14:textId="77777777" w:rsidR="00E706B7" w:rsidRDefault="00E706B7" w:rsidP="00E706B7">
      <w:pPr>
        <w:pStyle w:val="ListParagraph"/>
        <w:ind w:left="0"/>
        <w:jc w:val="center"/>
        <w:rPr>
          <w:i/>
          <w:iCs/>
          <w:sz w:val="24"/>
          <w:szCs w:val="24"/>
        </w:rPr>
      </w:pPr>
      <w:r w:rsidRPr="5897EC05">
        <w:rPr>
          <w:i/>
          <w:iCs/>
          <w:sz w:val="24"/>
          <w:szCs w:val="24"/>
        </w:rPr>
        <w:t>and the great Church victorious shall be the Church at rest.</w:t>
      </w:r>
    </w:p>
    <w:p w14:paraId="111B20B2" w14:textId="77777777" w:rsidR="00D162ED" w:rsidRDefault="00D162ED" w:rsidP="00E706B7">
      <w:pPr>
        <w:pStyle w:val="ListParagraph"/>
        <w:ind w:left="0"/>
        <w:jc w:val="center"/>
        <w:rPr>
          <w:i/>
          <w:iCs/>
          <w:sz w:val="24"/>
          <w:szCs w:val="24"/>
        </w:rPr>
      </w:pPr>
    </w:p>
    <w:p w14:paraId="58C2035C" w14:textId="77777777" w:rsidR="009675E4" w:rsidRDefault="009675E4" w:rsidP="00E706B7">
      <w:pPr>
        <w:pStyle w:val="ListParagraph"/>
        <w:ind w:left="0"/>
        <w:jc w:val="center"/>
        <w:rPr>
          <w:i/>
          <w:iCs/>
          <w:sz w:val="24"/>
          <w:szCs w:val="24"/>
        </w:rPr>
      </w:pPr>
    </w:p>
    <w:p w14:paraId="2607D131" w14:textId="77777777" w:rsidR="009675E4" w:rsidRDefault="009675E4" w:rsidP="00E706B7">
      <w:pPr>
        <w:pStyle w:val="ListParagraph"/>
        <w:ind w:left="0"/>
        <w:jc w:val="center"/>
        <w:rPr>
          <w:i/>
          <w:iCs/>
          <w:sz w:val="24"/>
          <w:szCs w:val="24"/>
        </w:rPr>
      </w:pPr>
    </w:p>
    <w:p w14:paraId="14F10671" w14:textId="77777777" w:rsidR="009675E4" w:rsidRDefault="009675E4" w:rsidP="00E706B7">
      <w:pPr>
        <w:pStyle w:val="ListParagraph"/>
        <w:ind w:left="0"/>
        <w:jc w:val="center"/>
        <w:rPr>
          <w:i/>
          <w:iCs/>
          <w:sz w:val="24"/>
          <w:szCs w:val="24"/>
        </w:rPr>
      </w:pPr>
    </w:p>
    <w:p w14:paraId="7D90D505" w14:textId="77777777" w:rsidR="009675E4" w:rsidRDefault="009675E4" w:rsidP="00E706B7">
      <w:pPr>
        <w:pStyle w:val="ListParagraph"/>
        <w:ind w:left="0"/>
        <w:jc w:val="center"/>
        <w:rPr>
          <w:i/>
          <w:iCs/>
          <w:sz w:val="24"/>
          <w:szCs w:val="24"/>
        </w:rPr>
      </w:pPr>
    </w:p>
    <w:p w14:paraId="384914F5" w14:textId="77777777" w:rsidR="009675E4" w:rsidRDefault="009675E4" w:rsidP="00E706B7">
      <w:pPr>
        <w:pStyle w:val="ListParagraph"/>
        <w:ind w:left="0"/>
        <w:jc w:val="center"/>
        <w:rPr>
          <w:i/>
          <w:iCs/>
          <w:sz w:val="24"/>
          <w:szCs w:val="24"/>
        </w:rPr>
      </w:pPr>
    </w:p>
    <w:p w14:paraId="66B5C375" w14:textId="77777777" w:rsidR="009675E4" w:rsidRDefault="009675E4" w:rsidP="00E706B7">
      <w:pPr>
        <w:pStyle w:val="ListParagraph"/>
        <w:ind w:left="0"/>
        <w:jc w:val="center"/>
        <w:rPr>
          <w:i/>
          <w:iCs/>
          <w:sz w:val="24"/>
          <w:szCs w:val="24"/>
        </w:rPr>
      </w:pPr>
    </w:p>
    <w:p w14:paraId="66185224" w14:textId="77777777" w:rsidR="009675E4" w:rsidRDefault="009675E4" w:rsidP="00E706B7">
      <w:pPr>
        <w:pStyle w:val="ListParagraph"/>
        <w:ind w:left="0"/>
        <w:jc w:val="center"/>
        <w:rPr>
          <w:i/>
          <w:iCs/>
          <w:sz w:val="24"/>
          <w:szCs w:val="24"/>
        </w:rPr>
      </w:pPr>
    </w:p>
    <w:p w14:paraId="4E142BD5" w14:textId="77777777" w:rsidR="009675E4" w:rsidRDefault="009675E4" w:rsidP="00E706B7">
      <w:pPr>
        <w:pStyle w:val="ListParagraph"/>
        <w:ind w:left="0"/>
        <w:jc w:val="center"/>
        <w:rPr>
          <w:i/>
          <w:iCs/>
          <w:sz w:val="24"/>
          <w:szCs w:val="24"/>
        </w:rPr>
      </w:pPr>
    </w:p>
    <w:p w14:paraId="76E274C6" w14:textId="77777777" w:rsidR="009675E4" w:rsidRDefault="009675E4" w:rsidP="00E706B7">
      <w:pPr>
        <w:pStyle w:val="ListParagraph"/>
        <w:ind w:left="0"/>
        <w:jc w:val="center"/>
        <w:rPr>
          <w:i/>
          <w:iCs/>
          <w:sz w:val="24"/>
          <w:szCs w:val="24"/>
        </w:rPr>
      </w:pPr>
    </w:p>
    <w:p w14:paraId="68A6CD6F" w14:textId="77777777" w:rsidR="009675E4" w:rsidRDefault="009675E4" w:rsidP="00E706B7">
      <w:pPr>
        <w:pStyle w:val="ListParagraph"/>
        <w:ind w:left="0"/>
        <w:jc w:val="center"/>
        <w:rPr>
          <w:i/>
          <w:iCs/>
          <w:sz w:val="24"/>
          <w:szCs w:val="24"/>
        </w:rPr>
      </w:pPr>
    </w:p>
    <w:p w14:paraId="6223FEC1" w14:textId="77777777" w:rsidR="009675E4" w:rsidRDefault="009675E4" w:rsidP="00E706B7">
      <w:pPr>
        <w:pStyle w:val="ListParagraph"/>
        <w:ind w:left="0"/>
        <w:jc w:val="center"/>
        <w:rPr>
          <w:i/>
          <w:iCs/>
          <w:sz w:val="24"/>
          <w:szCs w:val="24"/>
        </w:rPr>
      </w:pPr>
    </w:p>
    <w:p w14:paraId="19F10D61" w14:textId="77777777" w:rsidR="009675E4" w:rsidRDefault="009675E4" w:rsidP="00E706B7">
      <w:pPr>
        <w:pStyle w:val="ListParagraph"/>
        <w:ind w:left="0"/>
        <w:jc w:val="center"/>
        <w:rPr>
          <w:i/>
          <w:iCs/>
          <w:sz w:val="24"/>
          <w:szCs w:val="24"/>
        </w:rPr>
      </w:pPr>
    </w:p>
    <w:p w14:paraId="4F9AFEDB" w14:textId="77777777" w:rsidR="009675E4" w:rsidRDefault="009675E4" w:rsidP="00E706B7">
      <w:pPr>
        <w:pStyle w:val="ListParagraph"/>
        <w:ind w:left="0"/>
        <w:jc w:val="center"/>
        <w:rPr>
          <w:i/>
          <w:iCs/>
          <w:sz w:val="24"/>
          <w:szCs w:val="24"/>
        </w:rPr>
      </w:pPr>
    </w:p>
    <w:p w14:paraId="082FEF61" w14:textId="77777777" w:rsidR="009675E4" w:rsidRDefault="009675E4" w:rsidP="00E706B7">
      <w:pPr>
        <w:pStyle w:val="ListParagraph"/>
        <w:ind w:left="0"/>
        <w:jc w:val="center"/>
        <w:rPr>
          <w:i/>
          <w:iCs/>
          <w:sz w:val="24"/>
          <w:szCs w:val="24"/>
        </w:rPr>
      </w:pPr>
    </w:p>
    <w:p w14:paraId="31FF0B38" w14:textId="77777777" w:rsidR="009675E4" w:rsidRDefault="009675E4" w:rsidP="00E706B7">
      <w:pPr>
        <w:pStyle w:val="ListParagraph"/>
        <w:ind w:left="0"/>
        <w:jc w:val="center"/>
        <w:rPr>
          <w:i/>
          <w:iCs/>
          <w:sz w:val="24"/>
          <w:szCs w:val="24"/>
        </w:rPr>
      </w:pPr>
    </w:p>
    <w:p w14:paraId="205E38EA" w14:textId="77777777" w:rsidR="009675E4" w:rsidRDefault="009675E4" w:rsidP="00E706B7">
      <w:pPr>
        <w:pStyle w:val="ListParagraph"/>
        <w:ind w:left="0"/>
        <w:jc w:val="center"/>
        <w:rPr>
          <w:i/>
          <w:iCs/>
          <w:sz w:val="24"/>
          <w:szCs w:val="24"/>
        </w:rPr>
      </w:pPr>
    </w:p>
    <w:p w14:paraId="59BA2D1E" w14:textId="77777777" w:rsidR="009675E4" w:rsidRDefault="009675E4" w:rsidP="00E706B7">
      <w:pPr>
        <w:pStyle w:val="ListParagraph"/>
        <w:ind w:left="0"/>
        <w:jc w:val="center"/>
        <w:rPr>
          <w:i/>
          <w:iCs/>
          <w:sz w:val="24"/>
          <w:szCs w:val="24"/>
        </w:rPr>
      </w:pPr>
    </w:p>
    <w:p w14:paraId="5661B602" w14:textId="77777777" w:rsidR="009675E4" w:rsidRDefault="009675E4" w:rsidP="00E706B7">
      <w:pPr>
        <w:pStyle w:val="ListParagraph"/>
        <w:ind w:left="0"/>
        <w:jc w:val="center"/>
        <w:rPr>
          <w:i/>
          <w:iCs/>
          <w:sz w:val="24"/>
          <w:szCs w:val="24"/>
        </w:rPr>
      </w:pPr>
    </w:p>
    <w:p w14:paraId="7D9049F5" w14:textId="77777777" w:rsidR="009675E4" w:rsidRDefault="009675E4" w:rsidP="00E706B7">
      <w:pPr>
        <w:pStyle w:val="ListParagraph"/>
        <w:ind w:left="0"/>
        <w:jc w:val="center"/>
        <w:rPr>
          <w:i/>
          <w:iCs/>
          <w:sz w:val="24"/>
          <w:szCs w:val="24"/>
        </w:rPr>
      </w:pPr>
    </w:p>
    <w:p w14:paraId="2372370A" w14:textId="77777777" w:rsidR="009768B2" w:rsidRDefault="009768B2" w:rsidP="009768B2">
      <w:pPr>
        <w:jc w:val="center"/>
        <w:rPr>
          <w:b/>
          <w:sz w:val="32"/>
          <w:szCs w:val="32"/>
        </w:rPr>
      </w:pPr>
      <w:r w:rsidRPr="00CD0F2C">
        <w:rPr>
          <w:b/>
          <w:sz w:val="32"/>
          <w:szCs w:val="32"/>
        </w:rPr>
        <w:t>DISCUSSION QUESTIONS: Let’s talk about it.</w:t>
      </w:r>
    </w:p>
    <w:p w14:paraId="6FB637FF" w14:textId="77777777" w:rsidR="009768B2" w:rsidRDefault="009768B2" w:rsidP="00EF73C9">
      <w:pPr>
        <w:pStyle w:val="ListParagraph"/>
        <w:numPr>
          <w:ilvl w:val="0"/>
          <w:numId w:val="17"/>
        </w:numPr>
        <w:rPr>
          <w:sz w:val="24"/>
          <w:szCs w:val="24"/>
        </w:rPr>
      </w:pPr>
      <w:r>
        <w:rPr>
          <w:sz w:val="24"/>
          <w:szCs w:val="24"/>
        </w:rPr>
        <w:t>How can selfishness and pride hinder peace and reconciliation?</w:t>
      </w:r>
      <w:r w:rsidR="001277EB">
        <w:rPr>
          <w:sz w:val="24"/>
          <w:szCs w:val="24"/>
        </w:rPr>
        <w:t xml:space="preserve"> 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3C8F28C6" w14:textId="77777777" w:rsidR="009768B2" w:rsidRPr="00641272" w:rsidRDefault="009768B2" w:rsidP="00EF73C9">
      <w:pPr>
        <w:pStyle w:val="ListParagraph"/>
        <w:numPr>
          <w:ilvl w:val="0"/>
          <w:numId w:val="17"/>
        </w:numPr>
        <w:jc w:val="both"/>
        <w:rPr>
          <w:sz w:val="24"/>
          <w:szCs w:val="24"/>
        </w:rPr>
      </w:pPr>
      <w:r w:rsidRPr="00641272">
        <w:rPr>
          <w:sz w:val="24"/>
          <w:szCs w:val="24"/>
        </w:rPr>
        <w:t>Now it is your turn. In the following list of passages, we see two categories of gifts</w:t>
      </w:r>
      <w:r w:rsidR="00025F7B">
        <w:rPr>
          <w:sz w:val="24"/>
          <w:szCs w:val="24"/>
        </w:rPr>
        <w:t xml:space="preserve"> -</w:t>
      </w:r>
      <w:r w:rsidRPr="00641272">
        <w:rPr>
          <w:sz w:val="24"/>
          <w:szCs w:val="24"/>
        </w:rPr>
        <w:t xml:space="preserve"> </w:t>
      </w:r>
      <w:r w:rsidRPr="00641272">
        <w:rPr>
          <w:bCs/>
          <w:sz w:val="24"/>
          <w:szCs w:val="24"/>
        </w:rPr>
        <w:t>speaking and serving</w:t>
      </w:r>
      <w:r w:rsidRPr="00641272">
        <w:rPr>
          <w:sz w:val="24"/>
          <w:szCs w:val="24"/>
        </w:rPr>
        <w:t>. As you read through this list, see if you can determine what verses are talking about serving gifts and which ones are speaking gifts, and list them below.  Ephesians 2:10, 20-21, 4:11-16, 25, 5:18-25, 11:18-20; 1 Corinthians 2:1-15, 3:1-16, 4:14-19, 12:4-18, 14:1-5,19; 2 Corinthians 3:2-9, 4:7; Philippians 2:13-25, 3:3, 4:13-19; 1 Peter 4:11; Colossians 1:9-11, 16, 27-29; Romans 3:2; Acts 7:38; James 2:14-22</w:t>
      </w:r>
    </w:p>
    <w:p w14:paraId="5B1C0693" w14:textId="77777777" w:rsidR="009768B2" w:rsidRPr="00B56BC4" w:rsidRDefault="009768B2" w:rsidP="009768B2">
      <w:pPr>
        <w:pStyle w:val="ListParagraph"/>
        <w:jc w:val="both"/>
        <w:rPr>
          <w:sz w:val="12"/>
          <w:szCs w:val="12"/>
        </w:rPr>
      </w:pPr>
    </w:p>
    <w:p w14:paraId="5D351CA7" w14:textId="77777777" w:rsidR="009768B2" w:rsidRDefault="009768B2" w:rsidP="001277EB">
      <w:pPr>
        <w:pStyle w:val="ListParagraph"/>
        <w:jc w:val="both"/>
        <w:rPr>
          <w:sz w:val="24"/>
          <w:szCs w:val="24"/>
        </w:rPr>
      </w:pPr>
      <w:r>
        <w:rPr>
          <w:sz w:val="24"/>
          <w:szCs w:val="24"/>
        </w:rPr>
        <w:t>Speaking gifts:</w:t>
      </w:r>
      <w:r w:rsidR="001277EB">
        <w:rPr>
          <w:sz w:val="24"/>
          <w:szCs w:val="24"/>
        </w:rPr>
        <w:t xml:space="preserve"> ___________________________________________________________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5999180B" w14:textId="77777777" w:rsidR="009768B2" w:rsidRDefault="009768B2" w:rsidP="001277EB">
      <w:pPr>
        <w:pStyle w:val="ListParagraph"/>
        <w:jc w:val="both"/>
        <w:rPr>
          <w:sz w:val="24"/>
          <w:szCs w:val="24"/>
        </w:rPr>
      </w:pPr>
      <w:r>
        <w:rPr>
          <w:sz w:val="24"/>
          <w:szCs w:val="24"/>
        </w:rPr>
        <w:t>Serving gifts:</w:t>
      </w:r>
      <w:r w:rsidR="001277EB">
        <w:rPr>
          <w:sz w:val="24"/>
          <w:szCs w:val="24"/>
        </w:rPr>
        <w:t xml:space="preserve"> _____________________________________________________________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613C54FB" w14:textId="77777777" w:rsidR="009768B2" w:rsidRDefault="009768B2" w:rsidP="00EF73C9">
      <w:pPr>
        <w:pStyle w:val="ListParagraph"/>
        <w:numPr>
          <w:ilvl w:val="0"/>
          <w:numId w:val="17"/>
        </w:numPr>
        <w:jc w:val="both"/>
        <w:rPr>
          <w:sz w:val="24"/>
          <w:szCs w:val="24"/>
        </w:rPr>
      </w:pPr>
      <w:r>
        <w:rPr>
          <w:sz w:val="24"/>
          <w:szCs w:val="24"/>
        </w:rPr>
        <w:t xml:space="preserve">Discuss with your group situations where you have personally been affected by </w:t>
      </w:r>
      <w:proofErr w:type="spellStart"/>
      <w:r>
        <w:rPr>
          <w:sz w:val="24"/>
          <w:szCs w:val="24"/>
        </w:rPr>
        <w:t>discri</w:t>
      </w:r>
      <w:r w:rsidR="001277EB">
        <w:rPr>
          <w:sz w:val="24"/>
          <w:szCs w:val="24"/>
        </w:rPr>
        <w:t>-</w:t>
      </w:r>
      <w:r>
        <w:rPr>
          <w:sz w:val="24"/>
          <w:szCs w:val="24"/>
        </w:rPr>
        <w:t>mination</w:t>
      </w:r>
      <w:proofErr w:type="spellEnd"/>
      <w:r>
        <w:rPr>
          <w:sz w:val="24"/>
          <w:szCs w:val="24"/>
        </w:rPr>
        <w:t xml:space="preserve"> or prejudice.</w:t>
      </w:r>
      <w:r w:rsidR="001277EB">
        <w:rPr>
          <w:sz w:val="24"/>
          <w:szCs w:val="24"/>
        </w:rPr>
        <w:t xml:space="preserve"> _____________________________________________________</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62950C1B" w14:textId="77777777" w:rsidR="009768B2" w:rsidRDefault="009768B2" w:rsidP="00EF73C9">
      <w:pPr>
        <w:pStyle w:val="ListParagraph"/>
        <w:numPr>
          <w:ilvl w:val="0"/>
          <w:numId w:val="17"/>
        </w:numPr>
        <w:rPr>
          <w:sz w:val="24"/>
          <w:szCs w:val="24"/>
        </w:rPr>
      </w:pPr>
      <w:r>
        <w:rPr>
          <w:sz w:val="24"/>
          <w:szCs w:val="24"/>
        </w:rPr>
        <w:t>In what ways can you foster unity and fellowship within the body of Christ</w:t>
      </w:r>
      <w:r w:rsidR="001374E6">
        <w:rPr>
          <w:sz w:val="24"/>
          <w:szCs w:val="24"/>
        </w:rPr>
        <w:t>,</w:t>
      </w:r>
      <w:r w:rsidR="001277EB">
        <w:rPr>
          <w:sz w:val="24"/>
          <w:szCs w:val="24"/>
        </w:rPr>
        <w:t xml:space="preserve"> o</w:t>
      </w:r>
      <w:r>
        <w:rPr>
          <w:sz w:val="24"/>
          <w:szCs w:val="24"/>
        </w:rPr>
        <w:t>utside of your comfort zone?</w:t>
      </w:r>
      <w:r w:rsidR="001277EB">
        <w:rPr>
          <w:sz w:val="24"/>
          <w:szCs w:val="24"/>
        </w:rPr>
        <w:t xml:space="preserve"> _______________________________________________________ </w:t>
      </w:r>
      <w:r>
        <w:rPr>
          <w:sz w:val="24"/>
          <w:szCs w:val="24"/>
        </w:rPr>
        <w:t>________________________________________________________________________________________________________________________________________________________________________________________________________________________</w:t>
      </w:r>
    </w:p>
    <w:p w14:paraId="0AFE495E" w14:textId="77777777" w:rsidR="009768B2" w:rsidRDefault="009768B2" w:rsidP="00EF73C9">
      <w:pPr>
        <w:pStyle w:val="ListParagraph"/>
        <w:numPr>
          <w:ilvl w:val="0"/>
          <w:numId w:val="17"/>
        </w:numPr>
        <w:rPr>
          <w:sz w:val="24"/>
          <w:szCs w:val="24"/>
        </w:rPr>
      </w:pPr>
      <w:r>
        <w:rPr>
          <w:sz w:val="24"/>
          <w:szCs w:val="24"/>
        </w:rPr>
        <w:t>Looking back over the many quotes in this lesson, which one was the most informative and meaningful to you and why?</w:t>
      </w:r>
      <w:r w:rsidR="001277EB">
        <w:rPr>
          <w:sz w:val="24"/>
          <w:szCs w:val="24"/>
        </w:rPr>
        <w:t xml:space="preserve"> _____________________________________________</w:t>
      </w:r>
      <w:r>
        <w:rPr>
          <w:sz w:val="24"/>
          <w:szCs w:val="24"/>
        </w:rPr>
        <w:t xml:space="preserve"> ________________________________________________________________________________________________________________________________________________</w:t>
      </w:r>
    </w:p>
    <w:p w14:paraId="585161A8" w14:textId="77777777" w:rsidR="00333EC2" w:rsidRDefault="00333EC2" w:rsidP="00333EC2">
      <w:pPr>
        <w:pStyle w:val="ListParagraph"/>
        <w:rPr>
          <w:sz w:val="24"/>
          <w:szCs w:val="24"/>
        </w:rPr>
      </w:pPr>
    </w:p>
    <w:p w14:paraId="451C40F3" w14:textId="77777777" w:rsidR="00BF6219" w:rsidRDefault="00BF6219" w:rsidP="001673C0">
      <w:pPr>
        <w:pStyle w:val="Heading2"/>
      </w:pPr>
      <w:r w:rsidRPr="5897EC05">
        <w:t>Think On These Things</w:t>
      </w:r>
    </w:p>
    <w:p w14:paraId="67F478BA" w14:textId="77777777" w:rsidR="00B56BC4" w:rsidRDefault="00BF6219" w:rsidP="00BF6219">
      <w:pPr>
        <w:ind w:firstLine="720"/>
        <w:jc w:val="both"/>
        <w:rPr>
          <w:sz w:val="24"/>
          <w:szCs w:val="24"/>
        </w:rPr>
      </w:pPr>
      <w:r w:rsidRPr="00B56BC4">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w:t>
      </w:r>
      <w:r w:rsidR="00B56BC4" w:rsidRPr="00B56BC4">
        <w:rPr>
          <w:sz w:val="24"/>
          <w:szCs w:val="24"/>
        </w:rPr>
        <w:t xml:space="preserve"> __________________________________________________ ______________________________________________________________________________</w:t>
      </w:r>
    </w:p>
    <w:p w14:paraId="28C8583B" w14:textId="77777777" w:rsidR="00333EC2" w:rsidRPr="00B56BC4" w:rsidRDefault="00333EC2" w:rsidP="00BF6219">
      <w:pPr>
        <w:ind w:firstLine="720"/>
        <w:jc w:val="both"/>
        <w:rPr>
          <w:sz w:val="24"/>
          <w:szCs w:val="24"/>
        </w:rPr>
      </w:pPr>
    </w:p>
    <w:p w14:paraId="28ED8F0D" w14:textId="77777777" w:rsidR="00E706B7" w:rsidRPr="00A24DF2" w:rsidRDefault="00E706B7" w:rsidP="00E706B7">
      <w:pPr>
        <w:jc w:val="center"/>
        <w:rPr>
          <w:rFonts w:asciiTheme="minorHAnsi" w:hAnsiTheme="minorHAnsi"/>
          <w:b/>
          <w:sz w:val="28"/>
          <w:szCs w:val="28"/>
        </w:rPr>
      </w:pPr>
      <w:r w:rsidRPr="00A24DF2">
        <w:rPr>
          <w:b/>
          <w:sz w:val="28"/>
          <w:szCs w:val="28"/>
        </w:rPr>
        <w:t>Memory Passages</w:t>
      </w:r>
    </w:p>
    <w:p w14:paraId="3C95A15E" w14:textId="77777777" w:rsidR="00E706B7" w:rsidRPr="001277EB" w:rsidRDefault="00E706B7" w:rsidP="001277EB">
      <w:pPr>
        <w:spacing w:after="0"/>
        <w:jc w:val="center"/>
        <w:rPr>
          <w:rFonts w:asciiTheme="minorHAnsi" w:hAnsiTheme="minorHAnsi" w:cstheme="minorHAnsi"/>
          <w:b/>
          <w:sz w:val="24"/>
          <w:szCs w:val="24"/>
        </w:rPr>
      </w:pPr>
      <w:r w:rsidRPr="001277EB">
        <w:rPr>
          <w:rFonts w:asciiTheme="minorHAnsi" w:eastAsiaTheme="minorEastAsia" w:hAnsiTheme="minorHAnsi" w:cstheme="minorBidi"/>
          <w:b/>
          <w:bCs/>
          <w:iCs/>
          <w:sz w:val="24"/>
          <w:szCs w:val="24"/>
        </w:rPr>
        <w:t>Colossians 1:24-29 (ESV)</w:t>
      </w:r>
    </w:p>
    <w:p w14:paraId="535C5D1A" w14:textId="77777777" w:rsidR="001277EB"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 xml:space="preserve">Now I rejoice in my sufferings for your sake, and in my flesh I am filling up what is lacking in Christ’s afflictions for the sake of his body, that is, the church, of which I became a minister according to the stewardship from God that was given to me for you, to make the word </w:t>
      </w:r>
    </w:p>
    <w:p w14:paraId="196C9300" w14:textId="77777777" w:rsidR="00E706B7" w:rsidRDefault="00E706B7" w:rsidP="001277EB">
      <w:pPr>
        <w:pStyle w:val="regular"/>
        <w:spacing w:before="0" w:beforeAutospacing="0" w:after="0" w:afterAutospacing="0"/>
        <w:jc w:val="center"/>
        <w:rPr>
          <w:rFonts w:asciiTheme="minorHAnsi" w:eastAsiaTheme="minorEastAsia" w:hAnsiTheme="minorHAnsi" w:cstheme="minorBidi"/>
          <w:b/>
          <w:bCs/>
          <w:i/>
          <w:iCs/>
        </w:rPr>
      </w:pPr>
      <w:r w:rsidRPr="5897EC05">
        <w:rPr>
          <w:rFonts w:asciiTheme="minorHAnsi" w:eastAsiaTheme="minorEastAsia" w:hAnsiTheme="minorHAnsi" w:cstheme="minorBidi"/>
          <w:b/>
          <w:bCs/>
          <w:i/>
          <w:iCs/>
        </w:rPr>
        <w:t>of God fully known, the mystery hidden for ages and gene</w:t>
      </w:r>
      <w:r w:rsidR="001277EB">
        <w:rPr>
          <w:rFonts w:asciiTheme="minorHAnsi" w:eastAsiaTheme="minorEastAsia" w:hAnsiTheme="minorHAnsi" w:cstheme="minorBidi"/>
          <w:b/>
          <w:bCs/>
          <w:i/>
          <w:iCs/>
        </w:rPr>
        <w:t xml:space="preserve">rations but now revealed to his </w:t>
      </w:r>
      <w:r w:rsidRPr="5897EC05">
        <w:rPr>
          <w:rFonts w:asciiTheme="minorHAnsi" w:eastAsiaTheme="minorEastAsia" w:hAnsiTheme="minorHAnsi" w:cstheme="minorBidi"/>
          <w:b/>
          <w:bCs/>
          <w:i/>
          <w:iCs/>
        </w:rPr>
        <w:t>saints. To them God chose to make known how great among the Gentiles are the riches of the glory of this mystery, which is Christ in you, the hope of glory. Him we proclaim, warning everyone and teaching everyone with all wisdom, that we may present everyone mature in Christ. For this I toil, struggling with all his energy that he powerfully works within me.</w:t>
      </w:r>
    </w:p>
    <w:p w14:paraId="755037B2" w14:textId="77777777" w:rsidR="009768B2" w:rsidRDefault="009768B2" w:rsidP="00E706B7">
      <w:pPr>
        <w:pStyle w:val="regular"/>
        <w:jc w:val="center"/>
        <w:rPr>
          <w:rFonts w:asciiTheme="minorHAnsi" w:eastAsiaTheme="minorEastAsia" w:hAnsiTheme="minorHAnsi" w:cstheme="minorBidi"/>
          <w:b/>
          <w:bCs/>
          <w:i/>
          <w:iCs/>
        </w:rPr>
      </w:pPr>
    </w:p>
    <w:p w14:paraId="2175998F" w14:textId="77777777" w:rsidR="00C27FD0" w:rsidRDefault="00C27FD0" w:rsidP="00E706B7">
      <w:pPr>
        <w:pStyle w:val="regular"/>
        <w:jc w:val="center"/>
        <w:rPr>
          <w:rFonts w:asciiTheme="minorHAnsi" w:eastAsiaTheme="minorEastAsia" w:hAnsiTheme="minorHAnsi" w:cstheme="minorBidi"/>
          <w:b/>
          <w:bCs/>
          <w:i/>
          <w:iCs/>
        </w:rPr>
      </w:pPr>
    </w:p>
    <w:p w14:paraId="3790BA06" w14:textId="77777777" w:rsidR="00C27FD0" w:rsidRDefault="00C27FD0" w:rsidP="00E706B7">
      <w:pPr>
        <w:pStyle w:val="regular"/>
        <w:jc w:val="center"/>
        <w:rPr>
          <w:rFonts w:asciiTheme="minorHAnsi" w:eastAsiaTheme="minorEastAsia" w:hAnsiTheme="minorHAnsi" w:cstheme="minorBidi"/>
          <w:b/>
          <w:bCs/>
          <w:i/>
          <w:iCs/>
        </w:rPr>
      </w:pPr>
    </w:p>
    <w:p w14:paraId="463D3F10" w14:textId="77777777" w:rsidR="00C27FD0" w:rsidRDefault="00C27FD0" w:rsidP="00E706B7">
      <w:pPr>
        <w:pStyle w:val="regular"/>
        <w:jc w:val="center"/>
        <w:rPr>
          <w:rFonts w:asciiTheme="minorHAnsi" w:eastAsiaTheme="minorEastAsia" w:hAnsiTheme="minorHAnsi" w:cstheme="minorBidi"/>
          <w:b/>
          <w:bCs/>
          <w:i/>
          <w:iCs/>
        </w:rPr>
      </w:pPr>
    </w:p>
    <w:p w14:paraId="36A91C35" w14:textId="77777777" w:rsidR="00C27FD0" w:rsidRDefault="00C27FD0" w:rsidP="00E706B7">
      <w:pPr>
        <w:pStyle w:val="regular"/>
        <w:jc w:val="center"/>
        <w:rPr>
          <w:rFonts w:asciiTheme="minorHAnsi" w:eastAsiaTheme="minorEastAsia" w:hAnsiTheme="minorHAnsi" w:cstheme="minorBidi"/>
          <w:b/>
          <w:bCs/>
          <w:i/>
          <w:iCs/>
        </w:rPr>
      </w:pPr>
    </w:p>
    <w:p w14:paraId="10ABFD77" w14:textId="77777777" w:rsidR="00C27FD0" w:rsidRDefault="00C27FD0" w:rsidP="00E706B7">
      <w:pPr>
        <w:pStyle w:val="regular"/>
        <w:jc w:val="center"/>
        <w:rPr>
          <w:rFonts w:asciiTheme="minorHAnsi" w:eastAsiaTheme="minorEastAsia" w:hAnsiTheme="minorHAnsi" w:cstheme="minorBidi"/>
          <w:b/>
          <w:bCs/>
          <w:i/>
          <w:iCs/>
        </w:rPr>
      </w:pPr>
    </w:p>
    <w:p w14:paraId="31277A66" w14:textId="77777777" w:rsidR="00C27FD0" w:rsidRDefault="00C27FD0" w:rsidP="00E706B7">
      <w:pPr>
        <w:pStyle w:val="regular"/>
        <w:jc w:val="center"/>
        <w:rPr>
          <w:rFonts w:asciiTheme="minorHAnsi" w:eastAsiaTheme="minorEastAsia" w:hAnsiTheme="minorHAnsi" w:cstheme="minorBidi"/>
          <w:b/>
          <w:bCs/>
          <w:i/>
          <w:iCs/>
        </w:rPr>
      </w:pPr>
    </w:p>
    <w:p w14:paraId="528F6F6C" w14:textId="77777777" w:rsidR="00C27FD0" w:rsidRDefault="00C27FD0" w:rsidP="00E706B7">
      <w:pPr>
        <w:pStyle w:val="regular"/>
        <w:jc w:val="center"/>
        <w:rPr>
          <w:rFonts w:asciiTheme="minorHAnsi" w:eastAsiaTheme="minorEastAsia" w:hAnsiTheme="minorHAnsi" w:cstheme="minorBidi"/>
          <w:b/>
          <w:bCs/>
          <w:i/>
          <w:iCs/>
        </w:rPr>
      </w:pPr>
    </w:p>
    <w:p w14:paraId="63B2704D" w14:textId="77777777" w:rsidR="00C27FD0" w:rsidRDefault="00C27FD0" w:rsidP="00E706B7">
      <w:pPr>
        <w:pStyle w:val="regular"/>
        <w:jc w:val="center"/>
        <w:rPr>
          <w:rFonts w:asciiTheme="minorHAnsi" w:eastAsiaTheme="minorEastAsia" w:hAnsiTheme="minorHAnsi" w:cstheme="minorBidi"/>
          <w:b/>
          <w:bCs/>
          <w:i/>
          <w:iCs/>
        </w:rPr>
      </w:pPr>
    </w:p>
    <w:p w14:paraId="4F8B33A8" w14:textId="77777777" w:rsidR="00282D2A" w:rsidRPr="00030667" w:rsidRDefault="00282D2A" w:rsidP="00282D2A">
      <w:pPr>
        <w:pStyle w:val="ListParagraph"/>
        <w:numPr>
          <w:ilvl w:val="0"/>
          <w:numId w:val="31"/>
        </w:numPr>
        <w:jc w:val="center"/>
        <w:rPr>
          <w:rFonts w:ascii="Edwardian Script ITC" w:hAnsi="Edwardian Script ITC" w:cs="Vijaya"/>
          <w:b/>
          <w:bCs/>
          <w:sz w:val="72"/>
          <w:szCs w:val="72"/>
        </w:rPr>
      </w:pPr>
    </w:p>
    <w:p w14:paraId="2A498D46" w14:textId="77777777" w:rsidR="00282D2A" w:rsidRDefault="00282D2A" w:rsidP="00282D2A">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70016" behindDoc="0" locked="0" layoutInCell="1" allowOverlap="1" wp14:anchorId="62BC258E" wp14:editId="66F99B90">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450DB" id="Straight Connector 4" o:spid="_x0000_s1026" style="position:absolute;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" strokecolor="black [3200]" strokeweight=".5pt">
                <v:stroke joinstyle="miter"/>
                <w10:wrap anchorx="margin"/>
              </v:line>
            </w:pict>
          </mc:Fallback>
        </mc:AlternateContent>
      </w:r>
      <w:r w:rsidRPr="0051076D">
        <w:rPr>
          <w:rFonts w:ascii="Edwardian Script ITC" w:hAnsi="Edwardian Script ITC" w:cs="Vijaya"/>
          <w:b/>
          <w:bCs/>
          <w:sz w:val="72"/>
          <w:szCs w:val="72"/>
        </w:rPr>
        <w:t>The Author</w:t>
      </w:r>
    </w:p>
    <w:p w14:paraId="62BD76B7" w14:textId="77777777" w:rsidR="00282D2A" w:rsidRDefault="00282D2A" w:rsidP="00282D2A">
      <w:pPr>
        <w:jc w:val="center"/>
        <w:rPr>
          <w:rFonts w:ascii="Vijaya" w:hAnsi="Vijaya" w:cs="Vijaya"/>
          <w:b/>
          <w:bCs/>
          <w:color w:val="806000" w:themeColor="accent4" w:themeShade="80"/>
          <w:sz w:val="36"/>
          <w:szCs w:val="36"/>
        </w:rPr>
        <w:sectPr w:rsidR="00282D2A" w:rsidSect="00282D2A">
          <w:headerReference w:type="default" r:id="rId117"/>
          <w:footerReference w:type="default" r:id="rId118"/>
          <w:type w:val="continuous"/>
          <w:pgSz w:w="12240" w:h="15840" w:code="1"/>
          <w:pgMar w:top="1440" w:right="1440" w:bottom="1440" w:left="1440" w:header="0" w:footer="720" w:gutter="0"/>
          <w:pgNumType w:start="0"/>
          <w:cols w:space="720"/>
          <w:titlePg/>
          <w:docGrid w:linePitch="360"/>
        </w:sectPr>
      </w:pPr>
    </w:p>
    <w:p w14:paraId="198044D7" w14:textId="77777777" w:rsidR="00282D2A" w:rsidRDefault="00282D2A" w:rsidP="00282D2A">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noProof/>
          <w:sz w:val="24"/>
          <w:szCs w:val="24"/>
        </w:rPr>
        <w:drawing>
          <wp:anchor distT="0" distB="0" distL="114300" distR="114300" simplePos="0" relativeHeight="251671040" behindDoc="0" locked="0" layoutInCell="1" allowOverlap="1" wp14:anchorId="10D1E17F" wp14:editId="5EC4741D">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asciiTheme="minorHAnsi" w:eastAsia="Times New Roman" w:hAnsiTheme="minorHAnsi" w:cs="Vijaya"/>
          <w:sz w:val="24"/>
          <w:szCs w:val="24"/>
          <w:lang w:val="en"/>
        </w:rPr>
        <w:t>Mingled</w:t>
      </w:r>
      <w:r>
        <w:rPr>
          <w:rFonts w:asciiTheme="minorHAnsi" w:eastAsia="Times New Roman" w:hAnsiTheme="minorHAnsi" w:cs="Vijaya"/>
          <w:sz w:val="24"/>
          <w:szCs w:val="24"/>
          <w:lang w:val="en"/>
        </w:rPr>
        <w:t xml:space="preserve"> </w:t>
      </w:r>
      <w:r w:rsidRPr="00952C0D">
        <w:rPr>
          <w:rFonts w:asciiTheme="minorHAnsi" w:eastAsia="Times New Roman" w:hAnsiTheme="minorHAnsi" w:cs="Vijaya"/>
          <w:sz w:val="24"/>
          <w:szCs w:val="24"/>
          <w:lang w:val="en"/>
        </w:rPr>
        <w:t xml:space="preserve">among </w:t>
      </w:r>
      <w:r>
        <w:rPr>
          <w:rFonts w:asciiTheme="minorHAnsi" w:eastAsia="Times New Roman" w:hAnsiTheme="minorHAnsi" w:cs="Vijaya"/>
          <w:sz w:val="24"/>
          <w:szCs w:val="24"/>
          <w:lang w:val="en"/>
        </w:rPr>
        <w:t>c</w:t>
      </w:r>
      <w:r w:rsidRPr="00952C0D">
        <w:rPr>
          <w:rFonts w:asciiTheme="minorHAnsi" w:eastAsia="Times New Roman" w:hAnsiTheme="minorHAnsi" w:cs="Vijaya"/>
          <w:sz w:val="24"/>
          <w:szCs w:val="24"/>
          <w:lang w:val="en"/>
        </w:rPr>
        <w:t xml:space="preserve">herished memories, and </w:t>
      </w:r>
      <w:r>
        <w:rPr>
          <w:rFonts w:asciiTheme="minorHAnsi" w:eastAsia="Times New Roman" w:hAnsiTheme="minorHAnsi" w:cs="Vijaya"/>
          <w:sz w:val="24"/>
          <w:szCs w:val="24"/>
          <w:lang w:val="en"/>
        </w:rPr>
        <w:t>a few</w:t>
      </w:r>
      <w:r w:rsidRPr="00952C0D">
        <w:rPr>
          <w:rFonts w:asciiTheme="minorHAnsi" w:eastAsia="Times New Roman" w:hAnsiTheme="minorHAnsi" w:cs="Vijaya"/>
          <w:sz w:val="24"/>
          <w:szCs w:val="24"/>
          <w:lang w:val="en"/>
        </w:rPr>
        <w:t xml:space="preserve"> I </w:t>
      </w:r>
      <w:r>
        <w:rPr>
          <w:rFonts w:asciiTheme="minorHAnsi" w:eastAsia="Times New Roman" w:hAnsiTheme="minorHAnsi" w:cs="Vijaya"/>
          <w:sz w:val="24"/>
          <w:szCs w:val="24"/>
          <w:lang w:val="en"/>
        </w:rPr>
        <w:t>would rather</w:t>
      </w:r>
      <w:r w:rsidRPr="00952C0D">
        <w:rPr>
          <w:rFonts w:asciiTheme="minorHAnsi" w:eastAsia="Times New Roman" w:hAnsiTheme="minorHAnsi" w:cs="Vijaya"/>
          <w:sz w:val="24"/>
          <w:szCs w:val="24"/>
          <w:lang w:val="en"/>
        </w:rPr>
        <w:t xml:space="preserve"> forget, </w:t>
      </w:r>
      <w:r>
        <w:rPr>
          <w:rFonts w:asciiTheme="minorHAnsi" w:eastAsia="Times New Roman" w:hAnsiTheme="minorHAnsi" w:cs="Vijaya"/>
          <w:sz w:val="24"/>
          <w:szCs w:val="24"/>
          <w:lang w:val="en"/>
        </w:rPr>
        <w:t xml:space="preserve">there is a </w:t>
      </w:r>
      <w:r w:rsidRPr="00952C0D">
        <w:rPr>
          <w:rFonts w:asciiTheme="minorHAnsi" w:eastAsia="Times New Roman" w:hAnsiTheme="minorHAnsi" w:cs="Vijaya"/>
          <w:sz w:val="24"/>
          <w:szCs w:val="24"/>
          <w:lang w:val="en"/>
        </w:rPr>
        <w:t>wedding theme woven</w:t>
      </w:r>
      <w:r>
        <w:rPr>
          <w:rFonts w:asciiTheme="minorHAnsi" w:eastAsia="Times New Roman" w:hAnsiTheme="minorHAnsi" w:cs="Vijaya"/>
          <w:sz w:val="24"/>
          <w:szCs w:val="24"/>
          <w:lang w:val="en"/>
        </w:rPr>
        <w:t xml:space="preserve"> throughout my life story. My husband and I had just </w:t>
      </w:r>
      <w:r w:rsidRPr="0062481E">
        <w:rPr>
          <w:rFonts w:asciiTheme="minorHAnsi" w:eastAsia="Times New Roman" w:hAnsiTheme="minorHAnsi" w:cs="Vijaya"/>
          <w:noProof/>
          <w:sz w:val="24"/>
          <w:szCs w:val="24"/>
          <w:lang w:val="en"/>
        </w:rPr>
        <w:t>go</w:t>
      </w:r>
      <w:r>
        <w:rPr>
          <w:rFonts w:asciiTheme="minorHAnsi" w:eastAsia="Times New Roman" w:hAnsiTheme="minorHAnsi" w:cs="Vijaya"/>
          <w:noProof/>
          <w:sz w:val="24"/>
          <w:szCs w:val="24"/>
          <w:lang w:val="en"/>
        </w:rPr>
        <w:t>t</w:t>
      </w:r>
      <w:r w:rsidRPr="0062481E">
        <w:rPr>
          <w:rFonts w:asciiTheme="minorHAnsi" w:eastAsia="Times New Roman" w:hAnsiTheme="minorHAnsi" w:cs="Vijaya"/>
          <w:noProof/>
          <w:sz w:val="24"/>
          <w:szCs w:val="24"/>
          <w:lang w:val="en"/>
        </w:rPr>
        <w:t>ten</w:t>
      </w:r>
      <w:r>
        <w:rPr>
          <w:vanish/>
          <w:sz w:val="24"/>
          <w:szCs w:val="24"/>
        </w:rPr>
        <w:pgNum/>
      </w:r>
      <w:r>
        <w:rPr>
          <w:rFonts w:asciiTheme="minorHAnsi" w:eastAsia="Times New Roman" w:hAnsiTheme="minorHAnsi" w:cs="Vijaya"/>
          <w:sz w:val="24"/>
          <w:szCs w:val="24"/>
          <w:lang w:val="en"/>
        </w:rPr>
        <w:t xml:space="preserve"> married when we decided to open a wedding boutique. So, for the first </w:t>
      </w:r>
      <w:r w:rsidRPr="00952C0D">
        <w:rPr>
          <w:rFonts w:asciiTheme="minorHAnsi" w:eastAsia="Times New Roman" w:hAnsiTheme="minorHAnsi" w:cs="Vijaya"/>
          <w:sz w:val="24"/>
          <w:szCs w:val="24"/>
          <w:lang w:val="en"/>
        </w:rPr>
        <w:t>seven years</w:t>
      </w:r>
      <w:r>
        <w:rPr>
          <w:rFonts w:asciiTheme="minorHAnsi" w:eastAsia="Times New Roman" w:hAnsiTheme="minorHAnsi" w:cs="Vijaya"/>
          <w:sz w:val="24"/>
          <w:szCs w:val="24"/>
          <w:lang w:val="en"/>
        </w:rPr>
        <w:t xml:space="preserve"> of our marriage, my career was</w:t>
      </w:r>
      <w:r w:rsidRPr="00952C0D">
        <w:rPr>
          <w:rFonts w:asciiTheme="minorHAnsi" w:eastAsia="Times New Roman" w:hAnsiTheme="minorHAnsi" w:cs="Vijaya"/>
          <w:sz w:val="24"/>
          <w:szCs w:val="24"/>
          <w:lang w:val="en"/>
        </w:rPr>
        <w:t xml:space="preserve"> prep</w:t>
      </w:r>
      <w:r>
        <w:rPr>
          <w:rFonts w:asciiTheme="minorHAnsi" w:eastAsia="Times New Roman" w:hAnsiTheme="minorHAnsi" w:cs="Vijaya"/>
          <w:sz w:val="24"/>
          <w:szCs w:val="24"/>
          <w:lang w:val="en"/>
        </w:rPr>
        <w:t xml:space="preserve">aring brides for their weddings. Sound’s wonderful, does it not?  Love, marriage, and happily ever after are the kinds of things little girls dream of, right? Yet </w:t>
      </w:r>
      <w:r w:rsidRPr="003C70F4">
        <w:rPr>
          <w:rFonts w:asciiTheme="minorHAnsi" w:eastAsia="Times New Roman" w:hAnsiTheme="minorHAnsi" w:cs="Vijaya"/>
          <w:sz w:val="24"/>
          <w:szCs w:val="24"/>
          <w:lang w:val="en"/>
        </w:rPr>
        <w:t xml:space="preserve">something very important </w:t>
      </w:r>
      <w:r>
        <w:rPr>
          <w:rFonts w:asciiTheme="minorHAnsi" w:eastAsia="Times New Roman" w:hAnsiTheme="minorHAnsi" w:cs="Vijaya"/>
          <w:sz w:val="24"/>
          <w:szCs w:val="24"/>
          <w:lang w:val="en"/>
        </w:rPr>
        <w:t xml:space="preserve">was missing. </w:t>
      </w:r>
      <w:r w:rsidRPr="003C70F4">
        <w:rPr>
          <w:rFonts w:asciiTheme="minorHAnsi" w:eastAsia="Times New Roman" w:hAnsiTheme="minorHAnsi" w:cs="Vijaya"/>
          <w:sz w:val="24"/>
          <w:szCs w:val="24"/>
          <w:lang w:val="en"/>
        </w:rPr>
        <w:t>It was the One who crea</w:t>
      </w:r>
      <w:r>
        <w:rPr>
          <w:rFonts w:asciiTheme="minorHAnsi" w:eastAsia="Times New Roman" w:hAnsiTheme="minorHAnsi" w:cs="Vijaya"/>
          <w:sz w:val="24"/>
          <w:szCs w:val="24"/>
          <w:lang w:val="en"/>
        </w:rPr>
        <w:t>ted marriage in the first place–</w:t>
      </w:r>
      <w:r w:rsidRPr="003C70F4">
        <w:rPr>
          <w:rFonts w:asciiTheme="minorHAnsi" w:eastAsia="Times New Roman" w:hAnsiTheme="minorHAnsi" w:cs="Vijaya"/>
          <w:sz w:val="24"/>
          <w:szCs w:val="24"/>
          <w:lang w:val="en"/>
        </w:rPr>
        <w:t>God</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who is the source of love! And, without </w:t>
      </w:r>
      <w:r w:rsidRPr="0062481E">
        <w:rPr>
          <w:rFonts w:asciiTheme="minorHAnsi" w:eastAsia="Times New Roman" w:hAnsiTheme="minorHAnsi" w:cs="Vijaya"/>
          <w:noProof/>
          <w:sz w:val="24"/>
          <w:szCs w:val="24"/>
          <w:lang w:val="en"/>
        </w:rPr>
        <w:t>love as the</w:t>
      </w:r>
      <w:r>
        <w:rPr>
          <w:rFonts w:asciiTheme="minorHAnsi" w:eastAsia="Times New Roman" w:hAnsiTheme="minorHAnsi" w:cs="Vijaya"/>
          <w:sz w:val="24"/>
          <w:szCs w:val="24"/>
          <w:lang w:val="en"/>
        </w:rPr>
        <w:t xml:space="preserve"> key ingredient, inevitably, dreams fall apart. So here</w:t>
      </w:r>
      <w:r w:rsidRPr="003C70F4">
        <w:rPr>
          <w:rFonts w:asciiTheme="minorHAnsi" w:eastAsia="Times New Roman" w:hAnsiTheme="minorHAnsi" w:cs="Vijaya"/>
          <w:sz w:val="24"/>
          <w:szCs w:val="24"/>
          <w:lang w:val="en"/>
        </w:rPr>
        <w:t xml:space="preserve"> I was</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a broken woman, from a broken home, in a broken marriage</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dressing brides for their most important day. </w:t>
      </w:r>
      <w:r>
        <w:rPr>
          <w:rFonts w:asciiTheme="minorHAnsi" w:eastAsia="Times New Roman" w:hAnsiTheme="minorHAnsi" w:cs="Vijaya"/>
          <w:sz w:val="24"/>
          <w:szCs w:val="24"/>
          <w:lang w:val="en"/>
        </w:rPr>
        <w:t>W</w:t>
      </w:r>
      <w:r w:rsidRPr="003C70F4">
        <w:rPr>
          <w:rFonts w:asciiTheme="minorHAnsi" w:eastAsia="Times New Roman" w:hAnsiTheme="minorHAnsi" w:cs="Vijaya"/>
          <w:sz w:val="24"/>
          <w:szCs w:val="24"/>
          <w:lang w:val="en"/>
        </w:rPr>
        <w:t>hen I was twenty-seven years old, I met the love of my life, the Lord Jesus Christ, and I became His bride. The nex</w:t>
      </w:r>
      <w:r>
        <w:rPr>
          <w:rFonts w:asciiTheme="minorHAnsi" w:eastAsia="Times New Roman" w:hAnsiTheme="minorHAnsi" w:cs="Vijaya"/>
          <w:sz w:val="24"/>
          <w:szCs w:val="24"/>
          <w:lang w:val="en"/>
        </w:rPr>
        <w:t xml:space="preserve">t </w:t>
      </w:r>
      <w:r w:rsidRPr="003C70F4">
        <w:rPr>
          <w:rFonts w:asciiTheme="minorHAnsi" w:eastAsia="Times New Roman" w:hAnsiTheme="minorHAnsi" w:cs="Vijaya"/>
          <w:sz w:val="24"/>
          <w:szCs w:val="24"/>
          <w:lang w:val="en"/>
        </w:rPr>
        <w:t xml:space="preserve">thirteen years were spent growing in </w:t>
      </w:r>
      <w:r>
        <w:rPr>
          <w:rFonts w:asciiTheme="minorHAnsi" w:eastAsia="Times New Roman" w:hAnsiTheme="minorHAnsi"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asciiTheme="minorHAnsi" w:eastAsia="Times New Roman" w:hAnsiTheme="minorHAnsi" w:cs="Vijaya"/>
          <w:sz w:val="24"/>
          <w:szCs w:val="24"/>
          <w:lang w:val="en"/>
        </w:rPr>
        <w:t>testify that God is the healer of broken lives.</w:t>
      </w:r>
      <w:r w:rsidRPr="00910BBF">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I am humbled and honored to have the joy of sharing with you, not only the good news of the Lord Jesus </w:t>
      </w:r>
      <w:r w:rsidRPr="00330921">
        <w:rPr>
          <w:rFonts w:asciiTheme="minorHAnsi" w:eastAsia="Times New Roman" w:hAnsiTheme="minorHAnsi" w:cs="Vijaya"/>
          <w:noProof/>
          <w:sz w:val="24"/>
          <w:szCs w:val="24"/>
          <w:lang w:val="en"/>
        </w:rPr>
        <w:t>Christ</w:t>
      </w:r>
      <w:r>
        <w:rPr>
          <w:rFonts w:asciiTheme="minorHAnsi" w:eastAsia="Times New Roman" w:hAnsiTheme="minorHAnsi" w:cs="Vijaya"/>
          <w:sz w:val="24"/>
          <w:szCs w:val="24"/>
          <w:lang w:val="en"/>
        </w:rPr>
        <w:t xml:space="preserve"> but also bits and pieces of my life story as well. </w:t>
      </w:r>
    </w:p>
    <w:p w14:paraId="68DDB755" w14:textId="77777777" w:rsidR="00282D2A" w:rsidRDefault="00282D2A" w:rsidP="00282D2A">
      <w:pPr>
        <w:spacing w:after="0" w:line="336" w:lineRule="atLeast"/>
        <w:jc w:val="both"/>
        <w:rPr>
          <w:rFonts w:asciiTheme="minorHAnsi" w:eastAsia="Times New Roman" w:hAnsiTheme="minorHAnsi" w:cs="Vijaya"/>
          <w:sz w:val="24"/>
          <w:szCs w:val="24"/>
          <w:lang w:val="en"/>
        </w:rPr>
      </w:pPr>
    </w:p>
    <w:p w14:paraId="1CCF1FCF" w14:textId="77777777" w:rsidR="00282D2A" w:rsidRPr="007A6016" w:rsidRDefault="00282D2A" w:rsidP="00282D2A">
      <w:pPr>
        <w:spacing w:after="0" w:line="336" w:lineRule="atLeast"/>
        <w:jc w:val="both"/>
        <w:rPr>
          <w:rFonts w:ascii="Vijaya" w:eastAsia="Times New Roman" w:hAnsi="Vijaya" w:cs="Vijaya"/>
          <w:b/>
          <w:color w:val="4F3D5C"/>
          <w:sz w:val="36"/>
          <w:szCs w:val="36"/>
          <w:lang w:val="en"/>
        </w:rPr>
        <w:sectPr w:rsidR="00282D2A" w:rsidRPr="007A6016" w:rsidSect="00BE4E9E">
          <w:type w:val="continuous"/>
          <w:pgSz w:w="12240" w:h="15840" w:code="1"/>
          <w:pgMar w:top="1440" w:right="1440" w:bottom="1440" w:left="1440" w:header="0" w:footer="720" w:gutter="0"/>
          <w:cols w:num="2" w:space="720"/>
          <w:docGrid w:linePitch="360"/>
        </w:sectPr>
      </w:pPr>
      <w:r>
        <w:rPr>
          <w:rFonts w:asciiTheme="minorHAnsi" w:eastAsia="Times New Roman" w:hAnsiTheme="minorHAnsi" w:cs="Vijaya"/>
          <w:sz w:val="24"/>
          <w:szCs w:val="24"/>
          <w:lang w:val="en"/>
        </w:rPr>
        <w:t xml:space="preserve"> </w:t>
      </w:r>
    </w:p>
    <w:p w14:paraId="5103F934" w14:textId="77777777" w:rsidR="00282D2A" w:rsidRPr="00A17D71" w:rsidRDefault="00282D2A" w:rsidP="00282D2A">
      <w:pPr>
        <w:spacing w:after="0" w:line="336" w:lineRule="atLeast"/>
        <w:jc w:val="both"/>
        <w:rPr>
          <w:rFonts w:asciiTheme="minorHAnsi" w:eastAsia="Times New Roman" w:hAnsiTheme="minorHAnsi" w:cs="Vijaya"/>
          <w:sz w:val="24"/>
          <w:szCs w:val="24"/>
          <w:lang w:val="en"/>
        </w:rPr>
      </w:pPr>
      <w:r w:rsidRPr="00A17D71">
        <w:rPr>
          <w:rFonts w:asciiTheme="minorHAnsi" w:eastAsia="Times New Roman" w:hAnsiTheme="minorHAnsi" w:cs="Vijaya"/>
          <w:sz w:val="24"/>
          <w:szCs w:val="24"/>
          <w:lang w:val="en"/>
        </w:rPr>
        <w:t xml:space="preserve"> </w:t>
      </w:r>
    </w:p>
    <w:p w14:paraId="207C11CA" w14:textId="77777777" w:rsidR="00282D2A" w:rsidRDefault="00282D2A" w:rsidP="00282D2A">
      <w:pPr>
        <w:spacing w:after="0" w:line="336" w:lineRule="atLeast"/>
        <w:jc w:val="both"/>
        <w:rPr>
          <w:rFonts w:asciiTheme="minorHAnsi" w:eastAsia="Times New Roman" w:hAnsiTheme="minorHAnsi" w:cs="Vijaya"/>
          <w:sz w:val="24"/>
          <w:szCs w:val="24"/>
          <w:lang w:val="en"/>
        </w:r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Pr>
          <w:sz w:val="24"/>
          <w:szCs w:val="24"/>
        </w:rPr>
        <w:t xml:space="preserve"> </w:t>
      </w:r>
      <w:r w:rsidRPr="00A17D71">
        <w:rPr>
          <w:sz w:val="24"/>
          <w:szCs w:val="24"/>
        </w:rPr>
        <w:t>28:18-20; Revelation 21:1-2)</w:t>
      </w:r>
      <w:r>
        <w:rPr>
          <w:sz w:val="24"/>
          <w:szCs w:val="24"/>
        </w:rPr>
        <w:t>.</w:t>
      </w:r>
      <w:r w:rsidRPr="00A17D71">
        <w:rPr>
          <w:sz w:val="24"/>
          <w:szCs w:val="24"/>
        </w:rPr>
        <w:t xml:space="preserve"> </w:t>
      </w:r>
    </w:p>
    <w:p w14:paraId="52C33A50" w14:textId="77777777" w:rsidR="00282D2A" w:rsidRPr="00282D2A" w:rsidRDefault="00282D2A" w:rsidP="00E706B7">
      <w:pPr>
        <w:pStyle w:val="regular"/>
        <w:jc w:val="center"/>
        <w:rPr>
          <w:rFonts w:ascii="Edwardian Script ITC" w:eastAsiaTheme="minorEastAsia" w:hAnsi="Edwardian Script ITC" w:cstheme="minorBidi"/>
          <w:b/>
          <w:bCs/>
          <w:iCs/>
          <w:sz w:val="72"/>
          <w:szCs w:val="72"/>
          <w:lang w:val="en"/>
        </w:rPr>
      </w:pPr>
    </w:p>
    <w:p w14:paraId="26A0F74A" w14:textId="77777777" w:rsidR="00C27FD0" w:rsidRPr="00C27FD0" w:rsidRDefault="00C27FD0" w:rsidP="00E706B7">
      <w:pPr>
        <w:pStyle w:val="regular"/>
        <w:jc w:val="center"/>
        <w:rPr>
          <w:rFonts w:ascii="Edwardian Script ITC" w:eastAsiaTheme="minorEastAsia" w:hAnsi="Edwardian Script ITC" w:cstheme="minorBidi"/>
          <w:b/>
          <w:bCs/>
          <w:iCs/>
          <w:sz w:val="72"/>
          <w:szCs w:val="72"/>
        </w:rPr>
      </w:pPr>
      <w:r w:rsidRPr="00C27FD0">
        <w:rPr>
          <w:rFonts w:ascii="Edwardian Script ITC" w:eastAsiaTheme="minorEastAsia" w:hAnsi="Edwardian Script ITC" w:cstheme="minorBidi"/>
          <w:b/>
          <w:bCs/>
          <w:iCs/>
          <w:sz w:val="72"/>
          <w:szCs w:val="72"/>
        </w:rPr>
        <w:t>Afterthoughts</w:t>
      </w:r>
    </w:p>
    <w:p w14:paraId="083B9EC3" w14:textId="77777777" w:rsidR="00E517C4" w:rsidRDefault="00E517C4" w:rsidP="00E706B7">
      <w:pPr>
        <w:pStyle w:val="regular"/>
        <w:jc w:val="center"/>
        <w:rPr>
          <w:rFonts w:asciiTheme="minorHAnsi" w:eastAsiaTheme="minorEastAsia" w:hAnsiTheme="minorHAnsi" w:cstheme="minorBidi"/>
          <w:b/>
          <w:bCs/>
          <w:i/>
          <w:iCs/>
        </w:rPr>
      </w:pPr>
    </w:p>
    <w:p w14:paraId="72466040" w14:textId="77777777" w:rsidR="00282D2A" w:rsidRDefault="00282D2A" w:rsidP="00E706B7">
      <w:pPr>
        <w:pStyle w:val="regular"/>
        <w:jc w:val="center"/>
        <w:rPr>
          <w:rFonts w:asciiTheme="minorHAnsi" w:eastAsiaTheme="minorEastAsia" w:hAnsiTheme="minorHAnsi" w:cstheme="minorBidi"/>
          <w:b/>
          <w:bCs/>
          <w:i/>
          <w:iCs/>
        </w:rPr>
      </w:pPr>
    </w:p>
    <w:p w14:paraId="10E7670C" w14:textId="77777777" w:rsidR="00282D2A" w:rsidRDefault="00282D2A" w:rsidP="00E706B7">
      <w:pPr>
        <w:pStyle w:val="regular"/>
        <w:jc w:val="center"/>
        <w:rPr>
          <w:rFonts w:asciiTheme="minorHAnsi" w:eastAsiaTheme="minorEastAsia" w:hAnsiTheme="minorHAnsi" w:cstheme="minorBidi"/>
          <w:b/>
          <w:bCs/>
          <w:i/>
          <w:iCs/>
        </w:rPr>
      </w:pPr>
    </w:p>
    <w:p w14:paraId="1868EB23" w14:textId="77777777" w:rsidR="00282D2A" w:rsidRDefault="00282D2A" w:rsidP="00E706B7">
      <w:pPr>
        <w:pStyle w:val="regular"/>
        <w:jc w:val="center"/>
        <w:rPr>
          <w:rFonts w:asciiTheme="minorHAnsi" w:eastAsiaTheme="minorEastAsia" w:hAnsiTheme="minorHAnsi" w:cstheme="minorBidi"/>
          <w:b/>
          <w:bCs/>
          <w:i/>
          <w:iCs/>
        </w:rPr>
      </w:pPr>
    </w:p>
    <w:p w14:paraId="0C1164E6" w14:textId="77777777" w:rsidR="00282D2A" w:rsidRDefault="00282D2A" w:rsidP="00E706B7">
      <w:pPr>
        <w:pStyle w:val="regular"/>
        <w:jc w:val="center"/>
        <w:rPr>
          <w:rFonts w:asciiTheme="minorHAnsi" w:eastAsiaTheme="minorEastAsia" w:hAnsiTheme="minorHAnsi" w:cstheme="minorBidi"/>
          <w:b/>
          <w:bCs/>
          <w:i/>
          <w:iCs/>
        </w:rPr>
      </w:pPr>
    </w:p>
    <w:p w14:paraId="12589477" w14:textId="77777777" w:rsidR="00282D2A" w:rsidRDefault="00282D2A" w:rsidP="00E706B7">
      <w:pPr>
        <w:pStyle w:val="regular"/>
        <w:jc w:val="center"/>
        <w:rPr>
          <w:rFonts w:asciiTheme="minorHAnsi" w:eastAsiaTheme="minorEastAsia" w:hAnsiTheme="minorHAnsi" w:cstheme="minorBidi"/>
          <w:b/>
          <w:bCs/>
          <w:i/>
          <w:iCs/>
        </w:rPr>
      </w:pPr>
    </w:p>
    <w:p w14:paraId="6B444297" w14:textId="77777777" w:rsidR="00282D2A" w:rsidRDefault="00282D2A" w:rsidP="00E706B7">
      <w:pPr>
        <w:pStyle w:val="regular"/>
        <w:jc w:val="center"/>
        <w:rPr>
          <w:rFonts w:asciiTheme="minorHAnsi" w:eastAsiaTheme="minorEastAsia" w:hAnsiTheme="minorHAnsi" w:cstheme="minorBidi"/>
          <w:b/>
          <w:bCs/>
          <w:i/>
          <w:iCs/>
        </w:rPr>
      </w:pPr>
    </w:p>
    <w:p w14:paraId="34BB7EE3" w14:textId="77777777" w:rsidR="00282D2A" w:rsidRDefault="00282D2A" w:rsidP="00E706B7">
      <w:pPr>
        <w:pStyle w:val="regular"/>
        <w:jc w:val="center"/>
        <w:rPr>
          <w:rFonts w:asciiTheme="minorHAnsi" w:eastAsiaTheme="minorEastAsia" w:hAnsiTheme="minorHAnsi" w:cstheme="minorBidi"/>
          <w:b/>
          <w:bCs/>
          <w:i/>
          <w:iCs/>
        </w:rPr>
      </w:pPr>
    </w:p>
    <w:p w14:paraId="17FF90D3" w14:textId="77777777" w:rsidR="00282D2A" w:rsidRDefault="00282D2A" w:rsidP="00E706B7">
      <w:pPr>
        <w:pStyle w:val="regular"/>
        <w:jc w:val="center"/>
        <w:rPr>
          <w:rFonts w:asciiTheme="minorHAnsi" w:eastAsiaTheme="minorEastAsia" w:hAnsiTheme="minorHAnsi" w:cstheme="minorBidi"/>
          <w:b/>
          <w:bCs/>
          <w:i/>
          <w:iCs/>
        </w:rPr>
      </w:pPr>
    </w:p>
    <w:p w14:paraId="4263B7A2" w14:textId="77777777" w:rsidR="00282D2A" w:rsidRDefault="00282D2A" w:rsidP="00E706B7">
      <w:pPr>
        <w:pStyle w:val="regular"/>
        <w:jc w:val="center"/>
        <w:rPr>
          <w:rFonts w:asciiTheme="minorHAnsi" w:eastAsiaTheme="minorEastAsia" w:hAnsiTheme="minorHAnsi" w:cstheme="minorBidi"/>
          <w:b/>
          <w:bCs/>
          <w:i/>
          <w:iCs/>
        </w:rPr>
      </w:pPr>
    </w:p>
    <w:p w14:paraId="0688988C" w14:textId="77777777" w:rsidR="00282D2A" w:rsidRDefault="00282D2A" w:rsidP="00E706B7">
      <w:pPr>
        <w:pStyle w:val="regular"/>
        <w:jc w:val="center"/>
        <w:rPr>
          <w:rFonts w:asciiTheme="minorHAnsi" w:eastAsiaTheme="minorEastAsia" w:hAnsiTheme="minorHAnsi" w:cstheme="minorBidi"/>
          <w:b/>
          <w:bCs/>
          <w:i/>
          <w:iCs/>
        </w:rPr>
      </w:pPr>
    </w:p>
    <w:p w14:paraId="4150EC68" w14:textId="77777777" w:rsidR="00282D2A" w:rsidRDefault="00282D2A" w:rsidP="00E706B7">
      <w:pPr>
        <w:pStyle w:val="regular"/>
        <w:jc w:val="center"/>
        <w:rPr>
          <w:rFonts w:asciiTheme="minorHAnsi" w:eastAsiaTheme="minorEastAsia" w:hAnsiTheme="minorHAnsi" w:cstheme="minorBidi"/>
          <w:b/>
          <w:bCs/>
          <w:i/>
          <w:iCs/>
        </w:rPr>
      </w:pPr>
    </w:p>
    <w:p w14:paraId="588A1870" w14:textId="77777777" w:rsidR="00282D2A" w:rsidRDefault="00282D2A" w:rsidP="00E706B7">
      <w:pPr>
        <w:pStyle w:val="regular"/>
        <w:jc w:val="center"/>
        <w:rPr>
          <w:rFonts w:asciiTheme="minorHAnsi" w:eastAsiaTheme="minorEastAsia" w:hAnsiTheme="minorHAnsi" w:cstheme="minorBidi"/>
          <w:b/>
          <w:bCs/>
          <w:i/>
          <w:iCs/>
        </w:rPr>
      </w:pPr>
    </w:p>
    <w:p w14:paraId="44D8658A" w14:textId="77777777" w:rsidR="00282D2A" w:rsidRDefault="00282D2A" w:rsidP="00E706B7">
      <w:pPr>
        <w:pStyle w:val="regular"/>
        <w:jc w:val="center"/>
        <w:rPr>
          <w:rFonts w:asciiTheme="minorHAnsi" w:eastAsiaTheme="minorEastAsia" w:hAnsiTheme="minorHAnsi" w:cstheme="minorBidi"/>
          <w:b/>
          <w:bCs/>
          <w:i/>
          <w:iCs/>
        </w:rPr>
      </w:pPr>
    </w:p>
    <w:p w14:paraId="3CBC4BB4" w14:textId="77777777" w:rsidR="00282D2A" w:rsidRDefault="00282D2A" w:rsidP="00E706B7">
      <w:pPr>
        <w:pStyle w:val="regular"/>
        <w:jc w:val="center"/>
        <w:rPr>
          <w:rFonts w:asciiTheme="minorHAnsi" w:eastAsiaTheme="minorEastAsia" w:hAnsiTheme="minorHAnsi" w:cstheme="minorBidi"/>
          <w:b/>
          <w:bCs/>
          <w:i/>
          <w:iCs/>
        </w:rPr>
      </w:pPr>
    </w:p>
    <w:p w14:paraId="1EB119CD" w14:textId="77777777" w:rsidR="00282D2A" w:rsidRDefault="00282D2A" w:rsidP="00E706B7">
      <w:pPr>
        <w:pStyle w:val="regular"/>
        <w:jc w:val="center"/>
        <w:rPr>
          <w:rFonts w:asciiTheme="minorHAnsi" w:eastAsiaTheme="minorEastAsia" w:hAnsiTheme="minorHAnsi" w:cstheme="minorBidi"/>
          <w:b/>
          <w:bCs/>
          <w:i/>
          <w:iCs/>
        </w:rPr>
      </w:pPr>
    </w:p>
    <w:p w14:paraId="0B37860C" w14:textId="77777777" w:rsidR="00282D2A" w:rsidRDefault="00282D2A" w:rsidP="00E706B7">
      <w:pPr>
        <w:pStyle w:val="regular"/>
        <w:jc w:val="center"/>
        <w:rPr>
          <w:rFonts w:asciiTheme="minorHAnsi" w:eastAsiaTheme="minorEastAsia" w:hAnsiTheme="minorHAnsi" w:cstheme="minorBidi"/>
          <w:b/>
          <w:bCs/>
          <w:i/>
          <w:iCs/>
        </w:rPr>
      </w:pPr>
    </w:p>
    <w:p w14:paraId="6C1E3327" w14:textId="77777777" w:rsidR="00282D2A" w:rsidRDefault="00282D2A" w:rsidP="00E706B7">
      <w:pPr>
        <w:pStyle w:val="regular"/>
        <w:jc w:val="center"/>
        <w:rPr>
          <w:rFonts w:asciiTheme="minorHAnsi" w:eastAsiaTheme="minorEastAsia" w:hAnsiTheme="minorHAnsi" w:cstheme="minorBidi"/>
          <w:b/>
          <w:bCs/>
          <w:i/>
          <w:iCs/>
        </w:rPr>
      </w:pPr>
    </w:p>
    <w:p w14:paraId="5D9D533B" w14:textId="77777777" w:rsidR="00282D2A" w:rsidRDefault="00282D2A" w:rsidP="00E706B7">
      <w:pPr>
        <w:pStyle w:val="regular"/>
        <w:jc w:val="center"/>
        <w:rPr>
          <w:rFonts w:asciiTheme="minorHAnsi" w:eastAsiaTheme="minorEastAsia" w:hAnsiTheme="minorHAnsi" w:cstheme="minorBidi"/>
          <w:b/>
          <w:bCs/>
          <w:i/>
          <w:iCs/>
        </w:rPr>
      </w:pPr>
    </w:p>
    <w:p w14:paraId="778EE635" w14:textId="77777777" w:rsidR="00282D2A" w:rsidRDefault="00282D2A" w:rsidP="00E706B7">
      <w:pPr>
        <w:pStyle w:val="regular"/>
        <w:jc w:val="center"/>
        <w:rPr>
          <w:rFonts w:asciiTheme="minorHAnsi" w:eastAsiaTheme="minorEastAsia" w:hAnsiTheme="minorHAnsi" w:cstheme="minorBidi"/>
          <w:b/>
          <w:bCs/>
          <w:i/>
          <w:iCs/>
        </w:rPr>
      </w:pPr>
    </w:p>
    <w:p w14:paraId="40226F0C" w14:textId="77777777" w:rsidR="00282D2A" w:rsidRDefault="00282D2A" w:rsidP="00E706B7">
      <w:pPr>
        <w:pStyle w:val="regular"/>
        <w:jc w:val="center"/>
        <w:rPr>
          <w:rFonts w:asciiTheme="minorHAnsi" w:eastAsiaTheme="minorEastAsia" w:hAnsiTheme="minorHAnsi" w:cstheme="minorBidi"/>
          <w:b/>
          <w:bCs/>
          <w:i/>
          <w:iCs/>
        </w:rPr>
      </w:pPr>
    </w:p>
    <w:p w14:paraId="040AF981" w14:textId="77777777" w:rsidR="00AD1C4D" w:rsidRDefault="00AD1C4D" w:rsidP="00AD1C4D">
      <w:pPr>
        <w:spacing w:after="0" w:line="480" w:lineRule="auto"/>
        <w:jc w:val="center"/>
        <w:rPr>
          <w:b/>
          <w:sz w:val="28"/>
          <w:szCs w:val="28"/>
          <w:lang w:val="en"/>
        </w:rPr>
      </w:pPr>
      <w:r>
        <w:rPr>
          <w:b/>
          <w:sz w:val="28"/>
          <w:szCs w:val="28"/>
          <w:lang w:val="en"/>
        </w:rPr>
        <w:t>References</w:t>
      </w:r>
    </w:p>
    <w:p w14:paraId="34126AAF" w14:textId="77777777" w:rsidR="00AD1C4D" w:rsidRDefault="00AD1C4D" w:rsidP="00AD1C4D">
      <w:pPr>
        <w:spacing w:after="0" w:line="240" w:lineRule="auto"/>
        <w:rPr>
          <w:rFonts w:asciiTheme="minorHAnsi" w:eastAsia="Times New Roman" w:hAnsiTheme="minorHAnsi"/>
          <w:sz w:val="24"/>
          <w:szCs w:val="24"/>
        </w:rPr>
      </w:pPr>
      <w:r>
        <w:rPr>
          <w:rFonts w:asciiTheme="minorHAnsi" w:eastAsia="Times New Roman" w:hAnsiTheme="minorHAnsi"/>
          <w:sz w:val="24"/>
          <w:szCs w:val="24"/>
        </w:rPr>
        <w:t xml:space="preserve">Bonhoeffer, Dietrich. </w:t>
      </w:r>
      <w:r>
        <w:rPr>
          <w:rFonts w:asciiTheme="minorHAnsi" w:eastAsia="Times New Roman" w:hAnsiTheme="minorHAnsi"/>
          <w:i/>
          <w:iCs/>
          <w:sz w:val="24"/>
          <w:szCs w:val="24"/>
        </w:rPr>
        <w:t>The Cost of Discipleship</w:t>
      </w:r>
      <w:r>
        <w:rPr>
          <w:rFonts w:asciiTheme="minorHAnsi" w:eastAsia="Times New Roman" w:hAnsiTheme="minorHAnsi"/>
          <w:sz w:val="24"/>
          <w:szCs w:val="24"/>
        </w:rPr>
        <w:t>. New York: Macmillan, 1959.</w:t>
      </w:r>
    </w:p>
    <w:p w14:paraId="4193847B" w14:textId="77777777" w:rsidR="00AD1C4D" w:rsidRDefault="00AD1C4D" w:rsidP="00AD1C4D">
      <w:pPr>
        <w:spacing w:after="0" w:line="240" w:lineRule="auto"/>
        <w:rPr>
          <w:rFonts w:asciiTheme="minorHAnsi" w:eastAsia="Times New Roman" w:hAnsiTheme="minorHAnsi"/>
          <w:sz w:val="24"/>
          <w:szCs w:val="24"/>
        </w:rPr>
      </w:pPr>
      <w:r>
        <w:rPr>
          <w:rFonts w:asciiTheme="minorHAnsi" w:eastAsia="Times New Roman" w:hAnsiTheme="minorHAnsi"/>
          <w:sz w:val="24"/>
          <w:szCs w:val="24"/>
        </w:rPr>
        <w:t xml:space="preserve">Coleman, Robert Emerson. </w:t>
      </w:r>
      <w:r>
        <w:rPr>
          <w:rFonts w:asciiTheme="minorHAnsi" w:eastAsia="Times New Roman" w:hAnsiTheme="minorHAnsi"/>
          <w:i/>
          <w:iCs/>
          <w:sz w:val="24"/>
          <w:szCs w:val="24"/>
        </w:rPr>
        <w:t>The Master Plan of Evangelism</w:t>
      </w:r>
      <w:r>
        <w:rPr>
          <w:rFonts w:asciiTheme="minorHAnsi" w:eastAsia="Times New Roman" w:hAnsiTheme="minorHAnsi"/>
          <w:sz w:val="24"/>
          <w:szCs w:val="24"/>
        </w:rPr>
        <w:t xml:space="preserve">. Westwood, NJ: F.H. Revell, 1964. </w:t>
      </w:r>
    </w:p>
    <w:p w14:paraId="534E3268" w14:textId="77777777" w:rsidR="00AD1C4D" w:rsidRDefault="00AD1C4D" w:rsidP="00AD1C4D">
      <w:pPr>
        <w:spacing w:after="0" w:line="240" w:lineRule="auto"/>
        <w:rPr>
          <w:rFonts w:asciiTheme="minorHAnsi" w:eastAsia="Times New Roman" w:hAnsiTheme="minorHAnsi"/>
          <w:sz w:val="24"/>
          <w:szCs w:val="24"/>
        </w:rPr>
      </w:pPr>
    </w:p>
    <w:p w14:paraId="79F0A3CF" w14:textId="77777777" w:rsidR="00AD1C4D" w:rsidRDefault="00AD1C4D" w:rsidP="00AD1C4D">
      <w:pPr>
        <w:spacing w:after="0" w:line="240" w:lineRule="auto"/>
        <w:ind w:left="720" w:hanging="720"/>
        <w:rPr>
          <w:rFonts w:asciiTheme="minorHAnsi" w:hAnsiTheme="minorHAnsi"/>
          <w:sz w:val="24"/>
          <w:szCs w:val="24"/>
        </w:rPr>
      </w:pPr>
      <w:r>
        <w:rPr>
          <w:rFonts w:asciiTheme="minorHAnsi" w:hAnsiTheme="minorHAnsi"/>
          <w:sz w:val="24"/>
          <w:szCs w:val="24"/>
        </w:rPr>
        <w:t>Douglass, Frederick. BrainyQuote.com, Xplore Inc, 2016.   http://www.brainyquote.com/quotes/quotes/f/frederickd201574.html, accessed September 1, 2016.</w:t>
      </w:r>
    </w:p>
    <w:p w14:paraId="1FC928D9" w14:textId="77777777" w:rsidR="00AD1C4D" w:rsidRDefault="00AD1C4D" w:rsidP="00AD1C4D">
      <w:pPr>
        <w:spacing w:after="0" w:line="240" w:lineRule="auto"/>
        <w:rPr>
          <w:rFonts w:asciiTheme="minorHAnsi" w:eastAsia="Times New Roman" w:hAnsiTheme="minorHAnsi"/>
          <w:sz w:val="24"/>
          <w:szCs w:val="24"/>
        </w:rPr>
      </w:pPr>
    </w:p>
    <w:p w14:paraId="0330CEFF"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Hodges, Herb. </w:t>
      </w:r>
      <w:r>
        <w:rPr>
          <w:rFonts w:asciiTheme="minorHAnsi" w:eastAsia="Times New Roman" w:hAnsiTheme="minorHAnsi"/>
          <w:i/>
          <w:iCs/>
          <w:sz w:val="24"/>
          <w:szCs w:val="24"/>
        </w:rPr>
        <w:t>Tally Ho the Fox: The Foundation for Building World-visionary, World-impacting, Reproducing Disciples</w:t>
      </w:r>
      <w:r>
        <w:rPr>
          <w:rFonts w:asciiTheme="minorHAnsi" w:eastAsia="Times New Roman" w:hAnsiTheme="minorHAnsi"/>
          <w:sz w:val="24"/>
          <w:szCs w:val="24"/>
        </w:rPr>
        <w:t xml:space="preserve">. Memphis, TN: Spiritual Life Ministries, 2001. </w:t>
      </w:r>
    </w:p>
    <w:p w14:paraId="0281CF07" w14:textId="77777777" w:rsidR="00AD1C4D" w:rsidRDefault="00AD1C4D" w:rsidP="00AD1C4D">
      <w:pPr>
        <w:spacing w:after="0" w:line="240" w:lineRule="auto"/>
        <w:rPr>
          <w:rFonts w:asciiTheme="minorHAnsi" w:eastAsia="Times New Roman" w:hAnsiTheme="minorHAnsi"/>
          <w:sz w:val="24"/>
          <w:szCs w:val="24"/>
        </w:rPr>
      </w:pPr>
    </w:p>
    <w:p w14:paraId="48EFF079"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Maxwell, John C. </w:t>
      </w:r>
      <w:r>
        <w:rPr>
          <w:rFonts w:asciiTheme="minorHAnsi" w:eastAsia="Times New Roman" w:hAnsiTheme="minorHAnsi"/>
          <w:i/>
          <w:iCs/>
          <w:sz w:val="24"/>
          <w:szCs w:val="24"/>
        </w:rPr>
        <w:t>The 21 Irrefutable Laws of Leadership: Follow Them and People Will Follow You</w:t>
      </w:r>
      <w:r>
        <w:rPr>
          <w:rFonts w:asciiTheme="minorHAnsi" w:eastAsia="Times New Roman" w:hAnsiTheme="minorHAnsi"/>
          <w:sz w:val="24"/>
          <w:szCs w:val="24"/>
        </w:rPr>
        <w:t xml:space="preserve">. Nashville, TN: Thomas Nelson Publishers, 1998. </w:t>
      </w:r>
    </w:p>
    <w:p w14:paraId="37E933E2" w14:textId="77777777" w:rsidR="00AD1C4D" w:rsidRDefault="00AD1C4D" w:rsidP="00AD1C4D">
      <w:pPr>
        <w:spacing w:after="0" w:line="240" w:lineRule="auto"/>
        <w:rPr>
          <w:rFonts w:asciiTheme="minorHAnsi" w:eastAsia="Times New Roman" w:hAnsiTheme="minorHAnsi"/>
          <w:sz w:val="24"/>
          <w:szCs w:val="24"/>
        </w:rPr>
      </w:pPr>
    </w:p>
    <w:p w14:paraId="087846D0" w14:textId="77777777" w:rsidR="00AD1C4D" w:rsidRDefault="00AD1C4D" w:rsidP="00AD1C4D">
      <w:pPr>
        <w:spacing w:after="0" w:line="240" w:lineRule="auto"/>
        <w:ind w:left="720" w:hanging="720"/>
        <w:rPr>
          <w:rFonts w:asciiTheme="minorHAnsi" w:eastAsia="Times New Roman" w:hAnsiTheme="minorHAnsi"/>
          <w:sz w:val="24"/>
          <w:szCs w:val="24"/>
        </w:rPr>
      </w:pPr>
      <w:r>
        <w:rPr>
          <w:rFonts w:asciiTheme="minorHAnsi" w:eastAsia="Times New Roman" w:hAnsiTheme="minorHAnsi"/>
          <w:sz w:val="24"/>
          <w:szCs w:val="24"/>
        </w:rPr>
        <w:t xml:space="preserve">Strong, James, and James Strong. </w:t>
      </w:r>
      <w:r>
        <w:rPr>
          <w:rFonts w:asciiTheme="minorHAnsi" w:eastAsia="Times New Roman" w:hAnsiTheme="minorHAnsi"/>
          <w:i/>
          <w:iCs/>
          <w:sz w:val="24"/>
          <w:szCs w:val="24"/>
        </w:rPr>
        <w:t>The New Strong's Exhaustive Concordance of the Bible: With Main Concordance, Appendix to the Main Concordance, Topical Index to the Bible, Dictionary of the Hebrew Bible, Dictionary of the Greek Testament</w:t>
      </w:r>
      <w:r>
        <w:rPr>
          <w:rFonts w:asciiTheme="minorHAnsi" w:eastAsia="Times New Roman" w:hAnsiTheme="minorHAnsi"/>
          <w:sz w:val="24"/>
          <w:szCs w:val="24"/>
        </w:rPr>
        <w:t>. Nashville: T. Nelson Publishers, 1990.</w:t>
      </w:r>
    </w:p>
    <w:p w14:paraId="094147A6" w14:textId="77777777" w:rsidR="00AD1C4D" w:rsidRDefault="00AD1C4D" w:rsidP="00AD1C4D">
      <w:pPr>
        <w:jc w:val="center"/>
        <w:rPr>
          <w:rFonts w:asciiTheme="minorHAnsi" w:hAnsiTheme="minorHAnsi" w:cstheme="minorHAnsi"/>
          <w:b/>
          <w:bCs/>
          <w:sz w:val="36"/>
          <w:szCs w:val="36"/>
        </w:rPr>
      </w:pPr>
    </w:p>
    <w:p w14:paraId="2866539E" w14:textId="77777777" w:rsidR="00E517C4" w:rsidRDefault="00E517C4" w:rsidP="00E706B7">
      <w:pPr>
        <w:pStyle w:val="regular"/>
        <w:jc w:val="center"/>
        <w:rPr>
          <w:rFonts w:asciiTheme="minorHAnsi" w:eastAsiaTheme="minorEastAsia" w:hAnsiTheme="minorHAnsi" w:cstheme="minorBidi"/>
          <w:b/>
          <w:bCs/>
          <w:i/>
          <w:iCs/>
        </w:rPr>
      </w:pPr>
    </w:p>
    <w:p w14:paraId="78A2A398" w14:textId="77777777" w:rsidR="00E517C4" w:rsidRDefault="00E517C4" w:rsidP="00E706B7">
      <w:pPr>
        <w:pStyle w:val="regular"/>
        <w:jc w:val="center"/>
        <w:rPr>
          <w:rFonts w:asciiTheme="minorHAnsi" w:eastAsiaTheme="minorEastAsia" w:hAnsiTheme="minorHAnsi" w:cstheme="minorBidi"/>
          <w:b/>
          <w:bCs/>
          <w:i/>
          <w:iCs/>
        </w:rPr>
      </w:pPr>
    </w:p>
    <w:p w14:paraId="126AFE33" w14:textId="77777777" w:rsidR="0042526C" w:rsidRDefault="0042526C" w:rsidP="002674CD">
      <w:pPr>
        <w:spacing w:after="0"/>
        <w:jc w:val="center"/>
        <w:rPr>
          <w:rFonts w:ascii="Edwardian Script ITC" w:hAnsi="Edwardian Script ITC"/>
          <w:b/>
          <w:sz w:val="72"/>
          <w:szCs w:val="72"/>
        </w:rPr>
      </w:pPr>
    </w:p>
    <w:p w14:paraId="2DA6A74C" w14:textId="0A982570" w:rsidR="004C3B90" w:rsidRDefault="004C3B90" w:rsidP="004B64F7">
      <w:pPr>
        <w:spacing w:after="0" w:line="240" w:lineRule="auto"/>
        <w:jc w:val="center"/>
        <w:rPr>
          <w:rFonts w:ascii="Edwardian Script ITC" w:hAnsi="Edwardian Script ITC"/>
          <w:b/>
          <w:sz w:val="96"/>
          <w:szCs w:val="96"/>
        </w:rPr>
      </w:pPr>
    </w:p>
    <w:sectPr w:rsidR="004C3B90" w:rsidSect="00DE04E4">
      <w:type w:val="continuous"/>
      <w:pgSz w:w="12240" w:h="15840" w:code="1"/>
      <w:pgMar w:top="1440" w:right="1440" w:bottom="1440" w:left="1440" w:header="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Cathy McMahen" w:date="2018-04-27T14:38:00Z" w:initials="CM">
    <w:p w14:paraId="00C557B5" w14:textId="77777777" w:rsidR="007265CA" w:rsidRDefault="007265CA">
      <w:pPr>
        <w:pStyle w:val="CommentText"/>
      </w:pPr>
      <w:r>
        <w:rPr>
          <w:rStyle w:val="CommentReference"/>
        </w:rPr>
        <w:annotationRef/>
      </w:r>
      <w:r>
        <w:t>No. Each passage is NOT referenced. Only those passages that are not NET Bible are referenced. Can we use the Copyright notations from the first book?</w:t>
      </w:r>
    </w:p>
  </w:comment>
  <w:comment w:id="267" w:author="Cathy McMahen" w:date="2018-04-27T14:40:00Z" w:initials="CM">
    <w:p w14:paraId="17AF77BD" w14:textId="77777777" w:rsidR="007265CA" w:rsidRDefault="007265CA">
      <w:pPr>
        <w:pStyle w:val="CommentText"/>
      </w:pPr>
      <w:r>
        <w:rPr>
          <w:rStyle w:val="CommentReference"/>
        </w:rPr>
        <w:annotationRef/>
      </w:r>
      <w:r>
        <w:t>This section is highlighted because it has a quote. I have asked for permission to use the words “The law of the lid.” We can remove the highlighting when we get permission or resolve to remove the quote</w:t>
      </w:r>
    </w:p>
  </w:comment>
  <w:comment w:id="363" w:author="Cathy McMahen" w:date="2018-04-30T00:26:00Z" w:initials="CM">
    <w:p w14:paraId="4DA8C7CD" w14:textId="5CBB0713" w:rsidR="007265CA" w:rsidRDefault="007265CA">
      <w:pPr>
        <w:pStyle w:val="CommentText"/>
      </w:pPr>
      <w:r>
        <w:rPr>
          <w:rStyle w:val="CommentReference"/>
        </w:rPr>
        <w:annotationRef/>
      </w:r>
      <w:r>
        <w:t>No we really haven’t talked about the wedding theme at all</w:t>
      </w:r>
    </w:p>
  </w:comment>
  <w:comment w:id="650" w:author="Cathy McMahen" w:date="2018-04-27T17:04:00Z" w:initials="CM">
    <w:p w14:paraId="763F7857" w14:textId="7198CC5F" w:rsidR="007265CA" w:rsidRDefault="007265CA">
      <w:pPr>
        <w:pStyle w:val="CommentText"/>
      </w:pPr>
      <w:r>
        <w:rPr>
          <w:rStyle w:val="CommentReference"/>
        </w:rPr>
        <w:annotationRef/>
      </w:r>
      <w:r>
        <w:rPr>
          <w:noProof/>
        </w:rPr>
        <w:t>It is very interesting, but no. I don’t see your point. And I am not sure what this refers to:  “Where am I going with all this?” My question is with all what? Don’t make vague references. Specifically tie all this together.  For instance:  Say “Where am I going with………Say something specific, not “all this.” I have been trying to figure out exactly what you meant by “All this,” and I am not sure. Don’t say “Do you see my point?” Make your point.</w:t>
      </w:r>
    </w:p>
  </w:comment>
  <w:comment w:id="680" w:author="Cathy McMahen" w:date="2018-04-27T17:26:00Z" w:initials="CM">
    <w:p w14:paraId="3412BD5A" w14:textId="2F427FE2" w:rsidR="007265CA" w:rsidRDefault="007265CA">
      <w:pPr>
        <w:pStyle w:val="CommentText"/>
      </w:pPr>
      <w:r>
        <w:rPr>
          <w:rStyle w:val="CommentReference"/>
        </w:rPr>
        <w:annotationRef/>
      </w:r>
      <w:r>
        <w:t>We  need to create a stronger tie between these two paragraphs. Perhaps we should answer the question. You ask the question, then seemingly move off to another subject. Of course, the other subject is the answer—but you take a long time getting there. You need to at least SIGNAL that the answer is following. Then tie it all back to your original question at the end of the chapter—don’t let what happened in Ephesus happen again!</w:t>
      </w:r>
    </w:p>
  </w:comment>
  <w:comment w:id="741" w:author="Cathy McMahen" w:date="2018-04-27T19:03:00Z" w:initials="CM">
    <w:p w14:paraId="2CDE2C0A" w14:textId="7BC8AB46" w:rsidR="007265CA" w:rsidRDefault="007265CA">
      <w:pPr>
        <w:pStyle w:val="CommentText"/>
      </w:pPr>
      <w:r>
        <w:rPr>
          <w:rStyle w:val="CommentReference"/>
        </w:rPr>
        <w:annotationRef/>
      </w:r>
      <w:r>
        <w:t>Yes—I know that you have permission to quote Herb Hodges freely. But I still want to know: did this come from a conversation, a book, a sermon? We are going to have a reference page. Should we reference this? Or should we at least tell people where they can read this story if it is in print?</w:t>
      </w:r>
    </w:p>
  </w:comment>
  <w:comment w:id="751" w:author="Cathy McMahen" w:date="2018-04-27T17:32:00Z" w:initials="CM">
    <w:p w14:paraId="523E3823" w14:textId="37FC6803" w:rsidR="007265CA" w:rsidRDefault="007265C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C557B5" w15:done="0"/>
  <w15:commentEx w15:paraId="17AF77BD" w15:done="0"/>
  <w15:commentEx w15:paraId="4DA8C7CD" w15:done="0"/>
  <w15:commentEx w15:paraId="763F7857" w15:done="0"/>
  <w15:commentEx w15:paraId="3412BD5A" w15:done="0"/>
  <w15:commentEx w15:paraId="2CDE2C0A" w15:done="0"/>
  <w15:commentEx w15:paraId="523E382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C557B5" w16cid:durableId="1E8DB44A"/>
  <w16cid:commentId w16cid:paraId="17AF77BD" w16cid:durableId="1E8DB4F5"/>
  <w16cid:commentId w16cid:paraId="4DA8C7CD" w16cid:durableId="1E90E11F"/>
  <w16cid:commentId w16cid:paraId="763F7857" w16cid:durableId="1E8DD696"/>
  <w16cid:commentId w16cid:paraId="3412BD5A" w16cid:durableId="1E8DDBB0"/>
  <w16cid:commentId w16cid:paraId="2CDE2C0A" w16cid:durableId="1E8DF276"/>
  <w16cid:commentId w16cid:paraId="523E3823" w16cid:durableId="1E8DDD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523CB" w14:textId="77777777" w:rsidR="006B163C" w:rsidRDefault="006B163C" w:rsidP="004E33BB">
      <w:pPr>
        <w:spacing w:after="0" w:line="240" w:lineRule="auto"/>
      </w:pPr>
      <w:r>
        <w:separator/>
      </w:r>
    </w:p>
  </w:endnote>
  <w:endnote w:type="continuationSeparator" w:id="0">
    <w:p w14:paraId="24BA851D" w14:textId="77777777" w:rsidR="006B163C" w:rsidRDefault="006B163C" w:rsidP="004E3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ijaya">
    <w:charset w:val="00"/>
    <w:family w:val="roman"/>
    <w:pitch w:val="variable"/>
    <w:sig w:usb0="001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631379"/>
      <w:docPartObj>
        <w:docPartGallery w:val="Page Numbers (Bottom of Page)"/>
        <w:docPartUnique/>
      </w:docPartObj>
    </w:sdtPr>
    <w:sdtEndPr>
      <w:rPr>
        <w:noProof/>
      </w:rPr>
    </w:sdtEndPr>
    <w:sdtContent>
      <w:p w14:paraId="28F4489C" w14:textId="77777777" w:rsidR="007265CA" w:rsidRDefault="007265CA">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3E926030" w14:textId="77777777" w:rsidR="007265CA" w:rsidRDefault="00726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970587"/>
      <w:docPartObj>
        <w:docPartGallery w:val="Page Numbers (Bottom of Page)"/>
        <w:docPartUnique/>
      </w:docPartObj>
    </w:sdtPr>
    <w:sdtEndPr>
      <w:rPr>
        <w:noProof/>
      </w:rPr>
    </w:sdtEndPr>
    <w:sdtContent>
      <w:p w14:paraId="3EE1422F" w14:textId="77777777" w:rsidR="007265CA" w:rsidRDefault="007265CA">
        <w:pPr>
          <w:pStyle w:val="Footer"/>
          <w:jc w:val="right"/>
        </w:pPr>
        <w:r>
          <w:fldChar w:fldCharType="begin"/>
        </w:r>
        <w:r>
          <w:instrText xml:space="preserve"> PAGE   \* MERGEFORMAT </w:instrText>
        </w:r>
        <w:r>
          <w:fldChar w:fldCharType="separate"/>
        </w:r>
        <w:r>
          <w:rPr>
            <w:noProof/>
          </w:rPr>
          <w:t>148</w:t>
        </w:r>
        <w:r>
          <w:rPr>
            <w:noProof/>
          </w:rPr>
          <w:fldChar w:fldCharType="end"/>
        </w:r>
      </w:p>
    </w:sdtContent>
  </w:sdt>
  <w:p w14:paraId="62B4D240" w14:textId="77777777" w:rsidR="007265CA" w:rsidRDefault="00726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DB994" w14:textId="77777777" w:rsidR="006B163C" w:rsidRDefault="006B163C" w:rsidP="004E33BB">
      <w:pPr>
        <w:spacing w:after="0" w:line="240" w:lineRule="auto"/>
      </w:pPr>
      <w:r>
        <w:separator/>
      </w:r>
    </w:p>
  </w:footnote>
  <w:footnote w:type="continuationSeparator" w:id="0">
    <w:p w14:paraId="604AD5DA" w14:textId="77777777" w:rsidR="006B163C" w:rsidRDefault="006B163C" w:rsidP="004E3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38FFC" w14:textId="77777777" w:rsidR="007265CA" w:rsidRDefault="007265CA">
    <w:pPr>
      <w:pStyle w:val="Header"/>
      <w:jc w:val="center"/>
    </w:pPr>
  </w:p>
  <w:p w14:paraId="6D37A031" w14:textId="77777777" w:rsidR="007265CA" w:rsidRDefault="007265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4CA1F" w14:textId="77777777" w:rsidR="007265CA" w:rsidRDefault="007265CA">
    <w:pPr>
      <w:pStyle w:val="Header"/>
      <w:jc w:val="center"/>
    </w:pPr>
  </w:p>
  <w:p w14:paraId="5BBAC9DF" w14:textId="77777777" w:rsidR="007265CA" w:rsidRDefault="007265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6.75pt;height:24.75pt;visibility:visible" o:bullet="t">
        <v:imagedata r:id="rId1" o:title=""/>
      </v:shape>
    </w:pict>
  </w:numPicBullet>
  <w:abstractNum w:abstractNumId="0" w15:restartNumberingAfterBreak="0">
    <w:nsid w:val="0102664D"/>
    <w:multiLevelType w:val="hybridMultilevel"/>
    <w:tmpl w:val="62BADB5C"/>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8A447A"/>
    <w:multiLevelType w:val="hybridMultilevel"/>
    <w:tmpl w:val="7E087B12"/>
    <w:lvl w:ilvl="0" w:tplc="D40200C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F4201"/>
    <w:multiLevelType w:val="hybridMultilevel"/>
    <w:tmpl w:val="B2A618F8"/>
    <w:lvl w:ilvl="0" w:tplc="130C1622">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 w15:restartNumberingAfterBreak="0">
    <w:nsid w:val="04C06662"/>
    <w:multiLevelType w:val="hybridMultilevel"/>
    <w:tmpl w:val="19227296"/>
    <w:lvl w:ilvl="0" w:tplc="B492D244">
      <w:start w:val="1"/>
      <w:numFmt w:val="bullet"/>
      <w:lvlText w:val=""/>
      <w:lvlJc w:val="left"/>
      <w:pPr>
        <w:ind w:left="1148" w:hanging="360"/>
      </w:pPr>
      <w:rPr>
        <w:rFonts w:ascii="Wingdings" w:hAnsi="Wingdings"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4" w15:restartNumberingAfterBreak="0">
    <w:nsid w:val="04EA333A"/>
    <w:multiLevelType w:val="hybridMultilevel"/>
    <w:tmpl w:val="ECFC1B14"/>
    <w:lvl w:ilvl="0" w:tplc="130C16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B21CB6"/>
    <w:multiLevelType w:val="hybridMultilevel"/>
    <w:tmpl w:val="76BC913E"/>
    <w:lvl w:ilvl="0" w:tplc="64DCD566">
      <w:start w:val="1"/>
      <w:numFmt w:val="bullet"/>
      <w:lvlText w:val=""/>
      <w:lvlJc w:val="left"/>
      <w:pPr>
        <w:ind w:left="720" w:hanging="360"/>
      </w:pPr>
      <w:rPr>
        <w:rFonts w:ascii="Symbol" w:hAnsi="Symbol" w:hint="default"/>
      </w:rPr>
    </w:lvl>
    <w:lvl w:ilvl="1" w:tplc="64DCD56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422D65"/>
    <w:multiLevelType w:val="hybridMultilevel"/>
    <w:tmpl w:val="89981212"/>
    <w:lvl w:ilvl="0" w:tplc="12C6B6B6">
      <w:start w:val="1"/>
      <w:numFmt w:val="bullet"/>
      <w:lvlText w:val=""/>
      <w:lvlJc w:val="left"/>
      <w:pPr>
        <w:ind w:left="1440" w:hanging="360"/>
      </w:pPr>
      <w:rPr>
        <w:rFonts w:ascii="Symbol" w:hAnsi="Symbol" w:hint="default"/>
        <w:color w:val="auto"/>
        <w:sz w:val="28"/>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B643F2"/>
    <w:multiLevelType w:val="hybridMultilevel"/>
    <w:tmpl w:val="C3E826D4"/>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2484C"/>
    <w:multiLevelType w:val="hybridMultilevel"/>
    <w:tmpl w:val="738E8646"/>
    <w:lvl w:ilvl="0" w:tplc="80E45332">
      <w:start w:val="1"/>
      <w:numFmt w:val="bullet"/>
      <w:lvlText w:val=""/>
      <w:lvlJc w:val="left"/>
      <w:pPr>
        <w:ind w:left="1080" w:hanging="360"/>
      </w:pPr>
      <w:rPr>
        <w:rFonts w:ascii="Symbol" w:hAnsi="Symbol" w:hint="default"/>
        <w:color w:val="auto"/>
        <w:sz w:val="28"/>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0042449"/>
    <w:multiLevelType w:val="hybridMultilevel"/>
    <w:tmpl w:val="55B0A97E"/>
    <w:lvl w:ilvl="0" w:tplc="C28CF6F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531E8"/>
    <w:multiLevelType w:val="hybridMultilevel"/>
    <w:tmpl w:val="9BDA7E08"/>
    <w:lvl w:ilvl="0" w:tplc="C5062476">
      <w:start w:val="1"/>
      <w:numFmt w:val="bullet"/>
      <w:lvlText w:val=""/>
      <w:lvlJc w:val="left"/>
      <w:pPr>
        <w:ind w:left="2070" w:hanging="360"/>
      </w:pPr>
      <w:rPr>
        <w:rFonts w:ascii="Symbol" w:hAnsi="Symbol" w:hint="default"/>
        <w:color w:val="auto"/>
        <w:sz w:val="28"/>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81C3D"/>
    <w:multiLevelType w:val="hybridMultilevel"/>
    <w:tmpl w:val="F27E676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118D7F7D"/>
    <w:multiLevelType w:val="hybridMultilevel"/>
    <w:tmpl w:val="1AEA01A4"/>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6E37CC"/>
    <w:multiLevelType w:val="hybridMultilevel"/>
    <w:tmpl w:val="7D2EBD30"/>
    <w:lvl w:ilvl="0" w:tplc="DE16B4D0">
      <w:start w:val="1"/>
      <w:numFmt w:val="bullet"/>
      <w:lvlText w:val=""/>
      <w:lvlJc w:val="left"/>
      <w:pPr>
        <w:ind w:left="1080" w:hanging="360"/>
      </w:pPr>
      <w:rPr>
        <w:rFonts w:ascii="Symbol" w:hAnsi="Symbol" w:hint="default"/>
        <w:color w:val="auto"/>
        <w:sz w:val="28"/>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441268A"/>
    <w:multiLevelType w:val="hybridMultilevel"/>
    <w:tmpl w:val="66EE56AA"/>
    <w:lvl w:ilvl="0" w:tplc="99D03CBA">
      <w:start w:val="1"/>
      <w:numFmt w:val="bullet"/>
      <w:lvlText w:val=""/>
      <w:lvlJc w:val="left"/>
      <w:pPr>
        <w:ind w:left="1500" w:hanging="360"/>
      </w:pPr>
      <w:rPr>
        <w:rFonts w:ascii="Wingdings" w:hAnsi="Wingdings" w:hint="default"/>
        <w:color w:val="auto"/>
        <w:sz w:val="28"/>
        <w:szCs w:val="28"/>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16487860"/>
    <w:multiLevelType w:val="hybridMultilevel"/>
    <w:tmpl w:val="2CD424B2"/>
    <w:lvl w:ilvl="0" w:tplc="92EAAF04">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6" w15:restartNumberingAfterBreak="0">
    <w:nsid w:val="164C114E"/>
    <w:multiLevelType w:val="hybridMultilevel"/>
    <w:tmpl w:val="B0E60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FB3895"/>
    <w:multiLevelType w:val="multilevel"/>
    <w:tmpl w:val="538A3D06"/>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9" w15:restartNumberingAfterBreak="0">
    <w:nsid w:val="1D156E28"/>
    <w:multiLevelType w:val="hybridMultilevel"/>
    <w:tmpl w:val="9FD4F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E353D3"/>
    <w:multiLevelType w:val="hybridMultilevel"/>
    <w:tmpl w:val="31C4A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B838E5"/>
    <w:multiLevelType w:val="hybridMultilevel"/>
    <w:tmpl w:val="F36C3192"/>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E436AB"/>
    <w:multiLevelType w:val="hybridMultilevel"/>
    <w:tmpl w:val="86A4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7F4AC3"/>
    <w:multiLevelType w:val="hybridMultilevel"/>
    <w:tmpl w:val="6B565F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0D4282"/>
    <w:multiLevelType w:val="hybridMultilevel"/>
    <w:tmpl w:val="825C77FE"/>
    <w:lvl w:ilvl="0" w:tplc="AF3035E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4C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6EB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2D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C3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0B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66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7D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8201D6D"/>
    <w:multiLevelType w:val="hybridMultilevel"/>
    <w:tmpl w:val="1EDAFAC6"/>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B1D2D51"/>
    <w:multiLevelType w:val="hybridMultilevel"/>
    <w:tmpl w:val="7436D6E4"/>
    <w:lvl w:ilvl="0" w:tplc="7FDA412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2425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CE8C7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6040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2DD3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6DD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ED2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A83F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501022">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B422F0B"/>
    <w:multiLevelType w:val="hybridMultilevel"/>
    <w:tmpl w:val="3CE47884"/>
    <w:lvl w:ilvl="0" w:tplc="7D8E1D3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30405B"/>
    <w:multiLevelType w:val="hybridMultilevel"/>
    <w:tmpl w:val="6B565F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8B4302"/>
    <w:multiLevelType w:val="hybridMultilevel"/>
    <w:tmpl w:val="C2048BFE"/>
    <w:lvl w:ilvl="0" w:tplc="92EAAF04">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2E8B476E"/>
    <w:multiLevelType w:val="multilevel"/>
    <w:tmpl w:val="910C1394"/>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i w:val="0"/>
      </w:rPr>
    </w:lvl>
    <w:lvl w:ilvl="2">
      <w:start w:val="1"/>
      <w:numFmt w:val="decimal"/>
      <w:lvlText w:val="%3"/>
      <w:lvlJc w:val="left"/>
      <w:pPr>
        <w:ind w:left="2160" w:hanging="360"/>
      </w:pPr>
      <w:rPr>
        <w:rFonts w:hint="default"/>
        <w:b w:val="0"/>
        <w:i w:val="0"/>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2F284015"/>
    <w:multiLevelType w:val="hybridMultilevel"/>
    <w:tmpl w:val="51C43CA4"/>
    <w:lvl w:ilvl="0" w:tplc="C4383C7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FE5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A1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C06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8F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CB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C7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5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1B364F4"/>
    <w:multiLevelType w:val="hybridMultilevel"/>
    <w:tmpl w:val="35381014"/>
    <w:lvl w:ilvl="0" w:tplc="0CCC60D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073B60"/>
    <w:multiLevelType w:val="hybridMultilevel"/>
    <w:tmpl w:val="2F368C48"/>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3C2071"/>
    <w:multiLevelType w:val="hybridMultilevel"/>
    <w:tmpl w:val="5D52978C"/>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850903"/>
    <w:multiLevelType w:val="hybridMultilevel"/>
    <w:tmpl w:val="17A8DAE0"/>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254FA"/>
    <w:multiLevelType w:val="hybridMultilevel"/>
    <w:tmpl w:val="779659D4"/>
    <w:lvl w:ilvl="0" w:tplc="A1085556">
      <w:start w:val="1"/>
      <w:numFmt w:val="bullet"/>
      <w:lvlText w:val=""/>
      <w:lvlJc w:val="left"/>
      <w:pPr>
        <w:ind w:left="720" w:hanging="360"/>
      </w:pPr>
      <w:rPr>
        <w:rFonts w:ascii="Symbol" w:hAnsi="Symbol" w:hint="default"/>
        <w:color w:val="auto"/>
        <w:sz w:val="24"/>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315346"/>
    <w:multiLevelType w:val="hybridMultilevel"/>
    <w:tmpl w:val="BBCE862A"/>
    <w:lvl w:ilvl="0" w:tplc="92EAAF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1214E13"/>
    <w:multiLevelType w:val="hybridMultilevel"/>
    <w:tmpl w:val="F126D19C"/>
    <w:lvl w:ilvl="0" w:tplc="B492D24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2A44886"/>
    <w:multiLevelType w:val="hybridMultilevel"/>
    <w:tmpl w:val="DE50509E"/>
    <w:lvl w:ilvl="0" w:tplc="ACCEE97A">
      <w:start w:val="1"/>
      <w:numFmt w:val="bullet"/>
      <w:lvlText w:val=""/>
      <w:lvlJc w:val="left"/>
      <w:pPr>
        <w:ind w:left="1080" w:hanging="360"/>
      </w:pPr>
      <w:rPr>
        <w:rFonts w:ascii="Symbol" w:hAnsi="Symbol" w:hint="default"/>
        <w:color w:val="auto"/>
        <w:sz w:val="28"/>
        <w:szCs w:val="40"/>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45C2778A"/>
    <w:multiLevelType w:val="hybridMultilevel"/>
    <w:tmpl w:val="C748CA98"/>
    <w:lvl w:ilvl="0" w:tplc="A8AC3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6EC117C"/>
    <w:multiLevelType w:val="hybridMultilevel"/>
    <w:tmpl w:val="D1A2EEB8"/>
    <w:lvl w:ilvl="0" w:tplc="B492D2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191DF3"/>
    <w:multiLevelType w:val="hybridMultilevel"/>
    <w:tmpl w:val="5B3467B0"/>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900E4F"/>
    <w:multiLevelType w:val="hybridMultilevel"/>
    <w:tmpl w:val="420ACCE0"/>
    <w:lvl w:ilvl="0" w:tplc="EA622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5C70041"/>
    <w:multiLevelType w:val="hybridMultilevel"/>
    <w:tmpl w:val="42AE8C00"/>
    <w:lvl w:ilvl="0" w:tplc="73AA9D96">
      <w:start w:val="1"/>
      <w:numFmt w:val="bullet"/>
      <w:lvlText w:val=""/>
      <w:lvlJc w:val="left"/>
      <w:pPr>
        <w:ind w:left="720" w:hanging="360"/>
      </w:pPr>
      <w:rPr>
        <w:rFonts w:ascii="Symbol" w:hAnsi="Symbol" w:hint="default"/>
        <w:color w:val="auto"/>
        <w:sz w:val="28"/>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4E45B4"/>
    <w:multiLevelType w:val="hybridMultilevel"/>
    <w:tmpl w:val="534C1F38"/>
    <w:lvl w:ilvl="0" w:tplc="F43C4038">
      <w:start w:val="1"/>
      <w:numFmt w:val="bullet"/>
      <w:lvlText w:val=""/>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9F4260"/>
    <w:multiLevelType w:val="hybridMultilevel"/>
    <w:tmpl w:val="E9749CB4"/>
    <w:lvl w:ilvl="0" w:tplc="531235CC">
      <w:start w:val="1"/>
      <w:numFmt w:val="bullet"/>
      <w:lvlText w:val=""/>
      <w:lvlJc w:val="left"/>
      <w:pPr>
        <w:ind w:left="1800" w:hanging="360"/>
      </w:pPr>
      <w:rPr>
        <w:rFonts w:ascii="Symbol" w:hAnsi="Symbol" w:hint="default"/>
        <w:color w:val="auto"/>
        <w:sz w:val="24"/>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EF81D6A"/>
    <w:multiLevelType w:val="multilevel"/>
    <w:tmpl w:val="7136C370"/>
    <w:lvl w:ilvl="0">
      <w:start w:val="1"/>
      <w:numFmt w:val="upperLetter"/>
      <w:lvlText w:val="%1."/>
      <w:lvlJc w:val="left"/>
      <w:pPr>
        <w:tabs>
          <w:tab w:val="num" w:pos="720"/>
        </w:tabs>
        <w:ind w:left="720" w:hanging="360"/>
      </w:pPr>
    </w:lvl>
    <w:lvl w:ilvl="1">
      <w:start w:val="18"/>
      <w:numFmt w:val="decimal"/>
      <w:lvlText w:val="%2"/>
      <w:lvlJc w:val="left"/>
      <w:pPr>
        <w:ind w:left="1440" w:hanging="360"/>
      </w:pPr>
      <w:rPr>
        <w:rFonts w:hint="default"/>
        <w:i w:val="0"/>
      </w:rPr>
    </w:lvl>
    <w:lvl w:ilvl="2">
      <w:start w:val="12"/>
      <w:numFmt w:val="decimal"/>
      <w:lvlText w:val="%3."/>
      <w:lvlJc w:val="left"/>
      <w:pPr>
        <w:ind w:left="2160" w:hanging="360"/>
      </w:pPr>
      <w:rPr>
        <w:rFonts w:hint="default"/>
      </w:r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60600C40"/>
    <w:multiLevelType w:val="hybridMultilevel"/>
    <w:tmpl w:val="0212B252"/>
    <w:lvl w:ilvl="0" w:tplc="6410434E">
      <w:start w:val="1"/>
      <w:numFmt w:val="bullet"/>
      <w:lvlText w:val=""/>
      <w:lvlJc w:val="left"/>
      <w:pPr>
        <w:ind w:left="1080" w:hanging="360"/>
      </w:pPr>
      <w:rPr>
        <w:rFonts w:ascii="Wingdings" w:hAnsi="Wingdings" w:hint="default"/>
        <w:color w:val="auto"/>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0F85E56"/>
    <w:multiLevelType w:val="hybridMultilevel"/>
    <w:tmpl w:val="66BE1B24"/>
    <w:lvl w:ilvl="0" w:tplc="99D03CBA">
      <w:start w:val="1"/>
      <w:numFmt w:val="bullet"/>
      <w:lvlText w:val=""/>
      <w:lvlJc w:val="left"/>
      <w:pPr>
        <w:ind w:left="720" w:hanging="360"/>
      </w:pPr>
      <w:rPr>
        <w:rFonts w:ascii="Wingdings" w:hAnsi="Wingding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0834EB"/>
    <w:multiLevelType w:val="hybridMultilevel"/>
    <w:tmpl w:val="AEEAB728"/>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4F4216"/>
    <w:multiLevelType w:val="hybridMultilevel"/>
    <w:tmpl w:val="1CDA1EA6"/>
    <w:lvl w:ilvl="0" w:tplc="92EAAF0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6BD1F55"/>
    <w:multiLevelType w:val="hybridMultilevel"/>
    <w:tmpl w:val="DFC640A8"/>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B13EB4"/>
    <w:multiLevelType w:val="hybridMultilevel"/>
    <w:tmpl w:val="34920EA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8ED221C"/>
    <w:multiLevelType w:val="hybridMultilevel"/>
    <w:tmpl w:val="CB1A3548"/>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AEF218C"/>
    <w:multiLevelType w:val="hybridMultilevel"/>
    <w:tmpl w:val="9AC85C5E"/>
    <w:lvl w:ilvl="0" w:tplc="09CAD83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C0B3506"/>
    <w:multiLevelType w:val="hybridMultilevel"/>
    <w:tmpl w:val="B5561D82"/>
    <w:lvl w:ilvl="0" w:tplc="64DCD566">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7" w15:restartNumberingAfterBreak="0">
    <w:nsid w:val="6DB20459"/>
    <w:multiLevelType w:val="hybridMultilevel"/>
    <w:tmpl w:val="D82C8BB4"/>
    <w:lvl w:ilvl="0" w:tplc="0D863DCE">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587FA4">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F79A">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2CD2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CFA4">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3E6CA0">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DE7EA0">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A63D8">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2FC36">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F1E158C"/>
    <w:multiLevelType w:val="hybridMultilevel"/>
    <w:tmpl w:val="52CCB75C"/>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0" w15:restartNumberingAfterBreak="0">
    <w:nsid w:val="71CA1371"/>
    <w:multiLevelType w:val="hybridMultilevel"/>
    <w:tmpl w:val="A802D174"/>
    <w:lvl w:ilvl="0" w:tplc="C9E6F19C">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FB328E"/>
    <w:multiLevelType w:val="hybridMultilevel"/>
    <w:tmpl w:val="3E3262F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250AF3"/>
    <w:multiLevelType w:val="hybridMultilevel"/>
    <w:tmpl w:val="34B43FD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A119B8"/>
    <w:multiLevelType w:val="hybridMultilevel"/>
    <w:tmpl w:val="3C90D82C"/>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A1417AC"/>
    <w:multiLevelType w:val="hybridMultilevel"/>
    <w:tmpl w:val="8BD2966E"/>
    <w:lvl w:ilvl="0" w:tplc="A1085556">
      <w:start w:val="1"/>
      <w:numFmt w:val="bullet"/>
      <w:lvlText w:val=""/>
      <w:lvlJc w:val="left"/>
      <w:pPr>
        <w:ind w:left="765" w:hanging="360"/>
      </w:pPr>
      <w:rPr>
        <w:rFonts w:ascii="Symbol" w:hAnsi="Symbol" w:hint="default"/>
        <w:color w:val="auto"/>
        <w:sz w:val="24"/>
        <w:szCs w:val="28"/>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5" w15:restartNumberingAfterBreak="0">
    <w:nsid w:val="7A6130FF"/>
    <w:multiLevelType w:val="hybridMultilevel"/>
    <w:tmpl w:val="DA02FC38"/>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A712001"/>
    <w:multiLevelType w:val="hybridMultilevel"/>
    <w:tmpl w:val="04601968"/>
    <w:lvl w:ilvl="0" w:tplc="73AA9D96">
      <w:start w:val="1"/>
      <w:numFmt w:val="bullet"/>
      <w:lvlText w:val=""/>
      <w:lvlJc w:val="left"/>
      <w:pPr>
        <w:ind w:left="1350" w:hanging="360"/>
      </w:pPr>
      <w:rPr>
        <w:rFonts w:ascii="Symbol" w:hAnsi="Symbol" w:hint="default"/>
        <w:color w:val="auto"/>
        <w:sz w:val="28"/>
        <w:szCs w:val="4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B5A06A3"/>
    <w:multiLevelType w:val="hybridMultilevel"/>
    <w:tmpl w:val="E7B84364"/>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6F1F6E"/>
    <w:multiLevelType w:val="hybridMultilevel"/>
    <w:tmpl w:val="AD7CEC9A"/>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C452C02"/>
    <w:multiLevelType w:val="hybridMultilevel"/>
    <w:tmpl w:val="14A45C02"/>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8"/>
  </w:num>
  <w:num w:numId="2">
    <w:abstractNumId w:val="49"/>
  </w:num>
  <w:num w:numId="3">
    <w:abstractNumId w:val="1"/>
  </w:num>
  <w:num w:numId="4">
    <w:abstractNumId w:val="27"/>
  </w:num>
  <w:num w:numId="5">
    <w:abstractNumId w:val="53"/>
  </w:num>
  <w:num w:numId="6">
    <w:abstractNumId w:val="65"/>
  </w:num>
  <w:num w:numId="7">
    <w:abstractNumId w:val="32"/>
  </w:num>
  <w:num w:numId="8">
    <w:abstractNumId w:val="54"/>
  </w:num>
  <w:num w:numId="9">
    <w:abstractNumId w:val="69"/>
  </w:num>
  <w:num w:numId="10">
    <w:abstractNumId w:val="14"/>
  </w:num>
  <w:num w:numId="11">
    <w:abstractNumId w:val="5"/>
  </w:num>
  <w:num w:numId="12">
    <w:abstractNumId w:val="50"/>
  </w:num>
  <w:num w:numId="13">
    <w:abstractNumId w:val="34"/>
  </w:num>
  <w:num w:numId="14">
    <w:abstractNumId w:val="58"/>
  </w:num>
  <w:num w:numId="15">
    <w:abstractNumId w:val="52"/>
  </w:num>
  <w:num w:numId="16">
    <w:abstractNumId w:val="42"/>
  </w:num>
  <w:num w:numId="17">
    <w:abstractNumId w:val="22"/>
  </w:num>
  <w:num w:numId="18">
    <w:abstractNumId w:val="62"/>
  </w:num>
  <w:num w:numId="19">
    <w:abstractNumId w:val="21"/>
  </w:num>
  <w:num w:numId="20">
    <w:abstractNumId w:val="67"/>
  </w:num>
  <w:num w:numId="21">
    <w:abstractNumId w:val="12"/>
  </w:num>
  <w:num w:numId="22">
    <w:abstractNumId w:val="35"/>
  </w:num>
  <w:num w:numId="23">
    <w:abstractNumId w:val="10"/>
  </w:num>
  <w:num w:numId="24">
    <w:abstractNumId w:val="66"/>
  </w:num>
  <w:num w:numId="25">
    <w:abstractNumId w:val="13"/>
  </w:num>
  <w:num w:numId="26">
    <w:abstractNumId w:val="46"/>
  </w:num>
  <w:num w:numId="27">
    <w:abstractNumId w:val="6"/>
  </w:num>
  <w:num w:numId="28">
    <w:abstractNumId w:val="39"/>
  </w:num>
  <w:num w:numId="29">
    <w:abstractNumId w:val="8"/>
  </w:num>
  <w:num w:numId="30">
    <w:abstractNumId w:val="45"/>
  </w:num>
  <w:num w:numId="31">
    <w:abstractNumId w:val="61"/>
  </w:num>
  <w:num w:numId="32">
    <w:abstractNumId w:val="44"/>
  </w:num>
  <w:num w:numId="33">
    <w:abstractNumId w:val="28"/>
  </w:num>
  <w:num w:numId="34">
    <w:abstractNumId w:val="30"/>
  </w:num>
  <w:num w:numId="35">
    <w:abstractNumId w:val="47"/>
  </w:num>
  <w:num w:numId="36">
    <w:abstractNumId w:val="17"/>
  </w:num>
  <w:num w:numId="37">
    <w:abstractNumId w:val="19"/>
  </w:num>
  <w:num w:numId="38">
    <w:abstractNumId w:val="4"/>
  </w:num>
  <w:num w:numId="39">
    <w:abstractNumId w:val="2"/>
  </w:num>
  <w:num w:numId="40">
    <w:abstractNumId w:val="16"/>
  </w:num>
  <w:num w:numId="41">
    <w:abstractNumId w:val="57"/>
  </w:num>
  <w:num w:numId="42">
    <w:abstractNumId w:val="31"/>
  </w:num>
  <w:num w:numId="43">
    <w:abstractNumId w:val="26"/>
  </w:num>
  <w:num w:numId="44">
    <w:abstractNumId w:val="24"/>
  </w:num>
  <w:num w:numId="45">
    <w:abstractNumId w:val="18"/>
  </w:num>
  <w:num w:numId="46">
    <w:abstractNumId w:val="11"/>
  </w:num>
  <w:num w:numId="47">
    <w:abstractNumId w:val="59"/>
  </w:num>
  <w:num w:numId="48">
    <w:abstractNumId w:val="64"/>
  </w:num>
  <w:num w:numId="49">
    <w:abstractNumId w:val="36"/>
  </w:num>
  <w:num w:numId="50">
    <w:abstractNumId w:val="43"/>
  </w:num>
  <w:num w:numId="51">
    <w:abstractNumId w:val="40"/>
  </w:num>
  <w:num w:numId="52">
    <w:abstractNumId w:val="3"/>
  </w:num>
  <w:num w:numId="53">
    <w:abstractNumId w:val="56"/>
  </w:num>
  <w:num w:numId="54">
    <w:abstractNumId w:val="23"/>
  </w:num>
  <w:num w:numId="55">
    <w:abstractNumId w:val="63"/>
  </w:num>
  <w:num w:numId="56">
    <w:abstractNumId w:val="68"/>
  </w:num>
  <w:num w:numId="57">
    <w:abstractNumId w:val="0"/>
  </w:num>
  <w:num w:numId="58">
    <w:abstractNumId w:val="60"/>
  </w:num>
  <w:num w:numId="59">
    <w:abstractNumId w:val="55"/>
  </w:num>
  <w:num w:numId="60">
    <w:abstractNumId w:val="15"/>
  </w:num>
  <w:num w:numId="61">
    <w:abstractNumId w:val="25"/>
  </w:num>
  <w:num w:numId="62">
    <w:abstractNumId w:val="37"/>
  </w:num>
  <w:num w:numId="63">
    <w:abstractNumId w:val="51"/>
  </w:num>
  <w:num w:numId="64">
    <w:abstractNumId w:val="33"/>
  </w:num>
  <w:num w:numId="65">
    <w:abstractNumId w:val="7"/>
  </w:num>
  <w:num w:numId="66">
    <w:abstractNumId w:val="20"/>
  </w:num>
  <w:num w:numId="67">
    <w:abstractNumId w:val="9"/>
  </w:num>
  <w:num w:numId="68">
    <w:abstractNumId w:val="29"/>
  </w:num>
  <w:num w:numId="69">
    <w:abstractNumId w:val="38"/>
  </w:num>
  <w:num w:numId="70">
    <w:abstractNumId w:val="41"/>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rginia porter">
    <w15:presenceInfo w15:providerId="Windows Live" w15:userId="5ccf7f982f1a2e04"/>
  </w15:person>
  <w15:person w15:author="Cathy McMahen">
    <w15:presenceInfo w15:providerId="Windows Live" w15:userId="55ce71cb0f22e616"/>
  </w15:person>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isplayBackgroundShape/>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DAwNTYyMTEyMzQ3NTJT0lEKTi0uzszPAykwqQUAYHUuBywAAAA="/>
  </w:docVars>
  <w:rsids>
    <w:rsidRoot w:val="006D680D"/>
    <w:rsid w:val="000000BD"/>
    <w:rsid w:val="00001EA2"/>
    <w:rsid w:val="0000219C"/>
    <w:rsid w:val="000021F4"/>
    <w:rsid w:val="00002F45"/>
    <w:rsid w:val="0000339F"/>
    <w:rsid w:val="0000362D"/>
    <w:rsid w:val="00003768"/>
    <w:rsid w:val="00003A55"/>
    <w:rsid w:val="00003B07"/>
    <w:rsid w:val="0000420B"/>
    <w:rsid w:val="000053A1"/>
    <w:rsid w:val="000059D1"/>
    <w:rsid w:val="0000760E"/>
    <w:rsid w:val="00011ADE"/>
    <w:rsid w:val="00012DDE"/>
    <w:rsid w:val="00013AE7"/>
    <w:rsid w:val="0001434B"/>
    <w:rsid w:val="000148D9"/>
    <w:rsid w:val="000161F8"/>
    <w:rsid w:val="000164E8"/>
    <w:rsid w:val="00017162"/>
    <w:rsid w:val="0001739B"/>
    <w:rsid w:val="00020A98"/>
    <w:rsid w:val="00020CEC"/>
    <w:rsid w:val="00021330"/>
    <w:rsid w:val="000221FC"/>
    <w:rsid w:val="000222FE"/>
    <w:rsid w:val="00022EC6"/>
    <w:rsid w:val="00023410"/>
    <w:rsid w:val="00023BDC"/>
    <w:rsid w:val="00023D4C"/>
    <w:rsid w:val="00024047"/>
    <w:rsid w:val="000240B8"/>
    <w:rsid w:val="00024205"/>
    <w:rsid w:val="00024284"/>
    <w:rsid w:val="0002578D"/>
    <w:rsid w:val="00025F7B"/>
    <w:rsid w:val="00026353"/>
    <w:rsid w:val="00026B33"/>
    <w:rsid w:val="00027322"/>
    <w:rsid w:val="00027579"/>
    <w:rsid w:val="00030667"/>
    <w:rsid w:val="00030ECF"/>
    <w:rsid w:val="00032824"/>
    <w:rsid w:val="00032F2D"/>
    <w:rsid w:val="00033BE8"/>
    <w:rsid w:val="00034104"/>
    <w:rsid w:val="0003486B"/>
    <w:rsid w:val="00034D7F"/>
    <w:rsid w:val="000351B5"/>
    <w:rsid w:val="00035999"/>
    <w:rsid w:val="0003631B"/>
    <w:rsid w:val="000376A9"/>
    <w:rsid w:val="000407A5"/>
    <w:rsid w:val="00040A0F"/>
    <w:rsid w:val="00041B3C"/>
    <w:rsid w:val="00041CB7"/>
    <w:rsid w:val="00042B23"/>
    <w:rsid w:val="00042DFA"/>
    <w:rsid w:val="00043801"/>
    <w:rsid w:val="000439F9"/>
    <w:rsid w:val="00044BB0"/>
    <w:rsid w:val="00044E9E"/>
    <w:rsid w:val="000456AF"/>
    <w:rsid w:val="00045C10"/>
    <w:rsid w:val="00047750"/>
    <w:rsid w:val="0005075E"/>
    <w:rsid w:val="000507CD"/>
    <w:rsid w:val="0005093F"/>
    <w:rsid w:val="00050B40"/>
    <w:rsid w:val="00050B99"/>
    <w:rsid w:val="00050BA7"/>
    <w:rsid w:val="00050D4E"/>
    <w:rsid w:val="000510FB"/>
    <w:rsid w:val="000519F7"/>
    <w:rsid w:val="00051E66"/>
    <w:rsid w:val="00051F3D"/>
    <w:rsid w:val="00053B68"/>
    <w:rsid w:val="00053BAE"/>
    <w:rsid w:val="00053C83"/>
    <w:rsid w:val="00053FC3"/>
    <w:rsid w:val="00054096"/>
    <w:rsid w:val="00054CCC"/>
    <w:rsid w:val="00054E3D"/>
    <w:rsid w:val="000556CB"/>
    <w:rsid w:val="00055954"/>
    <w:rsid w:val="000559A1"/>
    <w:rsid w:val="00055E3F"/>
    <w:rsid w:val="00056507"/>
    <w:rsid w:val="00056EDE"/>
    <w:rsid w:val="00060053"/>
    <w:rsid w:val="00060429"/>
    <w:rsid w:val="000609BE"/>
    <w:rsid w:val="000610ED"/>
    <w:rsid w:val="00061CF2"/>
    <w:rsid w:val="00062067"/>
    <w:rsid w:val="0006292D"/>
    <w:rsid w:val="0006312D"/>
    <w:rsid w:val="00064D39"/>
    <w:rsid w:val="00064EC8"/>
    <w:rsid w:val="00064F00"/>
    <w:rsid w:val="000660BC"/>
    <w:rsid w:val="00066445"/>
    <w:rsid w:val="00066A58"/>
    <w:rsid w:val="0007035E"/>
    <w:rsid w:val="00070716"/>
    <w:rsid w:val="000715CC"/>
    <w:rsid w:val="00071B40"/>
    <w:rsid w:val="000721E5"/>
    <w:rsid w:val="000723E8"/>
    <w:rsid w:val="000723F1"/>
    <w:rsid w:val="0007392D"/>
    <w:rsid w:val="00073BF5"/>
    <w:rsid w:val="00073E1D"/>
    <w:rsid w:val="000744C8"/>
    <w:rsid w:val="00074DE7"/>
    <w:rsid w:val="00076288"/>
    <w:rsid w:val="00076445"/>
    <w:rsid w:val="00076586"/>
    <w:rsid w:val="00076739"/>
    <w:rsid w:val="00076DB9"/>
    <w:rsid w:val="00077ADC"/>
    <w:rsid w:val="00077B9A"/>
    <w:rsid w:val="00077FCA"/>
    <w:rsid w:val="0008026C"/>
    <w:rsid w:val="000807BD"/>
    <w:rsid w:val="0008087B"/>
    <w:rsid w:val="00080980"/>
    <w:rsid w:val="00080D09"/>
    <w:rsid w:val="00080F5B"/>
    <w:rsid w:val="00082A56"/>
    <w:rsid w:val="000836F8"/>
    <w:rsid w:val="00083A3B"/>
    <w:rsid w:val="00083A3C"/>
    <w:rsid w:val="00084026"/>
    <w:rsid w:val="000848F9"/>
    <w:rsid w:val="0008603B"/>
    <w:rsid w:val="000867B5"/>
    <w:rsid w:val="000876FA"/>
    <w:rsid w:val="00087C9D"/>
    <w:rsid w:val="00090117"/>
    <w:rsid w:val="00090119"/>
    <w:rsid w:val="000901EE"/>
    <w:rsid w:val="000908FB"/>
    <w:rsid w:val="00090C8B"/>
    <w:rsid w:val="00091178"/>
    <w:rsid w:val="00091633"/>
    <w:rsid w:val="000923D9"/>
    <w:rsid w:val="00092574"/>
    <w:rsid w:val="00092607"/>
    <w:rsid w:val="000930E5"/>
    <w:rsid w:val="000934D9"/>
    <w:rsid w:val="000938C1"/>
    <w:rsid w:val="00093D7F"/>
    <w:rsid w:val="00093E2E"/>
    <w:rsid w:val="000943FA"/>
    <w:rsid w:val="00094F15"/>
    <w:rsid w:val="000955B6"/>
    <w:rsid w:val="00095CE8"/>
    <w:rsid w:val="0009639E"/>
    <w:rsid w:val="00096584"/>
    <w:rsid w:val="00096F5E"/>
    <w:rsid w:val="00097BB9"/>
    <w:rsid w:val="000A0B65"/>
    <w:rsid w:val="000A0CC6"/>
    <w:rsid w:val="000A0DFF"/>
    <w:rsid w:val="000A1852"/>
    <w:rsid w:val="000A1A4D"/>
    <w:rsid w:val="000A1ACD"/>
    <w:rsid w:val="000A32A2"/>
    <w:rsid w:val="000A3313"/>
    <w:rsid w:val="000A3983"/>
    <w:rsid w:val="000A68C3"/>
    <w:rsid w:val="000A6A7A"/>
    <w:rsid w:val="000A6AA1"/>
    <w:rsid w:val="000A70C4"/>
    <w:rsid w:val="000A7CBE"/>
    <w:rsid w:val="000B0C5C"/>
    <w:rsid w:val="000B1B3E"/>
    <w:rsid w:val="000B1DF1"/>
    <w:rsid w:val="000B25E0"/>
    <w:rsid w:val="000B2ED5"/>
    <w:rsid w:val="000B3234"/>
    <w:rsid w:val="000B3E7C"/>
    <w:rsid w:val="000B4625"/>
    <w:rsid w:val="000B479A"/>
    <w:rsid w:val="000B4BD9"/>
    <w:rsid w:val="000B5FDA"/>
    <w:rsid w:val="000B68D4"/>
    <w:rsid w:val="000B6DB0"/>
    <w:rsid w:val="000B6DC9"/>
    <w:rsid w:val="000B712D"/>
    <w:rsid w:val="000B7464"/>
    <w:rsid w:val="000B792B"/>
    <w:rsid w:val="000B7BA4"/>
    <w:rsid w:val="000C0586"/>
    <w:rsid w:val="000C179D"/>
    <w:rsid w:val="000C1DB5"/>
    <w:rsid w:val="000C3C7A"/>
    <w:rsid w:val="000C4F6E"/>
    <w:rsid w:val="000C5092"/>
    <w:rsid w:val="000C50C2"/>
    <w:rsid w:val="000C52CB"/>
    <w:rsid w:val="000C53DA"/>
    <w:rsid w:val="000C55BF"/>
    <w:rsid w:val="000C56B5"/>
    <w:rsid w:val="000C5B51"/>
    <w:rsid w:val="000C7574"/>
    <w:rsid w:val="000C76D1"/>
    <w:rsid w:val="000C7BDB"/>
    <w:rsid w:val="000C7EE1"/>
    <w:rsid w:val="000D1054"/>
    <w:rsid w:val="000D1114"/>
    <w:rsid w:val="000D17CE"/>
    <w:rsid w:val="000D1F20"/>
    <w:rsid w:val="000D25B0"/>
    <w:rsid w:val="000D2A45"/>
    <w:rsid w:val="000D3097"/>
    <w:rsid w:val="000D3932"/>
    <w:rsid w:val="000D3FD3"/>
    <w:rsid w:val="000D43F0"/>
    <w:rsid w:val="000D4455"/>
    <w:rsid w:val="000D48EF"/>
    <w:rsid w:val="000D4B5B"/>
    <w:rsid w:val="000D53FF"/>
    <w:rsid w:val="000D54E4"/>
    <w:rsid w:val="000D6871"/>
    <w:rsid w:val="000D6A98"/>
    <w:rsid w:val="000D763E"/>
    <w:rsid w:val="000D78AE"/>
    <w:rsid w:val="000D78F4"/>
    <w:rsid w:val="000D7E16"/>
    <w:rsid w:val="000E03C7"/>
    <w:rsid w:val="000E1D3B"/>
    <w:rsid w:val="000E261F"/>
    <w:rsid w:val="000E2E72"/>
    <w:rsid w:val="000E34CD"/>
    <w:rsid w:val="000E3ED6"/>
    <w:rsid w:val="000E40F8"/>
    <w:rsid w:val="000E469A"/>
    <w:rsid w:val="000E4825"/>
    <w:rsid w:val="000E4C9E"/>
    <w:rsid w:val="000E4F02"/>
    <w:rsid w:val="000E5563"/>
    <w:rsid w:val="000E5931"/>
    <w:rsid w:val="000E628D"/>
    <w:rsid w:val="000E644F"/>
    <w:rsid w:val="000E6D35"/>
    <w:rsid w:val="000E6D93"/>
    <w:rsid w:val="000E74E6"/>
    <w:rsid w:val="000E7776"/>
    <w:rsid w:val="000F024A"/>
    <w:rsid w:val="000F0B89"/>
    <w:rsid w:val="000F1DD2"/>
    <w:rsid w:val="000F2A7F"/>
    <w:rsid w:val="000F36E2"/>
    <w:rsid w:val="000F3B4E"/>
    <w:rsid w:val="000F4907"/>
    <w:rsid w:val="000F542A"/>
    <w:rsid w:val="000F5F44"/>
    <w:rsid w:val="000F610E"/>
    <w:rsid w:val="000F6853"/>
    <w:rsid w:val="000F7BAE"/>
    <w:rsid w:val="00100D9A"/>
    <w:rsid w:val="001021F9"/>
    <w:rsid w:val="001025C0"/>
    <w:rsid w:val="00103E3B"/>
    <w:rsid w:val="0010433E"/>
    <w:rsid w:val="00104DC7"/>
    <w:rsid w:val="001058C2"/>
    <w:rsid w:val="00105F43"/>
    <w:rsid w:val="00106011"/>
    <w:rsid w:val="00106038"/>
    <w:rsid w:val="00106811"/>
    <w:rsid w:val="00106B59"/>
    <w:rsid w:val="00106D77"/>
    <w:rsid w:val="001073FD"/>
    <w:rsid w:val="00107DC7"/>
    <w:rsid w:val="00110A20"/>
    <w:rsid w:val="00110D57"/>
    <w:rsid w:val="001118B4"/>
    <w:rsid w:val="00111CA0"/>
    <w:rsid w:val="0011249C"/>
    <w:rsid w:val="0011257F"/>
    <w:rsid w:val="001129E3"/>
    <w:rsid w:val="0011439D"/>
    <w:rsid w:val="00114A0F"/>
    <w:rsid w:val="00116AE2"/>
    <w:rsid w:val="00116AEA"/>
    <w:rsid w:val="00116BB3"/>
    <w:rsid w:val="0011763F"/>
    <w:rsid w:val="001177B7"/>
    <w:rsid w:val="00117A0A"/>
    <w:rsid w:val="00117E4C"/>
    <w:rsid w:val="00120189"/>
    <w:rsid w:val="0012054D"/>
    <w:rsid w:val="00120C85"/>
    <w:rsid w:val="00120E40"/>
    <w:rsid w:val="001216EB"/>
    <w:rsid w:val="00121872"/>
    <w:rsid w:val="001219DD"/>
    <w:rsid w:val="00122AE6"/>
    <w:rsid w:val="00122B03"/>
    <w:rsid w:val="00123AD2"/>
    <w:rsid w:val="00123ADC"/>
    <w:rsid w:val="00123E18"/>
    <w:rsid w:val="0012494D"/>
    <w:rsid w:val="001256C1"/>
    <w:rsid w:val="001259C3"/>
    <w:rsid w:val="001269B4"/>
    <w:rsid w:val="001273BA"/>
    <w:rsid w:val="00127443"/>
    <w:rsid w:val="001277EB"/>
    <w:rsid w:val="00127866"/>
    <w:rsid w:val="0012792A"/>
    <w:rsid w:val="00131398"/>
    <w:rsid w:val="0013230E"/>
    <w:rsid w:val="0013312B"/>
    <w:rsid w:val="001336AB"/>
    <w:rsid w:val="00134A26"/>
    <w:rsid w:val="00135276"/>
    <w:rsid w:val="0013542B"/>
    <w:rsid w:val="00136642"/>
    <w:rsid w:val="00136BB6"/>
    <w:rsid w:val="0013747B"/>
    <w:rsid w:val="001374E6"/>
    <w:rsid w:val="001377FF"/>
    <w:rsid w:val="0014054E"/>
    <w:rsid w:val="00141C14"/>
    <w:rsid w:val="0014224F"/>
    <w:rsid w:val="00142870"/>
    <w:rsid w:val="00142B1F"/>
    <w:rsid w:val="00142BD4"/>
    <w:rsid w:val="00143242"/>
    <w:rsid w:val="00143913"/>
    <w:rsid w:val="00143C30"/>
    <w:rsid w:val="00143E1C"/>
    <w:rsid w:val="00143F94"/>
    <w:rsid w:val="00144069"/>
    <w:rsid w:val="001440B8"/>
    <w:rsid w:val="00144406"/>
    <w:rsid w:val="0014469B"/>
    <w:rsid w:val="001446C6"/>
    <w:rsid w:val="00145045"/>
    <w:rsid w:val="00145C84"/>
    <w:rsid w:val="00146BF9"/>
    <w:rsid w:val="0014706E"/>
    <w:rsid w:val="00147A6B"/>
    <w:rsid w:val="00147ABA"/>
    <w:rsid w:val="00147E76"/>
    <w:rsid w:val="001511E6"/>
    <w:rsid w:val="00151533"/>
    <w:rsid w:val="00151979"/>
    <w:rsid w:val="00152DCC"/>
    <w:rsid w:val="00153508"/>
    <w:rsid w:val="0015374C"/>
    <w:rsid w:val="00154451"/>
    <w:rsid w:val="00154915"/>
    <w:rsid w:val="0015517B"/>
    <w:rsid w:val="00155384"/>
    <w:rsid w:val="001564DD"/>
    <w:rsid w:val="001565A2"/>
    <w:rsid w:val="00156F91"/>
    <w:rsid w:val="00157405"/>
    <w:rsid w:val="001579B0"/>
    <w:rsid w:val="00157B41"/>
    <w:rsid w:val="00157D22"/>
    <w:rsid w:val="00160114"/>
    <w:rsid w:val="001601A0"/>
    <w:rsid w:val="00160A10"/>
    <w:rsid w:val="00160BCC"/>
    <w:rsid w:val="0016150B"/>
    <w:rsid w:val="00161BDE"/>
    <w:rsid w:val="001620AB"/>
    <w:rsid w:val="001646FE"/>
    <w:rsid w:val="00164C49"/>
    <w:rsid w:val="00165D2A"/>
    <w:rsid w:val="00165D9C"/>
    <w:rsid w:val="00165F80"/>
    <w:rsid w:val="00166477"/>
    <w:rsid w:val="00166AB3"/>
    <w:rsid w:val="001673C0"/>
    <w:rsid w:val="001679C9"/>
    <w:rsid w:val="00167D47"/>
    <w:rsid w:val="00167D92"/>
    <w:rsid w:val="00167F44"/>
    <w:rsid w:val="00170500"/>
    <w:rsid w:val="00171259"/>
    <w:rsid w:val="00172094"/>
    <w:rsid w:val="001726B3"/>
    <w:rsid w:val="00173381"/>
    <w:rsid w:val="001736DB"/>
    <w:rsid w:val="00173805"/>
    <w:rsid w:val="001738EB"/>
    <w:rsid w:val="00177216"/>
    <w:rsid w:val="0018034B"/>
    <w:rsid w:val="001806D8"/>
    <w:rsid w:val="00180DC6"/>
    <w:rsid w:val="001817F2"/>
    <w:rsid w:val="00181C2D"/>
    <w:rsid w:val="00181DF7"/>
    <w:rsid w:val="00181E6C"/>
    <w:rsid w:val="001820AD"/>
    <w:rsid w:val="00182B95"/>
    <w:rsid w:val="00182F19"/>
    <w:rsid w:val="001830CB"/>
    <w:rsid w:val="00183399"/>
    <w:rsid w:val="00183AC5"/>
    <w:rsid w:val="00184038"/>
    <w:rsid w:val="00184684"/>
    <w:rsid w:val="0018511D"/>
    <w:rsid w:val="0018589A"/>
    <w:rsid w:val="0018599E"/>
    <w:rsid w:val="00185A30"/>
    <w:rsid w:val="00186369"/>
    <w:rsid w:val="00186D16"/>
    <w:rsid w:val="001875E3"/>
    <w:rsid w:val="00187CD2"/>
    <w:rsid w:val="00187DBD"/>
    <w:rsid w:val="00191AB2"/>
    <w:rsid w:val="00192A15"/>
    <w:rsid w:val="00192FFF"/>
    <w:rsid w:val="00193E70"/>
    <w:rsid w:val="00194D1E"/>
    <w:rsid w:val="001951A9"/>
    <w:rsid w:val="00195397"/>
    <w:rsid w:val="0019592C"/>
    <w:rsid w:val="00195CD2"/>
    <w:rsid w:val="00195E5D"/>
    <w:rsid w:val="00195EFB"/>
    <w:rsid w:val="001960E1"/>
    <w:rsid w:val="00196225"/>
    <w:rsid w:val="0019692A"/>
    <w:rsid w:val="001A02BD"/>
    <w:rsid w:val="001A0525"/>
    <w:rsid w:val="001A067C"/>
    <w:rsid w:val="001A1C8D"/>
    <w:rsid w:val="001A1E2D"/>
    <w:rsid w:val="001A2858"/>
    <w:rsid w:val="001A2D56"/>
    <w:rsid w:val="001A2D63"/>
    <w:rsid w:val="001A316B"/>
    <w:rsid w:val="001A3FCF"/>
    <w:rsid w:val="001A40D6"/>
    <w:rsid w:val="001A4ACA"/>
    <w:rsid w:val="001A507A"/>
    <w:rsid w:val="001A529C"/>
    <w:rsid w:val="001A63EC"/>
    <w:rsid w:val="001A722B"/>
    <w:rsid w:val="001B000C"/>
    <w:rsid w:val="001B03C7"/>
    <w:rsid w:val="001B0C04"/>
    <w:rsid w:val="001B1D95"/>
    <w:rsid w:val="001B1F65"/>
    <w:rsid w:val="001B31FB"/>
    <w:rsid w:val="001B37F9"/>
    <w:rsid w:val="001B39C1"/>
    <w:rsid w:val="001B403A"/>
    <w:rsid w:val="001B41D8"/>
    <w:rsid w:val="001B4FAB"/>
    <w:rsid w:val="001B5311"/>
    <w:rsid w:val="001B68DE"/>
    <w:rsid w:val="001B6C12"/>
    <w:rsid w:val="001B74A6"/>
    <w:rsid w:val="001B7B4D"/>
    <w:rsid w:val="001B7DD0"/>
    <w:rsid w:val="001C0080"/>
    <w:rsid w:val="001C0CFB"/>
    <w:rsid w:val="001C18D6"/>
    <w:rsid w:val="001C1FA3"/>
    <w:rsid w:val="001C2824"/>
    <w:rsid w:val="001C2939"/>
    <w:rsid w:val="001C336E"/>
    <w:rsid w:val="001C36C6"/>
    <w:rsid w:val="001C46A4"/>
    <w:rsid w:val="001C46EF"/>
    <w:rsid w:val="001C61A9"/>
    <w:rsid w:val="001C6EA2"/>
    <w:rsid w:val="001C72F9"/>
    <w:rsid w:val="001D05EB"/>
    <w:rsid w:val="001D0DA3"/>
    <w:rsid w:val="001D1182"/>
    <w:rsid w:val="001D264B"/>
    <w:rsid w:val="001D33E3"/>
    <w:rsid w:val="001D3B72"/>
    <w:rsid w:val="001D534D"/>
    <w:rsid w:val="001D5747"/>
    <w:rsid w:val="001D6C10"/>
    <w:rsid w:val="001D6F2A"/>
    <w:rsid w:val="001E0032"/>
    <w:rsid w:val="001E0BC6"/>
    <w:rsid w:val="001E126F"/>
    <w:rsid w:val="001E1FA2"/>
    <w:rsid w:val="001E31A4"/>
    <w:rsid w:val="001E37E3"/>
    <w:rsid w:val="001E3EBC"/>
    <w:rsid w:val="001E4BF5"/>
    <w:rsid w:val="001E4CB6"/>
    <w:rsid w:val="001E5FC1"/>
    <w:rsid w:val="001E73B7"/>
    <w:rsid w:val="001E772B"/>
    <w:rsid w:val="001E7ACF"/>
    <w:rsid w:val="001F0D4E"/>
    <w:rsid w:val="001F1743"/>
    <w:rsid w:val="001F1866"/>
    <w:rsid w:val="001F25B8"/>
    <w:rsid w:val="001F2D23"/>
    <w:rsid w:val="001F2E23"/>
    <w:rsid w:val="001F344C"/>
    <w:rsid w:val="001F4113"/>
    <w:rsid w:val="001F46BC"/>
    <w:rsid w:val="001F4EF5"/>
    <w:rsid w:val="001F5ECE"/>
    <w:rsid w:val="001F5EED"/>
    <w:rsid w:val="001F623C"/>
    <w:rsid w:val="001F623F"/>
    <w:rsid w:val="001F6653"/>
    <w:rsid w:val="001F7106"/>
    <w:rsid w:val="001F7BCE"/>
    <w:rsid w:val="001F7DEA"/>
    <w:rsid w:val="00200CEC"/>
    <w:rsid w:val="00202270"/>
    <w:rsid w:val="00202659"/>
    <w:rsid w:val="00202FE0"/>
    <w:rsid w:val="0020314C"/>
    <w:rsid w:val="0020362F"/>
    <w:rsid w:val="002043CB"/>
    <w:rsid w:val="00204A27"/>
    <w:rsid w:val="002053AB"/>
    <w:rsid w:val="00205B01"/>
    <w:rsid w:val="00205B7E"/>
    <w:rsid w:val="00205CDC"/>
    <w:rsid w:val="00207A2F"/>
    <w:rsid w:val="00207F12"/>
    <w:rsid w:val="002100BD"/>
    <w:rsid w:val="00210EE6"/>
    <w:rsid w:val="00211AE6"/>
    <w:rsid w:val="00212600"/>
    <w:rsid w:val="00212D55"/>
    <w:rsid w:val="002143A2"/>
    <w:rsid w:val="00214AA2"/>
    <w:rsid w:val="002153F9"/>
    <w:rsid w:val="00215BC4"/>
    <w:rsid w:val="00215C12"/>
    <w:rsid w:val="00215DBA"/>
    <w:rsid w:val="0021671C"/>
    <w:rsid w:val="00217269"/>
    <w:rsid w:val="00217814"/>
    <w:rsid w:val="00217E85"/>
    <w:rsid w:val="00217F8F"/>
    <w:rsid w:val="0022057A"/>
    <w:rsid w:val="002211FE"/>
    <w:rsid w:val="002212E6"/>
    <w:rsid w:val="00221A0D"/>
    <w:rsid w:val="00221EC6"/>
    <w:rsid w:val="0022245E"/>
    <w:rsid w:val="00222B02"/>
    <w:rsid w:val="00222B51"/>
    <w:rsid w:val="002234A5"/>
    <w:rsid w:val="002243C5"/>
    <w:rsid w:val="00224865"/>
    <w:rsid w:val="0022500D"/>
    <w:rsid w:val="00225B2C"/>
    <w:rsid w:val="002260ED"/>
    <w:rsid w:val="00226697"/>
    <w:rsid w:val="00227503"/>
    <w:rsid w:val="002275E4"/>
    <w:rsid w:val="002278E6"/>
    <w:rsid w:val="00227932"/>
    <w:rsid w:val="00227B89"/>
    <w:rsid w:val="00231036"/>
    <w:rsid w:val="00231627"/>
    <w:rsid w:val="00231AEC"/>
    <w:rsid w:val="0023241C"/>
    <w:rsid w:val="0023254D"/>
    <w:rsid w:val="00232720"/>
    <w:rsid w:val="00232C6D"/>
    <w:rsid w:val="0023370E"/>
    <w:rsid w:val="00234E59"/>
    <w:rsid w:val="00237475"/>
    <w:rsid w:val="00237822"/>
    <w:rsid w:val="00237BB9"/>
    <w:rsid w:val="00240A04"/>
    <w:rsid w:val="00240CC8"/>
    <w:rsid w:val="00241B09"/>
    <w:rsid w:val="00241D44"/>
    <w:rsid w:val="002422C6"/>
    <w:rsid w:val="00242CD4"/>
    <w:rsid w:val="00243072"/>
    <w:rsid w:val="00244E37"/>
    <w:rsid w:val="00245517"/>
    <w:rsid w:val="00245BE2"/>
    <w:rsid w:val="00245D46"/>
    <w:rsid w:val="00246227"/>
    <w:rsid w:val="00246A13"/>
    <w:rsid w:val="00246AEE"/>
    <w:rsid w:val="00246BD0"/>
    <w:rsid w:val="00246C90"/>
    <w:rsid w:val="002470E7"/>
    <w:rsid w:val="002471D1"/>
    <w:rsid w:val="00247C4D"/>
    <w:rsid w:val="002511EB"/>
    <w:rsid w:val="00251378"/>
    <w:rsid w:val="002513FA"/>
    <w:rsid w:val="00252381"/>
    <w:rsid w:val="00252E6D"/>
    <w:rsid w:val="0025300C"/>
    <w:rsid w:val="00253980"/>
    <w:rsid w:val="00254670"/>
    <w:rsid w:val="00254B0E"/>
    <w:rsid w:val="00255331"/>
    <w:rsid w:val="0025574A"/>
    <w:rsid w:val="002557B9"/>
    <w:rsid w:val="002558CA"/>
    <w:rsid w:val="00257A14"/>
    <w:rsid w:val="002600E8"/>
    <w:rsid w:val="002601C3"/>
    <w:rsid w:val="00260FBE"/>
    <w:rsid w:val="0026176A"/>
    <w:rsid w:val="00261B6E"/>
    <w:rsid w:val="00261B8C"/>
    <w:rsid w:val="00262C21"/>
    <w:rsid w:val="00263169"/>
    <w:rsid w:val="00263A9D"/>
    <w:rsid w:val="002642CE"/>
    <w:rsid w:val="002644D6"/>
    <w:rsid w:val="00264690"/>
    <w:rsid w:val="002652DE"/>
    <w:rsid w:val="00265B10"/>
    <w:rsid w:val="00265C3B"/>
    <w:rsid w:val="00266EA0"/>
    <w:rsid w:val="002674CD"/>
    <w:rsid w:val="00267A81"/>
    <w:rsid w:val="002705B6"/>
    <w:rsid w:val="00270973"/>
    <w:rsid w:val="002713EE"/>
    <w:rsid w:val="00271707"/>
    <w:rsid w:val="00271BAE"/>
    <w:rsid w:val="00272028"/>
    <w:rsid w:val="002722F5"/>
    <w:rsid w:val="002725D4"/>
    <w:rsid w:val="002742CA"/>
    <w:rsid w:val="00274367"/>
    <w:rsid w:val="00275EA1"/>
    <w:rsid w:val="00275F3E"/>
    <w:rsid w:val="0027778A"/>
    <w:rsid w:val="00280085"/>
    <w:rsid w:val="00280373"/>
    <w:rsid w:val="002804BF"/>
    <w:rsid w:val="002816B1"/>
    <w:rsid w:val="0028205F"/>
    <w:rsid w:val="00282146"/>
    <w:rsid w:val="00282302"/>
    <w:rsid w:val="00282A0E"/>
    <w:rsid w:val="00282C76"/>
    <w:rsid w:val="00282D2A"/>
    <w:rsid w:val="00282FD1"/>
    <w:rsid w:val="002834AC"/>
    <w:rsid w:val="0028371D"/>
    <w:rsid w:val="00284685"/>
    <w:rsid w:val="00285A22"/>
    <w:rsid w:val="00285F9F"/>
    <w:rsid w:val="00286600"/>
    <w:rsid w:val="00286C5D"/>
    <w:rsid w:val="00287000"/>
    <w:rsid w:val="002871AB"/>
    <w:rsid w:val="00287E9C"/>
    <w:rsid w:val="00287EFD"/>
    <w:rsid w:val="0029010A"/>
    <w:rsid w:val="002903AA"/>
    <w:rsid w:val="002905FA"/>
    <w:rsid w:val="00290A75"/>
    <w:rsid w:val="00290D49"/>
    <w:rsid w:val="00291D6A"/>
    <w:rsid w:val="00291D85"/>
    <w:rsid w:val="00291FDA"/>
    <w:rsid w:val="002924D9"/>
    <w:rsid w:val="00292665"/>
    <w:rsid w:val="00294930"/>
    <w:rsid w:val="0029494E"/>
    <w:rsid w:val="00294D60"/>
    <w:rsid w:val="00296F23"/>
    <w:rsid w:val="0029748E"/>
    <w:rsid w:val="002A0793"/>
    <w:rsid w:val="002A0BDA"/>
    <w:rsid w:val="002A0E78"/>
    <w:rsid w:val="002A1D4D"/>
    <w:rsid w:val="002A1F2E"/>
    <w:rsid w:val="002A2A6C"/>
    <w:rsid w:val="002A3358"/>
    <w:rsid w:val="002A33C2"/>
    <w:rsid w:val="002A3711"/>
    <w:rsid w:val="002A3882"/>
    <w:rsid w:val="002A3FD6"/>
    <w:rsid w:val="002A41DA"/>
    <w:rsid w:val="002A4794"/>
    <w:rsid w:val="002A50E8"/>
    <w:rsid w:val="002A558E"/>
    <w:rsid w:val="002A7A3F"/>
    <w:rsid w:val="002B01EF"/>
    <w:rsid w:val="002B05DB"/>
    <w:rsid w:val="002B189D"/>
    <w:rsid w:val="002B1EAA"/>
    <w:rsid w:val="002B2610"/>
    <w:rsid w:val="002B26F7"/>
    <w:rsid w:val="002B2F3E"/>
    <w:rsid w:val="002B3084"/>
    <w:rsid w:val="002B33E1"/>
    <w:rsid w:val="002B3B48"/>
    <w:rsid w:val="002B3CBE"/>
    <w:rsid w:val="002B3E06"/>
    <w:rsid w:val="002B4379"/>
    <w:rsid w:val="002B4711"/>
    <w:rsid w:val="002B5BEF"/>
    <w:rsid w:val="002B60B0"/>
    <w:rsid w:val="002B64F1"/>
    <w:rsid w:val="002B65A3"/>
    <w:rsid w:val="002B6866"/>
    <w:rsid w:val="002B735F"/>
    <w:rsid w:val="002B7E76"/>
    <w:rsid w:val="002B7FB8"/>
    <w:rsid w:val="002C1882"/>
    <w:rsid w:val="002C1E57"/>
    <w:rsid w:val="002C3EF9"/>
    <w:rsid w:val="002C4B61"/>
    <w:rsid w:val="002C4F0C"/>
    <w:rsid w:val="002C52A9"/>
    <w:rsid w:val="002C6B2B"/>
    <w:rsid w:val="002D0340"/>
    <w:rsid w:val="002D0A1E"/>
    <w:rsid w:val="002D0CEE"/>
    <w:rsid w:val="002D1482"/>
    <w:rsid w:val="002D1640"/>
    <w:rsid w:val="002D1AC3"/>
    <w:rsid w:val="002D1E23"/>
    <w:rsid w:val="002D2792"/>
    <w:rsid w:val="002D3161"/>
    <w:rsid w:val="002D33D4"/>
    <w:rsid w:val="002D3ED1"/>
    <w:rsid w:val="002D4324"/>
    <w:rsid w:val="002D444B"/>
    <w:rsid w:val="002D4846"/>
    <w:rsid w:val="002D4D78"/>
    <w:rsid w:val="002D4FC4"/>
    <w:rsid w:val="002D5498"/>
    <w:rsid w:val="002D6847"/>
    <w:rsid w:val="002D70A0"/>
    <w:rsid w:val="002D71EB"/>
    <w:rsid w:val="002D76BF"/>
    <w:rsid w:val="002D79F8"/>
    <w:rsid w:val="002E0714"/>
    <w:rsid w:val="002E0F23"/>
    <w:rsid w:val="002E13A3"/>
    <w:rsid w:val="002E1B33"/>
    <w:rsid w:val="002E1C08"/>
    <w:rsid w:val="002E1D24"/>
    <w:rsid w:val="002E2006"/>
    <w:rsid w:val="002E2632"/>
    <w:rsid w:val="002E2867"/>
    <w:rsid w:val="002E2F3E"/>
    <w:rsid w:val="002E30B6"/>
    <w:rsid w:val="002E34C7"/>
    <w:rsid w:val="002E4A8D"/>
    <w:rsid w:val="002E4F35"/>
    <w:rsid w:val="002E6DFE"/>
    <w:rsid w:val="002F1878"/>
    <w:rsid w:val="002F191D"/>
    <w:rsid w:val="002F1973"/>
    <w:rsid w:val="002F1B15"/>
    <w:rsid w:val="002F2C0A"/>
    <w:rsid w:val="002F4507"/>
    <w:rsid w:val="002F45A4"/>
    <w:rsid w:val="002F50F5"/>
    <w:rsid w:val="002F5681"/>
    <w:rsid w:val="002F570D"/>
    <w:rsid w:val="002F5F42"/>
    <w:rsid w:val="002F71C9"/>
    <w:rsid w:val="0030023A"/>
    <w:rsid w:val="003007D7"/>
    <w:rsid w:val="00300F1A"/>
    <w:rsid w:val="00301882"/>
    <w:rsid w:val="00301A25"/>
    <w:rsid w:val="00301A4E"/>
    <w:rsid w:val="003022D4"/>
    <w:rsid w:val="00302E68"/>
    <w:rsid w:val="00303041"/>
    <w:rsid w:val="00303065"/>
    <w:rsid w:val="003032B2"/>
    <w:rsid w:val="00303A00"/>
    <w:rsid w:val="0030590E"/>
    <w:rsid w:val="00306867"/>
    <w:rsid w:val="00306888"/>
    <w:rsid w:val="003068E6"/>
    <w:rsid w:val="0030757C"/>
    <w:rsid w:val="00310594"/>
    <w:rsid w:val="00310AD0"/>
    <w:rsid w:val="00310B3A"/>
    <w:rsid w:val="00310F63"/>
    <w:rsid w:val="0031277D"/>
    <w:rsid w:val="00312CFC"/>
    <w:rsid w:val="003134D7"/>
    <w:rsid w:val="003145ED"/>
    <w:rsid w:val="00314F14"/>
    <w:rsid w:val="00315737"/>
    <w:rsid w:val="00316075"/>
    <w:rsid w:val="0031609B"/>
    <w:rsid w:val="003166AE"/>
    <w:rsid w:val="003171AB"/>
    <w:rsid w:val="003174BC"/>
    <w:rsid w:val="00317FA0"/>
    <w:rsid w:val="00320060"/>
    <w:rsid w:val="0032031E"/>
    <w:rsid w:val="00320DE6"/>
    <w:rsid w:val="00320F4F"/>
    <w:rsid w:val="00321605"/>
    <w:rsid w:val="003218E8"/>
    <w:rsid w:val="0032190E"/>
    <w:rsid w:val="0032206D"/>
    <w:rsid w:val="00322A30"/>
    <w:rsid w:val="00322D73"/>
    <w:rsid w:val="003230A3"/>
    <w:rsid w:val="00323930"/>
    <w:rsid w:val="00324050"/>
    <w:rsid w:val="003253C5"/>
    <w:rsid w:val="003258AF"/>
    <w:rsid w:val="00326D7E"/>
    <w:rsid w:val="0033044D"/>
    <w:rsid w:val="00330921"/>
    <w:rsid w:val="00330FE6"/>
    <w:rsid w:val="00331425"/>
    <w:rsid w:val="0033171D"/>
    <w:rsid w:val="00331F00"/>
    <w:rsid w:val="00331F2F"/>
    <w:rsid w:val="003320EF"/>
    <w:rsid w:val="003322B5"/>
    <w:rsid w:val="003335FE"/>
    <w:rsid w:val="003338B8"/>
    <w:rsid w:val="00333EC2"/>
    <w:rsid w:val="00333F5F"/>
    <w:rsid w:val="00334F05"/>
    <w:rsid w:val="0033530B"/>
    <w:rsid w:val="0033548E"/>
    <w:rsid w:val="00336572"/>
    <w:rsid w:val="00337480"/>
    <w:rsid w:val="00337550"/>
    <w:rsid w:val="00337898"/>
    <w:rsid w:val="00340079"/>
    <w:rsid w:val="003415AD"/>
    <w:rsid w:val="00341B82"/>
    <w:rsid w:val="003422E5"/>
    <w:rsid w:val="003425E9"/>
    <w:rsid w:val="003429CD"/>
    <w:rsid w:val="003435DB"/>
    <w:rsid w:val="00343AF7"/>
    <w:rsid w:val="003456C9"/>
    <w:rsid w:val="00345A10"/>
    <w:rsid w:val="00346670"/>
    <w:rsid w:val="0034766B"/>
    <w:rsid w:val="00347A8D"/>
    <w:rsid w:val="00347A91"/>
    <w:rsid w:val="00347F52"/>
    <w:rsid w:val="00351D58"/>
    <w:rsid w:val="0035214D"/>
    <w:rsid w:val="00352797"/>
    <w:rsid w:val="00352D37"/>
    <w:rsid w:val="00353682"/>
    <w:rsid w:val="00353DDD"/>
    <w:rsid w:val="003540A1"/>
    <w:rsid w:val="003541F0"/>
    <w:rsid w:val="003543C7"/>
    <w:rsid w:val="00354C66"/>
    <w:rsid w:val="00355211"/>
    <w:rsid w:val="00355E78"/>
    <w:rsid w:val="00355F34"/>
    <w:rsid w:val="00356A22"/>
    <w:rsid w:val="00356A8F"/>
    <w:rsid w:val="00357268"/>
    <w:rsid w:val="00357619"/>
    <w:rsid w:val="00357D80"/>
    <w:rsid w:val="00360331"/>
    <w:rsid w:val="0036037D"/>
    <w:rsid w:val="00360BDB"/>
    <w:rsid w:val="00361132"/>
    <w:rsid w:val="00361413"/>
    <w:rsid w:val="0036202B"/>
    <w:rsid w:val="00362670"/>
    <w:rsid w:val="00362716"/>
    <w:rsid w:val="00362738"/>
    <w:rsid w:val="00362831"/>
    <w:rsid w:val="00363D7D"/>
    <w:rsid w:val="00364D95"/>
    <w:rsid w:val="003661B2"/>
    <w:rsid w:val="00366ADA"/>
    <w:rsid w:val="00366B89"/>
    <w:rsid w:val="00366CAD"/>
    <w:rsid w:val="00366E68"/>
    <w:rsid w:val="00367115"/>
    <w:rsid w:val="00370A9D"/>
    <w:rsid w:val="00370D27"/>
    <w:rsid w:val="003717D4"/>
    <w:rsid w:val="0037199B"/>
    <w:rsid w:val="00371D23"/>
    <w:rsid w:val="00372665"/>
    <w:rsid w:val="0037308E"/>
    <w:rsid w:val="00373DA1"/>
    <w:rsid w:val="00373DF9"/>
    <w:rsid w:val="0037477F"/>
    <w:rsid w:val="003750BD"/>
    <w:rsid w:val="00375B3A"/>
    <w:rsid w:val="00375B97"/>
    <w:rsid w:val="003760B8"/>
    <w:rsid w:val="003766ED"/>
    <w:rsid w:val="003809D3"/>
    <w:rsid w:val="00380D24"/>
    <w:rsid w:val="00381ABD"/>
    <w:rsid w:val="00382461"/>
    <w:rsid w:val="00383928"/>
    <w:rsid w:val="003839E1"/>
    <w:rsid w:val="00383AB7"/>
    <w:rsid w:val="00384333"/>
    <w:rsid w:val="003844E5"/>
    <w:rsid w:val="003856A3"/>
    <w:rsid w:val="0038668B"/>
    <w:rsid w:val="00386BCF"/>
    <w:rsid w:val="0038706B"/>
    <w:rsid w:val="003878E2"/>
    <w:rsid w:val="00387D72"/>
    <w:rsid w:val="00390735"/>
    <w:rsid w:val="00390788"/>
    <w:rsid w:val="0039096B"/>
    <w:rsid w:val="00390B62"/>
    <w:rsid w:val="00390D2B"/>
    <w:rsid w:val="00390D5D"/>
    <w:rsid w:val="003913D6"/>
    <w:rsid w:val="003914A9"/>
    <w:rsid w:val="0039316A"/>
    <w:rsid w:val="003931E8"/>
    <w:rsid w:val="00393939"/>
    <w:rsid w:val="00394092"/>
    <w:rsid w:val="003943D2"/>
    <w:rsid w:val="003946A6"/>
    <w:rsid w:val="00394A6A"/>
    <w:rsid w:val="00394D46"/>
    <w:rsid w:val="003950A0"/>
    <w:rsid w:val="00395267"/>
    <w:rsid w:val="00395499"/>
    <w:rsid w:val="0039574D"/>
    <w:rsid w:val="0039597F"/>
    <w:rsid w:val="003961A8"/>
    <w:rsid w:val="0039677C"/>
    <w:rsid w:val="00396EF0"/>
    <w:rsid w:val="00396FC2"/>
    <w:rsid w:val="00397DAB"/>
    <w:rsid w:val="003A000E"/>
    <w:rsid w:val="003A1423"/>
    <w:rsid w:val="003A1DB1"/>
    <w:rsid w:val="003A2ACC"/>
    <w:rsid w:val="003A3C61"/>
    <w:rsid w:val="003A3DA1"/>
    <w:rsid w:val="003A4332"/>
    <w:rsid w:val="003A4855"/>
    <w:rsid w:val="003A4D36"/>
    <w:rsid w:val="003A528F"/>
    <w:rsid w:val="003A5F1A"/>
    <w:rsid w:val="003A6316"/>
    <w:rsid w:val="003A634F"/>
    <w:rsid w:val="003A67D1"/>
    <w:rsid w:val="003A6A8F"/>
    <w:rsid w:val="003A6E3D"/>
    <w:rsid w:val="003A70DC"/>
    <w:rsid w:val="003B1085"/>
    <w:rsid w:val="003B13D9"/>
    <w:rsid w:val="003B2759"/>
    <w:rsid w:val="003B4082"/>
    <w:rsid w:val="003B48AD"/>
    <w:rsid w:val="003B57CB"/>
    <w:rsid w:val="003B628F"/>
    <w:rsid w:val="003B62AF"/>
    <w:rsid w:val="003B63D4"/>
    <w:rsid w:val="003B657D"/>
    <w:rsid w:val="003B6D61"/>
    <w:rsid w:val="003B7721"/>
    <w:rsid w:val="003B79C2"/>
    <w:rsid w:val="003B7F25"/>
    <w:rsid w:val="003C1780"/>
    <w:rsid w:val="003C207E"/>
    <w:rsid w:val="003C2BF2"/>
    <w:rsid w:val="003C3007"/>
    <w:rsid w:val="003C3B93"/>
    <w:rsid w:val="003C3EFC"/>
    <w:rsid w:val="003C4475"/>
    <w:rsid w:val="003C5547"/>
    <w:rsid w:val="003C5839"/>
    <w:rsid w:val="003C685C"/>
    <w:rsid w:val="003C70F4"/>
    <w:rsid w:val="003C751E"/>
    <w:rsid w:val="003C7664"/>
    <w:rsid w:val="003D00D8"/>
    <w:rsid w:val="003D0290"/>
    <w:rsid w:val="003D08AF"/>
    <w:rsid w:val="003D090F"/>
    <w:rsid w:val="003D1024"/>
    <w:rsid w:val="003D1947"/>
    <w:rsid w:val="003D1D16"/>
    <w:rsid w:val="003D20EF"/>
    <w:rsid w:val="003D248C"/>
    <w:rsid w:val="003D2EC1"/>
    <w:rsid w:val="003D308C"/>
    <w:rsid w:val="003D312E"/>
    <w:rsid w:val="003D3325"/>
    <w:rsid w:val="003D37B8"/>
    <w:rsid w:val="003D51F3"/>
    <w:rsid w:val="003D550F"/>
    <w:rsid w:val="003D5F54"/>
    <w:rsid w:val="003D610C"/>
    <w:rsid w:val="003D6920"/>
    <w:rsid w:val="003D6C49"/>
    <w:rsid w:val="003D6E31"/>
    <w:rsid w:val="003D7DF1"/>
    <w:rsid w:val="003D7FE1"/>
    <w:rsid w:val="003E0FAE"/>
    <w:rsid w:val="003E1764"/>
    <w:rsid w:val="003E19DE"/>
    <w:rsid w:val="003E32BA"/>
    <w:rsid w:val="003E3E9E"/>
    <w:rsid w:val="003E4010"/>
    <w:rsid w:val="003E43A0"/>
    <w:rsid w:val="003E4A03"/>
    <w:rsid w:val="003E53F6"/>
    <w:rsid w:val="003E5858"/>
    <w:rsid w:val="003E5A0E"/>
    <w:rsid w:val="003E5DC0"/>
    <w:rsid w:val="003E6EBB"/>
    <w:rsid w:val="003E79CC"/>
    <w:rsid w:val="003F014C"/>
    <w:rsid w:val="003F0340"/>
    <w:rsid w:val="003F10E9"/>
    <w:rsid w:val="003F19FB"/>
    <w:rsid w:val="003F1A74"/>
    <w:rsid w:val="003F1B7D"/>
    <w:rsid w:val="003F20EA"/>
    <w:rsid w:val="003F2BAE"/>
    <w:rsid w:val="003F2F80"/>
    <w:rsid w:val="003F41C0"/>
    <w:rsid w:val="003F4B13"/>
    <w:rsid w:val="003F4D04"/>
    <w:rsid w:val="003F4F31"/>
    <w:rsid w:val="003F5283"/>
    <w:rsid w:val="003F5368"/>
    <w:rsid w:val="003F5502"/>
    <w:rsid w:val="003F5DD5"/>
    <w:rsid w:val="003F6CA9"/>
    <w:rsid w:val="003F6EE2"/>
    <w:rsid w:val="003F7DDD"/>
    <w:rsid w:val="0040004C"/>
    <w:rsid w:val="00400078"/>
    <w:rsid w:val="00401DE9"/>
    <w:rsid w:val="004033B2"/>
    <w:rsid w:val="004033FB"/>
    <w:rsid w:val="0040377E"/>
    <w:rsid w:val="004040E0"/>
    <w:rsid w:val="004069DC"/>
    <w:rsid w:val="00410357"/>
    <w:rsid w:val="00411247"/>
    <w:rsid w:val="00411A81"/>
    <w:rsid w:val="004128BB"/>
    <w:rsid w:val="004135D1"/>
    <w:rsid w:val="00413CBB"/>
    <w:rsid w:val="00414213"/>
    <w:rsid w:val="0041453B"/>
    <w:rsid w:val="00414FDC"/>
    <w:rsid w:val="00415462"/>
    <w:rsid w:val="00415A18"/>
    <w:rsid w:val="00416093"/>
    <w:rsid w:val="00416D70"/>
    <w:rsid w:val="00417FFE"/>
    <w:rsid w:val="00421094"/>
    <w:rsid w:val="004214FD"/>
    <w:rsid w:val="00421AC9"/>
    <w:rsid w:val="00421B66"/>
    <w:rsid w:val="00422356"/>
    <w:rsid w:val="004226B3"/>
    <w:rsid w:val="00422923"/>
    <w:rsid w:val="00422D1A"/>
    <w:rsid w:val="0042323B"/>
    <w:rsid w:val="00423521"/>
    <w:rsid w:val="00423B5A"/>
    <w:rsid w:val="00423F01"/>
    <w:rsid w:val="004246DB"/>
    <w:rsid w:val="0042526C"/>
    <w:rsid w:val="00425D68"/>
    <w:rsid w:val="00426E1C"/>
    <w:rsid w:val="00427736"/>
    <w:rsid w:val="00427CB4"/>
    <w:rsid w:val="00427E21"/>
    <w:rsid w:val="0043036E"/>
    <w:rsid w:val="004322B6"/>
    <w:rsid w:val="004322DA"/>
    <w:rsid w:val="004329D1"/>
    <w:rsid w:val="00432AE1"/>
    <w:rsid w:val="00433A70"/>
    <w:rsid w:val="004350F4"/>
    <w:rsid w:val="00435290"/>
    <w:rsid w:val="0043583B"/>
    <w:rsid w:val="00435FA3"/>
    <w:rsid w:val="004371F4"/>
    <w:rsid w:val="00437733"/>
    <w:rsid w:val="0043789A"/>
    <w:rsid w:val="00440097"/>
    <w:rsid w:val="004401FD"/>
    <w:rsid w:val="00440B00"/>
    <w:rsid w:val="00440C49"/>
    <w:rsid w:val="00440EA6"/>
    <w:rsid w:val="004411FF"/>
    <w:rsid w:val="00441B81"/>
    <w:rsid w:val="00442506"/>
    <w:rsid w:val="004429D9"/>
    <w:rsid w:val="00442C2E"/>
    <w:rsid w:val="0044311F"/>
    <w:rsid w:val="004431C8"/>
    <w:rsid w:val="004431E5"/>
    <w:rsid w:val="00443399"/>
    <w:rsid w:val="0044372C"/>
    <w:rsid w:val="00443D1D"/>
    <w:rsid w:val="004442F4"/>
    <w:rsid w:val="00445AB4"/>
    <w:rsid w:val="00445F2C"/>
    <w:rsid w:val="0044701B"/>
    <w:rsid w:val="004470DA"/>
    <w:rsid w:val="004472B1"/>
    <w:rsid w:val="004472BC"/>
    <w:rsid w:val="00450794"/>
    <w:rsid w:val="0045288B"/>
    <w:rsid w:val="004528F8"/>
    <w:rsid w:val="00453082"/>
    <w:rsid w:val="004532CE"/>
    <w:rsid w:val="004534EC"/>
    <w:rsid w:val="0045369A"/>
    <w:rsid w:val="00454D77"/>
    <w:rsid w:val="004550B0"/>
    <w:rsid w:val="00455D3A"/>
    <w:rsid w:val="00455EA5"/>
    <w:rsid w:val="00456089"/>
    <w:rsid w:val="0045648D"/>
    <w:rsid w:val="00457265"/>
    <w:rsid w:val="004573A7"/>
    <w:rsid w:val="00457529"/>
    <w:rsid w:val="00460E12"/>
    <w:rsid w:val="00461543"/>
    <w:rsid w:val="00461BE8"/>
    <w:rsid w:val="00461EA8"/>
    <w:rsid w:val="00462DD9"/>
    <w:rsid w:val="0046361D"/>
    <w:rsid w:val="00463700"/>
    <w:rsid w:val="00463F6C"/>
    <w:rsid w:val="004641CF"/>
    <w:rsid w:val="004645F1"/>
    <w:rsid w:val="00464CB2"/>
    <w:rsid w:val="00464D96"/>
    <w:rsid w:val="00464FBF"/>
    <w:rsid w:val="004650CC"/>
    <w:rsid w:val="00466D39"/>
    <w:rsid w:val="00467AEA"/>
    <w:rsid w:val="00467BFB"/>
    <w:rsid w:val="00470090"/>
    <w:rsid w:val="00470572"/>
    <w:rsid w:val="00471297"/>
    <w:rsid w:val="004727B9"/>
    <w:rsid w:val="00472B3C"/>
    <w:rsid w:val="00472D88"/>
    <w:rsid w:val="00472DF0"/>
    <w:rsid w:val="00472EB7"/>
    <w:rsid w:val="00473CFD"/>
    <w:rsid w:val="00474082"/>
    <w:rsid w:val="004742B7"/>
    <w:rsid w:val="00475BF4"/>
    <w:rsid w:val="0047623C"/>
    <w:rsid w:val="0047760B"/>
    <w:rsid w:val="00477977"/>
    <w:rsid w:val="00480E24"/>
    <w:rsid w:val="00481DFB"/>
    <w:rsid w:val="00482F63"/>
    <w:rsid w:val="00483C28"/>
    <w:rsid w:val="00483F83"/>
    <w:rsid w:val="0048413A"/>
    <w:rsid w:val="0048422A"/>
    <w:rsid w:val="00484B83"/>
    <w:rsid w:val="00484FB0"/>
    <w:rsid w:val="0048677F"/>
    <w:rsid w:val="0048799F"/>
    <w:rsid w:val="00487DE5"/>
    <w:rsid w:val="004901B3"/>
    <w:rsid w:val="00490BEA"/>
    <w:rsid w:val="00491CF2"/>
    <w:rsid w:val="00492414"/>
    <w:rsid w:val="00492DB3"/>
    <w:rsid w:val="00494348"/>
    <w:rsid w:val="00494FE0"/>
    <w:rsid w:val="004954B0"/>
    <w:rsid w:val="00495F97"/>
    <w:rsid w:val="004962A2"/>
    <w:rsid w:val="0049689A"/>
    <w:rsid w:val="00496BED"/>
    <w:rsid w:val="0049796D"/>
    <w:rsid w:val="00497C91"/>
    <w:rsid w:val="004A010C"/>
    <w:rsid w:val="004A03E1"/>
    <w:rsid w:val="004A09B9"/>
    <w:rsid w:val="004A19CE"/>
    <w:rsid w:val="004A1E4B"/>
    <w:rsid w:val="004A210C"/>
    <w:rsid w:val="004A2840"/>
    <w:rsid w:val="004A302E"/>
    <w:rsid w:val="004A44C6"/>
    <w:rsid w:val="004A4762"/>
    <w:rsid w:val="004A492B"/>
    <w:rsid w:val="004A4A46"/>
    <w:rsid w:val="004A6490"/>
    <w:rsid w:val="004A6ACC"/>
    <w:rsid w:val="004A7319"/>
    <w:rsid w:val="004A7D0A"/>
    <w:rsid w:val="004B0502"/>
    <w:rsid w:val="004B0506"/>
    <w:rsid w:val="004B0798"/>
    <w:rsid w:val="004B10B1"/>
    <w:rsid w:val="004B16CE"/>
    <w:rsid w:val="004B1842"/>
    <w:rsid w:val="004B1903"/>
    <w:rsid w:val="004B1A7A"/>
    <w:rsid w:val="004B1BE2"/>
    <w:rsid w:val="004B1E50"/>
    <w:rsid w:val="004B1E75"/>
    <w:rsid w:val="004B304A"/>
    <w:rsid w:val="004B3175"/>
    <w:rsid w:val="004B39C2"/>
    <w:rsid w:val="004B4EB1"/>
    <w:rsid w:val="004B5B72"/>
    <w:rsid w:val="004B64F7"/>
    <w:rsid w:val="004B7006"/>
    <w:rsid w:val="004B71A7"/>
    <w:rsid w:val="004B74F2"/>
    <w:rsid w:val="004B7A71"/>
    <w:rsid w:val="004B7D0C"/>
    <w:rsid w:val="004C03F9"/>
    <w:rsid w:val="004C0DA2"/>
    <w:rsid w:val="004C1029"/>
    <w:rsid w:val="004C1566"/>
    <w:rsid w:val="004C1A2E"/>
    <w:rsid w:val="004C1DE5"/>
    <w:rsid w:val="004C1FEC"/>
    <w:rsid w:val="004C29D0"/>
    <w:rsid w:val="004C2E2B"/>
    <w:rsid w:val="004C3584"/>
    <w:rsid w:val="004C3B90"/>
    <w:rsid w:val="004C4CA4"/>
    <w:rsid w:val="004C597D"/>
    <w:rsid w:val="004C5ADA"/>
    <w:rsid w:val="004C5BD7"/>
    <w:rsid w:val="004C601A"/>
    <w:rsid w:val="004C662D"/>
    <w:rsid w:val="004C6F1B"/>
    <w:rsid w:val="004C7204"/>
    <w:rsid w:val="004C73CD"/>
    <w:rsid w:val="004C782F"/>
    <w:rsid w:val="004C7D10"/>
    <w:rsid w:val="004D04F7"/>
    <w:rsid w:val="004D14BF"/>
    <w:rsid w:val="004D1596"/>
    <w:rsid w:val="004D313B"/>
    <w:rsid w:val="004D393F"/>
    <w:rsid w:val="004D3FE9"/>
    <w:rsid w:val="004D47A9"/>
    <w:rsid w:val="004D48D8"/>
    <w:rsid w:val="004D5103"/>
    <w:rsid w:val="004D5B5E"/>
    <w:rsid w:val="004D6045"/>
    <w:rsid w:val="004D628C"/>
    <w:rsid w:val="004D6CA3"/>
    <w:rsid w:val="004D6EB7"/>
    <w:rsid w:val="004E02CE"/>
    <w:rsid w:val="004E08F9"/>
    <w:rsid w:val="004E0B8A"/>
    <w:rsid w:val="004E0E0F"/>
    <w:rsid w:val="004E113C"/>
    <w:rsid w:val="004E20F2"/>
    <w:rsid w:val="004E2262"/>
    <w:rsid w:val="004E25AA"/>
    <w:rsid w:val="004E2C4B"/>
    <w:rsid w:val="004E2EF1"/>
    <w:rsid w:val="004E2F06"/>
    <w:rsid w:val="004E31E9"/>
    <w:rsid w:val="004E33BB"/>
    <w:rsid w:val="004E3528"/>
    <w:rsid w:val="004E3B8D"/>
    <w:rsid w:val="004E3C6C"/>
    <w:rsid w:val="004E4EB7"/>
    <w:rsid w:val="004E5784"/>
    <w:rsid w:val="004E62C3"/>
    <w:rsid w:val="004E7268"/>
    <w:rsid w:val="004E7327"/>
    <w:rsid w:val="004E7ABA"/>
    <w:rsid w:val="004F0073"/>
    <w:rsid w:val="004F04FB"/>
    <w:rsid w:val="004F0775"/>
    <w:rsid w:val="004F1756"/>
    <w:rsid w:val="004F2C95"/>
    <w:rsid w:val="004F33A5"/>
    <w:rsid w:val="004F37C8"/>
    <w:rsid w:val="004F443A"/>
    <w:rsid w:val="004F52A7"/>
    <w:rsid w:val="004F64F7"/>
    <w:rsid w:val="004F7273"/>
    <w:rsid w:val="004F756A"/>
    <w:rsid w:val="004F77D9"/>
    <w:rsid w:val="005000C1"/>
    <w:rsid w:val="00500A87"/>
    <w:rsid w:val="00500AA3"/>
    <w:rsid w:val="005021C5"/>
    <w:rsid w:val="005029C3"/>
    <w:rsid w:val="00504535"/>
    <w:rsid w:val="00505670"/>
    <w:rsid w:val="00505867"/>
    <w:rsid w:val="00505882"/>
    <w:rsid w:val="00505E34"/>
    <w:rsid w:val="005060E7"/>
    <w:rsid w:val="0050629E"/>
    <w:rsid w:val="005066A8"/>
    <w:rsid w:val="00506956"/>
    <w:rsid w:val="00507B59"/>
    <w:rsid w:val="00507C56"/>
    <w:rsid w:val="0051040B"/>
    <w:rsid w:val="0051076D"/>
    <w:rsid w:val="00511241"/>
    <w:rsid w:val="00511EE4"/>
    <w:rsid w:val="00511F1C"/>
    <w:rsid w:val="00512437"/>
    <w:rsid w:val="0051246A"/>
    <w:rsid w:val="00512A32"/>
    <w:rsid w:val="0051335C"/>
    <w:rsid w:val="00513470"/>
    <w:rsid w:val="00513489"/>
    <w:rsid w:val="005136AC"/>
    <w:rsid w:val="00514000"/>
    <w:rsid w:val="0051400B"/>
    <w:rsid w:val="005140E8"/>
    <w:rsid w:val="005144DC"/>
    <w:rsid w:val="00514C96"/>
    <w:rsid w:val="00515422"/>
    <w:rsid w:val="0051574F"/>
    <w:rsid w:val="005169FD"/>
    <w:rsid w:val="00516DEA"/>
    <w:rsid w:val="00516FEB"/>
    <w:rsid w:val="005205EE"/>
    <w:rsid w:val="005205F6"/>
    <w:rsid w:val="0052127C"/>
    <w:rsid w:val="00521F36"/>
    <w:rsid w:val="0052211A"/>
    <w:rsid w:val="00522131"/>
    <w:rsid w:val="0052223B"/>
    <w:rsid w:val="0052247C"/>
    <w:rsid w:val="005224C0"/>
    <w:rsid w:val="00523354"/>
    <w:rsid w:val="005239EE"/>
    <w:rsid w:val="00524031"/>
    <w:rsid w:val="005240D8"/>
    <w:rsid w:val="00524407"/>
    <w:rsid w:val="00524825"/>
    <w:rsid w:val="00526281"/>
    <w:rsid w:val="005277F2"/>
    <w:rsid w:val="00527806"/>
    <w:rsid w:val="005313BB"/>
    <w:rsid w:val="005317E3"/>
    <w:rsid w:val="00531FC1"/>
    <w:rsid w:val="005320E1"/>
    <w:rsid w:val="00532516"/>
    <w:rsid w:val="0053373D"/>
    <w:rsid w:val="00533D64"/>
    <w:rsid w:val="00534F65"/>
    <w:rsid w:val="00535333"/>
    <w:rsid w:val="00535382"/>
    <w:rsid w:val="00535824"/>
    <w:rsid w:val="005360FD"/>
    <w:rsid w:val="00536752"/>
    <w:rsid w:val="005368D6"/>
    <w:rsid w:val="00536CB9"/>
    <w:rsid w:val="00540197"/>
    <w:rsid w:val="00540969"/>
    <w:rsid w:val="00540A0C"/>
    <w:rsid w:val="00540C1B"/>
    <w:rsid w:val="00540DD6"/>
    <w:rsid w:val="00541269"/>
    <w:rsid w:val="00541340"/>
    <w:rsid w:val="00541C60"/>
    <w:rsid w:val="0054228D"/>
    <w:rsid w:val="0054247C"/>
    <w:rsid w:val="0054287F"/>
    <w:rsid w:val="005433A8"/>
    <w:rsid w:val="00544C49"/>
    <w:rsid w:val="0054506E"/>
    <w:rsid w:val="005465F2"/>
    <w:rsid w:val="0055021D"/>
    <w:rsid w:val="00550823"/>
    <w:rsid w:val="005518AA"/>
    <w:rsid w:val="005518E6"/>
    <w:rsid w:val="00551DD3"/>
    <w:rsid w:val="0055204C"/>
    <w:rsid w:val="00552155"/>
    <w:rsid w:val="0055299F"/>
    <w:rsid w:val="00552BDE"/>
    <w:rsid w:val="00552C47"/>
    <w:rsid w:val="005533C1"/>
    <w:rsid w:val="00553EFF"/>
    <w:rsid w:val="00554589"/>
    <w:rsid w:val="0055473B"/>
    <w:rsid w:val="00554CD9"/>
    <w:rsid w:val="00555198"/>
    <w:rsid w:val="0055576B"/>
    <w:rsid w:val="005567B9"/>
    <w:rsid w:val="0055778B"/>
    <w:rsid w:val="00557EA9"/>
    <w:rsid w:val="0056013B"/>
    <w:rsid w:val="00560808"/>
    <w:rsid w:val="00560A3A"/>
    <w:rsid w:val="00560C10"/>
    <w:rsid w:val="00560E66"/>
    <w:rsid w:val="005633A0"/>
    <w:rsid w:val="0056345A"/>
    <w:rsid w:val="005639E3"/>
    <w:rsid w:val="00564371"/>
    <w:rsid w:val="0056451C"/>
    <w:rsid w:val="00564B6E"/>
    <w:rsid w:val="00564D12"/>
    <w:rsid w:val="00565635"/>
    <w:rsid w:val="00565A7F"/>
    <w:rsid w:val="00565F44"/>
    <w:rsid w:val="0056690F"/>
    <w:rsid w:val="00566C71"/>
    <w:rsid w:val="00570DEE"/>
    <w:rsid w:val="005717D8"/>
    <w:rsid w:val="005720EA"/>
    <w:rsid w:val="00572C08"/>
    <w:rsid w:val="00572E25"/>
    <w:rsid w:val="0057307E"/>
    <w:rsid w:val="005734E9"/>
    <w:rsid w:val="00575CB9"/>
    <w:rsid w:val="00576681"/>
    <w:rsid w:val="00577EE8"/>
    <w:rsid w:val="00581A0B"/>
    <w:rsid w:val="00581DCF"/>
    <w:rsid w:val="00581FE7"/>
    <w:rsid w:val="00584908"/>
    <w:rsid w:val="00584A0D"/>
    <w:rsid w:val="00584AF9"/>
    <w:rsid w:val="00584D77"/>
    <w:rsid w:val="00585356"/>
    <w:rsid w:val="00585482"/>
    <w:rsid w:val="00585BEF"/>
    <w:rsid w:val="00585E9F"/>
    <w:rsid w:val="00586F39"/>
    <w:rsid w:val="00587476"/>
    <w:rsid w:val="005877D2"/>
    <w:rsid w:val="0059040A"/>
    <w:rsid w:val="005910F6"/>
    <w:rsid w:val="00591AEE"/>
    <w:rsid w:val="00591FFE"/>
    <w:rsid w:val="0059267B"/>
    <w:rsid w:val="00592692"/>
    <w:rsid w:val="0059277A"/>
    <w:rsid w:val="00593505"/>
    <w:rsid w:val="0059362B"/>
    <w:rsid w:val="00593634"/>
    <w:rsid w:val="00593B72"/>
    <w:rsid w:val="00594417"/>
    <w:rsid w:val="0059495A"/>
    <w:rsid w:val="0059728D"/>
    <w:rsid w:val="0059798C"/>
    <w:rsid w:val="005A1893"/>
    <w:rsid w:val="005A26EA"/>
    <w:rsid w:val="005A2806"/>
    <w:rsid w:val="005A29F9"/>
    <w:rsid w:val="005A3139"/>
    <w:rsid w:val="005A3375"/>
    <w:rsid w:val="005A38A1"/>
    <w:rsid w:val="005A4146"/>
    <w:rsid w:val="005B1055"/>
    <w:rsid w:val="005B1069"/>
    <w:rsid w:val="005B1F74"/>
    <w:rsid w:val="005B201E"/>
    <w:rsid w:val="005B25BC"/>
    <w:rsid w:val="005B25DF"/>
    <w:rsid w:val="005B2787"/>
    <w:rsid w:val="005B27B5"/>
    <w:rsid w:val="005B2957"/>
    <w:rsid w:val="005B2B0B"/>
    <w:rsid w:val="005B2F26"/>
    <w:rsid w:val="005B3265"/>
    <w:rsid w:val="005B34EF"/>
    <w:rsid w:val="005B37D9"/>
    <w:rsid w:val="005B4194"/>
    <w:rsid w:val="005B4D9A"/>
    <w:rsid w:val="005B5F2D"/>
    <w:rsid w:val="005B64EC"/>
    <w:rsid w:val="005B6606"/>
    <w:rsid w:val="005B6D70"/>
    <w:rsid w:val="005B79D3"/>
    <w:rsid w:val="005C0370"/>
    <w:rsid w:val="005C2975"/>
    <w:rsid w:val="005C36C4"/>
    <w:rsid w:val="005C398E"/>
    <w:rsid w:val="005C4320"/>
    <w:rsid w:val="005C5097"/>
    <w:rsid w:val="005C528B"/>
    <w:rsid w:val="005C5431"/>
    <w:rsid w:val="005C5D46"/>
    <w:rsid w:val="005C5D7E"/>
    <w:rsid w:val="005C67D1"/>
    <w:rsid w:val="005C6A83"/>
    <w:rsid w:val="005C74DF"/>
    <w:rsid w:val="005C78C1"/>
    <w:rsid w:val="005C7FFB"/>
    <w:rsid w:val="005D1900"/>
    <w:rsid w:val="005D2379"/>
    <w:rsid w:val="005D327A"/>
    <w:rsid w:val="005D342A"/>
    <w:rsid w:val="005D4F10"/>
    <w:rsid w:val="005D5B43"/>
    <w:rsid w:val="005D699A"/>
    <w:rsid w:val="005D7058"/>
    <w:rsid w:val="005D70D2"/>
    <w:rsid w:val="005D7396"/>
    <w:rsid w:val="005D7F5B"/>
    <w:rsid w:val="005E0057"/>
    <w:rsid w:val="005E034D"/>
    <w:rsid w:val="005E04BC"/>
    <w:rsid w:val="005E13FB"/>
    <w:rsid w:val="005E14DA"/>
    <w:rsid w:val="005E1BD8"/>
    <w:rsid w:val="005E1CCD"/>
    <w:rsid w:val="005E1DA2"/>
    <w:rsid w:val="005E217F"/>
    <w:rsid w:val="005E363A"/>
    <w:rsid w:val="005E3FA4"/>
    <w:rsid w:val="005E4948"/>
    <w:rsid w:val="005E4CB1"/>
    <w:rsid w:val="005E4F05"/>
    <w:rsid w:val="005E5B4B"/>
    <w:rsid w:val="005E668B"/>
    <w:rsid w:val="005E69E2"/>
    <w:rsid w:val="005E6D47"/>
    <w:rsid w:val="005E7C3D"/>
    <w:rsid w:val="005F0F80"/>
    <w:rsid w:val="005F10DA"/>
    <w:rsid w:val="005F1813"/>
    <w:rsid w:val="005F1839"/>
    <w:rsid w:val="005F212E"/>
    <w:rsid w:val="005F30CC"/>
    <w:rsid w:val="005F3335"/>
    <w:rsid w:val="005F3A63"/>
    <w:rsid w:val="005F4827"/>
    <w:rsid w:val="005F4CB2"/>
    <w:rsid w:val="005F4EFA"/>
    <w:rsid w:val="005F5691"/>
    <w:rsid w:val="005F5AAC"/>
    <w:rsid w:val="005F6173"/>
    <w:rsid w:val="00600E7C"/>
    <w:rsid w:val="00602D10"/>
    <w:rsid w:val="00602DA6"/>
    <w:rsid w:val="00602F0B"/>
    <w:rsid w:val="0060329E"/>
    <w:rsid w:val="00603900"/>
    <w:rsid w:val="006044D2"/>
    <w:rsid w:val="00604542"/>
    <w:rsid w:val="00604F5D"/>
    <w:rsid w:val="00605BA5"/>
    <w:rsid w:val="006062F5"/>
    <w:rsid w:val="0060698A"/>
    <w:rsid w:val="00606AC7"/>
    <w:rsid w:val="00606D07"/>
    <w:rsid w:val="00607132"/>
    <w:rsid w:val="00607A6F"/>
    <w:rsid w:val="00607D18"/>
    <w:rsid w:val="00611A2C"/>
    <w:rsid w:val="006124BC"/>
    <w:rsid w:val="006128B4"/>
    <w:rsid w:val="00612C90"/>
    <w:rsid w:val="00613F4A"/>
    <w:rsid w:val="00614D90"/>
    <w:rsid w:val="00616553"/>
    <w:rsid w:val="0062048F"/>
    <w:rsid w:val="00620F96"/>
    <w:rsid w:val="006214E8"/>
    <w:rsid w:val="00621502"/>
    <w:rsid w:val="00622ECD"/>
    <w:rsid w:val="00623913"/>
    <w:rsid w:val="00623B19"/>
    <w:rsid w:val="00624D19"/>
    <w:rsid w:val="006254C8"/>
    <w:rsid w:val="0062580B"/>
    <w:rsid w:val="00626003"/>
    <w:rsid w:val="006261E8"/>
    <w:rsid w:val="0062669A"/>
    <w:rsid w:val="00626A95"/>
    <w:rsid w:val="00626E27"/>
    <w:rsid w:val="00626E6F"/>
    <w:rsid w:val="00627300"/>
    <w:rsid w:val="006274DC"/>
    <w:rsid w:val="006303CE"/>
    <w:rsid w:val="006306DC"/>
    <w:rsid w:val="006307D9"/>
    <w:rsid w:val="0063089B"/>
    <w:rsid w:val="00631259"/>
    <w:rsid w:val="00631F77"/>
    <w:rsid w:val="0063254F"/>
    <w:rsid w:val="00632565"/>
    <w:rsid w:val="00632577"/>
    <w:rsid w:val="00632873"/>
    <w:rsid w:val="006334B4"/>
    <w:rsid w:val="006339F5"/>
    <w:rsid w:val="00633A7F"/>
    <w:rsid w:val="00633B59"/>
    <w:rsid w:val="00634CF3"/>
    <w:rsid w:val="00635DAF"/>
    <w:rsid w:val="0063699D"/>
    <w:rsid w:val="00637006"/>
    <w:rsid w:val="00637382"/>
    <w:rsid w:val="00637790"/>
    <w:rsid w:val="006378AD"/>
    <w:rsid w:val="00640041"/>
    <w:rsid w:val="00640D0E"/>
    <w:rsid w:val="00641272"/>
    <w:rsid w:val="006414E7"/>
    <w:rsid w:val="0064185C"/>
    <w:rsid w:val="0064362F"/>
    <w:rsid w:val="0064456A"/>
    <w:rsid w:val="00644D1E"/>
    <w:rsid w:val="00644F2B"/>
    <w:rsid w:val="00645806"/>
    <w:rsid w:val="00645916"/>
    <w:rsid w:val="00646277"/>
    <w:rsid w:val="00646465"/>
    <w:rsid w:val="006472BB"/>
    <w:rsid w:val="006474C9"/>
    <w:rsid w:val="00647AA5"/>
    <w:rsid w:val="00650218"/>
    <w:rsid w:val="00650500"/>
    <w:rsid w:val="00651360"/>
    <w:rsid w:val="0065267F"/>
    <w:rsid w:val="00652F9B"/>
    <w:rsid w:val="006532B5"/>
    <w:rsid w:val="00653533"/>
    <w:rsid w:val="00653671"/>
    <w:rsid w:val="00654406"/>
    <w:rsid w:val="006550F9"/>
    <w:rsid w:val="00656E40"/>
    <w:rsid w:val="006574FA"/>
    <w:rsid w:val="00657866"/>
    <w:rsid w:val="00657CD6"/>
    <w:rsid w:val="00657F2B"/>
    <w:rsid w:val="00660028"/>
    <w:rsid w:val="0066062D"/>
    <w:rsid w:val="006609FC"/>
    <w:rsid w:val="00660EFA"/>
    <w:rsid w:val="00661AF3"/>
    <w:rsid w:val="006638D1"/>
    <w:rsid w:val="00663A26"/>
    <w:rsid w:val="00663FE2"/>
    <w:rsid w:val="006643A2"/>
    <w:rsid w:val="006643AF"/>
    <w:rsid w:val="00664F06"/>
    <w:rsid w:val="00665236"/>
    <w:rsid w:val="006653A0"/>
    <w:rsid w:val="00666CE2"/>
    <w:rsid w:val="00667CE8"/>
    <w:rsid w:val="0067043B"/>
    <w:rsid w:val="006705E5"/>
    <w:rsid w:val="006717AC"/>
    <w:rsid w:val="00671F7E"/>
    <w:rsid w:val="006721B0"/>
    <w:rsid w:val="00672A9A"/>
    <w:rsid w:val="006730B4"/>
    <w:rsid w:val="0067335E"/>
    <w:rsid w:val="00673ED6"/>
    <w:rsid w:val="00673EE7"/>
    <w:rsid w:val="0067489C"/>
    <w:rsid w:val="00674E31"/>
    <w:rsid w:val="00674E45"/>
    <w:rsid w:val="00674EB1"/>
    <w:rsid w:val="0067686E"/>
    <w:rsid w:val="00680907"/>
    <w:rsid w:val="00680DB7"/>
    <w:rsid w:val="00680DBA"/>
    <w:rsid w:val="00681446"/>
    <w:rsid w:val="00681F25"/>
    <w:rsid w:val="00682A86"/>
    <w:rsid w:val="00682A94"/>
    <w:rsid w:val="00683244"/>
    <w:rsid w:val="00683609"/>
    <w:rsid w:val="00683B99"/>
    <w:rsid w:val="00683C0C"/>
    <w:rsid w:val="00685A05"/>
    <w:rsid w:val="00685D14"/>
    <w:rsid w:val="00686C9F"/>
    <w:rsid w:val="00687202"/>
    <w:rsid w:val="00687876"/>
    <w:rsid w:val="0069022E"/>
    <w:rsid w:val="0069033C"/>
    <w:rsid w:val="00690524"/>
    <w:rsid w:val="00691142"/>
    <w:rsid w:val="00691209"/>
    <w:rsid w:val="00691388"/>
    <w:rsid w:val="006914FE"/>
    <w:rsid w:val="00691706"/>
    <w:rsid w:val="00692943"/>
    <w:rsid w:val="0069375A"/>
    <w:rsid w:val="00694A30"/>
    <w:rsid w:val="00694B27"/>
    <w:rsid w:val="006954C1"/>
    <w:rsid w:val="00695660"/>
    <w:rsid w:val="00695ED6"/>
    <w:rsid w:val="00695FD2"/>
    <w:rsid w:val="006967CD"/>
    <w:rsid w:val="006968FD"/>
    <w:rsid w:val="00696F8E"/>
    <w:rsid w:val="006A0127"/>
    <w:rsid w:val="006A01F0"/>
    <w:rsid w:val="006A0985"/>
    <w:rsid w:val="006A133A"/>
    <w:rsid w:val="006A15E4"/>
    <w:rsid w:val="006A2011"/>
    <w:rsid w:val="006A227C"/>
    <w:rsid w:val="006A24FD"/>
    <w:rsid w:val="006A2D46"/>
    <w:rsid w:val="006A2E5D"/>
    <w:rsid w:val="006A3394"/>
    <w:rsid w:val="006A3891"/>
    <w:rsid w:val="006A4083"/>
    <w:rsid w:val="006A42FB"/>
    <w:rsid w:val="006A4443"/>
    <w:rsid w:val="006A51A8"/>
    <w:rsid w:val="006A529C"/>
    <w:rsid w:val="006A56C9"/>
    <w:rsid w:val="006A5DD9"/>
    <w:rsid w:val="006A5F8F"/>
    <w:rsid w:val="006A688E"/>
    <w:rsid w:val="006A6A25"/>
    <w:rsid w:val="006A6E4D"/>
    <w:rsid w:val="006A782A"/>
    <w:rsid w:val="006A7977"/>
    <w:rsid w:val="006B01D2"/>
    <w:rsid w:val="006B0FE7"/>
    <w:rsid w:val="006B163C"/>
    <w:rsid w:val="006B1A1C"/>
    <w:rsid w:val="006B2809"/>
    <w:rsid w:val="006B46FB"/>
    <w:rsid w:val="006B4796"/>
    <w:rsid w:val="006B4A86"/>
    <w:rsid w:val="006B4F74"/>
    <w:rsid w:val="006B5459"/>
    <w:rsid w:val="006B5643"/>
    <w:rsid w:val="006B5DEE"/>
    <w:rsid w:val="006B6787"/>
    <w:rsid w:val="006B7418"/>
    <w:rsid w:val="006B794F"/>
    <w:rsid w:val="006B7EDC"/>
    <w:rsid w:val="006C026B"/>
    <w:rsid w:val="006C08C0"/>
    <w:rsid w:val="006C0ACB"/>
    <w:rsid w:val="006C0E33"/>
    <w:rsid w:val="006C165E"/>
    <w:rsid w:val="006C2798"/>
    <w:rsid w:val="006C3F47"/>
    <w:rsid w:val="006C55E4"/>
    <w:rsid w:val="006C6694"/>
    <w:rsid w:val="006C6D85"/>
    <w:rsid w:val="006C7996"/>
    <w:rsid w:val="006C7A8A"/>
    <w:rsid w:val="006C7DB8"/>
    <w:rsid w:val="006D04DC"/>
    <w:rsid w:val="006D0D04"/>
    <w:rsid w:val="006D0D36"/>
    <w:rsid w:val="006D0F93"/>
    <w:rsid w:val="006D2031"/>
    <w:rsid w:val="006D2BCD"/>
    <w:rsid w:val="006D433A"/>
    <w:rsid w:val="006D571D"/>
    <w:rsid w:val="006D5751"/>
    <w:rsid w:val="006D5C79"/>
    <w:rsid w:val="006D609B"/>
    <w:rsid w:val="006D64F9"/>
    <w:rsid w:val="006D6722"/>
    <w:rsid w:val="006D680D"/>
    <w:rsid w:val="006D69B8"/>
    <w:rsid w:val="006D702D"/>
    <w:rsid w:val="006D7816"/>
    <w:rsid w:val="006E03E0"/>
    <w:rsid w:val="006E072E"/>
    <w:rsid w:val="006E078C"/>
    <w:rsid w:val="006E1615"/>
    <w:rsid w:val="006E1FD2"/>
    <w:rsid w:val="006E2DA3"/>
    <w:rsid w:val="006E3780"/>
    <w:rsid w:val="006E4259"/>
    <w:rsid w:val="006E46B5"/>
    <w:rsid w:val="006E66A3"/>
    <w:rsid w:val="006E676D"/>
    <w:rsid w:val="006E6875"/>
    <w:rsid w:val="006E7145"/>
    <w:rsid w:val="006E774E"/>
    <w:rsid w:val="006E7B71"/>
    <w:rsid w:val="006E7C37"/>
    <w:rsid w:val="006F02AA"/>
    <w:rsid w:val="006F0AFC"/>
    <w:rsid w:val="006F0E3F"/>
    <w:rsid w:val="006F2223"/>
    <w:rsid w:val="006F25A6"/>
    <w:rsid w:val="006F26E9"/>
    <w:rsid w:val="006F3624"/>
    <w:rsid w:val="006F3792"/>
    <w:rsid w:val="006F4A17"/>
    <w:rsid w:val="006F4D81"/>
    <w:rsid w:val="006F588D"/>
    <w:rsid w:val="006F6E0F"/>
    <w:rsid w:val="006F7404"/>
    <w:rsid w:val="006F7449"/>
    <w:rsid w:val="006F7502"/>
    <w:rsid w:val="006F7E4B"/>
    <w:rsid w:val="007003AB"/>
    <w:rsid w:val="007007FB"/>
    <w:rsid w:val="00700961"/>
    <w:rsid w:val="00700B88"/>
    <w:rsid w:val="00701F34"/>
    <w:rsid w:val="00702F61"/>
    <w:rsid w:val="0070321E"/>
    <w:rsid w:val="007034C7"/>
    <w:rsid w:val="00703821"/>
    <w:rsid w:val="007039AF"/>
    <w:rsid w:val="0070443B"/>
    <w:rsid w:val="0070448C"/>
    <w:rsid w:val="0070482A"/>
    <w:rsid w:val="00706620"/>
    <w:rsid w:val="00706C32"/>
    <w:rsid w:val="00710646"/>
    <w:rsid w:val="007108EC"/>
    <w:rsid w:val="00710D08"/>
    <w:rsid w:val="00711132"/>
    <w:rsid w:val="007112DB"/>
    <w:rsid w:val="007120AF"/>
    <w:rsid w:val="007129EF"/>
    <w:rsid w:val="00712F8C"/>
    <w:rsid w:val="00712FB4"/>
    <w:rsid w:val="00713CED"/>
    <w:rsid w:val="00713E15"/>
    <w:rsid w:val="00714909"/>
    <w:rsid w:val="0071492B"/>
    <w:rsid w:val="00714A82"/>
    <w:rsid w:val="00714BC7"/>
    <w:rsid w:val="00714C21"/>
    <w:rsid w:val="007154EF"/>
    <w:rsid w:val="00716F76"/>
    <w:rsid w:val="00717414"/>
    <w:rsid w:val="0072065E"/>
    <w:rsid w:val="00720693"/>
    <w:rsid w:val="00720ACF"/>
    <w:rsid w:val="00721216"/>
    <w:rsid w:val="007213F4"/>
    <w:rsid w:val="00721A16"/>
    <w:rsid w:val="00721F70"/>
    <w:rsid w:val="00722A4A"/>
    <w:rsid w:val="00722FE2"/>
    <w:rsid w:val="0072433F"/>
    <w:rsid w:val="0072478B"/>
    <w:rsid w:val="00724F74"/>
    <w:rsid w:val="00725B46"/>
    <w:rsid w:val="00725D90"/>
    <w:rsid w:val="007265CA"/>
    <w:rsid w:val="00726CC7"/>
    <w:rsid w:val="00726F2F"/>
    <w:rsid w:val="00727BE7"/>
    <w:rsid w:val="00727F67"/>
    <w:rsid w:val="00731688"/>
    <w:rsid w:val="007316D1"/>
    <w:rsid w:val="007320CE"/>
    <w:rsid w:val="007320D5"/>
    <w:rsid w:val="007333A5"/>
    <w:rsid w:val="00733ECA"/>
    <w:rsid w:val="007350D3"/>
    <w:rsid w:val="00735BCE"/>
    <w:rsid w:val="00735C76"/>
    <w:rsid w:val="00735EEA"/>
    <w:rsid w:val="00736013"/>
    <w:rsid w:val="00736731"/>
    <w:rsid w:val="0073728B"/>
    <w:rsid w:val="007375E5"/>
    <w:rsid w:val="00740169"/>
    <w:rsid w:val="007403E0"/>
    <w:rsid w:val="00740E1D"/>
    <w:rsid w:val="00741C22"/>
    <w:rsid w:val="0074265C"/>
    <w:rsid w:val="0074278A"/>
    <w:rsid w:val="00742A69"/>
    <w:rsid w:val="0074331D"/>
    <w:rsid w:val="00743C9D"/>
    <w:rsid w:val="00744370"/>
    <w:rsid w:val="00744929"/>
    <w:rsid w:val="007456CC"/>
    <w:rsid w:val="00745E7E"/>
    <w:rsid w:val="00745EAE"/>
    <w:rsid w:val="007464D4"/>
    <w:rsid w:val="007469BC"/>
    <w:rsid w:val="00746CB4"/>
    <w:rsid w:val="00746E8E"/>
    <w:rsid w:val="00747370"/>
    <w:rsid w:val="007505D2"/>
    <w:rsid w:val="00751162"/>
    <w:rsid w:val="00751465"/>
    <w:rsid w:val="00751A12"/>
    <w:rsid w:val="00751CD2"/>
    <w:rsid w:val="007527E5"/>
    <w:rsid w:val="00752997"/>
    <w:rsid w:val="007535B4"/>
    <w:rsid w:val="00753CBD"/>
    <w:rsid w:val="00754C81"/>
    <w:rsid w:val="00755694"/>
    <w:rsid w:val="0075581D"/>
    <w:rsid w:val="00755841"/>
    <w:rsid w:val="007560D5"/>
    <w:rsid w:val="00756171"/>
    <w:rsid w:val="00756511"/>
    <w:rsid w:val="00756530"/>
    <w:rsid w:val="0075769C"/>
    <w:rsid w:val="007577BB"/>
    <w:rsid w:val="0075785E"/>
    <w:rsid w:val="00757BD3"/>
    <w:rsid w:val="00760B3A"/>
    <w:rsid w:val="007611E0"/>
    <w:rsid w:val="0076155D"/>
    <w:rsid w:val="00761B5B"/>
    <w:rsid w:val="0076459C"/>
    <w:rsid w:val="007655E2"/>
    <w:rsid w:val="0076565F"/>
    <w:rsid w:val="00766D77"/>
    <w:rsid w:val="00767DF3"/>
    <w:rsid w:val="007709A7"/>
    <w:rsid w:val="007722C6"/>
    <w:rsid w:val="00772CF9"/>
    <w:rsid w:val="00773676"/>
    <w:rsid w:val="00774A62"/>
    <w:rsid w:val="00775B6D"/>
    <w:rsid w:val="00775D3C"/>
    <w:rsid w:val="00776CA4"/>
    <w:rsid w:val="00777057"/>
    <w:rsid w:val="00777925"/>
    <w:rsid w:val="00777B51"/>
    <w:rsid w:val="00780118"/>
    <w:rsid w:val="00780D05"/>
    <w:rsid w:val="00781441"/>
    <w:rsid w:val="00782563"/>
    <w:rsid w:val="00782B19"/>
    <w:rsid w:val="00782DF1"/>
    <w:rsid w:val="0078643E"/>
    <w:rsid w:val="007867ED"/>
    <w:rsid w:val="00786CF9"/>
    <w:rsid w:val="00786E83"/>
    <w:rsid w:val="00787416"/>
    <w:rsid w:val="0078753B"/>
    <w:rsid w:val="00787B4C"/>
    <w:rsid w:val="0079026D"/>
    <w:rsid w:val="00791B48"/>
    <w:rsid w:val="00791B4D"/>
    <w:rsid w:val="0079282D"/>
    <w:rsid w:val="0079478B"/>
    <w:rsid w:val="007947CD"/>
    <w:rsid w:val="00795FF9"/>
    <w:rsid w:val="00796EDD"/>
    <w:rsid w:val="00796FB0"/>
    <w:rsid w:val="00797243"/>
    <w:rsid w:val="007A0276"/>
    <w:rsid w:val="007A05A0"/>
    <w:rsid w:val="007A0B2F"/>
    <w:rsid w:val="007A0FEE"/>
    <w:rsid w:val="007A1565"/>
    <w:rsid w:val="007A19AB"/>
    <w:rsid w:val="007A254F"/>
    <w:rsid w:val="007A385A"/>
    <w:rsid w:val="007A3CA1"/>
    <w:rsid w:val="007A483F"/>
    <w:rsid w:val="007A4E46"/>
    <w:rsid w:val="007A5146"/>
    <w:rsid w:val="007A59D0"/>
    <w:rsid w:val="007A6016"/>
    <w:rsid w:val="007A650D"/>
    <w:rsid w:val="007A686B"/>
    <w:rsid w:val="007A69B6"/>
    <w:rsid w:val="007A7C63"/>
    <w:rsid w:val="007A7E4F"/>
    <w:rsid w:val="007B0534"/>
    <w:rsid w:val="007B0791"/>
    <w:rsid w:val="007B0EDE"/>
    <w:rsid w:val="007B21E3"/>
    <w:rsid w:val="007B245B"/>
    <w:rsid w:val="007B2795"/>
    <w:rsid w:val="007B3370"/>
    <w:rsid w:val="007B414B"/>
    <w:rsid w:val="007B438D"/>
    <w:rsid w:val="007B4539"/>
    <w:rsid w:val="007B50DA"/>
    <w:rsid w:val="007B51C0"/>
    <w:rsid w:val="007B542D"/>
    <w:rsid w:val="007B5941"/>
    <w:rsid w:val="007B5C85"/>
    <w:rsid w:val="007B6392"/>
    <w:rsid w:val="007B6618"/>
    <w:rsid w:val="007B6F97"/>
    <w:rsid w:val="007B7820"/>
    <w:rsid w:val="007B79DE"/>
    <w:rsid w:val="007B7D08"/>
    <w:rsid w:val="007C054F"/>
    <w:rsid w:val="007C090F"/>
    <w:rsid w:val="007C0D32"/>
    <w:rsid w:val="007C0FB4"/>
    <w:rsid w:val="007C18EC"/>
    <w:rsid w:val="007C1ADF"/>
    <w:rsid w:val="007C4179"/>
    <w:rsid w:val="007C482D"/>
    <w:rsid w:val="007C5E74"/>
    <w:rsid w:val="007C6EF9"/>
    <w:rsid w:val="007C7CEE"/>
    <w:rsid w:val="007D0704"/>
    <w:rsid w:val="007D07B8"/>
    <w:rsid w:val="007D09F4"/>
    <w:rsid w:val="007D1941"/>
    <w:rsid w:val="007D23F3"/>
    <w:rsid w:val="007D2C28"/>
    <w:rsid w:val="007D33E1"/>
    <w:rsid w:val="007D40EB"/>
    <w:rsid w:val="007D4491"/>
    <w:rsid w:val="007D508C"/>
    <w:rsid w:val="007D6B3E"/>
    <w:rsid w:val="007E0978"/>
    <w:rsid w:val="007E0D34"/>
    <w:rsid w:val="007E1B52"/>
    <w:rsid w:val="007E2A42"/>
    <w:rsid w:val="007E3A99"/>
    <w:rsid w:val="007E46FD"/>
    <w:rsid w:val="007E48B0"/>
    <w:rsid w:val="007E4D18"/>
    <w:rsid w:val="007E4DB1"/>
    <w:rsid w:val="007E50CE"/>
    <w:rsid w:val="007E66AC"/>
    <w:rsid w:val="007E6B85"/>
    <w:rsid w:val="007F00C4"/>
    <w:rsid w:val="007F057E"/>
    <w:rsid w:val="007F08E5"/>
    <w:rsid w:val="007F139E"/>
    <w:rsid w:val="007F3193"/>
    <w:rsid w:val="007F352D"/>
    <w:rsid w:val="007F3D45"/>
    <w:rsid w:val="007F5093"/>
    <w:rsid w:val="007F5ABB"/>
    <w:rsid w:val="007F5B79"/>
    <w:rsid w:val="007F6A74"/>
    <w:rsid w:val="007F6D17"/>
    <w:rsid w:val="007F6E40"/>
    <w:rsid w:val="00800195"/>
    <w:rsid w:val="00800964"/>
    <w:rsid w:val="0080097A"/>
    <w:rsid w:val="00800AE5"/>
    <w:rsid w:val="00800B85"/>
    <w:rsid w:val="00801318"/>
    <w:rsid w:val="00801592"/>
    <w:rsid w:val="00801F62"/>
    <w:rsid w:val="0080264D"/>
    <w:rsid w:val="008028F9"/>
    <w:rsid w:val="008035C0"/>
    <w:rsid w:val="008037C9"/>
    <w:rsid w:val="008057C5"/>
    <w:rsid w:val="00806430"/>
    <w:rsid w:val="00807549"/>
    <w:rsid w:val="00807C65"/>
    <w:rsid w:val="00810177"/>
    <w:rsid w:val="008102D7"/>
    <w:rsid w:val="00810D0C"/>
    <w:rsid w:val="0081107A"/>
    <w:rsid w:val="0081135C"/>
    <w:rsid w:val="00811588"/>
    <w:rsid w:val="008122C6"/>
    <w:rsid w:val="00812765"/>
    <w:rsid w:val="008159CF"/>
    <w:rsid w:val="00815E97"/>
    <w:rsid w:val="0081646C"/>
    <w:rsid w:val="00816690"/>
    <w:rsid w:val="008178A6"/>
    <w:rsid w:val="008178B3"/>
    <w:rsid w:val="00820C9A"/>
    <w:rsid w:val="00821257"/>
    <w:rsid w:val="008239AC"/>
    <w:rsid w:val="00823CA8"/>
    <w:rsid w:val="00823D9F"/>
    <w:rsid w:val="00824FFD"/>
    <w:rsid w:val="0082544B"/>
    <w:rsid w:val="0082578D"/>
    <w:rsid w:val="008259CA"/>
    <w:rsid w:val="00825D1A"/>
    <w:rsid w:val="00825DD1"/>
    <w:rsid w:val="00827CC4"/>
    <w:rsid w:val="008301EA"/>
    <w:rsid w:val="00831D49"/>
    <w:rsid w:val="008320AB"/>
    <w:rsid w:val="00833143"/>
    <w:rsid w:val="00833ACF"/>
    <w:rsid w:val="00833C6A"/>
    <w:rsid w:val="00834913"/>
    <w:rsid w:val="0083588C"/>
    <w:rsid w:val="008358D6"/>
    <w:rsid w:val="008358F8"/>
    <w:rsid w:val="00835BCB"/>
    <w:rsid w:val="00835BF5"/>
    <w:rsid w:val="00836372"/>
    <w:rsid w:val="00836E60"/>
    <w:rsid w:val="0083705C"/>
    <w:rsid w:val="00837096"/>
    <w:rsid w:val="00837E50"/>
    <w:rsid w:val="00840ABC"/>
    <w:rsid w:val="00841124"/>
    <w:rsid w:val="00841898"/>
    <w:rsid w:val="0084193E"/>
    <w:rsid w:val="00841C46"/>
    <w:rsid w:val="00841C70"/>
    <w:rsid w:val="00841D02"/>
    <w:rsid w:val="00841E9A"/>
    <w:rsid w:val="00843525"/>
    <w:rsid w:val="00843B1E"/>
    <w:rsid w:val="00843D05"/>
    <w:rsid w:val="00843F25"/>
    <w:rsid w:val="0084444A"/>
    <w:rsid w:val="0084476E"/>
    <w:rsid w:val="008448EF"/>
    <w:rsid w:val="00844956"/>
    <w:rsid w:val="0084592E"/>
    <w:rsid w:val="00845D79"/>
    <w:rsid w:val="0084652E"/>
    <w:rsid w:val="00846A6C"/>
    <w:rsid w:val="00846DDF"/>
    <w:rsid w:val="00846E67"/>
    <w:rsid w:val="00847427"/>
    <w:rsid w:val="008474D6"/>
    <w:rsid w:val="008479C1"/>
    <w:rsid w:val="00847A29"/>
    <w:rsid w:val="008500CD"/>
    <w:rsid w:val="00850BAC"/>
    <w:rsid w:val="008513E5"/>
    <w:rsid w:val="008517FA"/>
    <w:rsid w:val="00852195"/>
    <w:rsid w:val="00853154"/>
    <w:rsid w:val="008534CF"/>
    <w:rsid w:val="00854705"/>
    <w:rsid w:val="008554B0"/>
    <w:rsid w:val="0085570A"/>
    <w:rsid w:val="0085577F"/>
    <w:rsid w:val="00855A2F"/>
    <w:rsid w:val="00856271"/>
    <w:rsid w:val="00856813"/>
    <w:rsid w:val="008569DD"/>
    <w:rsid w:val="00857138"/>
    <w:rsid w:val="00857251"/>
    <w:rsid w:val="0085765B"/>
    <w:rsid w:val="00857749"/>
    <w:rsid w:val="00857B92"/>
    <w:rsid w:val="00857CFE"/>
    <w:rsid w:val="00860D9F"/>
    <w:rsid w:val="008613D2"/>
    <w:rsid w:val="00861F82"/>
    <w:rsid w:val="00862552"/>
    <w:rsid w:val="00862ABB"/>
    <w:rsid w:val="0086323E"/>
    <w:rsid w:val="00863342"/>
    <w:rsid w:val="00863361"/>
    <w:rsid w:val="0086349C"/>
    <w:rsid w:val="0086352C"/>
    <w:rsid w:val="00863947"/>
    <w:rsid w:val="00863FAF"/>
    <w:rsid w:val="0086426B"/>
    <w:rsid w:val="00864CE0"/>
    <w:rsid w:val="00866458"/>
    <w:rsid w:val="008665E3"/>
    <w:rsid w:val="008673B3"/>
    <w:rsid w:val="008676EE"/>
    <w:rsid w:val="00867C06"/>
    <w:rsid w:val="00872005"/>
    <w:rsid w:val="008721A9"/>
    <w:rsid w:val="00872D87"/>
    <w:rsid w:val="00872E66"/>
    <w:rsid w:val="008736A2"/>
    <w:rsid w:val="008744F4"/>
    <w:rsid w:val="00874A4F"/>
    <w:rsid w:val="0087539D"/>
    <w:rsid w:val="0087606E"/>
    <w:rsid w:val="008762E9"/>
    <w:rsid w:val="008765FA"/>
    <w:rsid w:val="00876A8F"/>
    <w:rsid w:val="00876E00"/>
    <w:rsid w:val="00876E13"/>
    <w:rsid w:val="00876E2C"/>
    <w:rsid w:val="0087785D"/>
    <w:rsid w:val="00877EAF"/>
    <w:rsid w:val="00881059"/>
    <w:rsid w:val="00883782"/>
    <w:rsid w:val="00883961"/>
    <w:rsid w:val="00884AA6"/>
    <w:rsid w:val="00884C8B"/>
    <w:rsid w:val="008858AC"/>
    <w:rsid w:val="00885C41"/>
    <w:rsid w:val="00885D2A"/>
    <w:rsid w:val="00886130"/>
    <w:rsid w:val="00886192"/>
    <w:rsid w:val="008862DE"/>
    <w:rsid w:val="0088661A"/>
    <w:rsid w:val="00886954"/>
    <w:rsid w:val="00887551"/>
    <w:rsid w:val="008903FD"/>
    <w:rsid w:val="00890933"/>
    <w:rsid w:val="00890F86"/>
    <w:rsid w:val="008913C4"/>
    <w:rsid w:val="00891A13"/>
    <w:rsid w:val="00891E60"/>
    <w:rsid w:val="008920A1"/>
    <w:rsid w:val="008923AE"/>
    <w:rsid w:val="00892AE2"/>
    <w:rsid w:val="00892AFC"/>
    <w:rsid w:val="00892BCF"/>
    <w:rsid w:val="008931C9"/>
    <w:rsid w:val="00894F14"/>
    <w:rsid w:val="008956D1"/>
    <w:rsid w:val="00895764"/>
    <w:rsid w:val="00895ADF"/>
    <w:rsid w:val="00895E5E"/>
    <w:rsid w:val="0089620F"/>
    <w:rsid w:val="00896467"/>
    <w:rsid w:val="008964AB"/>
    <w:rsid w:val="008964BB"/>
    <w:rsid w:val="00896855"/>
    <w:rsid w:val="00896D90"/>
    <w:rsid w:val="00896F21"/>
    <w:rsid w:val="00896FE3"/>
    <w:rsid w:val="0089782C"/>
    <w:rsid w:val="008978AD"/>
    <w:rsid w:val="008979E4"/>
    <w:rsid w:val="00897B3E"/>
    <w:rsid w:val="00897D7A"/>
    <w:rsid w:val="008A1DED"/>
    <w:rsid w:val="008A2251"/>
    <w:rsid w:val="008A22B6"/>
    <w:rsid w:val="008A2C5F"/>
    <w:rsid w:val="008A3317"/>
    <w:rsid w:val="008A370E"/>
    <w:rsid w:val="008A42C8"/>
    <w:rsid w:val="008A4FA3"/>
    <w:rsid w:val="008A5B0A"/>
    <w:rsid w:val="008A5C4A"/>
    <w:rsid w:val="008A607E"/>
    <w:rsid w:val="008A6404"/>
    <w:rsid w:val="008A6CDD"/>
    <w:rsid w:val="008A6DB9"/>
    <w:rsid w:val="008A6DDF"/>
    <w:rsid w:val="008A7275"/>
    <w:rsid w:val="008B0C87"/>
    <w:rsid w:val="008B12E9"/>
    <w:rsid w:val="008B1F96"/>
    <w:rsid w:val="008B2014"/>
    <w:rsid w:val="008B268B"/>
    <w:rsid w:val="008B2B58"/>
    <w:rsid w:val="008B30EC"/>
    <w:rsid w:val="008B4A76"/>
    <w:rsid w:val="008B52F5"/>
    <w:rsid w:val="008B5D3A"/>
    <w:rsid w:val="008B643E"/>
    <w:rsid w:val="008B6D40"/>
    <w:rsid w:val="008B6DC7"/>
    <w:rsid w:val="008B6DFF"/>
    <w:rsid w:val="008B76C5"/>
    <w:rsid w:val="008B7C5D"/>
    <w:rsid w:val="008B7D70"/>
    <w:rsid w:val="008C1303"/>
    <w:rsid w:val="008C13CE"/>
    <w:rsid w:val="008C1BB4"/>
    <w:rsid w:val="008C2FCC"/>
    <w:rsid w:val="008C3F21"/>
    <w:rsid w:val="008C418A"/>
    <w:rsid w:val="008C4881"/>
    <w:rsid w:val="008C4CEF"/>
    <w:rsid w:val="008C514A"/>
    <w:rsid w:val="008C5820"/>
    <w:rsid w:val="008C6CC6"/>
    <w:rsid w:val="008C7C6B"/>
    <w:rsid w:val="008C7D12"/>
    <w:rsid w:val="008D04D4"/>
    <w:rsid w:val="008D15E2"/>
    <w:rsid w:val="008D1CAD"/>
    <w:rsid w:val="008D21D5"/>
    <w:rsid w:val="008D2737"/>
    <w:rsid w:val="008D2F2B"/>
    <w:rsid w:val="008D2F2D"/>
    <w:rsid w:val="008D3541"/>
    <w:rsid w:val="008D3718"/>
    <w:rsid w:val="008D4024"/>
    <w:rsid w:val="008D5007"/>
    <w:rsid w:val="008D6C0D"/>
    <w:rsid w:val="008D7251"/>
    <w:rsid w:val="008E05A4"/>
    <w:rsid w:val="008E0812"/>
    <w:rsid w:val="008E09CF"/>
    <w:rsid w:val="008E19AA"/>
    <w:rsid w:val="008E2139"/>
    <w:rsid w:val="008E2563"/>
    <w:rsid w:val="008E2F73"/>
    <w:rsid w:val="008E31FC"/>
    <w:rsid w:val="008E358F"/>
    <w:rsid w:val="008E35E9"/>
    <w:rsid w:val="008E4207"/>
    <w:rsid w:val="008E4371"/>
    <w:rsid w:val="008E4B29"/>
    <w:rsid w:val="008E5EF0"/>
    <w:rsid w:val="008E5F90"/>
    <w:rsid w:val="008E6229"/>
    <w:rsid w:val="008F0B21"/>
    <w:rsid w:val="008F1541"/>
    <w:rsid w:val="008F23A1"/>
    <w:rsid w:val="008F24CD"/>
    <w:rsid w:val="008F2D6A"/>
    <w:rsid w:val="008F2EBA"/>
    <w:rsid w:val="008F3336"/>
    <w:rsid w:val="008F3B2F"/>
    <w:rsid w:val="008F4CC7"/>
    <w:rsid w:val="008F505E"/>
    <w:rsid w:val="008F543A"/>
    <w:rsid w:val="008F6DE6"/>
    <w:rsid w:val="008F700B"/>
    <w:rsid w:val="008F7060"/>
    <w:rsid w:val="008F720D"/>
    <w:rsid w:val="009001E7"/>
    <w:rsid w:val="009002E0"/>
    <w:rsid w:val="00900654"/>
    <w:rsid w:val="00900D32"/>
    <w:rsid w:val="00900F2C"/>
    <w:rsid w:val="00901C39"/>
    <w:rsid w:val="00901C90"/>
    <w:rsid w:val="00902404"/>
    <w:rsid w:val="00904075"/>
    <w:rsid w:val="009043FE"/>
    <w:rsid w:val="00906207"/>
    <w:rsid w:val="009102D3"/>
    <w:rsid w:val="009105C2"/>
    <w:rsid w:val="00910BBF"/>
    <w:rsid w:val="00910CFB"/>
    <w:rsid w:val="009112FB"/>
    <w:rsid w:val="00911411"/>
    <w:rsid w:val="00911614"/>
    <w:rsid w:val="0091192F"/>
    <w:rsid w:val="009121F7"/>
    <w:rsid w:val="00912530"/>
    <w:rsid w:val="009131B3"/>
    <w:rsid w:val="00913B55"/>
    <w:rsid w:val="00913C27"/>
    <w:rsid w:val="00913E58"/>
    <w:rsid w:val="00914C18"/>
    <w:rsid w:val="00914D9A"/>
    <w:rsid w:val="00914DB0"/>
    <w:rsid w:val="00914EBF"/>
    <w:rsid w:val="00914FBD"/>
    <w:rsid w:val="00915AAF"/>
    <w:rsid w:val="009163E9"/>
    <w:rsid w:val="00916753"/>
    <w:rsid w:val="00916D76"/>
    <w:rsid w:val="009171FB"/>
    <w:rsid w:val="009174C2"/>
    <w:rsid w:val="00917921"/>
    <w:rsid w:val="00920CF0"/>
    <w:rsid w:val="00920D2D"/>
    <w:rsid w:val="009211FF"/>
    <w:rsid w:val="0092131C"/>
    <w:rsid w:val="009214BA"/>
    <w:rsid w:val="009217AF"/>
    <w:rsid w:val="009221D6"/>
    <w:rsid w:val="009222D5"/>
    <w:rsid w:val="00922384"/>
    <w:rsid w:val="009228CD"/>
    <w:rsid w:val="00922AC8"/>
    <w:rsid w:val="00922B81"/>
    <w:rsid w:val="00922FF5"/>
    <w:rsid w:val="009230CF"/>
    <w:rsid w:val="00923861"/>
    <w:rsid w:val="009239C0"/>
    <w:rsid w:val="00923D6E"/>
    <w:rsid w:val="0092662B"/>
    <w:rsid w:val="00926B3E"/>
    <w:rsid w:val="00927297"/>
    <w:rsid w:val="0092732B"/>
    <w:rsid w:val="0093065A"/>
    <w:rsid w:val="00930FFC"/>
    <w:rsid w:val="0093112C"/>
    <w:rsid w:val="0093132C"/>
    <w:rsid w:val="00931DA2"/>
    <w:rsid w:val="0093336B"/>
    <w:rsid w:val="009339BC"/>
    <w:rsid w:val="00933DE6"/>
    <w:rsid w:val="00934883"/>
    <w:rsid w:val="00934A5C"/>
    <w:rsid w:val="00934C98"/>
    <w:rsid w:val="009350C2"/>
    <w:rsid w:val="009355CE"/>
    <w:rsid w:val="009358BE"/>
    <w:rsid w:val="00936AD0"/>
    <w:rsid w:val="00940114"/>
    <w:rsid w:val="00940298"/>
    <w:rsid w:val="00940548"/>
    <w:rsid w:val="00940BA7"/>
    <w:rsid w:val="00940D56"/>
    <w:rsid w:val="00940E03"/>
    <w:rsid w:val="009414E9"/>
    <w:rsid w:val="00941FF5"/>
    <w:rsid w:val="00943123"/>
    <w:rsid w:val="00943BFC"/>
    <w:rsid w:val="00943C6A"/>
    <w:rsid w:val="009446BB"/>
    <w:rsid w:val="009448B5"/>
    <w:rsid w:val="00945381"/>
    <w:rsid w:val="00946B39"/>
    <w:rsid w:val="0095012A"/>
    <w:rsid w:val="00951597"/>
    <w:rsid w:val="0095164B"/>
    <w:rsid w:val="00951D95"/>
    <w:rsid w:val="009522DD"/>
    <w:rsid w:val="009522E6"/>
    <w:rsid w:val="00952593"/>
    <w:rsid w:val="00952BDE"/>
    <w:rsid w:val="00953018"/>
    <w:rsid w:val="00953BC6"/>
    <w:rsid w:val="00953CC3"/>
    <w:rsid w:val="009548D2"/>
    <w:rsid w:val="00955033"/>
    <w:rsid w:val="009551C5"/>
    <w:rsid w:val="0095564E"/>
    <w:rsid w:val="0095583D"/>
    <w:rsid w:val="00956649"/>
    <w:rsid w:val="00956AD8"/>
    <w:rsid w:val="0095754A"/>
    <w:rsid w:val="00957DE6"/>
    <w:rsid w:val="009604FB"/>
    <w:rsid w:val="00960585"/>
    <w:rsid w:val="00961591"/>
    <w:rsid w:val="00961BCB"/>
    <w:rsid w:val="00961C55"/>
    <w:rsid w:val="00961F74"/>
    <w:rsid w:val="00962120"/>
    <w:rsid w:val="009629C1"/>
    <w:rsid w:val="00963550"/>
    <w:rsid w:val="00964322"/>
    <w:rsid w:val="009644CD"/>
    <w:rsid w:val="009644D2"/>
    <w:rsid w:val="00964ACB"/>
    <w:rsid w:val="00966B7B"/>
    <w:rsid w:val="00966E5E"/>
    <w:rsid w:val="00966EFA"/>
    <w:rsid w:val="00967591"/>
    <w:rsid w:val="009675E4"/>
    <w:rsid w:val="00967D9F"/>
    <w:rsid w:val="009700FE"/>
    <w:rsid w:val="00970E59"/>
    <w:rsid w:val="00971274"/>
    <w:rsid w:val="00971ADD"/>
    <w:rsid w:val="00971B2E"/>
    <w:rsid w:val="00971F01"/>
    <w:rsid w:val="00971F0E"/>
    <w:rsid w:val="009735B7"/>
    <w:rsid w:val="00974723"/>
    <w:rsid w:val="00975AA5"/>
    <w:rsid w:val="009768B2"/>
    <w:rsid w:val="00976ED0"/>
    <w:rsid w:val="00977618"/>
    <w:rsid w:val="009801F4"/>
    <w:rsid w:val="009816FF"/>
    <w:rsid w:val="00981EBA"/>
    <w:rsid w:val="00982CFC"/>
    <w:rsid w:val="0098333A"/>
    <w:rsid w:val="00983636"/>
    <w:rsid w:val="00983719"/>
    <w:rsid w:val="00983C76"/>
    <w:rsid w:val="00983EBE"/>
    <w:rsid w:val="0098473D"/>
    <w:rsid w:val="00985328"/>
    <w:rsid w:val="00986557"/>
    <w:rsid w:val="0098680D"/>
    <w:rsid w:val="0098710E"/>
    <w:rsid w:val="00987281"/>
    <w:rsid w:val="0098787F"/>
    <w:rsid w:val="00991958"/>
    <w:rsid w:val="009927C6"/>
    <w:rsid w:val="0099285E"/>
    <w:rsid w:val="00992DD1"/>
    <w:rsid w:val="00992DDF"/>
    <w:rsid w:val="00993EA8"/>
    <w:rsid w:val="00994448"/>
    <w:rsid w:val="0099490E"/>
    <w:rsid w:val="00994E23"/>
    <w:rsid w:val="0099577E"/>
    <w:rsid w:val="0099610F"/>
    <w:rsid w:val="009A013B"/>
    <w:rsid w:val="009A0522"/>
    <w:rsid w:val="009A19CB"/>
    <w:rsid w:val="009A1DB0"/>
    <w:rsid w:val="009A2D08"/>
    <w:rsid w:val="009A2DC6"/>
    <w:rsid w:val="009A344C"/>
    <w:rsid w:val="009A367C"/>
    <w:rsid w:val="009A396C"/>
    <w:rsid w:val="009A4FEF"/>
    <w:rsid w:val="009A5D8B"/>
    <w:rsid w:val="009A696D"/>
    <w:rsid w:val="009A72FF"/>
    <w:rsid w:val="009A7516"/>
    <w:rsid w:val="009A7A5A"/>
    <w:rsid w:val="009A7C6F"/>
    <w:rsid w:val="009A7DA5"/>
    <w:rsid w:val="009B0401"/>
    <w:rsid w:val="009B0C97"/>
    <w:rsid w:val="009B1019"/>
    <w:rsid w:val="009B1738"/>
    <w:rsid w:val="009B17CE"/>
    <w:rsid w:val="009B1BDD"/>
    <w:rsid w:val="009B2160"/>
    <w:rsid w:val="009B23E9"/>
    <w:rsid w:val="009B2A39"/>
    <w:rsid w:val="009B2B96"/>
    <w:rsid w:val="009B3607"/>
    <w:rsid w:val="009B49F9"/>
    <w:rsid w:val="009B56EE"/>
    <w:rsid w:val="009B5B5F"/>
    <w:rsid w:val="009B5D28"/>
    <w:rsid w:val="009B5F57"/>
    <w:rsid w:val="009B63F9"/>
    <w:rsid w:val="009B6C7F"/>
    <w:rsid w:val="009B72BF"/>
    <w:rsid w:val="009B773E"/>
    <w:rsid w:val="009B7A8C"/>
    <w:rsid w:val="009B7FFB"/>
    <w:rsid w:val="009C1095"/>
    <w:rsid w:val="009C1771"/>
    <w:rsid w:val="009C1C9A"/>
    <w:rsid w:val="009C1EAB"/>
    <w:rsid w:val="009C1ED6"/>
    <w:rsid w:val="009C26F0"/>
    <w:rsid w:val="009C27CA"/>
    <w:rsid w:val="009C3B9B"/>
    <w:rsid w:val="009C4C1C"/>
    <w:rsid w:val="009C4D89"/>
    <w:rsid w:val="009C5305"/>
    <w:rsid w:val="009C568F"/>
    <w:rsid w:val="009C6339"/>
    <w:rsid w:val="009C69A3"/>
    <w:rsid w:val="009C725C"/>
    <w:rsid w:val="009C7347"/>
    <w:rsid w:val="009C7DCB"/>
    <w:rsid w:val="009D1C23"/>
    <w:rsid w:val="009D30EE"/>
    <w:rsid w:val="009D31F7"/>
    <w:rsid w:val="009D4B59"/>
    <w:rsid w:val="009D50E5"/>
    <w:rsid w:val="009D5F9B"/>
    <w:rsid w:val="009D6027"/>
    <w:rsid w:val="009D743B"/>
    <w:rsid w:val="009D745C"/>
    <w:rsid w:val="009E063B"/>
    <w:rsid w:val="009E06F4"/>
    <w:rsid w:val="009E17F3"/>
    <w:rsid w:val="009E1B3F"/>
    <w:rsid w:val="009E1C6D"/>
    <w:rsid w:val="009E2175"/>
    <w:rsid w:val="009E28D5"/>
    <w:rsid w:val="009E2DEB"/>
    <w:rsid w:val="009E2E4A"/>
    <w:rsid w:val="009E3401"/>
    <w:rsid w:val="009E3C8A"/>
    <w:rsid w:val="009E46B8"/>
    <w:rsid w:val="009E4CF3"/>
    <w:rsid w:val="009E56B5"/>
    <w:rsid w:val="009E5AA7"/>
    <w:rsid w:val="009F0039"/>
    <w:rsid w:val="009F0AB2"/>
    <w:rsid w:val="009F0B8F"/>
    <w:rsid w:val="009F11BE"/>
    <w:rsid w:val="009F1F6E"/>
    <w:rsid w:val="009F2150"/>
    <w:rsid w:val="009F2E87"/>
    <w:rsid w:val="009F2E98"/>
    <w:rsid w:val="009F355D"/>
    <w:rsid w:val="009F3B58"/>
    <w:rsid w:val="009F4049"/>
    <w:rsid w:val="009F4B3E"/>
    <w:rsid w:val="009F5106"/>
    <w:rsid w:val="009F5782"/>
    <w:rsid w:val="009F57BF"/>
    <w:rsid w:val="009F5DB0"/>
    <w:rsid w:val="009F6787"/>
    <w:rsid w:val="009F7B42"/>
    <w:rsid w:val="009F7CAF"/>
    <w:rsid w:val="00A009AF"/>
    <w:rsid w:val="00A010C8"/>
    <w:rsid w:val="00A01A13"/>
    <w:rsid w:val="00A0221A"/>
    <w:rsid w:val="00A02648"/>
    <w:rsid w:val="00A02E6D"/>
    <w:rsid w:val="00A02F07"/>
    <w:rsid w:val="00A031CA"/>
    <w:rsid w:val="00A0402F"/>
    <w:rsid w:val="00A04E73"/>
    <w:rsid w:val="00A0741B"/>
    <w:rsid w:val="00A07517"/>
    <w:rsid w:val="00A07A0E"/>
    <w:rsid w:val="00A07B7E"/>
    <w:rsid w:val="00A104B6"/>
    <w:rsid w:val="00A1074A"/>
    <w:rsid w:val="00A109DB"/>
    <w:rsid w:val="00A11000"/>
    <w:rsid w:val="00A110D4"/>
    <w:rsid w:val="00A11BD5"/>
    <w:rsid w:val="00A11FC7"/>
    <w:rsid w:val="00A12102"/>
    <w:rsid w:val="00A125AF"/>
    <w:rsid w:val="00A12670"/>
    <w:rsid w:val="00A12678"/>
    <w:rsid w:val="00A12C8F"/>
    <w:rsid w:val="00A13AA7"/>
    <w:rsid w:val="00A15168"/>
    <w:rsid w:val="00A15894"/>
    <w:rsid w:val="00A15B45"/>
    <w:rsid w:val="00A15D83"/>
    <w:rsid w:val="00A16313"/>
    <w:rsid w:val="00A171DD"/>
    <w:rsid w:val="00A17639"/>
    <w:rsid w:val="00A17CEF"/>
    <w:rsid w:val="00A17D71"/>
    <w:rsid w:val="00A17F92"/>
    <w:rsid w:val="00A17FEC"/>
    <w:rsid w:val="00A200F5"/>
    <w:rsid w:val="00A20714"/>
    <w:rsid w:val="00A20AF9"/>
    <w:rsid w:val="00A20CC8"/>
    <w:rsid w:val="00A21061"/>
    <w:rsid w:val="00A2148A"/>
    <w:rsid w:val="00A220D7"/>
    <w:rsid w:val="00A22CB7"/>
    <w:rsid w:val="00A22D39"/>
    <w:rsid w:val="00A22D40"/>
    <w:rsid w:val="00A2369C"/>
    <w:rsid w:val="00A23707"/>
    <w:rsid w:val="00A23810"/>
    <w:rsid w:val="00A24AB6"/>
    <w:rsid w:val="00A25776"/>
    <w:rsid w:val="00A25D86"/>
    <w:rsid w:val="00A25DE3"/>
    <w:rsid w:val="00A27EE6"/>
    <w:rsid w:val="00A305DC"/>
    <w:rsid w:val="00A30E1D"/>
    <w:rsid w:val="00A30E23"/>
    <w:rsid w:val="00A318DB"/>
    <w:rsid w:val="00A322B1"/>
    <w:rsid w:val="00A3278C"/>
    <w:rsid w:val="00A32B1B"/>
    <w:rsid w:val="00A32B7F"/>
    <w:rsid w:val="00A33079"/>
    <w:rsid w:val="00A330A6"/>
    <w:rsid w:val="00A33E50"/>
    <w:rsid w:val="00A34887"/>
    <w:rsid w:val="00A35B9B"/>
    <w:rsid w:val="00A35CEF"/>
    <w:rsid w:val="00A35E09"/>
    <w:rsid w:val="00A365B0"/>
    <w:rsid w:val="00A374E7"/>
    <w:rsid w:val="00A417A9"/>
    <w:rsid w:val="00A41BA0"/>
    <w:rsid w:val="00A41E83"/>
    <w:rsid w:val="00A42165"/>
    <w:rsid w:val="00A42CCB"/>
    <w:rsid w:val="00A4374E"/>
    <w:rsid w:val="00A43A67"/>
    <w:rsid w:val="00A43A6C"/>
    <w:rsid w:val="00A4468E"/>
    <w:rsid w:val="00A457F7"/>
    <w:rsid w:val="00A46528"/>
    <w:rsid w:val="00A4714A"/>
    <w:rsid w:val="00A50425"/>
    <w:rsid w:val="00A508EA"/>
    <w:rsid w:val="00A50BE2"/>
    <w:rsid w:val="00A51BCF"/>
    <w:rsid w:val="00A51E86"/>
    <w:rsid w:val="00A51F32"/>
    <w:rsid w:val="00A522F7"/>
    <w:rsid w:val="00A5332C"/>
    <w:rsid w:val="00A537B5"/>
    <w:rsid w:val="00A53C71"/>
    <w:rsid w:val="00A53FA6"/>
    <w:rsid w:val="00A5425F"/>
    <w:rsid w:val="00A546E6"/>
    <w:rsid w:val="00A55DD1"/>
    <w:rsid w:val="00A562AF"/>
    <w:rsid w:val="00A562DF"/>
    <w:rsid w:val="00A563BE"/>
    <w:rsid w:val="00A56628"/>
    <w:rsid w:val="00A567C7"/>
    <w:rsid w:val="00A6060D"/>
    <w:rsid w:val="00A607F1"/>
    <w:rsid w:val="00A6118D"/>
    <w:rsid w:val="00A62625"/>
    <w:rsid w:val="00A62787"/>
    <w:rsid w:val="00A629B2"/>
    <w:rsid w:val="00A62C8B"/>
    <w:rsid w:val="00A6357F"/>
    <w:rsid w:val="00A63E8D"/>
    <w:rsid w:val="00A6446E"/>
    <w:rsid w:val="00A65577"/>
    <w:rsid w:val="00A656EC"/>
    <w:rsid w:val="00A65CC5"/>
    <w:rsid w:val="00A65D5A"/>
    <w:rsid w:val="00A66BEF"/>
    <w:rsid w:val="00A66D39"/>
    <w:rsid w:val="00A66DA9"/>
    <w:rsid w:val="00A671DE"/>
    <w:rsid w:val="00A7014F"/>
    <w:rsid w:val="00A7052E"/>
    <w:rsid w:val="00A70BAB"/>
    <w:rsid w:val="00A71AE8"/>
    <w:rsid w:val="00A7206F"/>
    <w:rsid w:val="00A7242F"/>
    <w:rsid w:val="00A7247B"/>
    <w:rsid w:val="00A734D2"/>
    <w:rsid w:val="00A7354D"/>
    <w:rsid w:val="00A7369B"/>
    <w:rsid w:val="00A73FD8"/>
    <w:rsid w:val="00A752AE"/>
    <w:rsid w:val="00A761C5"/>
    <w:rsid w:val="00A763A7"/>
    <w:rsid w:val="00A764E5"/>
    <w:rsid w:val="00A76712"/>
    <w:rsid w:val="00A7705F"/>
    <w:rsid w:val="00A8008F"/>
    <w:rsid w:val="00A80213"/>
    <w:rsid w:val="00A8027B"/>
    <w:rsid w:val="00A804EE"/>
    <w:rsid w:val="00A809AE"/>
    <w:rsid w:val="00A80A26"/>
    <w:rsid w:val="00A810F6"/>
    <w:rsid w:val="00A811B2"/>
    <w:rsid w:val="00A819BE"/>
    <w:rsid w:val="00A81BCF"/>
    <w:rsid w:val="00A82B3C"/>
    <w:rsid w:val="00A83227"/>
    <w:rsid w:val="00A84107"/>
    <w:rsid w:val="00A84CF3"/>
    <w:rsid w:val="00A864F9"/>
    <w:rsid w:val="00A879D1"/>
    <w:rsid w:val="00A87E0F"/>
    <w:rsid w:val="00A901CB"/>
    <w:rsid w:val="00A90E99"/>
    <w:rsid w:val="00A91038"/>
    <w:rsid w:val="00A91CA2"/>
    <w:rsid w:val="00A92401"/>
    <w:rsid w:val="00A92467"/>
    <w:rsid w:val="00A93FDF"/>
    <w:rsid w:val="00A9463A"/>
    <w:rsid w:val="00A94874"/>
    <w:rsid w:val="00A9507D"/>
    <w:rsid w:val="00A953CC"/>
    <w:rsid w:val="00A956DD"/>
    <w:rsid w:val="00A958C8"/>
    <w:rsid w:val="00A96945"/>
    <w:rsid w:val="00AA0197"/>
    <w:rsid w:val="00AA110C"/>
    <w:rsid w:val="00AA1265"/>
    <w:rsid w:val="00AA17EF"/>
    <w:rsid w:val="00AA19E0"/>
    <w:rsid w:val="00AA19E1"/>
    <w:rsid w:val="00AA2DF0"/>
    <w:rsid w:val="00AA3447"/>
    <w:rsid w:val="00AA3B0E"/>
    <w:rsid w:val="00AA3CA1"/>
    <w:rsid w:val="00AA3CFC"/>
    <w:rsid w:val="00AA4151"/>
    <w:rsid w:val="00AA4290"/>
    <w:rsid w:val="00AA43EB"/>
    <w:rsid w:val="00AA4C92"/>
    <w:rsid w:val="00AA517F"/>
    <w:rsid w:val="00AA6BE2"/>
    <w:rsid w:val="00AA6F24"/>
    <w:rsid w:val="00AA7DE6"/>
    <w:rsid w:val="00AB0D2F"/>
    <w:rsid w:val="00AB103A"/>
    <w:rsid w:val="00AB140D"/>
    <w:rsid w:val="00AB180F"/>
    <w:rsid w:val="00AB1815"/>
    <w:rsid w:val="00AB29BF"/>
    <w:rsid w:val="00AB3498"/>
    <w:rsid w:val="00AB47C4"/>
    <w:rsid w:val="00AB534E"/>
    <w:rsid w:val="00AB5A63"/>
    <w:rsid w:val="00AB6043"/>
    <w:rsid w:val="00AB6871"/>
    <w:rsid w:val="00AB70D2"/>
    <w:rsid w:val="00AB7A7C"/>
    <w:rsid w:val="00AB7FA9"/>
    <w:rsid w:val="00AC011B"/>
    <w:rsid w:val="00AC089F"/>
    <w:rsid w:val="00AC1497"/>
    <w:rsid w:val="00AC227F"/>
    <w:rsid w:val="00AC2346"/>
    <w:rsid w:val="00AC33CF"/>
    <w:rsid w:val="00AC367D"/>
    <w:rsid w:val="00AC3BF9"/>
    <w:rsid w:val="00AC44E1"/>
    <w:rsid w:val="00AC5726"/>
    <w:rsid w:val="00AC5995"/>
    <w:rsid w:val="00AC63F9"/>
    <w:rsid w:val="00AC6C2A"/>
    <w:rsid w:val="00AC76D2"/>
    <w:rsid w:val="00AC7E19"/>
    <w:rsid w:val="00AD0079"/>
    <w:rsid w:val="00AD0386"/>
    <w:rsid w:val="00AD05E2"/>
    <w:rsid w:val="00AD0FFD"/>
    <w:rsid w:val="00AD1C4D"/>
    <w:rsid w:val="00AD2365"/>
    <w:rsid w:val="00AD2A7D"/>
    <w:rsid w:val="00AD2D38"/>
    <w:rsid w:val="00AD30F6"/>
    <w:rsid w:val="00AD36C7"/>
    <w:rsid w:val="00AD3ADC"/>
    <w:rsid w:val="00AD4062"/>
    <w:rsid w:val="00AD4874"/>
    <w:rsid w:val="00AD60E2"/>
    <w:rsid w:val="00AD6828"/>
    <w:rsid w:val="00AD6ACF"/>
    <w:rsid w:val="00AD797D"/>
    <w:rsid w:val="00AD7AD7"/>
    <w:rsid w:val="00AE104D"/>
    <w:rsid w:val="00AE16E2"/>
    <w:rsid w:val="00AE28DE"/>
    <w:rsid w:val="00AE39D2"/>
    <w:rsid w:val="00AE3E9F"/>
    <w:rsid w:val="00AE4226"/>
    <w:rsid w:val="00AE4AB8"/>
    <w:rsid w:val="00AE4B32"/>
    <w:rsid w:val="00AE50B0"/>
    <w:rsid w:val="00AE538C"/>
    <w:rsid w:val="00AE5C67"/>
    <w:rsid w:val="00AE5F74"/>
    <w:rsid w:val="00AE6302"/>
    <w:rsid w:val="00AE68BE"/>
    <w:rsid w:val="00AE6B42"/>
    <w:rsid w:val="00AE6E4C"/>
    <w:rsid w:val="00AE74A6"/>
    <w:rsid w:val="00AE7F89"/>
    <w:rsid w:val="00AF0439"/>
    <w:rsid w:val="00AF052B"/>
    <w:rsid w:val="00AF26CC"/>
    <w:rsid w:val="00AF3416"/>
    <w:rsid w:val="00AF4293"/>
    <w:rsid w:val="00AF47CE"/>
    <w:rsid w:val="00AF51A7"/>
    <w:rsid w:val="00AF51E6"/>
    <w:rsid w:val="00AF5868"/>
    <w:rsid w:val="00AF5E55"/>
    <w:rsid w:val="00AF739E"/>
    <w:rsid w:val="00AF7703"/>
    <w:rsid w:val="00AF7910"/>
    <w:rsid w:val="00AF79A4"/>
    <w:rsid w:val="00B004D2"/>
    <w:rsid w:val="00B006A6"/>
    <w:rsid w:val="00B00919"/>
    <w:rsid w:val="00B01C05"/>
    <w:rsid w:val="00B03B87"/>
    <w:rsid w:val="00B04082"/>
    <w:rsid w:val="00B046B2"/>
    <w:rsid w:val="00B046F1"/>
    <w:rsid w:val="00B04784"/>
    <w:rsid w:val="00B04D39"/>
    <w:rsid w:val="00B0520C"/>
    <w:rsid w:val="00B059BC"/>
    <w:rsid w:val="00B06CC0"/>
    <w:rsid w:val="00B06D6F"/>
    <w:rsid w:val="00B07A65"/>
    <w:rsid w:val="00B07AAD"/>
    <w:rsid w:val="00B07C09"/>
    <w:rsid w:val="00B1049C"/>
    <w:rsid w:val="00B10544"/>
    <w:rsid w:val="00B10AE2"/>
    <w:rsid w:val="00B11471"/>
    <w:rsid w:val="00B11955"/>
    <w:rsid w:val="00B125F3"/>
    <w:rsid w:val="00B128E5"/>
    <w:rsid w:val="00B12C7E"/>
    <w:rsid w:val="00B12CCD"/>
    <w:rsid w:val="00B1334B"/>
    <w:rsid w:val="00B13FC5"/>
    <w:rsid w:val="00B143F1"/>
    <w:rsid w:val="00B1459F"/>
    <w:rsid w:val="00B1504A"/>
    <w:rsid w:val="00B15783"/>
    <w:rsid w:val="00B15C12"/>
    <w:rsid w:val="00B16275"/>
    <w:rsid w:val="00B1654B"/>
    <w:rsid w:val="00B16EB6"/>
    <w:rsid w:val="00B17D0D"/>
    <w:rsid w:val="00B17EEA"/>
    <w:rsid w:val="00B17F32"/>
    <w:rsid w:val="00B20232"/>
    <w:rsid w:val="00B20EA0"/>
    <w:rsid w:val="00B21227"/>
    <w:rsid w:val="00B2398F"/>
    <w:rsid w:val="00B23A37"/>
    <w:rsid w:val="00B23C17"/>
    <w:rsid w:val="00B241B7"/>
    <w:rsid w:val="00B2446C"/>
    <w:rsid w:val="00B245BD"/>
    <w:rsid w:val="00B24F46"/>
    <w:rsid w:val="00B25239"/>
    <w:rsid w:val="00B267E7"/>
    <w:rsid w:val="00B26978"/>
    <w:rsid w:val="00B2743F"/>
    <w:rsid w:val="00B3116F"/>
    <w:rsid w:val="00B315A9"/>
    <w:rsid w:val="00B3258A"/>
    <w:rsid w:val="00B32808"/>
    <w:rsid w:val="00B3310B"/>
    <w:rsid w:val="00B339C7"/>
    <w:rsid w:val="00B33D0A"/>
    <w:rsid w:val="00B341D7"/>
    <w:rsid w:val="00B34779"/>
    <w:rsid w:val="00B34D00"/>
    <w:rsid w:val="00B34E14"/>
    <w:rsid w:val="00B352D5"/>
    <w:rsid w:val="00B35C7D"/>
    <w:rsid w:val="00B3683F"/>
    <w:rsid w:val="00B36B88"/>
    <w:rsid w:val="00B36E56"/>
    <w:rsid w:val="00B37571"/>
    <w:rsid w:val="00B379A4"/>
    <w:rsid w:val="00B4048A"/>
    <w:rsid w:val="00B41146"/>
    <w:rsid w:val="00B412DD"/>
    <w:rsid w:val="00B427A2"/>
    <w:rsid w:val="00B42AD3"/>
    <w:rsid w:val="00B432D5"/>
    <w:rsid w:val="00B440ED"/>
    <w:rsid w:val="00B4411D"/>
    <w:rsid w:val="00B450D9"/>
    <w:rsid w:val="00B45272"/>
    <w:rsid w:val="00B46FF8"/>
    <w:rsid w:val="00B50570"/>
    <w:rsid w:val="00B50F14"/>
    <w:rsid w:val="00B515C8"/>
    <w:rsid w:val="00B5274A"/>
    <w:rsid w:val="00B5351F"/>
    <w:rsid w:val="00B53653"/>
    <w:rsid w:val="00B541F6"/>
    <w:rsid w:val="00B54377"/>
    <w:rsid w:val="00B54460"/>
    <w:rsid w:val="00B55F18"/>
    <w:rsid w:val="00B56BC4"/>
    <w:rsid w:val="00B57EC2"/>
    <w:rsid w:val="00B57FC0"/>
    <w:rsid w:val="00B57FD5"/>
    <w:rsid w:val="00B6014A"/>
    <w:rsid w:val="00B60E4B"/>
    <w:rsid w:val="00B6113E"/>
    <w:rsid w:val="00B613E3"/>
    <w:rsid w:val="00B6141C"/>
    <w:rsid w:val="00B616A4"/>
    <w:rsid w:val="00B61BA8"/>
    <w:rsid w:val="00B61F3F"/>
    <w:rsid w:val="00B62250"/>
    <w:rsid w:val="00B6294B"/>
    <w:rsid w:val="00B65C21"/>
    <w:rsid w:val="00B65C59"/>
    <w:rsid w:val="00B65F08"/>
    <w:rsid w:val="00B666D8"/>
    <w:rsid w:val="00B67FAB"/>
    <w:rsid w:val="00B7045D"/>
    <w:rsid w:val="00B71506"/>
    <w:rsid w:val="00B7244F"/>
    <w:rsid w:val="00B7253C"/>
    <w:rsid w:val="00B737E1"/>
    <w:rsid w:val="00B74339"/>
    <w:rsid w:val="00B74B93"/>
    <w:rsid w:val="00B7647A"/>
    <w:rsid w:val="00B768B2"/>
    <w:rsid w:val="00B768D0"/>
    <w:rsid w:val="00B80027"/>
    <w:rsid w:val="00B8087E"/>
    <w:rsid w:val="00B80AC2"/>
    <w:rsid w:val="00B813F9"/>
    <w:rsid w:val="00B81D33"/>
    <w:rsid w:val="00B81E15"/>
    <w:rsid w:val="00B8263C"/>
    <w:rsid w:val="00B82B98"/>
    <w:rsid w:val="00B83207"/>
    <w:rsid w:val="00B83A2D"/>
    <w:rsid w:val="00B83AD1"/>
    <w:rsid w:val="00B84453"/>
    <w:rsid w:val="00B845C0"/>
    <w:rsid w:val="00B85266"/>
    <w:rsid w:val="00B8576E"/>
    <w:rsid w:val="00B85B4A"/>
    <w:rsid w:val="00B86F0C"/>
    <w:rsid w:val="00B872BE"/>
    <w:rsid w:val="00B87E35"/>
    <w:rsid w:val="00B9139E"/>
    <w:rsid w:val="00B91E06"/>
    <w:rsid w:val="00B9244D"/>
    <w:rsid w:val="00B93378"/>
    <w:rsid w:val="00B93528"/>
    <w:rsid w:val="00B9384B"/>
    <w:rsid w:val="00B94213"/>
    <w:rsid w:val="00B94315"/>
    <w:rsid w:val="00B94B86"/>
    <w:rsid w:val="00B953C1"/>
    <w:rsid w:val="00B95737"/>
    <w:rsid w:val="00B964F2"/>
    <w:rsid w:val="00B96573"/>
    <w:rsid w:val="00B9668A"/>
    <w:rsid w:val="00B969C3"/>
    <w:rsid w:val="00B978DA"/>
    <w:rsid w:val="00B97BF8"/>
    <w:rsid w:val="00BA001C"/>
    <w:rsid w:val="00BA070E"/>
    <w:rsid w:val="00BA0C88"/>
    <w:rsid w:val="00BA12CE"/>
    <w:rsid w:val="00BA20C1"/>
    <w:rsid w:val="00BA398B"/>
    <w:rsid w:val="00BA41C0"/>
    <w:rsid w:val="00BA44F4"/>
    <w:rsid w:val="00BA4A6C"/>
    <w:rsid w:val="00BA4F70"/>
    <w:rsid w:val="00BA5ACE"/>
    <w:rsid w:val="00BA678A"/>
    <w:rsid w:val="00BA6A67"/>
    <w:rsid w:val="00BA77AD"/>
    <w:rsid w:val="00BA7ADF"/>
    <w:rsid w:val="00BB0889"/>
    <w:rsid w:val="00BB0FD6"/>
    <w:rsid w:val="00BB126F"/>
    <w:rsid w:val="00BB1911"/>
    <w:rsid w:val="00BB19B3"/>
    <w:rsid w:val="00BB1C76"/>
    <w:rsid w:val="00BB1DFA"/>
    <w:rsid w:val="00BB222D"/>
    <w:rsid w:val="00BB269A"/>
    <w:rsid w:val="00BB2A84"/>
    <w:rsid w:val="00BB2B4B"/>
    <w:rsid w:val="00BB4AD8"/>
    <w:rsid w:val="00BB50A2"/>
    <w:rsid w:val="00BB51D4"/>
    <w:rsid w:val="00BB578C"/>
    <w:rsid w:val="00BB5EE9"/>
    <w:rsid w:val="00BB6030"/>
    <w:rsid w:val="00BB6212"/>
    <w:rsid w:val="00BB71C0"/>
    <w:rsid w:val="00BB7C68"/>
    <w:rsid w:val="00BC1177"/>
    <w:rsid w:val="00BC121B"/>
    <w:rsid w:val="00BC1265"/>
    <w:rsid w:val="00BC1693"/>
    <w:rsid w:val="00BC16EE"/>
    <w:rsid w:val="00BC1FB9"/>
    <w:rsid w:val="00BC2320"/>
    <w:rsid w:val="00BC3578"/>
    <w:rsid w:val="00BC440E"/>
    <w:rsid w:val="00BC4AD3"/>
    <w:rsid w:val="00BC4F78"/>
    <w:rsid w:val="00BC5843"/>
    <w:rsid w:val="00BC5E15"/>
    <w:rsid w:val="00BC6861"/>
    <w:rsid w:val="00BC6A78"/>
    <w:rsid w:val="00BC7043"/>
    <w:rsid w:val="00BD055A"/>
    <w:rsid w:val="00BD066C"/>
    <w:rsid w:val="00BD0681"/>
    <w:rsid w:val="00BD0730"/>
    <w:rsid w:val="00BD0A85"/>
    <w:rsid w:val="00BD10AD"/>
    <w:rsid w:val="00BD2C9D"/>
    <w:rsid w:val="00BD360A"/>
    <w:rsid w:val="00BD3A24"/>
    <w:rsid w:val="00BD444B"/>
    <w:rsid w:val="00BD46E9"/>
    <w:rsid w:val="00BD4843"/>
    <w:rsid w:val="00BD4853"/>
    <w:rsid w:val="00BD52F5"/>
    <w:rsid w:val="00BD66CB"/>
    <w:rsid w:val="00BD6F82"/>
    <w:rsid w:val="00BD74F4"/>
    <w:rsid w:val="00BD7773"/>
    <w:rsid w:val="00BE03A2"/>
    <w:rsid w:val="00BE04AB"/>
    <w:rsid w:val="00BE0F8F"/>
    <w:rsid w:val="00BE1186"/>
    <w:rsid w:val="00BE134E"/>
    <w:rsid w:val="00BE2487"/>
    <w:rsid w:val="00BE2718"/>
    <w:rsid w:val="00BE2BB0"/>
    <w:rsid w:val="00BE3702"/>
    <w:rsid w:val="00BE4132"/>
    <w:rsid w:val="00BE4426"/>
    <w:rsid w:val="00BE4433"/>
    <w:rsid w:val="00BE4E9E"/>
    <w:rsid w:val="00BE597E"/>
    <w:rsid w:val="00BE5E9A"/>
    <w:rsid w:val="00BE5F0A"/>
    <w:rsid w:val="00BE60F3"/>
    <w:rsid w:val="00BE65C8"/>
    <w:rsid w:val="00BE678A"/>
    <w:rsid w:val="00BE6E8B"/>
    <w:rsid w:val="00BE728E"/>
    <w:rsid w:val="00BE77CE"/>
    <w:rsid w:val="00BE7D36"/>
    <w:rsid w:val="00BF068C"/>
    <w:rsid w:val="00BF0B38"/>
    <w:rsid w:val="00BF127A"/>
    <w:rsid w:val="00BF230C"/>
    <w:rsid w:val="00BF27FA"/>
    <w:rsid w:val="00BF2BC9"/>
    <w:rsid w:val="00BF30BD"/>
    <w:rsid w:val="00BF3431"/>
    <w:rsid w:val="00BF4663"/>
    <w:rsid w:val="00BF4F5A"/>
    <w:rsid w:val="00BF5459"/>
    <w:rsid w:val="00BF61B8"/>
    <w:rsid w:val="00BF6219"/>
    <w:rsid w:val="00BF68D5"/>
    <w:rsid w:val="00BF6C9E"/>
    <w:rsid w:val="00BF7E74"/>
    <w:rsid w:val="00C00683"/>
    <w:rsid w:val="00C011AF"/>
    <w:rsid w:val="00C01786"/>
    <w:rsid w:val="00C01AA7"/>
    <w:rsid w:val="00C01D07"/>
    <w:rsid w:val="00C02458"/>
    <w:rsid w:val="00C02B2F"/>
    <w:rsid w:val="00C02DC1"/>
    <w:rsid w:val="00C031D0"/>
    <w:rsid w:val="00C03315"/>
    <w:rsid w:val="00C033A7"/>
    <w:rsid w:val="00C03F39"/>
    <w:rsid w:val="00C05467"/>
    <w:rsid w:val="00C06EA5"/>
    <w:rsid w:val="00C07B4C"/>
    <w:rsid w:val="00C1128F"/>
    <w:rsid w:val="00C1147F"/>
    <w:rsid w:val="00C114B6"/>
    <w:rsid w:val="00C115DB"/>
    <w:rsid w:val="00C11D92"/>
    <w:rsid w:val="00C13A44"/>
    <w:rsid w:val="00C13E07"/>
    <w:rsid w:val="00C1463E"/>
    <w:rsid w:val="00C14D98"/>
    <w:rsid w:val="00C16D5D"/>
    <w:rsid w:val="00C17902"/>
    <w:rsid w:val="00C17962"/>
    <w:rsid w:val="00C20692"/>
    <w:rsid w:val="00C20CDD"/>
    <w:rsid w:val="00C20DDC"/>
    <w:rsid w:val="00C21006"/>
    <w:rsid w:val="00C21AE3"/>
    <w:rsid w:val="00C21DDB"/>
    <w:rsid w:val="00C21F9B"/>
    <w:rsid w:val="00C22607"/>
    <w:rsid w:val="00C22A1B"/>
    <w:rsid w:val="00C22FF0"/>
    <w:rsid w:val="00C23567"/>
    <w:rsid w:val="00C23778"/>
    <w:rsid w:val="00C25A6C"/>
    <w:rsid w:val="00C26C6F"/>
    <w:rsid w:val="00C27A7E"/>
    <w:rsid w:val="00C27FD0"/>
    <w:rsid w:val="00C307E2"/>
    <w:rsid w:val="00C330FA"/>
    <w:rsid w:val="00C336F5"/>
    <w:rsid w:val="00C3386E"/>
    <w:rsid w:val="00C339E9"/>
    <w:rsid w:val="00C34A7A"/>
    <w:rsid w:val="00C358D7"/>
    <w:rsid w:val="00C36B8C"/>
    <w:rsid w:val="00C36C9D"/>
    <w:rsid w:val="00C36D42"/>
    <w:rsid w:val="00C37063"/>
    <w:rsid w:val="00C42CF7"/>
    <w:rsid w:val="00C439BD"/>
    <w:rsid w:val="00C43C48"/>
    <w:rsid w:val="00C444B3"/>
    <w:rsid w:val="00C44C2D"/>
    <w:rsid w:val="00C44E62"/>
    <w:rsid w:val="00C44F4D"/>
    <w:rsid w:val="00C45F60"/>
    <w:rsid w:val="00C46528"/>
    <w:rsid w:val="00C47261"/>
    <w:rsid w:val="00C4733D"/>
    <w:rsid w:val="00C474F1"/>
    <w:rsid w:val="00C5035F"/>
    <w:rsid w:val="00C50A48"/>
    <w:rsid w:val="00C50D35"/>
    <w:rsid w:val="00C52D3A"/>
    <w:rsid w:val="00C5305A"/>
    <w:rsid w:val="00C530F1"/>
    <w:rsid w:val="00C533F2"/>
    <w:rsid w:val="00C53875"/>
    <w:rsid w:val="00C53EDD"/>
    <w:rsid w:val="00C5600D"/>
    <w:rsid w:val="00C56B02"/>
    <w:rsid w:val="00C56FB5"/>
    <w:rsid w:val="00C576C5"/>
    <w:rsid w:val="00C604CC"/>
    <w:rsid w:val="00C6165C"/>
    <w:rsid w:val="00C61ABF"/>
    <w:rsid w:val="00C61ECF"/>
    <w:rsid w:val="00C6212A"/>
    <w:rsid w:val="00C62705"/>
    <w:rsid w:val="00C6324E"/>
    <w:rsid w:val="00C63471"/>
    <w:rsid w:val="00C63F05"/>
    <w:rsid w:val="00C647BB"/>
    <w:rsid w:val="00C66529"/>
    <w:rsid w:val="00C66559"/>
    <w:rsid w:val="00C666CD"/>
    <w:rsid w:val="00C66707"/>
    <w:rsid w:val="00C70051"/>
    <w:rsid w:val="00C7054E"/>
    <w:rsid w:val="00C71625"/>
    <w:rsid w:val="00C71BD5"/>
    <w:rsid w:val="00C71DDB"/>
    <w:rsid w:val="00C720C8"/>
    <w:rsid w:val="00C72C32"/>
    <w:rsid w:val="00C739C8"/>
    <w:rsid w:val="00C74395"/>
    <w:rsid w:val="00C74DC8"/>
    <w:rsid w:val="00C760FC"/>
    <w:rsid w:val="00C76603"/>
    <w:rsid w:val="00C76CB2"/>
    <w:rsid w:val="00C76FA8"/>
    <w:rsid w:val="00C779CD"/>
    <w:rsid w:val="00C77CFF"/>
    <w:rsid w:val="00C77D3E"/>
    <w:rsid w:val="00C77E6C"/>
    <w:rsid w:val="00C803E2"/>
    <w:rsid w:val="00C8045B"/>
    <w:rsid w:val="00C80D20"/>
    <w:rsid w:val="00C81D8F"/>
    <w:rsid w:val="00C82E18"/>
    <w:rsid w:val="00C82F61"/>
    <w:rsid w:val="00C8316E"/>
    <w:rsid w:val="00C83DDE"/>
    <w:rsid w:val="00C83E3E"/>
    <w:rsid w:val="00C84CDF"/>
    <w:rsid w:val="00C877C4"/>
    <w:rsid w:val="00C9009B"/>
    <w:rsid w:val="00C901A9"/>
    <w:rsid w:val="00C90922"/>
    <w:rsid w:val="00C90B18"/>
    <w:rsid w:val="00C90B91"/>
    <w:rsid w:val="00C9110B"/>
    <w:rsid w:val="00C91239"/>
    <w:rsid w:val="00C918A1"/>
    <w:rsid w:val="00C92390"/>
    <w:rsid w:val="00C927BD"/>
    <w:rsid w:val="00C928A9"/>
    <w:rsid w:val="00C92CD6"/>
    <w:rsid w:val="00C93477"/>
    <w:rsid w:val="00C93A3C"/>
    <w:rsid w:val="00C9415F"/>
    <w:rsid w:val="00C96026"/>
    <w:rsid w:val="00C967D1"/>
    <w:rsid w:val="00C96ACD"/>
    <w:rsid w:val="00C9700C"/>
    <w:rsid w:val="00C97773"/>
    <w:rsid w:val="00C97850"/>
    <w:rsid w:val="00CA0C64"/>
    <w:rsid w:val="00CA0F91"/>
    <w:rsid w:val="00CA1188"/>
    <w:rsid w:val="00CA1A56"/>
    <w:rsid w:val="00CA24EC"/>
    <w:rsid w:val="00CA254A"/>
    <w:rsid w:val="00CA284D"/>
    <w:rsid w:val="00CA31BF"/>
    <w:rsid w:val="00CA35AD"/>
    <w:rsid w:val="00CA391A"/>
    <w:rsid w:val="00CA4581"/>
    <w:rsid w:val="00CA5429"/>
    <w:rsid w:val="00CA5555"/>
    <w:rsid w:val="00CA5F10"/>
    <w:rsid w:val="00CA612C"/>
    <w:rsid w:val="00CA6A55"/>
    <w:rsid w:val="00CA73A8"/>
    <w:rsid w:val="00CA7EFE"/>
    <w:rsid w:val="00CB006F"/>
    <w:rsid w:val="00CB18B8"/>
    <w:rsid w:val="00CB1BCC"/>
    <w:rsid w:val="00CB23FE"/>
    <w:rsid w:val="00CB2588"/>
    <w:rsid w:val="00CB2671"/>
    <w:rsid w:val="00CB2731"/>
    <w:rsid w:val="00CB28F2"/>
    <w:rsid w:val="00CB3DF5"/>
    <w:rsid w:val="00CB447E"/>
    <w:rsid w:val="00CB4BA8"/>
    <w:rsid w:val="00CB53F1"/>
    <w:rsid w:val="00CB5847"/>
    <w:rsid w:val="00CB5C9E"/>
    <w:rsid w:val="00CB6BB7"/>
    <w:rsid w:val="00CB6D71"/>
    <w:rsid w:val="00CB7651"/>
    <w:rsid w:val="00CB779F"/>
    <w:rsid w:val="00CC03DD"/>
    <w:rsid w:val="00CC0BAD"/>
    <w:rsid w:val="00CC0F0B"/>
    <w:rsid w:val="00CC103A"/>
    <w:rsid w:val="00CC142B"/>
    <w:rsid w:val="00CC161D"/>
    <w:rsid w:val="00CC1737"/>
    <w:rsid w:val="00CC201C"/>
    <w:rsid w:val="00CC2154"/>
    <w:rsid w:val="00CC2BF3"/>
    <w:rsid w:val="00CC2CDE"/>
    <w:rsid w:val="00CC478C"/>
    <w:rsid w:val="00CC4F74"/>
    <w:rsid w:val="00CC570F"/>
    <w:rsid w:val="00CC6153"/>
    <w:rsid w:val="00CC65EA"/>
    <w:rsid w:val="00CC6814"/>
    <w:rsid w:val="00CC6815"/>
    <w:rsid w:val="00CC70A3"/>
    <w:rsid w:val="00CC7901"/>
    <w:rsid w:val="00CD012E"/>
    <w:rsid w:val="00CD0C9D"/>
    <w:rsid w:val="00CD0F2C"/>
    <w:rsid w:val="00CD1BA1"/>
    <w:rsid w:val="00CD1CBB"/>
    <w:rsid w:val="00CD1D85"/>
    <w:rsid w:val="00CD2C09"/>
    <w:rsid w:val="00CD3477"/>
    <w:rsid w:val="00CD5090"/>
    <w:rsid w:val="00CD6184"/>
    <w:rsid w:val="00CD7CDB"/>
    <w:rsid w:val="00CE08A3"/>
    <w:rsid w:val="00CE1760"/>
    <w:rsid w:val="00CE215E"/>
    <w:rsid w:val="00CE2221"/>
    <w:rsid w:val="00CE2ADF"/>
    <w:rsid w:val="00CE373A"/>
    <w:rsid w:val="00CE3AA3"/>
    <w:rsid w:val="00CE51DE"/>
    <w:rsid w:val="00CE6757"/>
    <w:rsid w:val="00CE6CC4"/>
    <w:rsid w:val="00CE7597"/>
    <w:rsid w:val="00CF0FF6"/>
    <w:rsid w:val="00CF2308"/>
    <w:rsid w:val="00CF2BE6"/>
    <w:rsid w:val="00CF3698"/>
    <w:rsid w:val="00CF3719"/>
    <w:rsid w:val="00CF37B4"/>
    <w:rsid w:val="00CF3A70"/>
    <w:rsid w:val="00CF43F5"/>
    <w:rsid w:val="00CF4807"/>
    <w:rsid w:val="00CF594E"/>
    <w:rsid w:val="00CF6281"/>
    <w:rsid w:val="00CF634E"/>
    <w:rsid w:val="00CF748C"/>
    <w:rsid w:val="00CF756A"/>
    <w:rsid w:val="00CF7671"/>
    <w:rsid w:val="00CF7A31"/>
    <w:rsid w:val="00CF7F46"/>
    <w:rsid w:val="00D00589"/>
    <w:rsid w:val="00D00849"/>
    <w:rsid w:val="00D01A16"/>
    <w:rsid w:val="00D0232F"/>
    <w:rsid w:val="00D025F8"/>
    <w:rsid w:val="00D02666"/>
    <w:rsid w:val="00D02BD6"/>
    <w:rsid w:val="00D0327F"/>
    <w:rsid w:val="00D03414"/>
    <w:rsid w:val="00D03740"/>
    <w:rsid w:val="00D03A92"/>
    <w:rsid w:val="00D03C16"/>
    <w:rsid w:val="00D046BE"/>
    <w:rsid w:val="00D04BD0"/>
    <w:rsid w:val="00D051FC"/>
    <w:rsid w:val="00D053CE"/>
    <w:rsid w:val="00D05566"/>
    <w:rsid w:val="00D05B53"/>
    <w:rsid w:val="00D06E8F"/>
    <w:rsid w:val="00D071E6"/>
    <w:rsid w:val="00D0732E"/>
    <w:rsid w:val="00D075E7"/>
    <w:rsid w:val="00D079BE"/>
    <w:rsid w:val="00D07C94"/>
    <w:rsid w:val="00D11612"/>
    <w:rsid w:val="00D11743"/>
    <w:rsid w:val="00D11C8E"/>
    <w:rsid w:val="00D131BB"/>
    <w:rsid w:val="00D13FE2"/>
    <w:rsid w:val="00D14A0C"/>
    <w:rsid w:val="00D14EC9"/>
    <w:rsid w:val="00D15776"/>
    <w:rsid w:val="00D15B12"/>
    <w:rsid w:val="00D16007"/>
    <w:rsid w:val="00D1624B"/>
    <w:rsid w:val="00D162ED"/>
    <w:rsid w:val="00D16537"/>
    <w:rsid w:val="00D16F59"/>
    <w:rsid w:val="00D17776"/>
    <w:rsid w:val="00D17F15"/>
    <w:rsid w:val="00D20DED"/>
    <w:rsid w:val="00D214E2"/>
    <w:rsid w:val="00D223FE"/>
    <w:rsid w:val="00D24486"/>
    <w:rsid w:val="00D25864"/>
    <w:rsid w:val="00D25C1B"/>
    <w:rsid w:val="00D26310"/>
    <w:rsid w:val="00D275FC"/>
    <w:rsid w:val="00D276FF"/>
    <w:rsid w:val="00D27953"/>
    <w:rsid w:val="00D30306"/>
    <w:rsid w:val="00D31637"/>
    <w:rsid w:val="00D32207"/>
    <w:rsid w:val="00D329B3"/>
    <w:rsid w:val="00D32CCF"/>
    <w:rsid w:val="00D33712"/>
    <w:rsid w:val="00D34D91"/>
    <w:rsid w:val="00D36519"/>
    <w:rsid w:val="00D36996"/>
    <w:rsid w:val="00D40265"/>
    <w:rsid w:val="00D40F6A"/>
    <w:rsid w:val="00D4159D"/>
    <w:rsid w:val="00D41D36"/>
    <w:rsid w:val="00D4230A"/>
    <w:rsid w:val="00D4360B"/>
    <w:rsid w:val="00D4489A"/>
    <w:rsid w:val="00D449D4"/>
    <w:rsid w:val="00D451A4"/>
    <w:rsid w:val="00D4704A"/>
    <w:rsid w:val="00D4751E"/>
    <w:rsid w:val="00D47665"/>
    <w:rsid w:val="00D502FB"/>
    <w:rsid w:val="00D51685"/>
    <w:rsid w:val="00D5381F"/>
    <w:rsid w:val="00D538E4"/>
    <w:rsid w:val="00D5443A"/>
    <w:rsid w:val="00D5503F"/>
    <w:rsid w:val="00D551FF"/>
    <w:rsid w:val="00D555C3"/>
    <w:rsid w:val="00D55C85"/>
    <w:rsid w:val="00D55E6C"/>
    <w:rsid w:val="00D5655A"/>
    <w:rsid w:val="00D5670E"/>
    <w:rsid w:val="00D60C7E"/>
    <w:rsid w:val="00D61910"/>
    <w:rsid w:val="00D633D4"/>
    <w:rsid w:val="00D64CF3"/>
    <w:rsid w:val="00D64CF8"/>
    <w:rsid w:val="00D65862"/>
    <w:rsid w:val="00D65BB9"/>
    <w:rsid w:val="00D65EF6"/>
    <w:rsid w:val="00D66434"/>
    <w:rsid w:val="00D6680B"/>
    <w:rsid w:val="00D6751A"/>
    <w:rsid w:val="00D675DA"/>
    <w:rsid w:val="00D67FED"/>
    <w:rsid w:val="00D705E4"/>
    <w:rsid w:val="00D70A69"/>
    <w:rsid w:val="00D70BB4"/>
    <w:rsid w:val="00D71431"/>
    <w:rsid w:val="00D718A1"/>
    <w:rsid w:val="00D729F0"/>
    <w:rsid w:val="00D734EB"/>
    <w:rsid w:val="00D7405B"/>
    <w:rsid w:val="00D743D8"/>
    <w:rsid w:val="00D7630D"/>
    <w:rsid w:val="00D763FE"/>
    <w:rsid w:val="00D77628"/>
    <w:rsid w:val="00D80227"/>
    <w:rsid w:val="00D80345"/>
    <w:rsid w:val="00D80FB2"/>
    <w:rsid w:val="00D81121"/>
    <w:rsid w:val="00D81CF6"/>
    <w:rsid w:val="00D826DE"/>
    <w:rsid w:val="00D82960"/>
    <w:rsid w:val="00D83394"/>
    <w:rsid w:val="00D839D9"/>
    <w:rsid w:val="00D83A63"/>
    <w:rsid w:val="00D83C8A"/>
    <w:rsid w:val="00D84C28"/>
    <w:rsid w:val="00D85420"/>
    <w:rsid w:val="00D8571D"/>
    <w:rsid w:val="00D858A5"/>
    <w:rsid w:val="00D863DA"/>
    <w:rsid w:val="00D86F5C"/>
    <w:rsid w:val="00D9011A"/>
    <w:rsid w:val="00D901F0"/>
    <w:rsid w:val="00D9037C"/>
    <w:rsid w:val="00D90403"/>
    <w:rsid w:val="00D9092D"/>
    <w:rsid w:val="00D90A4C"/>
    <w:rsid w:val="00D90AF5"/>
    <w:rsid w:val="00D91D33"/>
    <w:rsid w:val="00D92A78"/>
    <w:rsid w:val="00D92D7F"/>
    <w:rsid w:val="00D934D8"/>
    <w:rsid w:val="00D93BA8"/>
    <w:rsid w:val="00D94758"/>
    <w:rsid w:val="00D94C59"/>
    <w:rsid w:val="00D97680"/>
    <w:rsid w:val="00D976E3"/>
    <w:rsid w:val="00DA007F"/>
    <w:rsid w:val="00DA05EF"/>
    <w:rsid w:val="00DA0ADA"/>
    <w:rsid w:val="00DA1305"/>
    <w:rsid w:val="00DA1CB3"/>
    <w:rsid w:val="00DA1E3A"/>
    <w:rsid w:val="00DA1F9F"/>
    <w:rsid w:val="00DA2EE3"/>
    <w:rsid w:val="00DA3009"/>
    <w:rsid w:val="00DA3C5A"/>
    <w:rsid w:val="00DA4361"/>
    <w:rsid w:val="00DA59AB"/>
    <w:rsid w:val="00DA5BD4"/>
    <w:rsid w:val="00DA5DB5"/>
    <w:rsid w:val="00DA5DC3"/>
    <w:rsid w:val="00DA6B36"/>
    <w:rsid w:val="00DA7A55"/>
    <w:rsid w:val="00DB0837"/>
    <w:rsid w:val="00DB0D7A"/>
    <w:rsid w:val="00DB122E"/>
    <w:rsid w:val="00DB1FCA"/>
    <w:rsid w:val="00DB2C33"/>
    <w:rsid w:val="00DB2CF0"/>
    <w:rsid w:val="00DB40F7"/>
    <w:rsid w:val="00DB5A65"/>
    <w:rsid w:val="00DB5C05"/>
    <w:rsid w:val="00DB6B44"/>
    <w:rsid w:val="00DB7578"/>
    <w:rsid w:val="00DB777E"/>
    <w:rsid w:val="00DB7A35"/>
    <w:rsid w:val="00DC0483"/>
    <w:rsid w:val="00DC0C78"/>
    <w:rsid w:val="00DC0D72"/>
    <w:rsid w:val="00DC0E9C"/>
    <w:rsid w:val="00DC1C5D"/>
    <w:rsid w:val="00DC2A95"/>
    <w:rsid w:val="00DC32E5"/>
    <w:rsid w:val="00DC3436"/>
    <w:rsid w:val="00DC3458"/>
    <w:rsid w:val="00DC3AAB"/>
    <w:rsid w:val="00DC4204"/>
    <w:rsid w:val="00DC4B77"/>
    <w:rsid w:val="00DC55BF"/>
    <w:rsid w:val="00DC6336"/>
    <w:rsid w:val="00DC6945"/>
    <w:rsid w:val="00DC72AF"/>
    <w:rsid w:val="00DC7BA3"/>
    <w:rsid w:val="00DD0473"/>
    <w:rsid w:val="00DD0DCD"/>
    <w:rsid w:val="00DD13B7"/>
    <w:rsid w:val="00DD16F9"/>
    <w:rsid w:val="00DD18DB"/>
    <w:rsid w:val="00DD1C6F"/>
    <w:rsid w:val="00DD27F5"/>
    <w:rsid w:val="00DD3746"/>
    <w:rsid w:val="00DD39BE"/>
    <w:rsid w:val="00DD3D32"/>
    <w:rsid w:val="00DD4305"/>
    <w:rsid w:val="00DD47D5"/>
    <w:rsid w:val="00DD5923"/>
    <w:rsid w:val="00DD5ECD"/>
    <w:rsid w:val="00DD67CC"/>
    <w:rsid w:val="00DD6BFC"/>
    <w:rsid w:val="00DE04E4"/>
    <w:rsid w:val="00DE1241"/>
    <w:rsid w:val="00DE1AB0"/>
    <w:rsid w:val="00DE2D8F"/>
    <w:rsid w:val="00DE3739"/>
    <w:rsid w:val="00DE3DDA"/>
    <w:rsid w:val="00DE4F0C"/>
    <w:rsid w:val="00DE52BB"/>
    <w:rsid w:val="00DE5A51"/>
    <w:rsid w:val="00DE626B"/>
    <w:rsid w:val="00DE7837"/>
    <w:rsid w:val="00DE7D0C"/>
    <w:rsid w:val="00DF0376"/>
    <w:rsid w:val="00DF1B2B"/>
    <w:rsid w:val="00DF1D78"/>
    <w:rsid w:val="00DF2161"/>
    <w:rsid w:val="00DF227A"/>
    <w:rsid w:val="00DF2554"/>
    <w:rsid w:val="00DF2BE6"/>
    <w:rsid w:val="00DF30E9"/>
    <w:rsid w:val="00DF35A6"/>
    <w:rsid w:val="00DF53DD"/>
    <w:rsid w:val="00DF56D8"/>
    <w:rsid w:val="00DF5A0B"/>
    <w:rsid w:val="00DF5C54"/>
    <w:rsid w:val="00DF70CC"/>
    <w:rsid w:val="00DF72E6"/>
    <w:rsid w:val="00DF72FC"/>
    <w:rsid w:val="00DF739F"/>
    <w:rsid w:val="00DF7570"/>
    <w:rsid w:val="00E001BF"/>
    <w:rsid w:val="00E00440"/>
    <w:rsid w:val="00E00514"/>
    <w:rsid w:val="00E009FE"/>
    <w:rsid w:val="00E00AC3"/>
    <w:rsid w:val="00E02638"/>
    <w:rsid w:val="00E02CBC"/>
    <w:rsid w:val="00E037A6"/>
    <w:rsid w:val="00E0575C"/>
    <w:rsid w:val="00E063B4"/>
    <w:rsid w:val="00E0704F"/>
    <w:rsid w:val="00E072B1"/>
    <w:rsid w:val="00E072E5"/>
    <w:rsid w:val="00E078E1"/>
    <w:rsid w:val="00E102D7"/>
    <w:rsid w:val="00E10712"/>
    <w:rsid w:val="00E11D7D"/>
    <w:rsid w:val="00E12520"/>
    <w:rsid w:val="00E12783"/>
    <w:rsid w:val="00E12F56"/>
    <w:rsid w:val="00E13971"/>
    <w:rsid w:val="00E13EAC"/>
    <w:rsid w:val="00E14A45"/>
    <w:rsid w:val="00E16085"/>
    <w:rsid w:val="00E17C01"/>
    <w:rsid w:val="00E2007A"/>
    <w:rsid w:val="00E20594"/>
    <w:rsid w:val="00E21068"/>
    <w:rsid w:val="00E214D4"/>
    <w:rsid w:val="00E21B29"/>
    <w:rsid w:val="00E21DF0"/>
    <w:rsid w:val="00E2243B"/>
    <w:rsid w:val="00E23A17"/>
    <w:rsid w:val="00E23CA0"/>
    <w:rsid w:val="00E24F98"/>
    <w:rsid w:val="00E2625A"/>
    <w:rsid w:val="00E266B4"/>
    <w:rsid w:val="00E26F6A"/>
    <w:rsid w:val="00E2757A"/>
    <w:rsid w:val="00E27611"/>
    <w:rsid w:val="00E2787A"/>
    <w:rsid w:val="00E3074B"/>
    <w:rsid w:val="00E3145E"/>
    <w:rsid w:val="00E31487"/>
    <w:rsid w:val="00E31DF3"/>
    <w:rsid w:val="00E3207C"/>
    <w:rsid w:val="00E32C1B"/>
    <w:rsid w:val="00E3309B"/>
    <w:rsid w:val="00E33340"/>
    <w:rsid w:val="00E34824"/>
    <w:rsid w:val="00E352F4"/>
    <w:rsid w:val="00E35A2D"/>
    <w:rsid w:val="00E36244"/>
    <w:rsid w:val="00E373CD"/>
    <w:rsid w:val="00E378B7"/>
    <w:rsid w:val="00E41CE1"/>
    <w:rsid w:val="00E42ECF"/>
    <w:rsid w:val="00E42F50"/>
    <w:rsid w:val="00E43F97"/>
    <w:rsid w:val="00E449D0"/>
    <w:rsid w:val="00E44D59"/>
    <w:rsid w:val="00E455B5"/>
    <w:rsid w:val="00E45B19"/>
    <w:rsid w:val="00E467AF"/>
    <w:rsid w:val="00E47459"/>
    <w:rsid w:val="00E50108"/>
    <w:rsid w:val="00E50128"/>
    <w:rsid w:val="00E50436"/>
    <w:rsid w:val="00E50531"/>
    <w:rsid w:val="00E50C66"/>
    <w:rsid w:val="00E517C4"/>
    <w:rsid w:val="00E5226F"/>
    <w:rsid w:val="00E522E9"/>
    <w:rsid w:val="00E52A7F"/>
    <w:rsid w:val="00E52EBA"/>
    <w:rsid w:val="00E53523"/>
    <w:rsid w:val="00E5541F"/>
    <w:rsid w:val="00E554E7"/>
    <w:rsid w:val="00E56C87"/>
    <w:rsid w:val="00E60037"/>
    <w:rsid w:val="00E60873"/>
    <w:rsid w:val="00E609B1"/>
    <w:rsid w:val="00E60C04"/>
    <w:rsid w:val="00E61E4A"/>
    <w:rsid w:val="00E62835"/>
    <w:rsid w:val="00E62BE8"/>
    <w:rsid w:val="00E634B1"/>
    <w:rsid w:val="00E63A32"/>
    <w:rsid w:val="00E65134"/>
    <w:rsid w:val="00E65526"/>
    <w:rsid w:val="00E67CF2"/>
    <w:rsid w:val="00E67F82"/>
    <w:rsid w:val="00E70048"/>
    <w:rsid w:val="00E706B7"/>
    <w:rsid w:val="00E71327"/>
    <w:rsid w:val="00E72582"/>
    <w:rsid w:val="00E729E7"/>
    <w:rsid w:val="00E73350"/>
    <w:rsid w:val="00E736AB"/>
    <w:rsid w:val="00E73F3C"/>
    <w:rsid w:val="00E74CBF"/>
    <w:rsid w:val="00E74E4E"/>
    <w:rsid w:val="00E75118"/>
    <w:rsid w:val="00E752B5"/>
    <w:rsid w:val="00E7713A"/>
    <w:rsid w:val="00E77483"/>
    <w:rsid w:val="00E776B1"/>
    <w:rsid w:val="00E802FA"/>
    <w:rsid w:val="00E8043C"/>
    <w:rsid w:val="00E80D8B"/>
    <w:rsid w:val="00E81D18"/>
    <w:rsid w:val="00E82669"/>
    <w:rsid w:val="00E82ABF"/>
    <w:rsid w:val="00E82B04"/>
    <w:rsid w:val="00E83074"/>
    <w:rsid w:val="00E832AD"/>
    <w:rsid w:val="00E83348"/>
    <w:rsid w:val="00E833CD"/>
    <w:rsid w:val="00E8372B"/>
    <w:rsid w:val="00E83F7E"/>
    <w:rsid w:val="00E84030"/>
    <w:rsid w:val="00E84148"/>
    <w:rsid w:val="00E84BC7"/>
    <w:rsid w:val="00E8524A"/>
    <w:rsid w:val="00E85694"/>
    <w:rsid w:val="00E85A4F"/>
    <w:rsid w:val="00E85A95"/>
    <w:rsid w:val="00E86497"/>
    <w:rsid w:val="00E870EA"/>
    <w:rsid w:val="00E90A98"/>
    <w:rsid w:val="00E91415"/>
    <w:rsid w:val="00E917B6"/>
    <w:rsid w:val="00E91F16"/>
    <w:rsid w:val="00E92048"/>
    <w:rsid w:val="00E92C38"/>
    <w:rsid w:val="00E9333F"/>
    <w:rsid w:val="00E93FAD"/>
    <w:rsid w:val="00E9414A"/>
    <w:rsid w:val="00E943A9"/>
    <w:rsid w:val="00E94FAD"/>
    <w:rsid w:val="00E950C5"/>
    <w:rsid w:val="00E9551F"/>
    <w:rsid w:val="00E969E2"/>
    <w:rsid w:val="00E96EC0"/>
    <w:rsid w:val="00EA0531"/>
    <w:rsid w:val="00EA058F"/>
    <w:rsid w:val="00EA0C26"/>
    <w:rsid w:val="00EA10E9"/>
    <w:rsid w:val="00EA2F0F"/>
    <w:rsid w:val="00EA46EA"/>
    <w:rsid w:val="00EA6039"/>
    <w:rsid w:val="00EA6342"/>
    <w:rsid w:val="00EB0368"/>
    <w:rsid w:val="00EB1244"/>
    <w:rsid w:val="00EB22B8"/>
    <w:rsid w:val="00EB2787"/>
    <w:rsid w:val="00EB4576"/>
    <w:rsid w:val="00EB50CC"/>
    <w:rsid w:val="00EB53E7"/>
    <w:rsid w:val="00EB57C7"/>
    <w:rsid w:val="00EB5DB7"/>
    <w:rsid w:val="00EB68E9"/>
    <w:rsid w:val="00EB72B8"/>
    <w:rsid w:val="00EB7591"/>
    <w:rsid w:val="00EB79B7"/>
    <w:rsid w:val="00EC04F2"/>
    <w:rsid w:val="00EC0D53"/>
    <w:rsid w:val="00EC11BA"/>
    <w:rsid w:val="00EC14F0"/>
    <w:rsid w:val="00EC1741"/>
    <w:rsid w:val="00EC1EE1"/>
    <w:rsid w:val="00EC2DD2"/>
    <w:rsid w:val="00EC35D2"/>
    <w:rsid w:val="00EC3F7B"/>
    <w:rsid w:val="00EC4054"/>
    <w:rsid w:val="00EC44C6"/>
    <w:rsid w:val="00EC4AA5"/>
    <w:rsid w:val="00EC697B"/>
    <w:rsid w:val="00EC7DD6"/>
    <w:rsid w:val="00EC7E3D"/>
    <w:rsid w:val="00EC7EA5"/>
    <w:rsid w:val="00ED0190"/>
    <w:rsid w:val="00ED0254"/>
    <w:rsid w:val="00ED07FE"/>
    <w:rsid w:val="00ED1528"/>
    <w:rsid w:val="00ED19A6"/>
    <w:rsid w:val="00ED1FAD"/>
    <w:rsid w:val="00ED2144"/>
    <w:rsid w:val="00ED23BD"/>
    <w:rsid w:val="00ED3F1A"/>
    <w:rsid w:val="00ED3FBC"/>
    <w:rsid w:val="00ED4BD1"/>
    <w:rsid w:val="00ED4C54"/>
    <w:rsid w:val="00ED4CB8"/>
    <w:rsid w:val="00ED562E"/>
    <w:rsid w:val="00ED6458"/>
    <w:rsid w:val="00EE10F2"/>
    <w:rsid w:val="00EE16D1"/>
    <w:rsid w:val="00EE16FE"/>
    <w:rsid w:val="00EE1CE1"/>
    <w:rsid w:val="00EE1E7E"/>
    <w:rsid w:val="00EE25B4"/>
    <w:rsid w:val="00EE2929"/>
    <w:rsid w:val="00EE3031"/>
    <w:rsid w:val="00EE3221"/>
    <w:rsid w:val="00EE43AF"/>
    <w:rsid w:val="00EE48D0"/>
    <w:rsid w:val="00EE5694"/>
    <w:rsid w:val="00EE594E"/>
    <w:rsid w:val="00EE5C4A"/>
    <w:rsid w:val="00EE5DCB"/>
    <w:rsid w:val="00EE654B"/>
    <w:rsid w:val="00EE65DA"/>
    <w:rsid w:val="00EE6C94"/>
    <w:rsid w:val="00EE6E2F"/>
    <w:rsid w:val="00EE784C"/>
    <w:rsid w:val="00EE7851"/>
    <w:rsid w:val="00EE7D7C"/>
    <w:rsid w:val="00EF0760"/>
    <w:rsid w:val="00EF0E4C"/>
    <w:rsid w:val="00EF1F22"/>
    <w:rsid w:val="00EF21CB"/>
    <w:rsid w:val="00EF2776"/>
    <w:rsid w:val="00EF2B8C"/>
    <w:rsid w:val="00EF320B"/>
    <w:rsid w:val="00EF3263"/>
    <w:rsid w:val="00EF3731"/>
    <w:rsid w:val="00EF37A3"/>
    <w:rsid w:val="00EF3B52"/>
    <w:rsid w:val="00EF3E8A"/>
    <w:rsid w:val="00EF5010"/>
    <w:rsid w:val="00EF552C"/>
    <w:rsid w:val="00EF5AF8"/>
    <w:rsid w:val="00EF6F2B"/>
    <w:rsid w:val="00EF73C9"/>
    <w:rsid w:val="00EF746F"/>
    <w:rsid w:val="00EF791B"/>
    <w:rsid w:val="00EF7B37"/>
    <w:rsid w:val="00F0091E"/>
    <w:rsid w:val="00F00949"/>
    <w:rsid w:val="00F00A61"/>
    <w:rsid w:val="00F01903"/>
    <w:rsid w:val="00F01D15"/>
    <w:rsid w:val="00F01F9C"/>
    <w:rsid w:val="00F02792"/>
    <w:rsid w:val="00F029FF"/>
    <w:rsid w:val="00F02F17"/>
    <w:rsid w:val="00F03618"/>
    <w:rsid w:val="00F037BC"/>
    <w:rsid w:val="00F04017"/>
    <w:rsid w:val="00F04116"/>
    <w:rsid w:val="00F04336"/>
    <w:rsid w:val="00F04664"/>
    <w:rsid w:val="00F04F02"/>
    <w:rsid w:val="00F057F3"/>
    <w:rsid w:val="00F05A2F"/>
    <w:rsid w:val="00F07D66"/>
    <w:rsid w:val="00F1013C"/>
    <w:rsid w:val="00F10166"/>
    <w:rsid w:val="00F102EB"/>
    <w:rsid w:val="00F113B8"/>
    <w:rsid w:val="00F12EF0"/>
    <w:rsid w:val="00F135D3"/>
    <w:rsid w:val="00F13B12"/>
    <w:rsid w:val="00F14024"/>
    <w:rsid w:val="00F14F7E"/>
    <w:rsid w:val="00F1542A"/>
    <w:rsid w:val="00F15E39"/>
    <w:rsid w:val="00F16291"/>
    <w:rsid w:val="00F16656"/>
    <w:rsid w:val="00F1668C"/>
    <w:rsid w:val="00F167F1"/>
    <w:rsid w:val="00F171EC"/>
    <w:rsid w:val="00F178D2"/>
    <w:rsid w:val="00F17EBE"/>
    <w:rsid w:val="00F20B0D"/>
    <w:rsid w:val="00F20C96"/>
    <w:rsid w:val="00F2127C"/>
    <w:rsid w:val="00F217EC"/>
    <w:rsid w:val="00F21C3E"/>
    <w:rsid w:val="00F21D96"/>
    <w:rsid w:val="00F222AD"/>
    <w:rsid w:val="00F231A3"/>
    <w:rsid w:val="00F24240"/>
    <w:rsid w:val="00F2471F"/>
    <w:rsid w:val="00F24D5B"/>
    <w:rsid w:val="00F25731"/>
    <w:rsid w:val="00F25A59"/>
    <w:rsid w:val="00F264AC"/>
    <w:rsid w:val="00F270A9"/>
    <w:rsid w:val="00F27D28"/>
    <w:rsid w:val="00F30E3D"/>
    <w:rsid w:val="00F31817"/>
    <w:rsid w:val="00F31C22"/>
    <w:rsid w:val="00F32352"/>
    <w:rsid w:val="00F3238C"/>
    <w:rsid w:val="00F32397"/>
    <w:rsid w:val="00F32CD1"/>
    <w:rsid w:val="00F32FF0"/>
    <w:rsid w:val="00F330A1"/>
    <w:rsid w:val="00F3330E"/>
    <w:rsid w:val="00F33359"/>
    <w:rsid w:val="00F3354D"/>
    <w:rsid w:val="00F34832"/>
    <w:rsid w:val="00F35A6D"/>
    <w:rsid w:val="00F369F0"/>
    <w:rsid w:val="00F37165"/>
    <w:rsid w:val="00F40149"/>
    <w:rsid w:val="00F406B0"/>
    <w:rsid w:val="00F4100A"/>
    <w:rsid w:val="00F414DC"/>
    <w:rsid w:val="00F423D7"/>
    <w:rsid w:val="00F43A22"/>
    <w:rsid w:val="00F43D08"/>
    <w:rsid w:val="00F443F2"/>
    <w:rsid w:val="00F44C6F"/>
    <w:rsid w:val="00F454EB"/>
    <w:rsid w:val="00F456BE"/>
    <w:rsid w:val="00F45E41"/>
    <w:rsid w:val="00F47080"/>
    <w:rsid w:val="00F473CF"/>
    <w:rsid w:val="00F475DD"/>
    <w:rsid w:val="00F47F37"/>
    <w:rsid w:val="00F5014C"/>
    <w:rsid w:val="00F50839"/>
    <w:rsid w:val="00F50BC9"/>
    <w:rsid w:val="00F51BB6"/>
    <w:rsid w:val="00F52B84"/>
    <w:rsid w:val="00F52FF2"/>
    <w:rsid w:val="00F53678"/>
    <w:rsid w:val="00F53D98"/>
    <w:rsid w:val="00F542AB"/>
    <w:rsid w:val="00F55517"/>
    <w:rsid w:val="00F56185"/>
    <w:rsid w:val="00F56AFD"/>
    <w:rsid w:val="00F56E62"/>
    <w:rsid w:val="00F571FA"/>
    <w:rsid w:val="00F60436"/>
    <w:rsid w:val="00F60C32"/>
    <w:rsid w:val="00F60E3E"/>
    <w:rsid w:val="00F61568"/>
    <w:rsid w:val="00F617C7"/>
    <w:rsid w:val="00F633D9"/>
    <w:rsid w:val="00F63F88"/>
    <w:rsid w:val="00F64046"/>
    <w:rsid w:val="00F64095"/>
    <w:rsid w:val="00F64D9C"/>
    <w:rsid w:val="00F65B5C"/>
    <w:rsid w:val="00F66086"/>
    <w:rsid w:val="00F6699A"/>
    <w:rsid w:val="00F66D79"/>
    <w:rsid w:val="00F66E06"/>
    <w:rsid w:val="00F672D9"/>
    <w:rsid w:val="00F677DA"/>
    <w:rsid w:val="00F67C20"/>
    <w:rsid w:val="00F67C6C"/>
    <w:rsid w:val="00F70154"/>
    <w:rsid w:val="00F7021C"/>
    <w:rsid w:val="00F7033D"/>
    <w:rsid w:val="00F705B6"/>
    <w:rsid w:val="00F709D3"/>
    <w:rsid w:val="00F70A81"/>
    <w:rsid w:val="00F71B40"/>
    <w:rsid w:val="00F71D98"/>
    <w:rsid w:val="00F7326B"/>
    <w:rsid w:val="00F73E64"/>
    <w:rsid w:val="00F74E87"/>
    <w:rsid w:val="00F752FF"/>
    <w:rsid w:val="00F7567C"/>
    <w:rsid w:val="00F75A0F"/>
    <w:rsid w:val="00F75CD3"/>
    <w:rsid w:val="00F75DEE"/>
    <w:rsid w:val="00F76200"/>
    <w:rsid w:val="00F7623D"/>
    <w:rsid w:val="00F7659A"/>
    <w:rsid w:val="00F76DB5"/>
    <w:rsid w:val="00F8023B"/>
    <w:rsid w:val="00F80B28"/>
    <w:rsid w:val="00F8131C"/>
    <w:rsid w:val="00F81434"/>
    <w:rsid w:val="00F815E8"/>
    <w:rsid w:val="00F8163E"/>
    <w:rsid w:val="00F81B74"/>
    <w:rsid w:val="00F81C16"/>
    <w:rsid w:val="00F82304"/>
    <w:rsid w:val="00F829DF"/>
    <w:rsid w:val="00F82D43"/>
    <w:rsid w:val="00F834DB"/>
    <w:rsid w:val="00F8439D"/>
    <w:rsid w:val="00F845E1"/>
    <w:rsid w:val="00F853AD"/>
    <w:rsid w:val="00F86F0C"/>
    <w:rsid w:val="00F875CC"/>
    <w:rsid w:val="00F87ACE"/>
    <w:rsid w:val="00F904A5"/>
    <w:rsid w:val="00F91042"/>
    <w:rsid w:val="00F915AF"/>
    <w:rsid w:val="00F91616"/>
    <w:rsid w:val="00F918FF"/>
    <w:rsid w:val="00F91AA6"/>
    <w:rsid w:val="00F92235"/>
    <w:rsid w:val="00F9228E"/>
    <w:rsid w:val="00F928F6"/>
    <w:rsid w:val="00F929C2"/>
    <w:rsid w:val="00F92D39"/>
    <w:rsid w:val="00F92D3D"/>
    <w:rsid w:val="00F93F64"/>
    <w:rsid w:val="00F940D7"/>
    <w:rsid w:val="00F94A2B"/>
    <w:rsid w:val="00F95937"/>
    <w:rsid w:val="00F95A2B"/>
    <w:rsid w:val="00F95A82"/>
    <w:rsid w:val="00F95D0B"/>
    <w:rsid w:val="00F97A83"/>
    <w:rsid w:val="00FA09EA"/>
    <w:rsid w:val="00FA09F2"/>
    <w:rsid w:val="00FA0EFE"/>
    <w:rsid w:val="00FA15C1"/>
    <w:rsid w:val="00FA16CD"/>
    <w:rsid w:val="00FA24F5"/>
    <w:rsid w:val="00FA2B66"/>
    <w:rsid w:val="00FA2E31"/>
    <w:rsid w:val="00FA3292"/>
    <w:rsid w:val="00FA35DE"/>
    <w:rsid w:val="00FA36BA"/>
    <w:rsid w:val="00FA3F64"/>
    <w:rsid w:val="00FA3FF1"/>
    <w:rsid w:val="00FA4028"/>
    <w:rsid w:val="00FA4BD6"/>
    <w:rsid w:val="00FA58E7"/>
    <w:rsid w:val="00FA5B8F"/>
    <w:rsid w:val="00FA5F81"/>
    <w:rsid w:val="00FA621C"/>
    <w:rsid w:val="00FA6661"/>
    <w:rsid w:val="00FA6781"/>
    <w:rsid w:val="00FA6C23"/>
    <w:rsid w:val="00FA6F17"/>
    <w:rsid w:val="00FA7E27"/>
    <w:rsid w:val="00FA7FD6"/>
    <w:rsid w:val="00FB05DA"/>
    <w:rsid w:val="00FB0702"/>
    <w:rsid w:val="00FB0CE9"/>
    <w:rsid w:val="00FB14F7"/>
    <w:rsid w:val="00FB1DEA"/>
    <w:rsid w:val="00FB25DD"/>
    <w:rsid w:val="00FB36BE"/>
    <w:rsid w:val="00FB3B86"/>
    <w:rsid w:val="00FB4014"/>
    <w:rsid w:val="00FB4236"/>
    <w:rsid w:val="00FB4619"/>
    <w:rsid w:val="00FB54A5"/>
    <w:rsid w:val="00FB6283"/>
    <w:rsid w:val="00FB6A4A"/>
    <w:rsid w:val="00FB6C33"/>
    <w:rsid w:val="00FC04FF"/>
    <w:rsid w:val="00FC064E"/>
    <w:rsid w:val="00FC11EF"/>
    <w:rsid w:val="00FC173E"/>
    <w:rsid w:val="00FC20BC"/>
    <w:rsid w:val="00FC2E6F"/>
    <w:rsid w:val="00FC3A12"/>
    <w:rsid w:val="00FC41C7"/>
    <w:rsid w:val="00FC4E97"/>
    <w:rsid w:val="00FC4EDD"/>
    <w:rsid w:val="00FC51CB"/>
    <w:rsid w:val="00FC6185"/>
    <w:rsid w:val="00FC6499"/>
    <w:rsid w:val="00FC66BC"/>
    <w:rsid w:val="00FC6D32"/>
    <w:rsid w:val="00FC727F"/>
    <w:rsid w:val="00FC734B"/>
    <w:rsid w:val="00FC7378"/>
    <w:rsid w:val="00FC7F0D"/>
    <w:rsid w:val="00FD052C"/>
    <w:rsid w:val="00FD0826"/>
    <w:rsid w:val="00FD10CF"/>
    <w:rsid w:val="00FD1D2E"/>
    <w:rsid w:val="00FD2077"/>
    <w:rsid w:val="00FD3539"/>
    <w:rsid w:val="00FD35AA"/>
    <w:rsid w:val="00FD5033"/>
    <w:rsid w:val="00FD5130"/>
    <w:rsid w:val="00FD5BAD"/>
    <w:rsid w:val="00FD6D31"/>
    <w:rsid w:val="00FE0FD1"/>
    <w:rsid w:val="00FE149B"/>
    <w:rsid w:val="00FE1DE6"/>
    <w:rsid w:val="00FE256D"/>
    <w:rsid w:val="00FE4406"/>
    <w:rsid w:val="00FE45B1"/>
    <w:rsid w:val="00FE4A38"/>
    <w:rsid w:val="00FE55FD"/>
    <w:rsid w:val="00FE5AC0"/>
    <w:rsid w:val="00FE5F69"/>
    <w:rsid w:val="00FE667C"/>
    <w:rsid w:val="00FE67B1"/>
    <w:rsid w:val="00FE6A25"/>
    <w:rsid w:val="00FE7A21"/>
    <w:rsid w:val="00FE7B0B"/>
    <w:rsid w:val="00FE7C78"/>
    <w:rsid w:val="00FE7FE8"/>
    <w:rsid w:val="00FF039D"/>
    <w:rsid w:val="00FF07AE"/>
    <w:rsid w:val="00FF0934"/>
    <w:rsid w:val="00FF0C34"/>
    <w:rsid w:val="00FF1B44"/>
    <w:rsid w:val="00FF2B51"/>
    <w:rsid w:val="00FF36E9"/>
    <w:rsid w:val="00FF3B42"/>
    <w:rsid w:val="00FF46BE"/>
    <w:rsid w:val="00FF60D0"/>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9765A"/>
  <w15:docId w15:val="{249B9D99-DD6A-406E-A3B6-BCA616F2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80D"/>
    <w:rPr>
      <w:rFonts w:ascii="Calibri" w:eastAsia="Calibri" w:hAnsi="Calibri" w:cs="Times New Roman"/>
    </w:rPr>
  </w:style>
  <w:style w:type="paragraph" w:styleId="Heading1">
    <w:name w:val="heading 1"/>
    <w:basedOn w:val="Normal"/>
    <w:next w:val="Normal"/>
    <w:link w:val="Heading1Char"/>
    <w:autoRedefine/>
    <w:uiPriority w:val="9"/>
    <w:qFormat/>
    <w:rsid w:val="00134A26"/>
    <w:pPr>
      <w:keepNext/>
      <w:keepLines/>
      <w:shd w:val="clear" w:color="auto" w:fill="FFFFFF"/>
      <w:spacing w:after="0"/>
      <w:jc w:val="center"/>
      <w:outlineLvl w:val="0"/>
    </w:pPr>
    <w:rPr>
      <w:rFonts w:ascii="Edwardian Script ITC" w:eastAsiaTheme="minorEastAsia" w:hAnsi="Edwardian Script ITC" w:cstheme="minorHAnsi"/>
      <w:b/>
      <w:bCs/>
      <w:color w:val="000000"/>
      <w:sz w:val="72"/>
      <w:szCs w:val="72"/>
    </w:rPr>
  </w:style>
  <w:style w:type="paragraph" w:styleId="Heading2">
    <w:name w:val="heading 2"/>
    <w:basedOn w:val="Normal"/>
    <w:next w:val="Normal"/>
    <w:link w:val="Heading2Char"/>
    <w:autoRedefine/>
    <w:uiPriority w:val="9"/>
    <w:unhideWhenUsed/>
    <w:qFormat/>
    <w:rsid w:val="001673C0"/>
    <w:pPr>
      <w:keepNext/>
      <w:keepLines/>
      <w:spacing w:after="0"/>
      <w:jc w:val="center"/>
      <w:outlineLvl w:val="1"/>
    </w:pPr>
    <w:rPr>
      <w:rFonts w:asciiTheme="minorHAnsi" w:eastAsiaTheme="minorEastAsia" w:hAnsiTheme="minorHAnsi" w:cstheme="minorHAnsi"/>
      <w:b/>
      <w:bCs/>
      <w:sz w:val="28"/>
      <w:szCs w:val="28"/>
    </w:rPr>
  </w:style>
  <w:style w:type="paragraph" w:styleId="Heading3">
    <w:name w:val="heading 3"/>
    <w:basedOn w:val="Normal"/>
    <w:link w:val="Heading3Char"/>
    <w:uiPriority w:val="9"/>
    <w:qFormat/>
    <w:rsid w:val="006D680D"/>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6D680D"/>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F7033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703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A26"/>
    <w:rPr>
      <w:rFonts w:ascii="Edwardian Script ITC" w:eastAsiaTheme="minorEastAsia" w:hAnsi="Edwardian Script ITC" w:cstheme="minorHAnsi"/>
      <w:b/>
      <w:bCs/>
      <w:color w:val="000000"/>
      <w:sz w:val="72"/>
      <w:szCs w:val="72"/>
      <w:shd w:val="clear" w:color="auto" w:fill="FFFFFF"/>
    </w:rPr>
  </w:style>
  <w:style w:type="character" w:customStyle="1" w:styleId="Heading2Char">
    <w:name w:val="Heading 2 Char"/>
    <w:basedOn w:val="DefaultParagraphFont"/>
    <w:link w:val="Heading2"/>
    <w:uiPriority w:val="9"/>
    <w:rsid w:val="001673C0"/>
    <w:rPr>
      <w:rFonts w:eastAsiaTheme="minorEastAsia" w:cstheme="minorHAnsi"/>
      <w:b/>
      <w:bCs/>
      <w:sz w:val="28"/>
      <w:szCs w:val="28"/>
    </w:rPr>
  </w:style>
  <w:style w:type="character" w:customStyle="1" w:styleId="Heading3Char">
    <w:name w:val="Heading 3 Char"/>
    <w:basedOn w:val="DefaultParagraphFont"/>
    <w:link w:val="Heading3"/>
    <w:uiPriority w:val="9"/>
    <w:rsid w:val="006D680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D68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F7033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7033D"/>
    <w:rPr>
      <w:rFonts w:asciiTheme="majorHAnsi" w:eastAsiaTheme="majorEastAsia" w:hAnsiTheme="majorHAnsi" w:cstheme="majorBidi"/>
      <w:color w:val="1F4D78" w:themeColor="accent1" w:themeShade="7F"/>
    </w:rPr>
  </w:style>
  <w:style w:type="paragraph" w:styleId="ListParagraph">
    <w:name w:val="List Paragraph"/>
    <w:basedOn w:val="Normal"/>
    <w:uiPriority w:val="99"/>
    <w:qFormat/>
    <w:rsid w:val="006D680D"/>
    <w:pPr>
      <w:ind w:left="720"/>
      <w:contextualSpacing/>
    </w:pPr>
  </w:style>
  <w:style w:type="paragraph" w:customStyle="1" w:styleId="chapter-1">
    <w:name w:val="chapter-1"/>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text">
    <w:name w:val="text"/>
    <w:rsid w:val="006D680D"/>
    <w:rPr>
      <w:rFonts w:cs="Times New Roman"/>
    </w:rPr>
  </w:style>
  <w:style w:type="character" w:customStyle="1" w:styleId="chapternum">
    <w:name w:val="chapternum"/>
    <w:rsid w:val="006D680D"/>
    <w:rPr>
      <w:rFonts w:cs="Times New Roman"/>
    </w:rPr>
  </w:style>
  <w:style w:type="paragraph" w:styleId="Footer">
    <w:name w:val="footer"/>
    <w:basedOn w:val="Normal"/>
    <w:link w:val="FooterChar"/>
    <w:uiPriority w:val="99"/>
    <w:unhideWhenUsed/>
    <w:rsid w:val="006D6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80D"/>
    <w:rPr>
      <w:rFonts w:ascii="Calibri" w:eastAsia="Calibri" w:hAnsi="Calibri" w:cs="Times New Roman"/>
    </w:rPr>
  </w:style>
  <w:style w:type="character" w:styleId="Hyperlink">
    <w:name w:val="Hyperlink"/>
    <w:uiPriority w:val="99"/>
    <w:unhideWhenUsed/>
    <w:rsid w:val="006D680D"/>
    <w:rPr>
      <w:color w:val="0000FF"/>
      <w:u w:val="single"/>
    </w:rPr>
  </w:style>
  <w:style w:type="paragraph" w:customStyle="1" w:styleId="line">
    <w:name w:val="line"/>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D680D"/>
  </w:style>
  <w:style w:type="character" w:customStyle="1" w:styleId="small-caps">
    <w:name w:val="small-caps"/>
    <w:rsid w:val="006D680D"/>
  </w:style>
  <w:style w:type="paragraph" w:customStyle="1" w:styleId="first-line-none">
    <w:name w:val="first-line-none"/>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D680D"/>
  </w:style>
  <w:style w:type="paragraph" w:customStyle="1" w:styleId="txt-sm">
    <w:name w:val="txt-sm"/>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D6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80D"/>
    <w:rPr>
      <w:rFonts w:ascii="Tahoma" w:eastAsia="Calibri" w:hAnsi="Tahoma" w:cs="Tahoma"/>
      <w:sz w:val="16"/>
      <w:szCs w:val="16"/>
    </w:rPr>
  </w:style>
  <w:style w:type="paragraph" w:styleId="NoSpacing">
    <w:name w:val="No Spacing"/>
    <w:link w:val="NoSpacingChar"/>
    <w:uiPriority w:val="1"/>
    <w:qFormat/>
    <w:rsid w:val="006D680D"/>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D680D"/>
    <w:rPr>
      <w:rFonts w:ascii="Calibri" w:eastAsia="Calibri" w:hAnsi="Calibri" w:cs="Times New Roman"/>
    </w:rPr>
  </w:style>
  <w:style w:type="character" w:customStyle="1" w:styleId="reftext">
    <w:name w:val="reftext"/>
    <w:basedOn w:val="DefaultParagraphFont"/>
    <w:rsid w:val="006D680D"/>
  </w:style>
  <w:style w:type="character" w:customStyle="1" w:styleId="highl">
    <w:name w:val="highl"/>
    <w:basedOn w:val="DefaultParagraphFont"/>
    <w:uiPriority w:val="99"/>
    <w:rsid w:val="006D680D"/>
  </w:style>
  <w:style w:type="character" w:customStyle="1" w:styleId="name">
    <w:name w:val="name"/>
    <w:basedOn w:val="DefaultParagraphFont"/>
    <w:rsid w:val="006D680D"/>
  </w:style>
  <w:style w:type="paragraph" w:customStyle="1" w:styleId="reg">
    <w:name w:val="reg"/>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2">
    <w:name w:val="line2"/>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line-group">
    <w:name w:val="line-group"/>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6D680D"/>
  </w:style>
  <w:style w:type="character" w:customStyle="1" w:styleId="indent">
    <w:name w:val="indent"/>
    <w:basedOn w:val="DefaultParagraphFont"/>
    <w:rsid w:val="006D680D"/>
  </w:style>
  <w:style w:type="paragraph" w:customStyle="1" w:styleId="same-paragraph">
    <w:name w:val="same-paragraph"/>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br-ln-group">
    <w:name w:val="br-ln-group"/>
    <w:basedOn w:val="DefaultParagraphFont"/>
    <w:rsid w:val="006D680D"/>
  </w:style>
  <w:style w:type="character" w:customStyle="1" w:styleId="footnote">
    <w:name w:val="footnote"/>
    <w:basedOn w:val="DefaultParagraphFont"/>
    <w:rsid w:val="006D680D"/>
  </w:style>
  <w:style w:type="character" w:customStyle="1" w:styleId="br-ln-group-10">
    <w:name w:val="br-ln-group-10"/>
    <w:basedOn w:val="DefaultParagraphFont"/>
    <w:rsid w:val="006D680D"/>
  </w:style>
  <w:style w:type="paragraph" w:styleId="Header">
    <w:name w:val="header"/>
    <w:basedOn w:val="Normal"/>
    <w:link w:val="HeaderChar"/>
    <w:uiPriority w:val="99"/>
    <w:unhideWhenUsed/>
    <w:rsid w:val="006D6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80D"/>
    <w:rPr>
      <w:rFonts w:ascii="Calibri" w:eastAsia="Calibri" w:hAnsi="Calibri" w:cs="Times New Roman"/>
    </w:rPr>
  </w:style>
  <w:style w:type="character" w:customStyle="1" w:styleId="nivfootnote">
    <w:name w:val="nivfootnote"/>
    <w:basedOn w:val="DefaultParagraphFont"/>
    <w:rsid w:val="006D680D"/>
  </w:style>
  <w:style w:type="paragraph" w:customStyle="1" w:styleId="sectionhead">
    <w:name w:val="sectionhead"/>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pcontinued">
    <w:name w:val="pcontinued"/>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font8">
    <w:name w:val="font_8"/>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red">
    <w:name w:val="red"/>
    <w:basedOn w:val="DefaultParagraphFont"/>
    <w:rsid w:val="006D680D"/>
  </w:style>
  <w:style w:type="paragraph" w:customStyle="1" w:styleId="emb">
    <w:name w:val="emb"/>
    <w:basedOn w:val="Normal"/>
    <w:rsid w:val="006D680D"/>
    <w:pPr>
      <w:spacing w:before="100" w:beforeAutospacing="1" w:after="100" w:afterAutospacing="1" w:line="240" w:lineRule="auto"/>
    </w:pPr>
    <w:rPr>
      <w:rFonts w:ascii="Times New Roman" w:eastAsia="Times New Roman" w:hAnsi="Times New Roman"/>
      <w:sz w:val="24"/>
      <w:szCs w:val="24"/>
    </w:rPr>
  </w:style>
  <w:style w:type="paragraph" w:customStyle="1" w:styleId="attribution">
    <w:name w:val="attribution"/>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versiontext">
    <w:name w:val="versiontext"/>
    <w:basedOn w:val="DefaultParagraphFont"/>
    <w:rsid w:val="006D680D"/>
  </w:style>
  <w:style w:type="paragraph" w:customStyle="1" w:styleId="heading">
    <w:name w:val="heading"/>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6D680D"/>
  </w:style>
  <w:style w:type="character" w:customStyle="1" w:styleId="passage-display-bcv">
    <w:name w:val="passage-display-bcv"/>
    <w:basedOn w:val="DefaultParagraphFont"/>
    <w:rsid w:val="006D680D"/>
  </w:style>
  <w:style w:type="character" w:customStyle="1" w:styleId="passage-display-version">
    <w:name w:val="passage-display-version"/>
    <w:basedOn w:val="DefaultParagraphFont"/>
    <w:rsid w:val="006D680D"/>
  </w:style>
  <w:style w:type="paragraph" w:customStyle="1" w:styleId="chapter-2">
    <w:name w:val="chapter-2"/>
    <w:basedOn w:val="Normal"/>
    <w:rsid w:val="006D680D"/>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D680D"/>
  </w:style>
  <w:style w:type="character" w:customStyle="1" w:styleId="verse-text">
    <w:name w:val="verse-text"/>
    <w:basedOn w:val="DefaultParagraphFont"/>
    <w:rsid w:val="006D680D"/>
  </w:style>
  <w:style w:type="character" w:styleId="CommentReference">
    <w:name w:val="annotation reference"/>
    <w:basedOn w:val="DefaultParagraphFont"/>
    <w:uiPriority w:val="99"/>
    <w:semiHidden/>
    <w:unhideWhenUsed/>
    <w:rsid w:val="006D680D"/>
    <w:rPr>
      <w:sz w:val="16"/>
      <w:szCs w:val="16"/>
    </w:rPr>
  </w:style>
  <w:style w:type="paragraph" w:styleId="CommentText">
    <w:name w:val="annotation text"/>
    <w:basedOn w:val="Normal"/>
    <w:link w:val="CommentTextChar"/>
    <w:uiPriority w:val="99"/>
    <w:semiHidden/>
    <w:unhideWhenUsed/>
    <w:rsid w:val="006D680D"/>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D680D"/>
    <w:rPr>
      <w:sz w:val="20"/>
      <w:szCs w:val="20"/>
    </w:rPr>
  </w:style>
  <w:style w:type="character" w:customStyle="1" w:styleId="divine-name">
    <w:name w:val="divine-name"/>
    <w:basedOn w:val="DefaultParagraphFont"/>
    <w:rsid w:val="006D680D"/>
  </w:style>
  <w:style w:type="character" w:customStyle="1" w:styleId="mainfootnotes">
    <w:name w:val="mainfootnotes"/>
    <w:basedOn w:val="DefaultParagraphFont"/>
    <w:rsid w:val="006D680D"/>
  </w:style>
  <w:style w:type="character" w:customStyle="1" w:styleId="mainfootnoteshdg">
    <w:name w:val="mainfootnoteshdg"/>
    <w:basedOn w:val="DefaultParagraphFont"/>
    <w:rsid w:val="006D680D"/>
  </w:style>
  <w:style w:type="character" w:customStyle="1" w:styleId="footnotesbot">
    <w:name w:val="footnotesbot"/>
    <w:basedOn w:val="DefaultParagraphFont"/>
    <w:rsid w:val="006D680D"/>
  </w:style>
  <w:style w:type="character" w:customStyle="1" w:styleId="fnverse">
    <w:name w:val="fnverse"/>
    <w:basedOn w:val="DefaultParagraphFont"/>
    <w:rsid w:val="006D680D"/>
  </w:style>
  <w:style w:type="character" w:customStyle="1" w:styleId="catch-word">
    <w:name w:val="catch-word"/>
    <w:basedOn w:val="DefaultParagraphFont"/>
    <w:rsid w:val="006D680D"/>
  </w:style>
  <w:style w:type="character" w:customStyle="1" w:styleId="verse-marker">
    <w:name w:val="verse-marker"/>
    <w:basedOn w:val="DefaultParagraphFont"/>
    <w:rsid w:val="006D680D"/>
  </w:style>
  <w:style w:type="paragraph" w:styleId="Revision">
    <w:name w:val="Revision"/>
    <w:hidden/>
    <w:uiPriority w:val="99"/>
    <w:semiHidden/>
    <w:rsid w:val="006D680D"/>
    <w:pPr>
      <w:spacing w:after="0" w:line="240" w:lineRule="auto"/>
    </w:pPr>
    <w:rPr>
      <w:rFonts w:ascii="Calibri" w:eastAsia="Calibri" w:hAnsi="Calibri" w:cs="Times New Roman"/>
    </w:rPr>
  </w:style>
  <w:style w:type="paragraph" w:customStyle="1" w:styleId="DecimalAligned">
    <w:name w:val="Decimal Aligned"/>
    <w:basedOn w:val="Normal"/>
    <w:uiPriority w:val="40"/>
    <w:qFormat/>
    <w:rsid w:val="006D680D"/>
    <w:pPr>
      <w:tabs>
        <w:tab w:val="decimal" w:pos="360"/>
      </w:tabs>
    </w:pPr>
    <w:rPr>
      <w:rFonts w:asciiTheme="minorHAnsi" w:eastAsiaTheme="minorEastAsia" w:hAnsiTheme="minorHAnsi"/>
    </w:rPr>
  </w:style>
  <w:style w:type="paragraph" w:styleId="FootnoteText">
    <w:name w:val="footnote text"/>
    <w:basedOn w:val="Normal"/>
    <w:link w:val="FootnoteTextChar"/>
    <w:uiPriority w:val="99"/>
    <w:unhideWhenUsed/>
    <w:rsid w:val="006D680D"/>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6D680D"/>
    <w:rPr>
      <w:rFonts w:eastAsiaTheme="minorEastAsia" w:cs="Times New Roman"/>
      <w:sz w:val="20"/>
      <w:szCs w:val="20"/>
    </w:rPr>
  </w:style>
  <w:style w:type="character" w:styleId="SubtleEmphasis">
    <w:name w:val="Subtle Emphasis"/>
    <w:basedOn w:val="DefaultParagraphFont"/>
    <w:uiPriority w:val="19"/>
    <w:qFormat/>
    <w:rsid w:val="006D680D"/>
    <w:rPr>
      <w:i/>
      <w:iCs/>
    </w:rPr>
  </w:style>
  <w:style w:type="table" w:styleId="LightShading-Accent1">
    <w:name w:val="Light Shading Accent 1"/>
    <w:basedOn w:val="TableNormal"/>
    <w:uiPriority w:val="60"/>
    <w:rsid w:val="006D680D"/>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color11">
    <w:name w:val="color_11"/>
    <w:basedOn w:val="DefaultParagraphFont"/>
    <w:rsid w:val="00BE03A2"/>
  </w:style>
  <w:style w:type="paragraph" w:styleId="TOCHeading">
    <w:name w:val="TOC Heading"/>
    <w:basedOn w:val="Heading1"/>
    <w:next w:val="Normal"/>
    <w:uiPriority w:val="39"/>
    <w:unhideWhenUsed/>
    <w:qFormat/>
    <w:rsid w:val="006378AD"/>
    <w:pPr>
      <w:spacing w:before="240"/>
      <w:outlineLvl w:val="9"/>
    </w:pPr>
    <w:rPr>
      <w:b w:val="0"/>
      <w:bCs w:val="0"/>
      <w:sz w:val="32"/>
      <w:szCs w:val="32"/>
    </w:rPr>
  </w:style>
  <w:style w:type="paragraph" w:styleId="TOC3">
    <w:name w:val="toc 3"/>
    <w:basedOn w:val="Normal"/>
    <w:next w:val="Normal"/>
    <w:autoRedefine/>
    <w:uiPriority w:val="39"/>
    <w:unhideWhenUsed/>
    <w:rsid w:val="009E4CF3"/>
    <w:pPr>
      <w:spacing w:after="100"/>
      <w:jc w:val="center"/>
    </w:pPr>
    <w:rPr>
      <w:b/>
      <w:sz w:val="24"/>
      <w:szCs w:val="24"/>
    </w:rPr>
  </w:style>
  <w:style w:type="paragraph" w:styleId="TOC1">
    <w:name w:val="toc 1"/>
    <w:basedOn w:val="Normal"/>
    <w:next w:val="Normal"/>
    <w:autoRedefine/>
    <w:uiPriority w:val="39"/>
    <w:unhideWhenUsed/>
    <w:rsid w:val="00611A2C"/>
    <w:pPr>
      <w:tabs>
        <w:tab w:val="right" w:leader="dot" w:pos="9350"/>
      </w:tabs>
      <w:spacing w:after="240"/>
      <w:jc w:val="center"/>
    </w:pPr>
    <w:rPr>
      <w:rFonts w:ascii="Edwardian Script ITC" w:hAnsi="Edwardian Script ITC" w:cstheme="minorHAnsi"/>
      <w:b/>
      <w:bCs/>
      <w:noProof/>
      <w:sz w:val="52"/>
      <w:szCs w:val="52"/>
    </w:rPr>
  </w:style>
  <w:style w:type="paragraph" w:styleId="TOC2">
    <w:name w:val="toc 2"/>
    <w:basedOn w:val="Normal"/>
    <w:next w:val="Normal"/>
    <w:autoRedefine/>
    <w:uiPriority w:val="39"/>
    <w:unhideWhenUsed/>
    <w:rsid w:val="007F139E"/>
    <w:pPr>
      <w:tabs>
        <w:tab w:val="right" w:leader="dot" w:pos="9350"/>
      </w:tabs>
      <w:spacing w:after="100"/>
    </w:pPr>
    <w:rPr>
      <w:rFonts w:asciiTheme="minorHAnsi" w:eastAsiaTheme="minorEastAsia" w:hAnsiTheme="minorHAnsi" w:cstheme="minorBidi"/>
      <w:b/>
      <w:noProof/>
      <w:sz w:val="28"/>
      <w:szCs w:val="28"/>
    </w:rPr>
  </w:style>
  <w:style w:type="character" w:styleId="Emphasis">
    <w:name w:val="Emphasis"/>
    <w:basedOn w:val="DefaultParagraphFont"/>
    <w:uiPriority w:val="20"/>
    <w:qFormat/>
    <w:rsid w:val="00B71506"/>
    <w:rPr>
      <w:i/>
      <w:iCs/>
    </w:rPr>
  </w:style>
  <w:style w:type="table" w:styleId="TableGrid">
    <w:name w:val="Table Grid"/>
    <w:basedOn w:val="TableNormal"/>
    <w:uiPriority w:val="39"/>
    <w:rsid w:val="002A2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deo-uploader-byline3">
    <w:name w:val="video-uploader-byline3"/>
    <w:basedOn w:val="DefaultParagraphFont"/>
    <w:rsid w:val="00D30306"/>
    <w:rPr>
      <w:color w:val="767676"/>
      <w:sz w:val="17"/>
      <w:szCs w:val="17"/>
      <w:bdr w:val="none" w:sz="0" w:space="0" w:color="auto" w:frame="1"/>
      <w:shd w:val="clear" w:color="auto" w:fill="auto"/>
    </w:rPr>
  </w:style>
  <w:style w:type="character" w:customStyle="1" w:styleId="fn">
    <w:name w:val="fn"/>
    <w:basedOn w:val="DefaultParagraphFont"/>
    <w:rsid w:val="00511241"/>
  </w:style>
  <w:style w:type="character" w:customStyle="1" w:styleId="sc1">
    <w:name w:val="sc1"/>
    <w:basedOn w:val="DefaultParagraphFont"/>
    <w:rsid w:val="00271707"/>
    <w:rPr>
      <w:smallCaps/>
    </w:rPr>
  </w:style>
  <w:style w:type="character" w:customStyle="1" w:styleId="netverse">
    <w:name w:val="netverse"/>
    <w:basedOn w:val="DefaultParagraphFont"/>
    <w:rsid w:val="00271707"/>
  </w:style>
  <w:style w:type="character" w:customStyle="1" w:styleId="vref1">
    <w:name w:val="vref1"/>
    <w:basedOn w:val="DefaultParagraphFont"/>
    <w:rsid w:val="00271707"/>
    <w:rPr>
      <w:b/>
      <w:bCs/>
    </w:rPr>
  </w:style>
  <w:style w:type="character" w:customStyle="1" w:styleId="s">
    <w:name w:val="s"/>
    <w:basedOn w:val="DefaultParagraphFont"/>
    <w:rsid w:val="00271707"/>
  </w:style>
  <w:style w:type="paragraph" w:customStyle="1" w:styleId="bodytext1">
    <w:name w:val="bodytext1"/>
    <w:basedOn w:val="Normal"/>
    <w:rsid w:val="00181E6C"/>
    <w:pPr>
      <w:spacing w:after="0" w:line="240" w:lineRule="auto"/>
      <w:ind w:firstLine="240"/>
    </w:pPr>
    <w:rPr>
      <w:rFonts w:ascii="Times New Roman" w:eastAsia="Times New Roman" w:hAnsi="Times New Roman"/>
      <w:sz w:val="24"/>
      <w:szCs w:val="24"/>
    </w:rPr>
  </w:style>
  <w:style w:type="paragraph" w:customStyle="1" w:styleId="otpoetry1">
    <w:name w:val="otpoetry1"/>
    <w:basedOn w:val="Normal"/>
    <w:rsid w:val="00EE25B4"/>
    <w:pPr>
      <w:spacing w:after="0" w:line="240" w:lineRule="auto"/>
    </w:pPr>
    <w:rPr>
      <w:rFonts w:ascii="Times New Roman" w:eastAsia="Times New Roman" w:hAnsi="Times New Roman"/>
      <w:sz w:val="24"/>
      <w:szCs w:val="24"/>
    </w:rPr>
  </w:style>
  <w:style w:type="paragraph" w:customStyle="1" w:styleId="paragraph">
    <w:name w:val="paragraph"/>
    <w:basedOn w:val="Normal"/>
    <w:rsid w:val="006643A2"/>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6643A2"/>
  </w:style>
  <w:style w:type="character" w:customStyle="1" w:styleId="eop">
    <w:name w:val="eop"/>
    <w:basedOn w:val="DefaultParagraphFont"/>
    <w:rsid w:val="006643A2"/>
  </w:style>
  <w:style w:type="paragraph" w:customStyle="1" w:styleId="poetry1">
    <w:name w:val="poetry1"/>
    <w:basedOn w:val="Normal"/>
    <w:rsid w:val="00073BF5"/>
    <w:pPr>
      <w:spacing w:after="0" w:line="240" w:lineRule="auto"/>
    </w:pPr>
    <w:rPr>
      <w:rFonts w:ascii="Times New Roman" w:eastAsia="Times New Roman" w:hAnsi="Times New Roman"/>
      <w:sz w:val="24"/>
      <w:szCs w:val="24"/>
    </w:rPr>
  </w:style>
  <w:style w:type="character" w:customStyle="1" w:styleId="netverse2">
    <w:name w:val="netverse2"/>
    <w:basedOn w:val="DefaultParagraphFont"/>
    <w:rsid w:val="00F853AD"/>
  </w:style>
  <w:style w:type="character" w:customStyle="1" w:styleId="vref">
    <w:name w:val="vref"/>
    <w:basedOn w:val="DefaultParagraphFont"/>
    <w:rsid w:val="00F61568"/>
  </w:style>
  <w:style w:type="paragraph" w:customStyle="1" w:styleId="otpoetry">
    <w:name w:val="otpoetry"/>
    <w:basedOn w:val="Normal"/>
    <w:rsid w:val="0039316A"/>
    <w:pPr>
      <w:spacing w:before="100" w:beforeAutospacing="1" w:after="100" w:afterAutospacing="1" w:line="240" w:lineRule="auto"/>
    </w:pPr>
    <w:rPr>
      <w:rFonts w:ascii="Times New Roman" w:eastAsia="Times New Roman" w:hAnsi="Times New Roman"/>
      <w:sz w:val="24"/>
      <w:szCs w:val="24"/>
    </w:rPr>
  </w:style>
  <w:style w:type="character" w:customStyle="1" w:styleId="aqj">
    <w:name w:val="aqj"/>
    <w:basedOn w:val="DefaultParagraphFont"/>
    <w:rsid w:val="004033B2"/>
    <w:rPr>
      <w:rFonts w:cs="Times New Roman"/>
    </w:rPr>
  </w:style>
  <w:style w:type="paragraph" w:customStyle="1" w:styleId="poetry">
    <w:name w:val="poetry"/>
    <w:basedOn w:val="Normal"/>
    <w:rsid w:val="00A17FEC"/>
    <w:pPr>
      <w:spacing w:before="100" w:beforeAutospacing="1" w:after="100" w:afterAutospacing="1" w:line="240" w:lineRule="auto"/>
    </w:pPr>
    <w:rPr>
      <w:rFonts w:ascii="Times New Roman" w:eastAsia="Times New Roman" w:hAnsi="Times New Roman"/>
      <w:sz w:val="24"/>
      <w:szCs w:val="24"/>
    </w:rPr>
  </w:style>
  <w:style w:type="character" w:customStyle="1" w:styleId="sc">
    <w:name w:val="sc"/>
    <w:basedOn w:val="DefaultParagraphFont"/>
    <w:rsid w:val="000E5563"/>
  </w:style>
  <w:style w:type="paragraph" w:customStyle="1" w:styleId="bodytext">
    <w:name w:val="bodytext"/>
    <w:basedOn w:val="Normal"/>
    <w:rsid w:val="00A25DE3"/>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A819BE"/>
    <w:pPr>
      <w:spacing w:before="100" w:beforeAutospacing="1" w:after="100" w:afterAutospacing="1" w:line="240" w:lineRule="auto"/>
    </w:pPr>
    <w:rPr>
      <w:rFonts w:ascii="Times New Roman" w:eastAsia="Times New Roman" w:hAnsi="Times New Roman"/>
      <w:sz w:val="24"/>
      <w:szCs w:val="24"/>
    </w:rPr>
  </w:style>
  <w:style w:type="character" w:customStyle="1" w:styleId="scx111499806">
    <w:name w:val="scx111499806"/>
    <w:basedOn w:val="DefaultParagraphFont"/>
    <w:rsid w:val="00F7033D"/>
  </w:style>
  <w:style w:type="paragraph" w:customStyle="1" w:styleId="footnotedescription">
    <w:name w:val="footnote description"/>
    <w:next w:val="Normal"/>
    <w:link w:val="footnotedescriptionChar"/>
    <w:hidden/>
    <w:rsid w:val="00F7033D"/>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F7033D"/>
    <w:rPr>
      <w:rFonts w:ascii="Calibri" w:eastAsia="Calibri" w:hAnsi="Calibri" w:cs="Calibri"/>
      <w:b/>
      <w:i/>
      <w:color w:val="000000"/>
      <w:sz w:val="24"/>
    </w:rPr>
  </w:style>
  <w:style w:type="character" w:customStyle="1" w:styleId="footnotemark">
    <w:name w:val="footnote mark"/>
    <w:hidden/>
    <w:rsid w:val="00F7033D"/>
    <w:rPr>
      <w:rFonts w:ascii="Calibri" w:eastAsia="Calibri" w:hAnsi="Calibri" w:cs="Calibri"/>
      <w:b/>
      <w:i/>
      <w:color w:val="000000"/>
      <w:sz w:val="24"/>
      <w:vertAlign w:val="superscript"/>
    </w:rPr>
  </w:style>
  <w:style w:type="paragraph" w:customStyle="1" w:styleId="Style1">
    <w:name w:val="Style1"/>
    <w:basedOn w:val="Normal"/>
    <w:link w:val="Style1Char"/>
    <w:qFormat/>
    <w:rsid w:val="00F7033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7033D"/>
    <w:rPr>
      <w:rFonts w:ascii="Edwardian Script ITC" w:eastAsia="Calibri" w:hAnsi="Edwardian Script ITC" w:cs="Vijaya"/>
      <w:b/>
      <w:sz w:val="72"/>
      <w:szCs w:val="72"/>
    </w:rPr>
  </w:style>
  <w:style w:type="character" w:customStyle="1" w:styleId="versenumber">
    <w:name w:val="versenumber"/>
    <w:basedOn w:val="DefaultParagraphFont"/>
    <w:rsid w:val="00F7033D"/>
  </w:style>
  <w:style w:type="character" w:customStyle="1" w:styleId="CommentSubjectChar">
    <w:name w:val="Comment Subject Char"/>
    <w:basedOn w:val="CommentTextChar"/>
    <w:link w:val="CommentSubject"/>
    <w:uiPriority w:val="99"/>
    <w:semiHidden/>
    <w:rsid w:val="00F7033D"/>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F7033D"/>
    <w:rPr>
      <w:rFonts w:ascii="Calibri" w:eastAsia="Calibri" w:hAnsi="Calibri" w:cs="Times New Roman"/>
      <w:b/>
      <w:bCs/>
    </w:rPr>
  </w:style>
  <w:style w:type="character" w:styleId="Strong">
    <w:name w:val="Strong"/>
    <w:basedOn w:val="DefaultParagraphFont"/>
    <w:uiPriority w:val="22"/>
    <w:qFormat/>
    <w:rsid w:val="00695660"/>
    <w:rPr>
      <w:b/>
      <w:bCs/>
    </w:rPr>
  </w:style>
  <w:style w:type="paragraph" w:customStyle="1" w:styleId="EdwardianScript36">
    <w:name w:val="Edwardian Script 36"/>
    <w:basedOn w:val="Normal"/>
    <w:link w:val="EdwardianScript36Char"/>
    <w:qFormat/>
    <w:rsid w:val="00AE104D"/>
    <w:pPr>
      <w:tabs>
        <w:tab w:val="center" w:pos="4680"/>
        <w:tab w:val="right" w:pos="9360"/>
      </w:tabs>
      <w:jc w:val="center"/>
    </w:pPr>
    <w:rPr>
      <w:rFonts w:ascii="Edwardian Script ITC" w:hAnsi="Edwardian Script ITC"/>
      <w:b/>
      <w:sz w:val="72"/>
      <w:szCs w:val="72"/>
    </w:rPr>
  </w:style>
  <w:style w:type="paragraph" w:customStyle="1" w:styleId="EdwardianScript48">
    <w:name w:val="Edwardian Script 48"/>
    <w:basedOn w:val="Normal"/>
    <w:link w:val="EdwardianScript48Char"/>
    <w:qFormat/>
    <w:rsid w:val="00AE104D"/>
    <w:pPr>
      <w:tabs>
        <w:tab w:val="center" w:pos="4680"/>
        <w:tab w:val="right" w:pos="9360"/>
      </w:tabs>
      <w:jc w:val="center"/>
    </w:pPr>
    <w:rPr>
      <w:rFonts w:ascii="Edwardian Script ITC" w:hAnsi="Edwardian Script ITC"/>
      <w:b/>
      <w:sz w:val="96"/>
      <w:szCs w:val="96"/>
    </w:rPr>
  </w:style>
  <w:style w:type="character" w:customStyle="1" w:styleId="EdwardianScript36Char">
    <w:name w:val="Edwardian Script 36 Char"/>
    <w:basedOn w:val="DefaultParagraphFont"/>
    <w:link w:val="EdwardianScript36"/>
    <w:rsid w:val="00AE104D"/>
    <w:rPr>
      <w:rFonts w:ascii="Edwardian Script ITC" w:eastAsia="Calibri" w:hAnsi="Edwardian Script ITC" w:cs="Times New Roman"/>
      <w:b/>
      <w:sz w:val="72"/>
      <w:szCs w:val="72"/>
    </w:rPr>
  </w:style>
  <w:style w:type="paragraph" w:customStyle="1" w:styleId="scripturereference">
    <w:name w:val="scripture reference"/>
    <w:basedOn w:val="Normal"/>
    <w:link w:val="scripturereferenceChar"/>
    <w:qFormat/>
    <w:rsid w:val="0033171D"/>
    <w:pPr>
      <w:spacing w:after="0"/>
      <w:jc w:val="center"/>
    </w:pPr>
    <w:rPr>
      <w:rFonts w:asciiTheme="minorHAnsi" w:hAnsiTheme="minorHAnsi" w:cs="Vijaya"/>
      <w:b/>
      <w:bCs/>
      <w:iCs/>
      <w:sz w:val="24"/>
      <w:szCs w:val="24"/>
    </w:rPr>
  </w:style>
  <w:style w:type="character" w:customStyle="1" w:styleId="EdwardianScript48Char">
    <w:name w:val="Edwardian Script 48 Char"/>
    <w:basedOn w:val="DefaultParagraphFont"/>
    <w:link w:val="EdwardianScript48"/>
    <w:rsid w:val="00AE104D"/>
    <w:rPr>
      <w:rFonts w:ascii="Edwardian Script ITC" w:eastAsia="Calibri" w:hAnsi="Edwardian Script ITC" w:cs="Times New Roman"/>
      <w:b/>
      <w:sz w:val="96"/>
      <w:szCs w:val="96"/>
    </w:rPr>
  </w:style>
  <w:style w:type="character" w:customStyle="1" w:styleId="scripturereferenceChar">
    <w:name w:val="scripture reference Char"/>
    <w:basedOn w:val="DefaultParagraphFont"/>
    <w:link w:val="scripturereference"/>
    <w:rsid w:val="0033171D"/>
    <w:rPr>
      <w:rFonts w:eastAsia="Calibri" w:cs="Vijaya"/>
      <w:b/>
      <w:bCs/>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491">
      <w:bodyDiv w:val="1"/>
      <w:marLeft w:val="0"/>
      <w:marRight w:val="0"/>
      <w:marTop w:val="0"/>
      <w:marBottom w:val="0"/>
      <w:divBdr>
        <w:top w:val="none" w:sz="0" w:space="0" w:color="auto"/>
        <w:left w:val="none" w:sz="0" w:space="0" w:color="auto"/>
        <w:bottom w:val="none" w:sz="0" w:space="0" w:color="auto"/>
        <w:right w:val="none" w:sz="0" w:space="0" w:color="auto"/>
      </w:divBdr>
      <w:divsChild>
        <w:div w:id="63257284">
          <w:marLeft w:val="0"/>
          <w:marRight w:val="0"/>
          <w:marTop w:val="0"/>
          <w:marBottom w:val="0"/>
          <w:divBdr>
            <w:top w:val="none" w:sz="0" w:space="0" w:color="auto"/>
            <w:left w:val="none" w:sz="0" w:space="0" w:color="auto"/>
            <w:bottom w:val="none" w:sz="0" w:space="0" w:color="auto"/>
            <w:right w:val="none" w:sz="0" w:space="0" w:color="auto"/>
          </w:divBdr>
          <w:divsChild>
            <w:div w:id="981926592">
              <w:marLeft w:val="0"/>
              <w:marRight w:val="0"/>
              <w:marTop w:val="0"/>
              <w:marBottom w:val="0"/>
              <w:divBdr>
                <w:top w:val="none" w:sz="0" w:space="0" w:color="auto"/>
                <w:left w:val="none" w:sz="0" w:space="0" w:color="auto"/>
                <w:bottom w:val="none" w:sz="0" w:space="0" w:color="auto"/>
                <w:right w:val="none" w:sz="0" w:space="0" w:color="auto"/>
              </w:divBdr>
              <w:divsChild>
                <w:div w:id="604196547">
                  <w:marLeft w:val="0"/>
                  <w:marRight w:val="0"/>
                  <w:marTop w:val="0"/>
                  <w:marBottom w:val="0"/>
                  <w:divBdr>
                    <w:top w:val="none" w:sz="0" w:space="0" w:color="auto"/>
                    <w:left w:val="none" w:sz="0" w:space="0" w:color="auto"/>
                    <w:bottom w:val="none" w:sz="0" w:space="0" w:color="auto"/>
                    <w:right w:val="none" w:sz="0" w:space="0" w:color="auto"/>
                  </w:divBdr>
                  <w:divsChild>
                    <w:div w:id="1156653042">
                      <w:marLeft w:val="0"/>
                      <w:marRight w:val="0"/>
                      <w:marTop w:val="0"/>
                      <w:marBottom w:val="0"/>
                      <w:divBdr>
                        <w:top w:val="none" w:sz="0" w:space="0" w:color="auto"/>
                        <w:left w:val="none" w:sz="0" w:space="0" w:color="auto"/>
                        <w:bottom w:val="none" w:sz="0" w:space="0" w:color="auto"/>
                        <w:right w:val="none" w:sz="0" w:space="0" w:color="auto"/>
                      </w:divBdr>
                      <w:divsChild>
                        <w:div w:id="246231432">
                          <w:marLeft w:val="0"/>
                          <w:marRight w:val="0"/>
                          <w:marTop w:val="0"/>
                          <w:marBottom w:val="0"/>
                          <w:divBdr>
                            <w:top w:val="none" w:sz="0" w:space="0" w:color="auto"/>
                            <w:left w:val="none" w:sz="0" w:space="0" w:color="auto"/>
                            <w:bottom w:val="none" w:sz="0" w:space="0" w:color="auto"/>
                            <w:right w:val="none" w:sz="0" w:space="0" w:color="auto"/>
                          </w:divBdr>
                          <w:divsChild>
                            <w:div w:id="1204294120">
                              <w:marLeft w:val="0"/>
                              <w:marRight w:val="0"/>
                              <w:marTop w:val="0"/>
                              <w:marBottom w:val="0"/>
                              <w:divBdr>
                                <w:top w:val="none" w:sz="0" w:space="0" w:color="auto"/>
                                <w:left w:val="none" w:sz="0" w:space="0" w:color="auto"/>
                                <w:bottom w:val="none" w:sz="0" w:space="0" w:color="auto"/>
                                <w:right w:val="none" w:sz="0" w:space="0" w:color="auto"/>
                              </w:divBdr>
                              <w:divsChild>
                                <w:div w:id="1021248978">
                                  <w:marLeft w:val="0"/>
                                  <w:marRight w:val="0"/>
                                  <w:marTop w:val="0"/>
                                  <w:marBottom w:val="0"/>
                                  <w:divBdr>
                                    <w:top w:val="none" w:sz="0" w:space="0" w:color="auto"/>
                                    <w:left w:val="none" w:sz="0" w:space="0" w:color="auto"/>
                                    <w:bottom w:val="none" w:sz="0" w:space="0" w:color="auto"/>
                                    <w:right w:val="none" w:sz="0" w:space="0" w:color="auto"/>
                                  </w:divBdr>
                                  <w:divsChild>
                                    <w:div w:id="36721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6252">
      <w:bodyDiv w:val="1"/>
      <w:marLeft w:val="0"/>
      <w:marRight w:val="0"/>
      <w:marTop w:val="0"/>
      <w:marBottom w:val="0"/>
      <w:divBdr>
        <w:top w:val="none" w:sz="0" w:space="0" w:color="auto"/>
        <w:left w:val="none" w:sz="0" w:space="0" w:color="auto"/>
        <w:bottom w:val="none" w:sz="0" w:space="0" w:color="auto"/>
        <w:right w:val="none" w:sz="0" w:space="0" w:color="auto"/>
      </w:divBdr>
      <w:divsChild>
        <w:div w:id="1667585830">
          <w:marLeft w:val="15"/>
          <w:marRight w:val="15"/>
          <w:marTop w:val="60"/>
          <w:marBottom w:val="60"/>
          <w:divBdr>
            <w:top w:val="none" w:sz="0" w:space="0" w:color="auto"/>
            <w:left w:val="none" w:sz="0" w:space="0" w:color="auto"/>
            <w:bottom w:val="none" w:sz="0" w:space="0" w:color="auto"/>
            <w:right w:val="single" w:sz="6" w:space="0" w:color="808080"/>
          </w:divBdr>
        </w:div>
        <w:div w:id="1720469888">
          <w:marLeft w:val="15"/>
          <w:marRight w:val="15"/>
          <w:marTop w:val="60"/>
          <w:marBottom w:val="60"/>
          <w:divBdr>
            <w:top w:val="none" w:sz="0" w:space="0" w:color="auto"/>
            <w:left w:val="none" w:sz="0" w:space="0" w:color="auto"/>
            <w:bottom w:val="none" w:sz="0" w:space="0" w:color="auto"/>
            <w:right w:val="single" w:sz="6" w:space="0" w:color="808080"/>
          </w:divBdr>
        </w:div>
        <w:div w:id="1401556315">
          <w:marLeft w:val="15"/>
          <w:marRight w:val="15"/>
          <w:marTop w:val="60"/>
          <w:marBottom w:val="60"/>
          <w:divBdr>
            <w:top w:val="none" w:sz="0" w:space="0" w:color="auto"/>
            <w:left w:val="none" w:sz="0" w:space="0" w:color="auto"/>
            <w:bottom w:val="none" w:sz="0" w:space="0" w:color="auto"/>
            <w:right w:val="single" w:sz="6" w:space="0" w:color="808080"/>
          </w:divBdr>
        </w:div>
        <w:div w:id="1968927300">
          <w:marLeft w:val="15"/>
          <w:marRight w:val="15"/>
          <w:marTop w:val="60"/>
          <w:marBottom w:val="60"/>
          <w:divBdr>
            <w:top w:val="none" w:sz="0" w:space="0" w:color="auto"/>
            <w:left w:val="none" w:sz="0" w:space="0" w:color="auto"/>
            <w:bottom w:val="none" w:sz="0" w:space="0" w:color="auto"/>
            <w:right w:val="single" w:sz="6" w:space="0" w:color="808080"/>
          </w:divBdr>
        </w:div>
        <w:div w:id="1405831847">
          <w:marLeft w:val="15"/>
          <w:marRight w:val="15"/>
          <w:marTop w:val="60"/>
          <w:marBottom w:val="60"/>
          <w:divBdr>
            <w:top w:val="none" w:sz="0" w:space="0" w:color="auto"/>
            <w:left w:val="none" w:sz="0" w:space="0" w:color="auto"/>
            <w:bottom w:val="none" w:sz="0" w:space="0" w:color="auto"/>
            <w:right w:val="single" w:sz="6" w:space="0" w:color="808080"/>
          </w:divBdr>
        </w:div>
        <w:div w:id="326828802">
          <w:marLeft w:val="15"/>
          <w:marRight w:val="15"/>
          <w:marTop w:val="60"/>
          <w:marBottom w:val="60"/>
          <w:divBdr>
            <w:top w:val="none" w:sz="0" w:space="0" w:color="auto"/>
            <w:left w:val="none" w:sz="0" w:space="0" w:color="auto"/>
            <w:bottom w:val="none" w:sz="0" w:space="0" w:color="auto"/>
            <w:right w:val="single" w:sz="6" w:space="0" w:color="808080"/>
          </w:divBdr>
        </w:div>
        <w:div w:id="1820999130">
          <w:marLeft w:val="15"/>
          <w:marRight w:val="15"/>
          <w:marTop w:val="60"/>
          <w:marBottom w:val="60"/>
          <w:divBdr>
            <w:top w:val="none" w:sz="0" w:space="0" w:color="auto"/>
            <w:left w:val="none" w:sz="0" w:space="0" w:color="auto"/>
            <w:bottom w:val="none" w:sz="0" w:space="0" w:color="auto"/>
            <w:right w:val="single" w:sz="6" w:space="0" w:color="808080"/>
          </w:divBdr>
        </w:div>
        <w:div w:id="1615673659">
          <w:marLeft w:val="15"/>
          <w:marRight w:val="15"/>
          <w:marTop w:val="60"/>
          <w:marBottom w:val="60"/>
          <w:divBdr>
            <w:top w:val="none" w:sz="0" w:space="0" w:color="auto"/>
            <w:left w:val="none" w:sz="0" w:space="0" w:color="auto"/>
            <w:bottom w:val="none" w:sz="0" w:space="0" w:color="auto"/>
            <w:right w:val="single" w:sz="6" w:space="0" w:color="808080"/>
          </w:divBdr>
        </w:div>
        <w:div w:id="773138214">
          <w:marLeft w:val="15"/>
          <w:marRight w:val="15"/>
          <w:marTop w:val="60"/>
          <w:marBottom w:val="60"/>
          <w:divBdr>
            <w:top w:val="none" w:sz="0" w:space="0" w:color="auto"/>
            <w:left w:val="none" w:sz="0" w:space="0" w:color="auto"/>
            <w:bottom w:val="none" w:sz="0" w:space="0" w:color="auto"/>
            <w:right w:val="single" w:sz="6" w:space="0" w:color="808080"/>
          </w:divBdr>
        </w:div>
      </w:divsChild>
    </w:div>
    <w:div w:id="27918846">
      <w:bodyDiv w:val="1"/>
      <w:marLeft w:val="0"/>
      <w:marRight w:val="0"/>
      <w:marTop w:val="0"/>
      <w:marBottom w:val="0"/>
      <w:divBdr>
        <w:top w:val="none" w:sz="0" w:space="0" w:color="auto"/>
        <w:left w:val="none" w:sz="0" w:space="0" w:color="auto"/>
        <w:bottom w:val="none" w:sz="0" w:space="0" w:color="auto"/>
        <w:right w:val="none" w:sz="0" w:space="0" w:color="auto"/>
      </w:divBdr>
      <w:divsChild>
        <w:div w:id="521744594">
          <w:marLeft w:val="0"/>
          <w:marRight w:val="0"/>
          <w:marTop w:val="0"/>
          <w:marBottom w:val="0"/>
          <w:divBdr>
            <w:top w:val="none" w:sz="0" w:space="0" w:color="auto"/>
            <w:left w:val="none" w:sz="0" w:space="0" w:color="auto"/>
            <w:bottom w:val="none" w:sz="0" w:space="0" w:color="auto"/>
            <w:right w:val="none" w:sz="0" w:space="0" w:color="auto"/>
          </w:divBdr>
          <w:divsChild>
            <w:div w:id="503278120">
              <w:marLeft w:val="0"/>
              <w:marRight w:val="0"/>
              <w:marTop w:val="0"/>
              <w:marBottom w:val="0"/>
              <w:divBdr>
                <w:top w:val="none" w:sz="0" w:space="0" w:color="auto"/>
                <w:left w:val="none" w:sz="0" w:space="0" w:color="auto"/>
                <w:bottom w:val="none" w:sz="0" w:space="0" w:color="auto"/>
                <w:right w:val="none" w:sz="0" w:space="0" w:color="auto"/>
              </w:divBdr>
              <w:divsChild>
                <w:div w:id="858592628">
                  <w:marLeft w:val="0"/>
                  <w:marRight w:val="0"/>
                  <w:marTop w:val="0"/>
                  <w:marBottom w:val="0"/>
                  <w:divBdr>
                    <w:top w:val="none" w:sz="0" w:space="0" w:color="auto"/>
                    <w:left w:val="none" w:sz="0" w:space="0" w:color="auto"/>
                    <w:bottom w:val="none" w:sz="0" w:space="0" w:color="auto"/>
                    <w:right w:val="none" w:sz="0" w:space="0" w:color="auto"/>
                  </w:divBdr>
                  <w:divsChild>
                    <w:div w:id="125562775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07185">
      <w:bodyDiv w:val="1"/>
      <w:marLeft w:val="0"/>
      <w:marRight w:val="0"/>
      <w:marTop w:val="0"/>
      <w:marBottom w:val="0"/>
      <w:divBdr>
        <w:top w:val="none" w:sz="0" w:space="0" w:color="auto"/>
        <w:left w:val="none" w:sz="0" w:space="0" w:color="auto"/>
        <w:bottom w:val="none" w:sz="0" w:space="0" w:color="auto"/>
        <w:right w:val="none" w:sz="0" w:space="0" w:color="auto"/>
      </w:divBdr>
    </w:div>
    <w:div w:id="139076021">
      <w:bodyDiv w:val="1"/>
      <w:marLeft w:val="0"/>
      <w:marRight w:val="0"/>
      <w:marTop w:val="0"/>
      <w:marBottom w:val="0"/>
      <w:divBdr>
        <w:top w:val="none" w:sz="0" w:space="0" w:color="auto"/>
        <w:left w:val="none" w:sz="0" w:space="0" w:color="auto"/>
        <w:bottom w:val="none" w:sz="0" w:space="0" w:color="auto"/>
        <w:right w:val="none" w:sz="0" w:space="0" w:color="auto"/>
      </w:divBdr>
    </w:div>
    <w:div w:id="144903713">
      <w:bodyDiv w:val="1"/>
      <w:marLeft w:val="0"/>
      <w:marRight w:val="0"/>
      <w:marTop w:val="0"/>
      <w:marBottom w:val="0"/>
      <w:divBdr>
        <w:top w:val="none" w:sz="0" w:space="0" w:color="auto"/>
        <w:left w:val="none" w:sz="0" w:space="0" w:color="auto"/>
        <w:bottom w:val="none" w:sz="0" w:space="0" w:color="auto"/>
        <w:right w:val="none" w:sz="0" w:space="0" w:color="auto"/>
      </w:divBdr>
    </w:div>
    <w:div w:id="147481825">
      <w:bodyDiv w:val="1"/>
      <w:marLeft w:val="0"/>
      <w:marRight w:val="0"/>
      <w:marTop w:val="0"/>
      <w:marBottom w:val="0"/>
      <w:divBdr>
        <w:top w:val="none" w:sz="0" w:space="0" w:color="auto"/>
        <w:left w:val="none" w:sz="0" w:space="0" w:color="auto"/>
        <w:bottom w:val="none" w:sz="0" w:space="0" w:color="auto"/>
        <w:right w:val="none" w:sz="0" w:space="0" w:color="auto"/>
      </w:divBdr>
      <w:divsChild>
        <w:div w:id="1504275967">
          <w:marLeft w:val="0"/>
          <w:marRight w:val="0"/>
          <w:marTop w:val="0"/>
          <w:marBottom w:val="0"/>
          <w:divBdr>
            <w:top w:val="none" w:sz="0" w:space="0" w:color="auto"/>
            <w:left w:val="none" w:sz="0" w:space="0" w:color="auto"/>
            <w:bottom w:val="none" w:sz="0" w:space="0" w:color="auto"/>
            <w:right w:val="none" w:sz="0" w:space="0" w:color="auto"/>
          </w:divBdr>
          <w:divsChild>
            <w:div w:id="1618219392">
              <w:marLeft w:val="0"/>
              <w:marRight w:val="0"/>
              <w:marTop w:val="0"/>
              <w:marBottom w:val="0"/>
              <w:divBdr>
                <w:top w:val="none" w:sz="0" w:space="0" w:color="auto"/>
                <w:left w:val="none" w:sz="0" w:space="0" w:color="auto"/>
                <w:bottom w:val="none" w:sz="0" w:space="0" w:color="auto"/>
                <w:right w:val="none" w:sz="0" w:space="0" w:color="auto"/>
              </w:divBdr>
              <w:divsChild>
                <w:div w:id="956330124">
                  <w:marLeft w:val="0"/>
                  <w:marRight w:val="0"/>
                  <w:marTop w:val="0"/>
                  <w:marBottom w:val="0"/>
                  <w:divBdr>
                    <w:top w:val="none" w:sz="0" w:space="0" w:color="auto"/>
                    <w:left w:val="none" w:sz="0" w:space="0" w:color="auto"/>
                    <w:bottom w:val="none" w:sz="0" w:space="0" w:color="auto"/>
                    <w:right w:val="none" w:sz="0" w:space="0" w:color="auto"/>
                  </w:divBdr>
                  <w:divsChild>
                    <w:div w:id="24334105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9829">
      <w:bodyDiv w:val="1"/>
      <w:marLeft w:val="0"/>
      <w:marRight w:val="0"/>
      <w:marTop w:val="0"/>
      <w:marBottom w:val="0"/>
      <w:divBdr>
        <w:top w:val="none" w:sz="0" w:space="0" w:color="auto"/>
        <w:left w:val="none" w:sz="0" w:space="0" w:color="auto"/>
        <w:bottom w:val="none" w:sz="0" w:space="0" w:color="auto"/>
        <w:right w:val="none" w:sz="0" w:space="0" w:color="auto"/>
      </w:divBdr>
    </w:div>
    <w:div w:id="338123364">
      <w:bodyDiv w:val="1"/>
      <w:marLeft w:val="0"/>
      <w:marRight w:val="0"/>
      <w:marTop w:val="0"/>
      <w:marBottom w:val="0"/>
      <w:divBdr>
        <w:top w:val="none" w:sz="0" w:space="0" w:color="auto"/>
        <w:left w:val="none" w:sz="0" w:space="0" w:color="auto"/>
        <w:bottom w:val="none" w:sz="0" w:space="0" w:color="auto"/>
        <w:right w:val="none" w:sz="0" w:space="0" w:color="auto"/>
      </w:divBdr>
      <w:divsChild>
        <w:div w:id="1198393438">
          <w:marLeft w:val="0"/>
          <w:marRight w:val="0"/>
          <w:marTop w:val="0"/>
          <w:marBottom w:val="0"/>
          <w:divBdr>
            <w:top w:val="none" w:sz="0" w:space="0" w:color="auto"/>
            <w:left w:val="none" w:sz="0" w:space="0" w:color="auto"/>
            <w:bottom w:val="none" w:sz="0" w:space="0" w:color="auto"/>
            <w:right w:val="none" w:sz="0" w:space="0" w:color="auto"/>
          </w:divBdr>
          <w:divsChild>
            <w:div w:id="667561505">
              <w:marLeft w:val="0"/>
              <w:marRight w:val="0"/>
              <w:marTop w:val="0"/>
              <w:marBottom w:val="0"/>
              <w:divBdr>
                <w:top w:val="none" w:sz="0" w:space="0" w:color="auto"/>
                <w:left w:val="none" w:sz="0" w:space="0" w:color="auto"/>
                <w:bottom w:val="none" w:sz="0" w:space="0" w:color="auto"/>
                <w:right w:val="none" w:sz="0" w:space="0" w:color="auto"/>
              </w:divBdr>
              <w:divsChild>
                <w:div w:id="336809890">
                  <w:marLeft w:val="0"/>
                  <w:marRight w:val="0"/>
                  <w:marTop w:val="0"/>
                  <w:marBottom w:val="0"/>
                  <w:divBdr>
                    <w:top w:val="none" w:sz="0" w:space="0" w:color="auto"/>
                    <w:left w:val="none" w:sz="0" w:space="0" w:color="auto"/>
                    <w:bottom w:val="none" w:sz="0" w:space="0" w:color="auto"/>
                    <w:right w:val="none" w:sz="0" w:space="0" w:color="auto"/>
                  </w:divBdr>
                  <w:divsChild>
                    <w:div w:id="212743042">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572483">
      <w:bodyDiv w:val="1"/>
      <w:marLeft w:val="0"/>
      <w:marRight w:val="0"/>
      <w:marTop w:val="0"/>
      <w:marBottom w:val="0"/>
      <w:divBdr>
        <w:top w:val="none" w:sz="0" w:space="0" w:color="auto"/>
        <w:left w:val="none" w:sz="0" w:space="0" w:color="auto"/>
        <w:bottom w:val="none" w:sz="0" w:space="0" w:color="auto"/>
        <w:right w:val="none" w:sz="0" w:space="0" w:color="auto"/>
      </w:divBdr>
      <w:divsChild>
        <w:div w:id="1569605684">
          <w:marLeft w:val="0"/>
          <w:marRight w:val="0"/>
          <w:marTop w:val="0"/>
          <w:marBottom w:val="0"/>
          <w:divBdr>
            <w:top w:val="none" w:sz="0" w:space="0" w:color="auto"/>
            <w:left w:val="none" w:sz="0" w:space="0" w:color="auto"/>
            <w:bottom w:val="none" w:sz="0" w:space="0" w:color="auto"/>
            <w:right w:val="none" w:sz="0" w:space="0" w:color="auto"/>
          </w:divBdr>
          <w:divsChild>
            <w:div w:id="1546595974">
              <w:marLeft w:val="0"/>
              <w:marRight w:val="0"/>
              <w:marTop w:val="0"/>
              <w:marBottom w:val="0"/>
              <w:divBdr>
                <w:top w:val="none" w:sz="0" w:space="0" w:color="auto"/>
                <w:left w:val="none" w:sz="0" w:space="0" w:color="auto"/>
                <w:bottom w:val="none" w:sz="0" w:space="0" w:color="auto"/>
                <w:right w:val="none" w:sz="0" w:space="0" w:color="auto"/>
              </w:divBdr>
              <w:divsChild>
                <w:div w:id="1403718419">
                  <w:marLeft w:val="0"/>
                  <w:marRight w:val="0"/>
                  <w:marTop w:val="0"/>
                  <w:marBottom w:val="0"/>
                  <w:divBdr>
                    <w:top w:val="none" w:sz="0" w:space="0" w:color="auto"/>
                    <w:left w:val="none" w:sz="0" w:space="0" w:color="auto"/>
                    <w:bottom w:val="none" w:sz="0" w:space="0" w:color="auto"/>
                    <w:right w:val="none" w:sz="0" w:space="0" w:color="auto"/>
                  </w:divBdr>
                  <w:divsChild>
                    <w:div w:id="774863085">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677">
      <w:bodyDiv w:val="1"/>
      <w:marLeft w:val="0"/>
      <w:marRight w:val="0"/>
      <w:marTop w:val="0"/>
      <w:marBottom w:val="0"/>
      <w:divBdr>
        <w:top w:val="none" w:sz="0" w:space="0" w:color="auto"/>
        <w:left w:val="none" w:sz="0" w:space="0" w:color="auto"/>
        <w:bottom w:val="none" w:sz="0" w:space="0" w:color="auto"/>
        <w:right w:val="none" w:sz="0" w:space="0" w:color="auto"/>
      </w:divBdr>
      <w:divsChild>
        <w:div w:id="767584447">
          <w:marLeft w:val="0"/>
          <w:marRight w:val="0"/>
          <w:marTop w:val="0"/>
          <w:marBottom w:val="0"/>
          <w:divBdr>
            <w:top w:val="none" w:sz="0" w:space="0" w:color="auto"/>
            <w:left w:val="none" w:sz="0" w:space="0" w:color="auto"/>
            <w:bottom w:val="none" w:sz="0" w:space="0" w:color="auto"/>
            <w:right w:val="none" w:sz="0" w:space="0" w:color="auto"/>
          </w:divBdr>
          <w:divsChild>
            <w:div w:id="915630432">
              <w:marLeft w:val="0"/>
              <w:marRight w:val="0"/>
              <w:marTop w:val="0"/>
              <w:marBottom w:val="0"/>
              <w:divBdr>
                <w:top w:val="none" w:sz="0" w:space="0" w:color="auto"/>
                <w:left w:val="none" w:sz="0" w:space="0" w:color="auto"/>
                <w:bottom w:val="none" w:sz="0" w:space="0" w:color="auto"/>
                <w:right w:val="none" w:sz="0" w:space="0" w:color="auto"/>
              </w:divBdr>
              <w:divsChild>
                <w:div w:id="89401658">
                  <w:marLeft w:val="0"/>
                  <w:marRight w:val="0"/>
                  <w:marTop w:val="0"/>
                  <w:marBottom w:val="0"/>
                  <w:divBdr>
                    <w:top w:val="none" w:sz="0" w:space="0" w:color="auto"/>
                    <w:left w:val="none" w:sz="0" w:space="0" w:color="auto"/>
                    <w:bottom w:val="none" w:sz="0" w:space="0" w:color="auto"/>
                    <w:right w:val="none" w:sz="0" w:space="0" w:color="auto"/>
                  </w:divBdr>
                  <w:divsChild>
                    <w:div w:id="1056198912">
                      <w:marLeft w:val="480"/>
                      <w:marRight w:val="480"/>
                      <w:marTop w:val="0"/>
                      <w:marBottom w:val="0"/>
                      <w:divBdr>
                        <w:top w:val="none" w:sz="0" w:space="0" w:color="auto"/>
                        <w:left w:val="none" w:sz="0" w:space="0" w:color="auto"/>
                        <w:bottom w:val="none" w:sz="0" w:space="0" w:color="auto"/>
                        <w:right w:val="none" w:sz="0" w:space="0" w:color="auto"/>
                      </w:divBdr>
                      <w:divsChild>
                        <w:div w:id="20807842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6904526">
      <w:bodyDiv w:val="1"/>
      <w:marLeft w:val="0"/>
      <w:marRight w:val="0"/>
      <w:marTop w:val="0"/>
      <w:marBottom w:val="0"/>
      <w:divBdr>
        <w:top w:val="none" w:sz="0" w:space="0" w:color="auto"/>
        <w:left w:val="none" w:sz="0" w:space="0" w:color="auto"/>
        <w:bottom w:val="none" w:sz="0" w:space="0" w:color="auto"/>
        <w:right w:val="none" w:sz="0" w:space="0" w:color="auto"/>
      </w:divBdr>
      <w:divsChild>
        <w:div w:id="128522779">
          <w:marLeft w:val="0"/>
          <w:marRight w:val="0"/>
          <w:marTop w:val="0"/>
          <w:marBottom w:val="0"/>
          <w:divBdr>
            <w:top w:val="none" w:sz="0" w:space="0" w:color="auto"/>
            <w:left w:val="none" w:sz="0" w:space="0" w:color="auto"/>
            <w:bottom w:val="none" w:sz="0" w:space="0" w:color="auto"/>
            <w:right w:val="none" w:sz="0" w:space="0" w:color="auto"/>
          </w:divBdr>
          <w:divsChild>
            <w:div w:id="1492671241">
              <w:marLeft w:val="0"/>
              <w:marRight w:val="0"/>
              <w:marTop w:val="0"/>
              <w:marBottom w:val="0"/>
              <w:divBdr>
                <w:top w:val="none" w:sz="0" w:space="0" w:color="auto"/>
                <w:left w:val="none" w:sz="0" w:space="0" w:color="auto"/>
                <w:bottom w:val="none" w:sz="0" w:space="0" w:color="auto"/>
                <w:right w:val="none" w:sz="0" w:space="0" w:color="auto"/>
              </w:divBdr>
              <w:divsChild>
                <w:div w:id="1609966530">
                  <w:marLeft w:val="0"/>
                  <w:marRight w:val="0"/>
                  <w:marTop w:val="0"/>
                  <w:marBottom w:val="0"/>
                  <w:divBdr>
                    <w:top w:val="none" w:sz="0" w:space="0" w:color="auto"/>
                    <w:left w:val="none" w:sz="0" w:space="0" w:color="auto"/>
                    <w:bottom w:val="none" w:sz="0" w:space="0" w:color="auto"/>
                    <w:right w:val="none" w:sz="0" w:space="0" w:color="auto"/>
                  </w:divBdr>
                  <w:divsChild>
                    <w:div w:id="1241477941">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362809">
      <w:bodyDiv w:val="1"/>
      <w:marLeft w:val="0"/>
      <w:marRight w:val="0"/>
      <w:marTop w:val="0"/>
      <w:marBottom w:val="0"/>
      <w:divBdr>
        <w:top w:val="none" w:sz="0" w:space="0" w:color="auto"/>
        <w:left w:val="none" w:sz="0" w:space="0" w:color="auto"/>
        <w:bottom w:val="none" w:sz="0" w:space="0" w:color="auto"/>
        <w:right w:val="none" w:sz="0" w:space="0" w:color="auto"/>
      </w:divBdr>
      <w:divsChild>
        <w:div w:id="818155765">
          <w:marLeft w:val="0"/>
          <w:marRight w:val="0"/>
          <w:marTop w:val="0"/>
          <w:marBottom w:val="0"/>
          <w:divBdr>
            <w:top w:val="none" w:sz="0" w:space="0" w:color="auto"/>
            <w:left w:val="none" w:sz="0" w:space="0" w:color="auto"/>
            <w:bottom w:val="none" w:sz="0" w:space="0" w:color="auto"/>
            <w:right w:val="none" w:sz="0" w:space="0" w:color="auto"/>
          </w:divBdr>
          <w:divsChild>
            <w:div w:id="1779715322">
              <w:marLeft w:val="0"/>
              <w:marRight w:val="0"/>
              <w:marTop w:val="0"/>
              <w:marBottom w:val="0"/>
              <w:divBdr>
                <w:top w:val="none" w:sz="0" w:space="0" w:color="auto"/>
                <w:left w:val="none" w:sz="0" w:space="0" w:color="auto"/>
                <w:bottom w:val="none" w:sz="0" w:space="0" w:color="auto"/>
                <w:right w:val="none" w:sz="0" w:space="0" w:color="auto"/>
              </w:divBdr>
              <w:divsChild>
                <w:div w:id="521162693">
                  <w:marLeft w:val="0"/>
                  <w:marRight w:val="0"/>
                  <w:marTop w:val="0"/>
                  <w:marBottom w:val="0"/>
                  <w:divBdr>
                    <w:top w:val="none" w:sz="0" w:space="0" w:color="auto"/>
                    <w:left w:val="none" w:sz="0" w:space="0" w:color="auto"/>
                    <w:bottom w:val="none" w:sz="0" w:space="0" w:color="auto"/>
                    <w:right w:val="none" w:sz="0" w:space="0" w:color="auto"/>
                  </w:divBdr>
                  <w:divsChild>
                    <w:div w:id="173611958">
                      <w:marLeft w:val="0"/>
                      <w:marRight w:val="0"/>
                      <w:marTop w:val="0"/>
                      <w:marBottom w:val="0"/>
                      <w:divBdr>
                        <w:top w:val="none" w:sz="0" w:space="0" w:color="auto"/>
                        <w:left w:val="none" w:sz="0" w:space="0" w:color="auto"/>
                        <w:bottom w:val="none" w:sz="0" w:space="0" w:color="auto"/>
                        <w:right w:val="none" w:sz="0" w:space="0" w:color="auto"/>
                      </w:divBdr>
                      <w:divsChild>
                        <w:div w:id="2100522896">
                          <w:marLeft w:val="0"/>
                          <w:marRight w:val="0"/>
                          <w:marTop w:val="0"/>
                          <w:marBottom w:val="0"/>
                          <w:divBdr>
                            <w:top w:val="none" w:sz="0" w:space="0" w:color="auto"/>
                            <w:left w:val="none" w:sz="0" w:space="0" w:color="auto"/>
                            <w:bottom w:val="none" w:sz="0" w:space="0" w:color="auto"/>
                            <w:right w:val="none" w:sz="0" w:space="0" w:color="auto"/>
                          </w:divBdr>
                          <w:divsChild>
                            <w:div w:id="480003056">
                              <w:marLeft w:val="0"/>
                              <w:marRight w:val="0"/>
                              <w:marTop w:val="0"/>
                              <w:marBottom w:val="0"/>
                              <w:divBdr>
                                <w:top w:val="none" w:sz="0" w:space="0" w:color="auto"/>
                                <w:left w:val="none" w:sz="0" w:space="0" w:color="auto"/>
                                <w:bottom w:val="none" w:sz="0" w:space="0" w:color="auto"/>
                                <w:right w:val="none" w:sz="0" w:space="0" w:color="auto"/>
                              </w:divBdr>
                              <w:divsChild>
                                <w:div w:id="869102774">
                                  <w:marLeft w:val="0"/>
                                  <w:marRight w:val="0"/>
                                  <w:marTop w:val="0"/>
                                  <w:marBottom w:val="0"/>
                                  <w:divBdr>
                                    <w:top w:val="none" w:sz="0" w:space="0" w:color="auto"/>
                                    <w:left w:val="none" w:sz="0" w:space="0" w:color="auto"/>
                                    <w:bottom w:val="none" w:sz="0" w:space="0" w:color="auto"/>
                                    <w:right w:val="none" w:sz="0" w:space="0" w:color="auto"/>
                                  </w:divBdr>
                                  <w:divsChild>
                                    <w:div w:id="1125538253">
                                      <w:marLeft w:val="0"/>
                                      <w:marRight w:val="0"/>
                                      <w:marTop w:val="0"/>
                                      <w:marBottom w:val="0"/>
                                      <w:divBdr>
                                        <w:top w:val="none" w:sz="0" w:space="0" w:color="auto"/>
                                        <w:left w:val="none" w:sz="0" w:space="0" w:color="auto"/>
                                        <w:bottom w:val="none" w:sz="0" w:space="0" w:color="auto"/>
                                        <w:right w:val="none" w:sz="0" w:space="0" w:color="auto"/>
                                      </w:divBdr>
                                      <w:divsChild>
                                        <w:div w:id="1662809488">
                                          <w:marLeft w:val="0"/>
                                          <w:marRight w:val="0"/>
                                          <w:marTop w:val="0"/>
                                          <w:marBottom w:val="0"/>
                                          <w:divBdr>
                                            <w:top w:val="none" w:sz="0" w:space="0" w:color="auto"/>
                                            <w:left w:val="none" w:sz="0" w:space="0" w:color="auto"/>
                                            <w:bottom w:val="none" w:sz="0" w:space="0" w:color="auto"/>
                                            <w:right w:val="none" w:sz="0" w:space="0" w:color="auto"/>
                                          </w:divBdr>
                                          <w:divsChild>
                                            <w:div w:id="1460295155">
                                              <w:marLeft w:val="0"/>
                                              <w:marRight w:val="0"/>
                                              <w:marTop w:val="0"/>
                                              <w:marBottom w:val="0"/>
                                              <w:divBdr>
                                                <w:top w:val="single" w:sz="12" w:space="2" w:color="FFFFCC"/>
                                                <w:left w:val="single" w:sz="12" w:space="2" w:color="FFFFCC"/>
                                                <w:bottom w:val="single" w:sz="12" w:space="2" w:color="FFFFCC"/>
                                                <w:right w:val="single" w:sz="12" w:space="0" w:color="FFFFCC"/>
                                              </w:divBdr>
                                              <w:divsChild>
                                                <w:div w:id="751973131">
                                                  <w:marLeft w:val="0"/>
                                                  <w:marRight w:val="0"/>
                                                  <w:marTop w:val="0"/>
                                                  <w:marBottom w:val="0"/>
                                                  <w:divBdr>
                                                    <w:top w:val="none" w:sz="0" w:space="0" w:color="auto"/>
                                                    <w:left w:val="none" w:sz="0" w:space="0" w:color="auto"/>
                                                    <w:bottom w:val="none" w:sz="0" w:space="0" w:color="auto"/>
                                                    <w:right w:val="none" w:sz="0" w:space="0" w:color="auto"/>
                                                  </w:divBdr>
                                                  <w:divsChild>
                                                    <w:div w:id="627053467">
                                                      <w:marLeft w:val="0"/>
                                                      <w:marRight w:val="0"/>
                                                      <w:marTop w:val="0"/>
                                                      <w:marBottom w:val="0"/>
                                                      <w:divBdr>
                                                        <w:top w:val="none" w:sz="0" w:space="0" w:color="auto"/>
                                                        <w:left w:val="none" w:sz="0" w:space="0" w:color="auto"/>
                                                        <w:bottom w:val="none" w:sz="0" w:space="0" w:color="auto"/>
                                                        <w:right w:val="none" w:sz="0" w:space="0" w:color="auto"/>
                                                      </w:divBdr>
                                                      <w:divsChild>
                                                        <w:div w:id="1940062889">
                                                          <w:marLeft w:val="0"/>
                                                          <w:marRight w:val="0"/>
                                                          <w:marTop w:val="0"/>
                                                          <w:marBottom w:val="0"/>
                                                          <w:divBdr>
                                                            <w:top w:val="none" w:sz="0" w:space="0" w:color="auto"/>
                                                            <w:left w:val="none" w:sz="0" w:space="0" w:color="auto"/>
                                                            <w:bottom w:val="none" w:sz="0" w:space="0" w:color="auto"/>
                                                            <w:right w:val="none" w:sz="0" w:space="0" w:color="auto"/>
                                                          </w:divBdr>
                                                          <w:divsChild>
                                                            <w:div w:id="2038846967">
                                                              <w:marLeft w:val="0"/>
                                                              <w:marRight w:val="0"/>
                                                              <w:marTop w:val="0"/>
                                                              <w:marBottom w:val="0"/>
                                                              <w:divBdr>
                                                                <w:top w:val="none" w:sz="0" w:space="0" w:color="auto"/>
                                                                <w:left w:val="none" w:sz="0" w:space="0" w:color="auto"/>
                                                                <w:bottom w:val="none" w:sz="0" w:space="0" w:color="auto"/>
                                                                <w:right w:val="none" w:sz="0" w:space="0" w:color="auto"/>
                                                              </w:divBdr>
                                                              <w:divsChild>
                                                                <w:div w:id="1626808522">
                                                                  <w:marLeft w:val="0"/>
                                                                  <w:marRight w:val="0"/>
                                                                  <w:marTop w:val="0"/>
                                                                  <w:marBottom w:val="0"/>
                                                                  <w:divBdr>
                                                                    <w:top w:val="none" w:sz="0" w:space="0" w:color="auto"/>
                                                                    <w:left w:val="none" w:sz="0" w:space="0" w:color="auto"/>
                                                                    <w:bottom w:val="none" w:sz="0" w:space="0" w:color="auto"/>
                                                                    <w:right w:val="none" w:sz="0" w:space="0" w:color="auto"/>
                                                                  </w:divBdr>
                                                                  <w:divsChild>
                                                                    <w:div w:id="1635671723">
                                                                      <w:marLeft w:val="0"/>
                                                                      <w:marRight w:val="0"/>
                                                                      <w:marTop w:val="0"/>
                                                                      <w:marBottom w:val="0"/>
                                                                      <w:divBdr>
                                                                        <w:top w:val="none" w:sz="0" w:space="0" w:color="auto"/>
                                                                        <w:left w:val="none" w:sz="0" w:space="0" w:color="auto"/>
                                                                        <w:bottom w:val="none" w:sz="0" w:space="0" w:color="auto"/>
                                                                        <w:right w:val="none" w:sz="0" w:space="0" w:color="auto"/>
                                                                      </w:divBdr>
                                                                      <w:divsChild>
                                                                        <w:div w:id="1196230562">
                                                                          <w:marLeft w:val="0"/>
                                                                          <w:marRight w:val="0"/>
                                                                          <w:marTop w:val="0"/>
                                                                          <w:marBottom w:val="0"/>
                                                                          <w:divBdr>
                                                                            <w:top w:val="none" w:sz="0" w:space="0" w:color="auto"/>
                                                                            <w:left w:val="none" w:sz="0" w:space="0" w:color="auto"/>
                                                                            <w:bottom w:val="none" w:sz="0" w:space="0" w:color="auto"/>
                                                                            <w:right w:val="none" w:sz="0" w:space="0" w:color="auto"/>
                                                                          </w:divBdr>
                                                                          <w:divsChild>
                                                                            <w:div w:id="1045907316">
                                                                              <w:marLeft w:val="0"/>
                                                                              <w:marRight w:val="0"/>
                                                                              <w:marTop w:val="0"/>
                                                                              <w:marBottom w:val="0"/>
                                                                              <w:divBdr>
                                                                                <w:top w:val="none" w:sz="0" w:space="0" w:color="auto"/>
                                                                                <w:left w:val="none" w:sz="0" w:space="0" w:color="auto"/>
                                                                                <w:bottom w:val="none" w:sz="0" w:space="0" w:color="auto"/>
                                                                                <w:right w:val="none" w:sz="0" w:space="0" w:color="auto"/>
                                                                              </w:divBdr>
                                                                              <w:divsChild>
                                                                                <w:div w:id="1429303262">
                                                                                  <w:marLeft w:val="0"/>
                                                                                  <w:marRight w:val="0"/>
                                                                                  <w:marTop w:val="0"/>
                                                                                  <w:marBottom w:val="0"/>
                                                                                  <w:divBdr>
                                                                                    <w:top w:val="none" w:sz="0" w:space="0" w:color="auto"/>
                                                                                    <w:left w:val="none" w:sz="0" w:space="0" w:color="auto"/>
                                                                                    <w:bottom w:val="none" w:sz="0" w:space="0" w:color="auto"/>
                                                                                    <w:right w:val="none" w:sz="0" w:space="0" w:color="auto"/>
                                                                                  </w:divBdr>
                                                                                  <w:divsChild>
                                                                                    <w:div w:id="1157265512">
                                                                                      <w:marLeft w:val="0"/>
                                                                                      <w:marRight w:val="0"/>
                                                                                      <w:marTop w:val="0"/>
                                                                                      <w:marBottom w:val="0"/>
                                                                                      <w:divBdr>
                                                                                        <w:top w:val="none" w:sz="0" w:space="0" w:color="auto"/>
                                                                                        <w:left w:val="none" w:sz="0" w:space="0" w:color="auto"/>
                                                                                        <w:bottom w:val="none" w:sz="0" w:space="0" w:color="auto"/>
                                                                                        <w:right w:val="none" w:sz="0" w:space="0" w:color="auto"/>
                                                                                      </w:divBdr>
                                                                                      <w:divsChild>
                                                                                        <w:div w:id="535236411">
                                                                                          <w:marLeft w:val="0"/>
                                                                                          <w:marRight w:val="120"/>
                                                                                          <w:marTop w:val="0"/>
                                                                                          <w:marBottom w:val="150"/>
                                                                                          <w:divBdr>
                                                                                            <w:top w:val="single" w:sz="2" w:space="0" w:color="EFEFEF"/>
                                                                                            <w:left w:val="single" w:sz="6" w:space="0" w:color="EFEFEF"/>
                                                                                            <w:bottom w:val="single" w:sz="6" w:space="0" w:color="E2E2E2"/>
                                                                                            <w:right w:val="single" w:sz="6" w:space="0" w:color="EFEFEF"/>
                                                                                          </w:divBdr>
                                                                                          <w:divsChild>
                                                                                            <w:div w:id="1041905071">
                                                                                              <w:marLeft w:val="0"/>
                                                                                              <w:marRight w:val="0"/>
                                                                                              <w:marTop w:val="0"/>
                                                                                              <w:marBottom w:val="0"/>
                                                                                              <w:divBdr>
                                                                                                <w:top w:val="none" w:sz="0" w:space="0" w:color="auto"/>
                                                                                                <w:left w:val="none" w:sz="0" w:space="0" w:color="auto"/>
                                                                                                <w:bottom w:val="none" w:sz="0" w:space="0" w:color="auto"/>
                                                                                                <w:right w:val="none" w:sz="0" w:space="0" w:color="auto"/>
                                                                                              </w:divBdr>
                                                                                              <w:divsChild>
                                                                                                <w:div w:id="1692608066">
                                                                                                  <w:marLeft w:val="0"/>
                                                                                                  <w:marRight w:val="0"/>
                                                                                                  <w:marTop w:val="0"/>
                                                                                                  <w:marBottom w:val="0"/>
                                                                                                  <w:divBdr>
                                                                                                    <w:top w:val="none" w:sz="0" w:space="0" w:color="auto"/>
                                                                                                    <w:left w:val="none" w:sz="0" w:space="0" w:color="auto"/>
                                                                                                    <w:bottom w:val="none" w:sz="0" w:space="0" w:color="auto"/>
                                                                                                    <w:right w:val="none" w:sz="0" w:space="0" w:color="auto"/>
                                                                                                  </w:divBdr>
                                                                                                  <w:divsChild>
                                                                                                    <w:div w:id="1375035625">
                                                                                                      <w:marLeft w:val="0"/>
                                                                                                      <w:marRight w:val="0"/>
                                                                                                      <w:marTop w:val="0"/>
                                                                                                      <w:marBottom w:val="0"/>
                                                                                                      <w:divBdr>
                                                                                                        <w:top w:val="none" w:sz="0" w:space="0" w:color="auto"/>
                                                                                                        <w:left w:val="none" w:sz="0" w:space="0" w:color="auto"/>
                                                                                                        <w:bottom w:val="none" w:sz="0" w:space="0" w:color="auto"/>
                                                                                                        <w:right w:val="none" w:sz="0" w:space="0" w:color="auto"/>
                                                                                                      </w:divBdr>
                                                                                                      <w:divsChild>
                                                                                                        <w:div w:id="1495612309">
                                                                                                          <w:marLeft w:val="0"/>
                                                                                                          <w:marRight w:val="0"/>
                                                                                                          <w:marTop w:val="0"/>
                                                                                                          <w:marBottom w:val="0"/>
                                                                                                          <w:divBdr>
                                                                                                            <w:top w:val="none" w:sz="0" w:space="0" w:color="auto"/>
                                                                                                            <w:left w:val="none" w:sz="0" w:space="0" w:color="auto"/>
                                                                                                            <w:bottom w:val="none" w:sz="0" w:space="0" w:color="auto"/>
                                                                                                            <w:right w:val="none" w:sz="0" w:space="0" w:color="auto"/>
                                                                                                          </w:divBdr>
                                                                                                          <w:divsChild>
                                                                                                            <w:div w:id="1268925710">
                                                                                                              <w:marLeft w:val="0"/>
                                                                                                              <w:marRight w:val="0"/>
                                                                                                              <w:marTop w:val="0"/>
                                                                                                              <w:marBottom w:val="0"/>
                                                                                                              <w:divBdr>
                                                                                                                <w:top w:val="single" w:sz="2" w:space="4" w:color="D8D8D8"/>
                                                                                                                <w:left w:val="single" w:sz="2" w:space="0" w:color="D8D8D8"/>
                                                                                                                <w:bottom w:val="single" w:sz="2" w:space="4" w:color="D8D8D8"/>
                                                                                                                <w:right w:val="single" w:sz="2" w:space="0" w:color="D8D8D8"/>
                                                                                                              </w:divBdr>
                                                                                                              <w:divsChild>
                                                                                                                <w:div w:id="1211302197">
                                                                                                                  <w:marLeft w:val="225"/>
                                                                                                                  <w:marRight w:val="225"/>
                                                                                                                  <w:marTop w:val="75"/>
                                                                                                                  <w:marBottom w:val="75"/>
                                                                                                                  <w:divBdr>
                                                                                                                    <w:top w:val="none" w:sz="0" w:space="0" w:color="auto"/>
                                                                                                                    <w:left w:val="none" w:sz="0" w:space="0" w:color="auto"/>
                                                                                                                    <w:bottom w:val="none" w:sz="0" w:space="0" w:color="auto"/>
                                                                                                                    <w:right w:val="none" w:sz="0" w:space="0" w:color="auto"/>
                                                                                                                  </w:divBdr>
                                                                                                                  <w:divsChild>
                                                                                                                    <w:div w:id="1418940964">
                                                                                                                      <w:marLeft w:val="0"/>
                                                                                                                      <w:marRight w:val="0"/>
                                                                                                                      <w:marTop w:val="0"/>
                                                                                                                      <w:marBottom w:val="0"/>
                                                                                                                      <w:divBdr>
                                                                                                                        <w:top w:val="single" w:sz="6" w:space="0" w:color="auto"/>
                                                                                                                        <w:left w:val="single" w:sz="6" w:space="0" w:color="auto"/>
                                                                                                                        <w:bottom w:val="single" w:sz="6" w:space="0" w:color="auto"/>
                                                                                                                        <w:right w:val="single" w:sz="6" w:space="0" w:color="auto"/>
                                                                                                                      </w:divBdr>
                                                                                                                      <w:divsChild>
                                                                                                                        <w:div w:id="10243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3601291">
      <w:bodyDiv w:val="1"/>
      <w:marLeft w:val="0"/>
      <w:marRight w:val="0"/>
      <w:marTop w:val="0"/>
      <w:marBottom w:val="0"/>
      <w:divBdr>
        <w:top w:val="none" w:sz="0" w:space="0" w:color="auto"/>
        <w:left w:val="none" w:sz="0" w:space="0" w:color="auto"/>
        <w:bottom w:val="none" w:sz="0" w:space="0" w:color="auto"/>
        <w:right w:val="none" w:sz="0" w:space="0" w:color="auto"/>
      </w:divBdr>
      <w:divsChild>
        <w:div w:id="503323550">
          <w:marLeft w:val="0"/>
          <w:marRight w:val="0"/>
          <w:marTop w:val="0"/>
          <w:marBottom w:val="0"/>
          <w:divBdr>
            <w:top w:val="none" w:sz="0" w:space="0" w:color="auto"/>
            <w:left w:val="none" w:sz="0" w:space="0" w:color="auto"/>
            <w:bottom w:val="none" w:sz="0" w:space="0" w:color="auto"/>
            <w:right w:val="none" w:sz="0" w:space="0" w:color="auto"/>
          </w:divBdr>
          <w:divsChild>
            <w:div w:id="662321080">
              <w:marLeft w:val="0"/>
              <w:marRight w:val="0"/>
              <w:marTop w:val="0"/>
              <w:marBottom w:val="0"/>
              <w:divBdr>
                <w:top w:val="none" w:sz="0" w:space="0" w:color="auto"/>
                <w:left w:val="none" w:sz="0" w:space="0" w:color="auto"/>
                <w:bottom w:val="none" w:sz="0" w:space="0" w:color="auto"/>
                <w:right w:val="none" w:sz="0" w:space="0" w:color="auto"/>
              </w:divBdr>
              <w:divsChild>
                <w:div w:id="601037360">
                  <w:marLeft w:val="0"/>
                  <w:marRight w:val="0"/>
                  <w:marTop w:val="0"/>
                  <w:marBottom w:val="0"/>
                  <w:divBdr>
                    <w:top w:val="none" w:sz="0" w:space="0" w:color="auto"/>
                    <w:left w:val="none" w:sz="0" w:space="0" w:color="auto"/>
                    <w:bottom w:val="none" w:sz="0" w:space="0" w:color="auto"/>
                    <w:right w:val="none" w:sz="0" w:space="0" w:color="auto"/>
                  </w:divBdr>
                  <w:divsChild>
                    <w:div w:id="14478357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820602">
      <w:bodyDiv w:val="1"/>
      <w:marLeft w:val="0"/>
      <w:marRight w:val="0"/>
      <w:marTop w:val="0"/>
      <w:marBottom w:val="0"/>
      <w:divBdr>
        <w:top w:val="none" w:sz="0" w:space="0" w:color="auto"/>
        <w:left w:val="none" w:sz="0" w:space="0" w:color="auto"/>
        <w:bottom w:val="none" w:sz="0" w:space="0" w:color="auto"/>
        <w:right w:val="none" w:sz="0" w:space="0" w:color="auto"/>
      </w:divBdr>
      <w:divsChild>
        <w:div w:id="1323894628">
          <w:marLeft w:val="0"/>
          <w:marRight w:val="0"/>
          <w:marTop w:val="0"/>
          <w:marBottom w:val="0"/>
          <w:divBdr>
            <w:top w:val="none" w:sz="0" w:space="0" w:color="auto"/>
            <w:left w:val="none" w:sz="0" w:space="0" w:color="auto"/>
            <w:bottom w:val="none" w:sz="0" w:space="0" w:color="auto"/>
            <w:right w:val="none" w:sz="0" w:space="0" w:color="auto"/>
          </w:divBdr>
          <w:divsChild>
            <w:div w:id="854922514">
              <w:marLeft w:val="0"/>
              <w:marRight w:val="0"/>
              <w:marTop w:val="0"/>
              <w:marBottom w:val="0"/>
              <w:divBdr>
                <w:top w:val="none" w:sz="0" w:space="0" w:color="auto"/>
                <w:left w:val="none" w:sz="0" w:space="0" w:color="auto"/>
                <w:bottom w:val="none" w:sz="0" w:space="0" w:color="auto"/>
                <w:right w:val="none" w:sz="0" w:space="0" w:color="auto"/>
              </w:divBdr>
              <w:divsChild>
                <w:div w:id="814569136">
                  <w:marLeft w:val="0"/>
                  <w:marRight w:val="0"/>
                  <w:marTop w:val="0"/>
                  <w:marBottom w:val="0"/>
                  <w:divBdr>
                    <w:top w:val="none" w:sz="0" w:space="0" w:color="auto"/>
                    <w:left w:val="none" w:sz="0" w:space="0" w:color="auto"/>
                    <w:bottom w:val="none" w:sz="0" w:space="0" w:color="auto"/>
                    <w:right w:val="none" w:sz="0" w:space="0" w:color="auto"/>
                  </w:divBdr>
                  <w:divsChild>
                    <w:div w:id="81336991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210328">
      <w:bodyDiv w:val="1"/>
      <w:marLeft w:val="0"/>
      <w:marRight w:val="0"/>
      <w:marTop w:val="0"/>
      <w:marBottom w:val="0"/>
      <w:divBdr>
        <w:top w:val="none" w:sz="0" w:space="0" w:color="auto"/>
        <w:left w:val="none" w:sz="0" w:space="0" w:color="auto"/>
        <w:bottom w:val="none" w:sz="0" w:space="0" w:color="auto"/>
        <w:right w:val="none" w:sz="0" w:space="0" w:color="auto"/>
      </w:divBdr>
    </w:div>
    <w:div w:id="606279301">
      <w:bodyDiv w:val="1"/>
      <w:marLeft w:val="0"/>
      <w:marRight w:val="0"/>
      <w:marTop w:val="0"/>
      <w:marBottom w:val="0"/>
      <w:divBdr>
        <w:top w:val="none" w:sz="0" w:space="0" w:color="auto"/>
        <w:left w:val="none" w:sz="0" w:space="0" w:color="auto"/>
        <w:bottom w:val="none" w:sz="0" w:space="0" w:color="auto"/>
        <w:right w:val="none" w:sz="0" w:space="0" w:color="auto"/>
      </w:divBdr>
      <w:divsChild>
        <w:div w:id="484976280">
          <w:marLeft w:val="0"/>
          <w:marRight w:val="0"/>
          <w:marTop w:val="240"/>
          <w:marBottom w:val="240"/>
          <w:divBdr>
            <w:top w:val="none" w:sz="0" w:space="0" w:color="auto"/>
            <w:left w:val="none" w:sz="0" w:space="0" w:color="auto"/>
            <w:bottom w:val="none" w:sz="0" w:space="0" w:color="auto"/>
            <w:right w:val="none" w:sz="0" w:space="0" w:color="auto"/>
          </w:divBdr>
        </w:div>
      </w:divsChild>
    </w:div>
    <w:div w:id="608969884">
      <w:bodyDiv w:val="1"/>
      <w:marLeft w:val="0"/>
      <w:marRight w:val="0"/>
      <w:marTop w:val="0"/>
      <w:marBottom w:val="0"/>
      <w:divBdr>
        <w:top w:val="none" w:sz="0" w:space="0" w:color="auto"/>
        <w:left w:val="none" w:sz="0" w:space="0" w:color="auto"/>
        <w:bottom w:val="none" w:sz="0" w:space="0" w:color="auto"/>
        <w:right w:val="none" w:sz="0" w:space="0" w:color="auto"/>
      </w:divBdr>
      <w:divsChild>
        <w:div w:id="38819857">
          <w:marLeft w:val="0"/>
          <w:marRight w:val="0"/>
          <w:marTop w:val="0"/>
          <w:marBottom w:val="0"/>
          <w:divBdr>
            <w:top w:val="none" w:sz="0" w:space="0" w:color="auto"/>
            <w:left w:val="none" w:sz="0" w:space="0" w:color="auto"/>
            <w:bottom w:val="none" w:sz="0" w:space="0" w:color="auto"/>
            <w:right w:val="none" w:sz="0" w:space="0" w:color="auto"/>
          </w:divBdr>
          <w:divsChild>
            <w:div w:id="1947497266">
              <w:marLeft w:val="0"/>
              <w:marRight w:val="0"/>
              <w:marTop w:val="0"/>
              <w:marBottom w:val="0"/>
              <w:divBdr>
                <w:top w:val="none" w:sz="0" w:space="0" w:color="auto"/>
                <w:left w:val="none" w:sz="0" w:space="0" w:color="auto"/>
                <w:bottom w:val="none" w:sz="0" w:space="0" w:color="auto"/>
                <w:right w:val="none" w:sz="0" w:space="0" w:color="auto"/>
              </w:divBdr>
              <w:divsChild>
                <w:div w:id="183592083">
                  <w:marLeft w:val="0"/>
                  <w:marRight w:val="0"/>
                  <w:marTop w:val="0"/>
                  <w:marBottom w:val="0"/>
                  <w:divBdr>
                    <w:top w:val="none" w:sz="0" w:space="0" w:color="auto"/>
                    <w:left w:val="none" w:sz="0" w:space="0" w:color="auto"/>
                    <w:bottom w:val="none" w:sz="0" w:space="0" w:color="auto"/>
                    <w:right w:val="none" w:sz="0" w:space="0" w:color="auto"/>
                  </w:divBdr>
                  <w:divsChild>
                    <w:div w:id="188667319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3565">
      <w:bodyDiv w:val="1"/>
      <w:marLeft w:val="0"/>
      <w:marRight w:val="0"/>
      <w:marTop w:val="0"/>
      <w:marBottom w:val="0"/>
      <w:divBdr>
        <w:top w:val="none" w:sz="0" w:space="0" w:color="auto"/>
        <w:left w:val="none" w:sz="0" w:space="0" w:color="auto"/>
        <w:bottom w:val="none" w:sz="0" w:space="0" w:color="auto"/>
        <w:right w:val="none" w:sz="0" w:space="0" w:color="auto"/>
      </w:divBdr>
    </w:div>
    <w:div w:id="654183512">
      <w:bodyDiv w:val="1"/>
      <w:marLeft w:val="0"/>
      <w:marRight w:val="0"/>
      <w:marTop w:val="0"/>
      <w:marBottom w:val="0"/>
      <w:divBdr>
        <w:top w:val="none" w:sz="0" w:space="0" w:color="auto"/>
        <w:left w:val="none" w:sz="0" w:space="0" w:color="auto"/>
        <w:bottom w:val="none" w:sz="0" w:space="0" w:color="auto"/>
        <w:right w:val="none" w:sz="0" w:space="0" w:color="auto"/>
      </w:divBdr>
    </w:div>
    <w:div w:id="698163980">
      <w:bodyDiv w:val="1"/>
      <w:marLeft w:val="0"/>
      <w:marRight w:val="0"/>
      <w:marTop w:val="0"/>
      <w:marBottom w:val="0"/>
      <w:divBdr>
        <w:top w:val="none" w:sz="0" w:space="0" w:color="auto"/>
        <w:left w:val="none" w:sz="0" w:space="0" w:color="auto"/>
        <w:bottom w:val="none" w:sz="0" w:space="0" w:color="auto"/>
        <w:right w:val="none" w:sz="0" w:space="0" w:color="auto"/>
      </w:divBdr>
    </w:div>
    <w:div w:id="705329027">
      <w:bodyDiv w:val="1"/>
      <w:marLeft w:val="0"/>
      <w:marRight w:val="0"/>
      <w:marTop w:val="0"/>
      <w:marBottom w:val="0"/>
      <w:divBdr>
        <w:top w:val="none" w:sz="0" w:space="0" w:color="auto"/>
        <w:left w:val="none" w:sz="0" w:space="0" w:color="auto"/>
        <w:bottom w:val="none" w:sz="0" w:space="0" w:color="auto"/>
        <w:right w:val="none" w:sz="0" w:space="0" w:color="auto"/>
      </w:divBdr>
    </w:div>
    <w:div w:id="709499363">
      <w:bodyDiv w:val="1"/>
      <w:marLeft w:val="0"/>
      <w:marRight w:val="0"/>
      <w:marTop w:val="0"/>
      <w:marBottom w:val="0"/>
      <w:divBdr>
        <w:top w:val="none" w:sz="0" w:space="0" w:color="auto"/>
        <w:left w:val="none" w:sz="0" w:space="0" w:color="auto"/>
        <w:bottom w:val="none" w:sz="0" w:space="0" w:color="auto"/>
        <w:right w:val="none" w:sz="0" w:space="0" w:color="auto"/>
      </w:divBdr>
    </w:div>
    <w:div w:id="739982253">
      <w:bodyDiv w:val="1"/>
      <w:marLeft w:val="0"/>
      <w:marRight w:val="0"/>
      <w:marTop w:val="0"/>
      <w:marBottom w:val="0"/>
      <w:divBdr>
        <w:top w:val="none" w:sz="0" w:space="0" w:color="auto"/>
        <w:left w:val="none" w:sz="0" w:space="0" w:color="auto"/>
        <w:bottom w:val="none" w:sz="0" w:space="0" w:color="auto"/>
        <w:right w:val="none" w:sz="0" w:space="0" w:color="auto"/>
      </w:divBdr>
      <w:divsChild>
        <w:div w:id="953250215">
          <w:marLeft w:val="0"/>
          <w:marRight w:val="0"/>
          <w:marTop w:val="0"/>
          <w:marBottom w:val="0"/>
          <w:divBdr>
            <w:top w:val="none" w:sz="0" w:space="0" w:color="auto"/>
            <w:left w:val="none" w:sz="0" w:space="0" w:color="auto"/>
            <w:bottom w:val="none" w:sz="0" w:space="0" w:color="auto"/>
            <w:right w:val="none" w:sz="0" w:space="0" w:color="auto"/>
          </w:divBdr>
          <w:divsChild>
            <w:div w:id="2103645370">
              <w:marLeft w:val="0"/>
              <w:marRight w:val="0"/>
              <w:marTop w:val="0"/>
              <w:marBottom w:val="0"/>
              <w:divBdr>
                <w:top w:val="none" w:sz="0" w:space="0" w:color="auto"/>
                <w:left w:val="none" w:sz="0" w:space="0" w:color="auto"/>
                <w:bottom w:val="none" w:sz="0" w:space="0" w:color="auto"/>
                <w:right w:val="none" w:sz="0" w:space="0" w:color="auto"/>
              </w:divBdr>
              <w:divsChild>
                <w:div w:id="81225998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746653243">
      <w:bodyDiv w:val="1"/>
      <w:marLeft w:val="0"/>
      <w:marRight w:val="0"/>
      <w:marTop w:val="0"/>
      <w:marBottom w:val="0"/>
      <w:divBdr>
        <w:top w:val="none" w:sz="0" w:space="0" w:color="auto"/>
        <w:left w:val="none" w:sz="0" w:space="0" w:color="auto"/>
        <w:bottom w:val="none" w:sz="0" w:space="0" w:color="auto"/>
        <w:right w:val="none" w:sz="0" w:space="0" w:color="auto"/>
      </w:divBdr>
    </w:div>
    <w:div w:id="876623263">
      <w:bodyDiv w:val="1"/>
      <w:marLeft w:val="0"/>
      <w:marRight w:val="0"/>
      <w:marTop w:val="0"/>
      <w:marBottom w:val="0"/>
      <w:divBdr>
        <w:top w:val="none" w:sz="0" w:space="0" w:color="auto"/>
        <w:left w:val="none" w:sz="0" w:space="0" w:color="auto"/>
        <w:bottom w:val="none" w:sz="0" w:space="0" w:color="auto"/>
        <w:right w:val="none" w:sz="0" w:space="0" w:color="auto"/>
      </w:divBdr>
      <w:divsChild>
        <w:div w:id="1960988569">
          <w:marLeft w:val="0"/>
          <w:marRight w:val="0"/>
          <w:marTop w:val="0"/>
          <w:marBottom w:val="0"/>
          <w:divBdr>
            <w:top w:val="none" w:sz="0" w:space="0" w:color="auto"/>
            <w:left w:val="none" w:sz="0" w:space="0" w:color="auto"/>
            <w:bottom w:val="none" w:sz="0" w:space="0" w:color="auto"/>
            <w:right w:val="none" w:sz="0" w:space="0" w:color="auto"/>
          </w:divBdr>
          <w:divsChild>
            <w:div w:id="975718898">
              <w:marLeft w:val="0"/>
              <w:marRight w:val="0"/>
              <w:marTop w:val="0"/>
              <w:marBottom w:val="0"/>
              <w:divBdr>
                <w:top w:val="none" w:sz="0" w:space="0" w:color="auto"/>
                <w:left w:val="none" w:sz="0" w:space="0" w:color="auto"/>
                <w:bottom w:val="none" w:sz="0" w:space="0" w:color="auto"/>
                <w:right w:val="none" w:sz="0" w:space="0" w:color="auto"/>
              </w:divBdr>
              <w:divsChild>
                <w:div w:id="1485849359">
                  <w:marLeft w:val="0"/>
                  <w:marRight w:val="0"/>
                  <w:marTop w:val="0"/>
                  <w:marBottom w:val="0"/>
                  <w:divBdr>
                    <w:top w:val="none" w:sz="0" w:space="0" w:color="auto"/>
                    <w:left w:val="none" w:sz="0" w:space="0" w:color="auto"/>
                    <w:bottom w:val="none" w:sz="0" w:space="0" w:color="auto"/>
                    <w:right w:val="none" w:sz="0" w:space="0" w:color="auto"/>
                  </w:divBdr>
                  <w:divsChild>
                    <w:div w:id="93601895">
                      <w:marLeft w:val="480"/>
                      <w:marRight w:val="480"/>
                      <w:marTop w:val="0"/>
                      <w:marBottom w:val="0"/>
                      <w:divBdr>
                        <w:top w:val="none" w:sz="0" w:space="0" w:color="auto"/>
                        <w:left w:val="none" w:sz="0" w:space="0" w:color="auto"/>
                        <w:bottom w:val="none" w:sz="0" w:space="0" w:color="auto"/>
                        <w:right w:val="none" w:sz="0" w:space="0" w:color="auto"/>
                      </w:divBdr>
                      <w:divsChild>
                        <w:div w:id="10113707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3005023">
      <w:bodyDiv w:val="1"/>
      <w:marLeft w:val="0"/>
      <w:marRight w:val="0"/>
      <w:marTop w:val="0"/>
      <w:marBottom w:val="0"/>
      <w:divBdr>
        <w:top w:val="none" w:sz="0" w:space="0" w:color="auto"/>
        <w:left w:val="none" w:sz="0" w:space="0" w:color="auto"/>
        <w:bottom w:val="none" w:sz="0" w:space="0" w:color="auto"/>
        <w:right w:val="none" w:sz="0" w:space="0" w:color="auto"/>
      </w:divBdr>
      <w:divsChild>
        <w:div w:id="319240811">
          <w:marLeft w:val="0"/>
          <w:marRight w:val="0"/>
          <w:marTop w:val="0"/>
          <w:marBottom w:val="0"/>
          <w:divBdr>
            <w:top w:val="none" w:sz="0" w:space="0" w:color="auto"/>
            <w:left w:val="none" w:sz="0" w:space="0" w:color="auto"/>
            <w:bottom w:val="none" w:sz="0" w:space="0" w:color="auto"/>
            <w:right w:val="none" w:sz="0" w:space="0" w:color="auto"/>
          </w:divBdr>
          <w:divsChild>
            <w:div w:id="593633993">
              <w:marLeft w:val="0"/>
              <w:marRight w:val="0"/>
              <w:marTop w:val="0"/>
              <w:marBottom w:val="0"/>
              <w:divBdr>
                <w:top w:val="none" w:sz="0" w:space="0" w:color="auto"/>
                <w:left w:val="none" w:sz="0" w:space="0" w:color="auto"/>
                <w:bottom w:val="none" w:sz="0" w:space="0" w:color="auto"/>
                <w:right w:val="none" w:sz="0" w:space="0" w:color="auto"/>
              </w:divBdr>
              <w:divsChild>
                <w:div w:id="57829534">
                  <w:marLeft w:val="0"/>
                  <w:marRight w:val="0"/>
                  <w:marTop w:val="0"/>
                  <w:marBottom w:val="0"/>
                  <w:divBdr>
                    <w:top w:val="none" w:sz="0" w:space="0" w:color="auto"/>
                    <w:left w:val="none" w:sz="0" w:space="0" w:color="auto"/>
                    <w:bottom w:val="none" w:sz="0" w:space="0" w:color="auto"/>
                    <w:right w:val="none" w:sz="0" w:space="0" w:color="auto"/>
                  </w:divBdr>
                  <w:divsChild>
                    <w:div w:id="212808605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67082">
      <w:bodyDiv w:val="1"/>
      <w:marLeft w:val="0"/>
      <w:marRight w:val="0"/>
      <w:marTop w:val="0"/>
      <w:marBottom w:val="0"/>
      <w:divBdr>
        <w:top w:val="none" w:sz="0" w:space="0" w:color="auto"/>
        <w:left w:val="none" w:sz="0" w:space="0" w:color="auto"/>
        <w:bottom w:val="none" w:sz="0" w:space="0" w:color="auto"/>
        <w:right w:val="none" w:sz="0" w:space="0" w:color="auto"/>
      </w:divBdr>
    </w:div>
    <w:div w:id="990057917">
      <w:bodyDiv w:val="1"/>
      <w:marLeft w:val="0"/>
      <w:marRight w:val="0"/>
      <w:marTop w:val="0"/>
      <w:marBottom w:val="0"/>
      <w:divBdr>
        <w:top w:val="none" w:sz="0" w:space="0" w:color="auto"/>
        <w:left w:val="none" w:sz="0" w:space="0" w:color="auto"/>
        <w:bottom w:val="none" w:sz="0" w:space="0" w:color="auto"/>
        <w:right w:val="none" w:sz="0" w:space="0" w:color="auto"/>
      </w:divBdr>
      <w:divsChild>
        <w:div w:id="301888692">
          <w:marLeft w:val="0"/>
          <w:marRight w:val="0"/>
          <w:marTop w:val="0"/>
          <w:marBottom w:val="0"/>
          <w:divBdr>
            <w:top w:val="none" w:sz="0" w:space="0" w:color="auto"/>
            <w:left w:val="none" w:sz="0" w:space="0" w:color="auto"/>
            <w:bottom w:val="none" w:sz="0" w:space="0" w:color="auto"/>
            <w:right w:val="none" w:sz="0" w:space="0" w:color="auto"/>
          </w:divBdr>
          <w:divsChild>
            <w:div w:id="380791522">
              <w:marLeft w:val="0"/>
              <w:marRight w:val="0"/>
              <w:marTop w:val="0"/>
              <w:marBottom w:val="0"/>
              <w:divBdr>
                <w:top w:val="none" w:sz="0" w:space="0" w:color="auto"/>
                <w:left w:val="none" w:sz="0" w:space="0" w:color="auto"/>
                <w:bottom w:val="none" w:sz="0" w:space="0" w:color="auto"/>
                <w:right w:val="none" w:sz="0" w:space="0" w:color="auto"/>
              </w:divBdr>
              <w:divsChild>
                <w:div w:id="1508209049">
                  <w:marLeft w:val="0"/>
                  <w:marRight w:val="0"/>
                  <w:marTop w:val="0"/>
                  <w:marBottom w:val="0"/>
                  <w:divBdr>
                    <w:top w:val="none" w:sz="0" w:space="0" w:color="auto"/>
                    <w:left w:val="none" w:sz="0" w:space="0" w:color="auto"/>
                    <w:bottom w:val="none" w:sz="0" w:space="0" w:color="auto"/>
                    <w:right w:val="none" w:sz="0" w:space="0" w:color="auto"/>
                  </w:divBdr>
                  <w:divsChild>
                    <w:div w:id="1671131780">
                      <w:marLeft w:val="0"/>
                      <w:marRight w:val="0"/>
                      <w:marTop w:val="0"/>
                      <w:marBottom w:val="0"/>
                      <w:divBdr>
                        <w:top w:val="none" w:sz="0" w:space="0" w:color="auto"/>
                        <w:left w:val="none" w:sz="0" w:space="0" w:color="auto"/>
                        <w:bottom w:val="none" w:sz="0" w:space="0" w:color="auto"/>
                        <w:right w:val="none" w:sz="0" w:space="0" w:color="auto"/>
                      </w:divBdr>
                      <w:divsChild>
                        <w:div w:id="1506289065">
                          <w:marLeft w:val="0"/>
                          <w:marRight w:val="0"/>
                          <w:marTop w:val="0"/>
                          <w:marBottom w:val="0"/>
                          <w:divBdr>
                            <w:top w:val="none" w:sz="0" w:space="0" w:color="auto"/>
                            <w:left w:val="none" w:sz="0" w:space="0" w:color="auto"/>
                            <w:bottom w:val="none" w:sz="0" w:space="0" w:color="auto"/>
                            <w:right w:val="none" w:sz="0" w:space="0" w:color="auto"/>
                          </w:divBdr>
                          <w:divsChild>
                            <w:div w:id="1604074092">
                              <w:marLeft w:val="0"/>
                              <w:marRight w:val="0"/>
                              <w:marTop w:val="0"/>
                              <w:marBottom w:val="0"/>
                              <w:divBdr>
                                <w:top w:val="none" w:sz="0" w:space="0" w:color="auto"/>
                                <w:left w:val="none" w:sz="0" w:space="0" w:color="auto"/>
                                <w:bottom w:val="none" w:sz="0" w:space="0" w:color="auto"/>
                                <w:right w:val="none" w:sz="0" w:space="0" w:color="auto"/>
                              </w:divBdr>
                              <w:divsChild>
                                <w:div w:id="617836551">
                                  <w:marLeft w:val="0"/>
                                  <w:marRight w:val="0"/>
                                  <w:marTop w:val="0"/>
                                  <w:marBottom w:val="0"/>
                                  <w:divBdr>
                                    <w:top w:val="none" w:sz="0" w:space="0" w:color="auto"/>
                                    <w:left w:val="none" w:sz="0" w:space="0" w:color="auto"/>
                                    <w:bottom w:val="none" w:sz="0" w:space="0" w:color="auto"/>
                                    <w:right w:val="none" w:sz="0" w:space="0" w:color="auto"/>
                                  </w:divBdr>
                                  <w:divsChild>
                                    <w:div w:id="441458911">
                                      <w:marLeft w:val="0"/>
                                      <w:marRight w:val="0"/>
                                      <w:marTop w:val="0"/>
                                      <w:marBottom w:val="0"/>
                                      <w:divBdr>
                                        <w:top w:val="none" w:sz="0" w:space="0" w:color="auto"/>
                                        <w:left w:val="none" w:sz="0" w:space="0" w:color="auto"/>
                                        <w:bottom w:val="none" w:sz="0" w:space="0" w:color="auto"/>
                                        <w:right w:val="none" w:sz="0" w:space="0" w:color="auto"/>
                                      </w:divBdr>
                                      <w:divsChild>
                                        <w:div w:id="1541627935">
                                          <w:marLeft w:val="0"/>
                                          <w:marRight w:val="0"/>
                                          <w:marTop w:val="0"/>
                                          <w:marBottom w:val="0"/>
                                          <w:divBdr>
                                            <w:top w:val="none" w:sz="0" w:space="0" w:color="auto"/>
                                            <w:left w:val="none" w:sz="0" w:space="0" w:color="auto"/>
                                            <w:bottom w:val="none" w:sz="0" w:space="0" w:color="auto"/>
                                            <w:right w:val="none" w:sz="0" w:space="0" w:color="auto"/>
                                          </w:divBdr>
                                          <w:divsChild>
                                            <w:div w:id="1547840180">
                                              <w:marLeft w:val="0"/>
                                              <w:marRight w:val="0"/>
                                              <w:marTop w:val="0"/>
                                              <w:marBottom w:val="0"/>
                                              <w:divBdr>
                                                <w:top w:val="single" w:sz="12" w:space="2" w:color="FFFFCC"/>
                                                <w:left w:val="single" w:sz="12" w:space="2" w:color="FFFFCC"/>
                                                <w:bottom w:val="single" w:sz="12" w:space="2" w:color="FFFFCC"/>
                                                <w:right w:val="single" w:sz="12" w:space="0" w:color="FFFFCC"/>
                                              </w:divBdr>
                                              <w:divsChild>
                                                <w:div w:id="1421027089">
                                                  <w:marLeft w:val="0"/>
                                                  <w:marRight w:val="0"/>
                                                  <w:marTop w:val="0"/>
                                                  <w:marBottom w:val="0"/>
                                                  <w:divBdr>
                                                    <w:top w:val="none" w:sz="0" w:space="0" w:color="auto"/>
                                                    <w:left w:val="none" w:sz="0" w:space="0" w:color="auto"/>
                                                    <w:bottom w:val="none" w:sz="0" w:space="0" w:color="auto"/>
                                                    <w:right w:val="none" w:sz="0" w:space="0" w:color="auto"/>
                                                  </w:divBdr>
                                                  <w:divsChild>
                                                    <w:div w:id="179122098">
                                                      <w:marLeft w:val="0"/>
                                                      <w:marRight w:val="0"/>
                                                      <w:marTop w:val="0"/>
                                                      <w:marBottom w:val="0"/>
                                                      <w:divBdr>
                                                        <w:top w:val="none" w:sz="0" w:space="0" w:color="auto"/>
                                                        <w:left w:val="none" w:sz="0" w:space="0" w:color="auto"/>
                                                        <w:bottom w:val="none" w:sz="0" w:space="0" w:color="auto"/>
                                                        <w:right w:val="none" w:sz="0" w:space="0" w:color="auto"/>
                                                      </w:divBdr>
                                                      <w:divsChild>
                                                        <w:div w:id="1528057765">
                                                          <w:marLeft w:val="0"/>
                                                          <w:marRight w:val="0"/>
                                                          <w:marTop w:val="0"/>
                                                          <w:marBottom w:val="0"/>
                                                          <w:divBdr>
                                                            <w:top w:val="none" w:sz="0" w:space="0" w:color="auto"/>
                                                            <w:left w:val="none" w:sz="0" w:space="0" w:color="auto"/>
                                                            <w:bottom w:val="none" w:sz="0" w:space="0" w:color="auto"/>
                                                            <w:right w:val="none" w:sz="0" w:space="0" w:color="auto"/>
                                                          </w:divBdr>
                                                          <w:divsChild>
                                                            <w:div w:id="1832794238">
                                                              <w:marLeft w:val="0"/>
                                                              <w:marRight w:val="0"/>
                                                              <w:marTop w:val="0"/>
                                                              <w:marBottom w:val="0"/>
                                                              <w:divBdr>
                                                                <w:top w:val="none" w:sz="0" w:space="0" w:color="auto"/>
                                                                <w:left w:val="none" w:sz="0" w:space="0" w:color="auto"/>
                                                                <w:bottom w:val="none" w:sz="0" w:space="0" w:color="auto"/>
                                                                <w:right w:val="none" w:sz="0" w:space="0" w:color="auto"/>
                                                              </w:divBdr>
                                                              <w:divsChild>
                                                                <w:div w:id="1470781629">
                                                                  <w:marLeft w:val="0"/>
                                                                  <w:marRight w:val="0"/>
                                                                  <w:marTop w:val="0"/>
                                                                  <w:marBottom w:val="0"/>
                                                                  <w:divBdr>
                                                                    <w:top w:val="none" w:sz="0" w:space="0" w:color="auto"/>
                                                                    <w:left w:val="none" w:sz="0" w:space="0" w:color="auto"/>
                                                                    <w:bottom w:val="none" w:sz="0" w:space="0" w:color="auto"/>
                                                                    <w:right w:val="none" w:sz="0" w:space="0" w:color="auto"/>
                                                                  </w:divBdr>
                                                                  <w:divsChild>
                                                                    <w:div w:id="198863990">
                                                                      <w:marLeft w:val="0"/>
                                                                      <w:marRight w:val="0"/>
                                                                      <w:marTop w:val="0"/>
                                                                      <w:marBottom w:val="0"/>
                                                                      <w:divBdr>
                                                                        <w:top w:val="none" w:sz="0" w:space="0" w:color="auto"/>
                                                                        <w:left w:val="none" w:sz="0" w:space="0" w:color="auto"/>
                                                                        <w:bottom w:val="none" w:sz="0" w:space="0" w:color="auto"/>
                                                                        <w:right w:val="none" w:sz="0" w:space="0" w:color="auto"/>
                                                                      </w:divBdr>
                                                                      <w:divsChild>
                                                                        <w:div w:id="1117601356">
                                                                          <w:marLeft w:val="0"/>
                                                                          <w:marRight w:val="0"/>
                                                                          <w:marTop w:val="0"/>
                                                                          <w:marBottom w:val="0"/>
                                                                          <w:divBdr>
                                                                            <w:top w:val="none" w:sz="0" w:space="0" w:color="auto"/>
                                                                            <w:left w:val="none" w:sz="0" w:space="0" w:color="auto"/>
                                                                            <w:bottom w:val="none" w:sz="0" w:space="0" w:color="auto"/>
                                                                            <w:right w:val="none" w:sz="0" w:space="0" w:color="auto"/>
                                                                          </w:divBdr>
                                                                          <w:divsChild>
                                                                            <w:div w:id="1323462922">
                                                                              <w:marLeft w:val="0"/>
                                                                              <w:marRight w:val="0"/>
                                                                              <w:marTop w:val="0"/>
                                                                              <w:marBottom w:val="0"/>
                                                                              <w:divBdr>
                                                                                <w:top w:val="none" w:sz="0" w:space="0" w:color="auto"/>
                                                                                <w:left w:val="none" w:sz="0" w:space="0" w:color="auto"/>
                                                                                <w:bottom w:val="none" w:sz="0" w:space="0" w:color="auto"/>
                                                                                <w:right w:val="none" w:sz="0" w:space="0" w:color="auto"/>
                                                                              </w:divBdr>
                                                                              <w:divsChild>
                                                                                <w:div w:id="377320431">
                                                                                  <w:marLeft w:val="0"/>
                                                                                  <w:marRight w:val="0"/>
                                                                                  <w:marTop w:val="0"/>
                                                                                  <w:marBottom w:val="0"/>
                                                                                  <w:divBdr>
                                                                                    <w:top w:val="none" w:sz="0" w:space="0" w:color="auto"/>
                                                                                    <w:left w:val="none" w:sz="0" w:space="0" w:color="auto"/>
                                                                                    <w:bottom w:val="none" w:sz="0" w:space="0" w:color="auto"/>
                                                                                    <w:right w:val="none" w:sz="0" w:space="0" w:color="auto"/>
                                                                                  </w:divBdr>
                                                                                  <w:divsChild>
                                                                                    <w:div w:id="1577471576">
                                                                                      <w:marLeft w:val="0"/>
                                                                                      <w:marRight w:val="0"/>
                                                                                      <w:marTop w:val="0"/>
                                                                                      <w:marBottom w:val="0"/>
                                                                                      <w:divBdr>
                                                                                        <w:top w:val="none" w:sz="0" w:space="0" w:color="auto"/>
                                                                                        <w:left w:val="none" w:sz="0" w:space="0" w:color="auto"/>
                                                                                        <w:bottom w:val="none" w:sz="0" w:space="0" w:color="auto"/>
                                                                                        <w:right w:val="none" w:sz="0" w:space="0" w:color="auto"/>
                                                                                      </w:divBdr>
                                                                                      <w:divsChild>
                                                                                        <w:div w:id="864098605">
                                                                                          <w:marLeft w:val="0"/>
                                                                                          <w:marRight w:val="120"/>
                                                                                          <w:marTop w:val="0"/>
                                                                                          <w:marBottom w:val="150"/>
                                                                                          <w:divBdr>
                                                                                            <w:top w:val="single" w:sz="2" w:space="0" w:color="EFEFEF"/>
                                                                                            <w:left w:val="single" w:sz="6" w:space="0" w:color="EFEFEF"/>
                                                                                            <w:bottom w:val="single" w:sz="6" w:space="0" w:color="E2E2E2"/>
                                                                                            <w:right w:val="single" w:sz="6" w:space="0" w:color="EFEFEF"/>
                                                                                          </w:divBdr>
                                                                                          <w:divsChild>
                                                                                            <w:div w:id="193737082">
                                                                                              <w:marLeft w:val="0"/>
                                                                                              <w:marRight w:val="0"/>
                                                                                              <w:marTop w:val="0"/>
                                                                                              <w:marBottom w:val="0"/>
                                                                                              <w:divBdr>
                                                                                                <w:top w:val="none" w:sz="0" w:space="0" w:color="auto"/>
                                                                                                <w:left w:val="none" w:sz="0" w:space="0" w:color="auto"/>
                                                                                                <w:bottom w:val="none" w:sz="0" w:space="0" w:color="auto"/>
                                                                                                <w:right w:val="none" w:sz="0" w:space="0" w:color="auto"/>
                                                                                              </w:divBdr>
                                                                                              <w:divsChild>
                                                                                                <w:div w:id="1035887963">
                                                                                                  <w:marLeft w:val="0"/>
                                                                                                  <w:marRight w:val="0"/>
                                                                                                  <w:marTop w:val="0"/>
                                                                                                  <w:marBottom w:val="0"/>
                                                                                                  <w:divBdr>
                                                                                                    <w:top w:val="none" w:sz="0" w:space="0" w:color="auto"/>
                                                                                                    <w:left w:val="none" w:sz="0" w:space="0" w:color="auto"/>
                                                                                                    <w:bottom w:val="none" w:sz="0" w:space="0" w:color="auto"/>
                                                                                                    <w:right w:val="none" w:sz="0" w:space="0" w:color="auto"/>
                                                                                                  </w:divBdr>
                                                                                                  <w:divsChild>
                                                                                                    <w:div w:id="1925146689">
                                                                                                      <w:marLeft w:val="0"/>
                                                                                                      <w:marRight w:val="0"/>
                                                                                                      <w:marTop w:val="0"/>
                                                                                                      <w:marBottom w:val="0"/>
                                                                                                      <w:divBdr>
                                                                                                        <w:top w:val="none" w:sz="0" w:space="0" w:color="auto"/>
                                                                                                        <w:left w:val="none" w:sz="0" w:space="0" w:color="auto"/>
                                                                                                        <w:bottom w:val="none" w:sz="0" w:space="0" w:color="auto"/>
                                                                                                        <w:right w:val="none" w:sz="0" w:space="0" w:color="auto"/>
                                                                                                      </w:divBdr>
                                                                                                      <w:divsChild>
                                                                                                        <w:div w:id="1087112465">
                                                                                                          <w:marLeft w:val="0"/>
                                                                                                          <w:marRight w:val="0"/>
                                                                                                          <w:marTop w:val="0"/>
                                                                                                          <w:marBottom w:val="0"/>
                                                                                                          <w:divBdr>
                                                                                                            <w:top w:val="none" w:sz="0" w:space="0" w:color="auto"/>
                                                                                                            <w:left w:val="none" w:sz="0" w:space="0" w:color="auto"/>
                                                                                                            <w:bottom w:val="none" w:sz="0" w:space="0" w:color="auto"/>
                                                                                                            <w:right w:val="none" w:sz="0" w:space="0" w:color="auto"/>
                                                                                                          </w:divBdr>
                                                                                                          <w:divsChild>
                                                                                                            <w:div w:id="888499056">
                                                                                                              <w:marLeft w:val="0"/>
                                                                                                              <w:marRight w:val="0"/>
                                                                                                              <w:marTop w:val="0"/>
                                                                                                              <w:marBottom w:val="0"/>
                                                                                                              <w:divBdr>
                                                                                                                <w:top w:val="single" w:sz="2" w:space="4" w:color="D8D8D8"/>
                                                                                                                <w:left w:val="single" w:sz="2" w:space="0" w:color="D8D8D8"/>
                                                                                                                <w:bottom w:val="single" w:sz="2" w:space="4" w:color="D8D8D8"/>
                                                                                                                <w:right w:val="single" w:sz="2" w:space="0" w:color="D8D8D8"/>
                                                                                                              </w:divBdr>
                                                                                                              <w:divsChild>
                                                                                                                <w:div w:id="1670057706">
                                                                                                                  <w:marLeft w:val="225"/>
                                                                                                                  <w:marRight w:val="225"/>
                                                                                                                  <w:marTop w:val="75"/>
                                                                                                                  <w:marBottom w:val="75"/>
                                                                                                                  <w:divBdr>
                                                                                                                    <w:top w:val="none" w:sz="0" w:space="0" w:color="auto"/>
                                                                                                                    <w:left w:val="none" w:sz="0" w:space="0" w:color="auto"/>
                                                                                                                    <w:bottom w:val="none" w:sz="0" w:space="0" w:color="auto"/>
                                                                                                                    <w:right w:val="none" w:sz="0" w:space="0" w:color="auto"/>
                                                                                                                  </w:divBdr>
                                                                                                                  <w:divsChild>
                                                                                                                    <w:div w:id="1867450601">
                                                                                                                      <w:marLeft w:val="0"/>
                                                                                                                      <w:marRight w:val="0"/>
                                                                                                                      <w:marTop w:val="0"/>
                                                                                                                      <w:marBottom w:val="0"/>
                                                                                                                      <w:divBdr>
                                                                                                                        <w:top w:val="single" w:sz="6" w:space="0" w:color="auto"/>
                                                                                                                        <w:left w:val="single" w:sz="6" w:space="0" w:color="auto"/>
                                                                                                                        <w:bottom w:val="single" w:sz="6" w:space="0" w:color="auto"/>
                                                                                                                        <w:right w:val="single" w:sz="6" w:space="0" w:color="auto"/>
                                                                                                                      </w:divBdr>
                                                                                                                      <w:divsChild>
                                                                                                                        <w:div w:id="844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4837869">
      <w:bodyDiv w:val="1"/>
      <w:marLeft w:val="0"/>
      <w:marRight w:val="0"/>
      <w:marTop w:val="0"/>
      <w:marBottom w:val="0"/>
      <w:divBdr>
        <w:top w:val="none" w:sz="0" w:space="0" w:color="auto"/>
        <w:left w:val="none" w:sz="0" w:space="0" w:color="auto"/>
        <w:bottom w:val="none" w:sz="0" w:space="0" w:color="auto"/>
        <w:right w:val="none" w:sz="0" w:space="0" w:color="auto"/>
      </w:divBdr>
    </w:div>
    <w:div w:id="1062870619">
      <w:bodyDiv w:val="1"/>
      <w:marLeft w:val="0"/>
      <w:marRight w:val="0"/>
      <w:marTop w:val="0"/>
      <w:marBottom w:val="0"/>
      <w:divBdr>
        <w:top w:val="none" w:sz="0" w:space="0" w:color="auto"/>
        <w:left w:val="none" w:sz="0" w:space="0" w:color="auto"/>
        <w:bottom w:val="none" w:sz="0" w:space="0" w:color="auto"/>
        <w:right w:val="none" w:sz="0" w:space="0" w:color="auto"/>
      </w:divBdr>
    </w:div>
    <w:div w:id="1067387371">
      <w:bodyDiv w:val="1"/>
      <w:marLeft w:val="0"/>
      <w:marRight w:val="0"/>
      <w:marTop w:val="0"/>
      <w:marBottom w:val="0"/>
      <w:divBdr>
        <w:top w:val="none" w:sz="0" w:space="0" w:color="auto"/>
        <w:left w:val="none" w:sz="0" w:space="0" w:color="auto"/>
        <w:bottom w:val="none" w:sz="0" w:space="0" w:color="auto"/>
        <w:right w:val="none" w:sz="0" w:space="0" w:color="auto"/>
      </w:divBdr>
    </w:div>
    <w:div w:id="1115127630">
      <w:bodyDiv w:val="1"/>
      <w:marLeft w:val="0"/>
      <w:marRight w:val="0"/>
      <w:marTop w:val="0"/>
      <w:marBottom w:val="0"/>
      <w:divBdr>
        <w:top w:val="none" w:sz="0" w:space="0" w:color="auto"/>
        <w:left w:val="none" w:sz="0" w:space="0" w:color="auto"/>
        <w:bottom w:val="none" w:sz="0" w:space="0" w:color="auto"/>
        <w:right w:val="none" w:sz="0" w:space="0" w:color="auto"/>
      </w:divBdr>
      <w:divsChild>
        <w:div w:id="54398462">
          <w:marLeft w:val="0"/>
          <w:marRight w:val="0"/>
          <w:marTop w:val="0"/>
          <w:marBottom w:val="0"/>
          <w:divBdr>
            <w:top w:val="none" w:sz="0" w:space="0" w:color="auto"/>
            <w:left w:val="none" w:sz="0" w:space="0" w:color="auto"/>
            <w:bottom w:val="none" w:sz="0" w:space="0" w:color="auto"/>
            <w:right w:val="none" w:sz="0" w:space="0" w:color="auto"/>
          </w:divBdr>
          <w:divsChild>
            <w:div w:id="705448174">
              <w:marLeft w:val="0"/>
              <w:marRight w:val="0"/>
              <w:marTop w:val="0"/>
              <w:marBottom w:val="0"/>
              <w:divBdr>
                <w:top w:val="none" w:sz="0" w:space="0" w:color="auto"/>
                <w:left w:val="none" w:sz="0" w:space="0" w:color="auto"/>
                <w:bottom w:val="none" w:sz="0" w:space="0" w:color="auto"/>
                <w:right w:val="none" w:sz="0" w:space="0" w:color="auto"/>
              </w:divBdr>
              <w:divsChild>
                <w:div w:id="516965015">
                  <w:marLeft w:val="0"/>
                  <w:marRight w:val="0"/>
                  <w:marTop w:val="0"/>
                  <w:marBottom w:val="0"/>
                  <w:divBdr>
                    <w:top w:val="none" w:sz="0" w:space="0" w:color="auto"/>
                    <w:left w:val="none" w:sz="0" w:space="0" w:color="auto"/>
                    <w:bottom w:val="none" w:sz="0" w:space="0" w:color="auto"/>
                    <w:right w:val="none" w:sz="0" w:space="0" w:color="auto"/>
                  </w:divBdr>
                  <w:divsChild>
                    <w:div w:id="2042120074">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23878">
      <w:bodyDiv w:val="1"/>
      <w:marLeft w:val="0"/>
      <w:marRight w:val="0"/>
      <w:marTop w:val="0"/>
      <w:marBottom w:val="0"/>
      <w:divBdr>
        <w:top w:val="none" w:sz="0" w:space="0" w:color="auto"/>
        <w:left w:val="none" w:sz="0" w:space="0" w:color="auto"/>
        <w:bottom w:val="none" w:sz="0" w:space="0" w:color="auto"/>
        <w:right w:val="none" w:sz="0" w:space="0" w:color="auto"/>
      </w:divBdr>
      <w:divsChild>
        <w:div w:id="117140746">
          <w:marLeft w:val="0"/>
          <w:marRight w:val="0"/>
          <w:marTop w:val="0"/>
          <w:marBottom w:val="0"/>
          <w:divBdr>
            <w:top w:val="none" w:sz="0" w:space="0" w:color="auto"/>
            <w:left w:val="none" w:sz="0" w:space="0" w:color="auto"/>
            <w:bottom w:val="none" w:sz="0" w:space="0" w:color="auto"/>
            <w:right w:val="none" w:sz="0" w:space="0" w:color="auto"/>
          </w:divBdr>
          <w:divsChild>
            <w:div w:id="1328559491">
              <w:marLeft w:val="0"/>
              <w:marRight w:val="0"/>
              <w:marTop w:val="0"/>
              <w:marBottom w:val="0"/>
              <w:divBdr>
                <w:top w:val="none" w:sz="0" w:space="0" w:color="auto"/>
                <w:left w:val="none" w:sz="0" w:space="0" w:color="auto"/>
                <w:bottom w:val="none" w:sz="0" w:space="0" w:color="auto"/>
                <w:right w:val="none" w:sz="0" w:space="0" w:color="auto"/>
              </w:divBdr>
              <w:divsChild>
                <w:div w:id="335116982">
                  <w:marLeft w:val="0"/>
                  <w:marRight w:val="0"/>
                  <w:marTop w:val="0"/>
                  <w:marBottom w:val="0"/>
                  <w:divBdr>
                    <w:top w:val="none" w:sz="0" w:space="0" w:color="auto"/>
                    <w:left w:val="none" w:sz="0" w:space="0" w:color="auto"/>
                    <w:bottom w:val="none" w:sz="0" w:space="0" w:color="auto"/>
                    <w:right w:val="none" w:sz="0" w:space="0" w:color="auto"/>
                  </w:divBdr>
                  <w:divsChild>
                    <w:div w:id="1218857382">
                      <w:marLeft w:val="0"/>
                      <w:marRight w:val="0"/>
                      <w:marTop w:val="0"/>
                      <w:marBottom w:val="0"/>
                      <w:divBdr>
                        <w:top w:val="none" w:sz="0" w:space="0" w:color="auto"/>
                        <w:left w:val="none" w:sz="0" w:space="0" w:color="auto"/>
                        <w:bottom w:val="none" w:sz="0" w:space="0" w:color="auto"/>
                        <w:right w:val="none" w:sz="0" w:space="0" w:color="auto"/>
                      </w:divBdr>
                      <w:divsChild>
                        <w:div w:id="383679085">
                          <w:marLeft w:val="0"/>
                          <w:marRight w:val="0"/>
                          <w:marTop w:val="0"/>
                          <w:marBottom w:val="0"/>
                          <w:divBdr>
                            <w:top w:val="none" w:sz="0" w:space="0" w:color="auto"/>
                            <w:left w:val="none" w:sz="0" w:space="0" w:color="auto"/>
                            <w:bottom w:val="none" w:sz="0" w:space="0" w:color="auto"/>
                            <w:right w:val="none" w:sz="0" w:space="0" w:color="auto"/>
                          </w:divBdr>
                          <w:divsChild>
                            <w:div w:id="1559979122">
                              <w:marLeft w:val="0"/>
                              <w:marRight w:val="0"/>
                              <w:marTop w:val="0"/>
                              <w:marBottom w:val="0"/>
                              <w:divBdr>
                                <w:top w:val="none" w:sz="0" w:space="0" w:color="auto"/>
                                <w:left w:val="none" w:sz="0" w:space="0" w:color="auto"/>
                                <w:bottom w:val="none" w:sz="0" w:space="0" w:color="auto"/>
                                <w:right w:val="none" w:sz="0" w:space="0" w:color="auto"/>
                              </w:divBdr>
                              <w:divsChild>
                                <w:div w:id="541137911">
                                  <w:marLeft w:val="0"/>
                                  <w:marRight w:val="0"/>
                                  <w:marTop w:val="0"/>
                                  <w:marBottom w:val="0"/>
                                  <w:divBdr>
                                    <w:top w:val="none" w:sz="0" w:space="0" w:color="auto"/>
                                    <w:left w:val="none" w:sz="0" w:space="0" w:color="auto"/>
                                    <w:bottom w:val="none" w:sz="0" w:space="0" w:color="auto"/>
                                    <w:right w:val="none" w:sz="0" w:space="0" w:color="auto"/>
                                  </w:divBdr>
                                  <w:divsChild>
                                    <w:div w:id="1567300274">
                                      <w:marLeft w:val="0"/>
                                      <w:marRight w:val="0"/>
                                      <w:marTop w:val="0"/>
                                      <w:marBottom w:val="0"/>
                                      <w:divBdr>
                                        <w:top w:val="none" w:sz="0" w:space="0" w:color="auto"/>
                                        <w:left w:val="none" w:sz="0" w:space="0" w:color="auto"/>
                                        <w:bottom w:val="none" w:sz="0" w:space="0" w:color="auto"/>
                                        <w:right w:val="none" w:sz="0" w:space="0" w:color="auto"/>
                                      </w:divBdr>
                                      <w:divsChild>
                                        <w:div w:id="732655583">
                                          <w:marLeft w:val="0"/>
                                          <w:marRight w:val="0"/>
                                          <w:marTop w:val="0"/>
                                          <w:marBottom w:val="0"/>
                                          <w:divBdr>
                                            <w:top w:val="none" w:sz="0" w:space="0" w:color="auto"/>
                                            <w:left w:val="none" w:sz="0" w:space="0" w:color="auto"/>
                                            <w:bottom w:val="none" w:sz="0" w:space="0" w:color="auto"/>
                                            <w:right w:val="none" w:sz="0" w:space="0" w:color="auto"/>
                                          </w:divBdr>
                                          <w:divsChild>
                                            <w:div w:id="287703441">
                                              <w:marLeft w:val="0"/>
                                              <w:marRight w:val="0"/>
                                              <w:marTop w:val="0"/>
                                              <w:marBottom w:val="0"/>
                                              <w:divBdr>
                                                <w:top w:val="none" w:sz="0" w:space="0" w:color="auto"/>
                                                <w:left w:val="none" w:sz="0" w:space="0" w:color="auto"/>
                                                <w:bottom w:val="none" w:sz="0" w:space="0" w:color="auto"/>
                                                <w:right w:val="none" w:sz="0" w:space="0" w:color="auto"/>
                                              </w:divBdr>
                                              <w:divsChild>
                                                <w:div w:id="1120606193">
                                                  <w:marLeft w:val="0"/>
                                                  <w:marRight w:val="0"/>
                                                  <w:marTop w:val="0"/>
                                                  <w:marBottom w:val="0"/>
                                                  <w:divBdr>
                                                    <w:top w:val="none" w:sz="0" w:space="0" w:color="auto"/>
                                                    <w:left w:val="none" w:sz="0" w:space="0" w:color="auto"/>
                                                    <w:bottom w:val="none" w:sz="0" w:space="0" w:color="auto"/>
                                                    <w:right w:val="none" w:sz="0" w:space="0" w:color="auto"/>
                                                  </w:divBdr>
                                                  <w:divsChild>
                                                    <w:div w:id="7893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6183841">
      <w:bodyDiv w:val="1"/>
      <w:marLeft w:val="0"/>
      <w:marRight w:val="0"/>
      <w:marTop w:val="0"/>
      <w:marBottom w:val="0"/>
      <w:divBdr>
        <w:top w:val="none" w:sz="0" w:space="0" w:color="auto"/>
        <w:left w:val="none" w:sz="0" w:space="0" w:color="auto"/>
        <w:bottom w:val="none" w:sz="0" w:space="0" w:color="auto"/>
        <w:right w:val="none" w:sz="0" w:space="0" w:color="auto"/>
      </w:divBdr>
    </w:div>
    <w:div w:id="1248729643">
      <w:bodyDiv w:val="1"/>
      <w:marLeft w:val="0"/>
      <w:marRight w:val="0"/>
      <w:marTop w:val="0"/>
      <w:marBottom w:val="0"/>
      <w:divBdr>
        <w:top w:val="none" w:sz="0" w:space="0" w:color="auto"/>
        <w:left w:val="none" w:sz="0" w:space="0" w:color="auto"/>
        <w:bottom w:val="none" w:sz="0" w:space="0" w:color="auto"/>
        <w:right w:val="none" w:sz="0" w:space="0" w:color="auto"/>
      </w:divBdr>
    </w:div>
    <w:div w:id="1323775398">
      <w:bodyDiv w:val="1"/>
      <w:marLeft w:val="0"/>
      <w:marRight w:val="0"/>
      <w:marTop w:val="0"/>
      <w:marBottom w:val="0"/>
      <w:divBdr>
        <w:top w:val="none" w:sz="0" w:space="0" w:color="auto"/>
        <w:left w:val="none" w:sz="0" w:space="0" w:color="auto"/>
        <w:bottom w:val="none" w:sz="0" w:space="0" w:color="auto"/>
        <w:right w:val="none" w:sz="0" w:space="0" w:color="auto"/>
      </w:divBdr>
      <w:divsChild>
        <w:div w:id="1349140526">
          <w:marLeft w:val="0"/>
          <w:marRight w:val="0"/>
          <w:marTop w:val="0"/>
          <w:marBottom w:val="0"/>
          <w:divBdr>
            <w:top w:val="none" w:sz="0" w:space="0" w:color="auto"/>
            <w:left w:val="none" w:sz="0" w:space="0" w:color="auto"/>
            <w:bottom w:val="none" w:sz="0" w:space="0" w:color="auto"/>
            <w:right w:val="none" w:sz="0" w:space="0" w:color="auto"/>
          </w:divBdr>
          <w:divsChild>
            <w:div w:id="1312707462">
              <w:marLeft w:val="0"/>
              <w:marRight w:val="0"/>
              <w:marTop w:val="0"/>
              <w:marBottom w:val="0"/>
              <w:divBdr>
                <w:top w:val="none" w:sz="0" w:space="0" w:color="auto"/>
                <w:left w:val="none" w:sz="0" w:space="0" w:color="auto"/>
                <w:bottom w:val="none" w:sz="0" w:space="0" w:color="auto"/>
                <w:right w:val="none" w:sz="0" w:space="0" w:color="auto"/>
              </w:divBdr>
              <w:divsChild>
                <w:div w:id="440296380">
                  <w:marLeft w:val="0"/>
                  <w:marRight w:val="0"/>
                  <w:marTop w:val="0"/>
                  <w:marBottom w:val="0"/>
                  <w:divBdr>
                    <w:top w:val="none" w:sz="0" w:space="0" w:color="auto"/>
                    <w:left w:val="none" w:sz="0" w:space="0" w:color="auto"/>
                    <w:bottom w:val="none" w:sz="0" w:space="0" w:color="auto"/>
                    <w:right w:val="none" w:sz="0" w:space="0" w:color="auto"/>
                  </w:divBdr>
                  <w:divsChild>
                    <w:div w:id="823350956">
                      <w:marLeft w:val="0"/>
                      <w:marRight w:val="0"/>
                      <w:marTop w:val="0"/>
                      <w:marBottom w:val="0"/>
                      <w:divBdr>
                        <w:top w:val="none" w:sz="0" w:space="0" w:color="auto"/>
                        <w:left w:val="none" w:sz="0" w:space="0" w:color="auto"/>
                        <w:bottom w:val="none" w:sz="0" w:space="0" w:color="auto"/>
                        <w:right w:val="none" w:sz="0" w:space="0" w:color="auto"/>
                      </w:divBdr>
                      <w:divsChild>
                        <w:div w:id="1533180094">
                          <w:marLeft w:val="0"/>
                          <w:marRight w:val="0"/>
                          <w:marTop w:val="0"/>
                          <w:marBottom w:val="0"/>
                          <w:divBdr>
                            <w:top w:val="none" w:sz="0" w:space="0" w:color="auto"/>
                            <w:left w:val="none" w:sz="0" w:space="0" w:color="auto"/>
                            <w:bottom w:val="none" w:sz="0" w:space="0" w:color="auto"/>
                            <w:right w:val="none" w:sz="0" w:space="0" w:color="auto"/>
                          </w:divBdr>
                          <w:divsChild>
                            <w:div w:id="785781563">
                              <w:marLeft w:val="0"/>
                              <w:marRight w:val="0"/>
                              <w:marTop w:val="0"/>
                              <w:marBottom w:val="0"/>
                              <w:divBdr>
                                <w:top w:val="none" w:sz="0" w:space="0" w:color="auto"/>
                                <w:left w:val="none" w:sz="0" w:space="0" w:color="auto"/>
                                <w:bottom w:val="none" w:sz="0" w:space="0" w:color="auto"/>
                                <w:right w:val="none" w:sz="0" w:space="0" w:color="auto"/>
                              </w:divBdr>
                              <w:divsChild>
                                <w:div w:id="1904561692">
                                  <w:marLeft w:val="0"/>
                                  <w:marRight w:val="0"/>
                                  <w:marTop w:val="0"/>
                                  <w:marBottom w:val="0"/>
                                  <w:divBdr>
                                    <w:top w:val="none" w:sz="0" w:space="0" w:color="auto"/>
                                    <w:left w:val="none" w:sz="0" w:space="0" w:color="auto"/>
                                    <w:bottom w:val="none" w:sz="0" w:space="0" w:color="auto"/>
                                    <w:right w:val="none" w:sz="0" w:space="0" w:color="auto"/>
                                  </w:divBdr>
                                  <w:divsChild>
                                    <w:div w:id="178735579">
                                      <w:marLeft w:val="0"/>
                                      <w:marRight w:val="0"/>
                                      <w:marTop w:val="0"/>
                                      <w:marBottom w:val="0"/>
                                      <w:divBdr>
                                        <w:top w:val="none" w:sz="0" w:space="0" w:color="auto"/>
                                        <w:left w:val="none" w:sz="0" w:space="0" w:color="auto"/>
                                        <w:bottom w:val="none" w:sz="0" w:space="0" w:color="auto"/>
                                        <w:right w:val="none" w:sz="0" w:space="0" w:color="auto"/>
                                      </w:divBdr>
                                      <w:divsChild>
                                        <w:div w:id="1041709620">
                                          <w:marLeft w:val="0"/>
                                          <w:marRight w:val="0"/>
                                          <w:marTop w:val="0"/>
                                          <w:marBottom w:val="0"/>
                                          <w:divBdr>
                                            <w:top w:val="none" w:sz="0" w:space="0" w:color="auto"/>
                                            <w:left w:val="none" w:sz="0" w:space="0" w:color="auto"/>
                                            <w:bottom w:val="none" w:sz="0" w:space="0" w:color="auto"/>
                                            <w:right w:val="none" w:sz="0" w:space="0" w:color="auto"/>
                                          </w:divBdr>
                                        </w:div>
                                        <w:div w:id="2033651715">
                                          <w:marLeft w:val="0"/>
                                          <w:marRight w:val="0"/>
                                          <w:marTop w:val="0"/>
                                          <w:marBottom w:val="0"/>
                                          <w:divBdr>
                                            <w:top w:val="none" w:sz="0" w:space="0" w:color="auto"/>
                                            <w:left w:val="none" w:sz="0" w:space="0" w:color="auto"/>
                                            <w:bottom w:val="none" w:sz="0" w:space="0" w:color="auto"/>
                                            <w:right w:val="none" w:sz="0" w:space="0" w:color="auto"/>
                                          </w:divBdr>
                                        </w:div>
                                        <w:div w:id="11577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4213911">
      <w:bodyDiv w:val="1"/>
      <w:marLeft w:val="0"/>
      <w:marRight w:val="0"/>
      <w:marTop w:val="0"/>
      <w:marBottom w:val="0"/>
      <w:divBdr>
        <w:top w:val="none" w:sz="0" w:space="0" w:color="auto"/>
        <w:left w:val="none" w:sz="0" w:space="0" w:color="auto"/>
        <w:bottom w:val="none" w:sz="0" w:space="0" w:color="auto"/>
        <w:right w:val="none" w:sz="0" w:space="0" w:color="auto"/>
      </w:divBdr>
      <w:divsChild>
        <w:div w:id="1168982890">
          <w:marLeft w:val="0"/>
          <w:marRight w:val="0"/>
          <w:marTop w:val="0"/>
          <w:marBottom w:val="0"/>
          <w:divBdr>
            <w:top w:val="none" w:sz="0" w:space="0" w:color="auto"/>
            <w:left w:val="none" w:sz="0" w:space="0" w:color="auto"/>
            <w:bottom w:val="none" w:sz="0" w:space="0" w:color="auto"/>
            <w:right w:val="none" w:sz="0" w:space="0" w:color="auto"/>
          </w:divBdr>
          <w:divsChild>
            <w:div w:id="1459837803">
              <w:marLeft w:val="0"/>
              <w:marRight w:val="0"/>
              <w:marTop w:val="0"/>
              <w:marBottom w:val="0"/>
              <w:divBdr>
                <w:top w:val="none" w:sz="0" w:space="0" w:color="auto"/>
                <w:left w:val="none" w:sz="0" w:space="0" w:color="auto"/>
                <w:bottom w:val="none" w:sz="0" w:space="0" w:color="auto"/>
                <w:right w:val="none" w:sz="0" w:space="0" w:color="auto"/>
              </w:divBdr>
              <w:divsChild>
                <w:div w:id="1971980961">
                  <w:marLeft w:val="0"/>
                  <w:marRight w:val="0"/>
                  <w:marTop w:val="0"/>
                  <w:marBottom w:val="0"/>
                  <w:divBdr>
                    <w:top w:val="none" w:sz="0" w:space="0" w:color="auto"/>
                    <w:left w:val="none" w:sz="0" w:space="0" w:color="auto"/>
                    <w:bottom w:val="none" w:sz="0" w:space="0" w:color="auto"/>
                    <w:right w:val="none" w:sz="0" w:space="0" w:color="auto"/>
                  </w:divBdr>
                  <w:divsChild>
                    <w:div w:id="859474">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7713">
      <w:bodyDiv w:val="1"/>
      <w:marLeft w:val="0"/>
      <w:marRight w:val="0"/>
      <w:marTop w:val="0"/>
      <w:marBottom w:val="0"/>
      <w:divBdr>
        <w:top w:val="none" w:sz="0" w:space="0" w:color="auto"/>
        <w:left w:val="none" w:sz="0" w:space="0" w:color="auto"/>
        <w:bottom w:val="none" w:sz="0" w:space="0" w:color="auto"/>
        <w:right w:val="none" w:sz="0" w:space="0" w:color="auto"/>
      </w:divBdr>
    </w:div>
    <w:div w:id="1471286904">
      <w:bodyDiv w:val="1"/>
      <w:marLeft w:val="0"/>
      <w:marRight w:val="0"/>
      <w:marTop w:val="0"/>
      <w:marBottom w:val="0"/>
      <w:divBdr>
        <w:top w:val="none" w:sz="0" w:space="0" w:color="auto"/>
        <w:left w:val="none" w:sz="0" w:space="0" w:color="auto"/>
        <w:bottom w:val="none" w:sz="0" w:space="0" w:color="auto"/>
        <w:right w:val="none" w:sz="0" w:space="0" w:color="auto"/>
      </w:divBdr>
    </w:div>
    <w:div w:id="1485243962">
      <w:bodyDiv w:val="1"/>
      <w:marLeft w:val="0"/>
      <w:marRight w:val="0"/>
      <w:marTop w:val="0"/>
      <w:marBottom w:val="0"/>
      <w:divBdr>
        <w:top w:val="none" w:sz="0" w:space="0" w:color="auto"/>
        <w:left w:val="none" w:sz="0" w:space="0" w:color="auto"/>
        <w:bottom w:val="none" w:sz="0" w:space="0" w:color="auto"/>
        <w:right w:val="none" w:sz="0" w:space="0" w:color="auto"/>
      </w:divBdr>
      <w:divsChild>
        <w:div w:id="583298665">
          <w:marLeft w:val="0"/>
          <w:marRight w:val="0"/>
          <w:marTop w:val="0"/>
          <w:marBottom w:val="0"/>
          <w:divBdr>
            <w:top w:val="none" w:sz="0" w:space="0" w:color="auto"/>
            <w:left w:val="none" w:sz="0" w:space="0" w:color="auto"/>
            <w:bottom w:val="none" w:sz="0" w:space="0" w:color="auto"/>
            <w:right w:val="none" w:sz="0" w:space="0" w:color="auto"/>
          </w:divBdr>
          <w:divsChild>
            <w:div w:id="963659658">
              <w:marLeft w:val="0"/>
              <w:marRight w:val="0"/>
              <w:marTop w:val="0"/>
              <w:marBottom w:val="0"/>
              <w:divBdr>
                <w:top w:val="none" w:sz="0" w:space="0" w:color="auto"/>
                <w:left w:val="none" w:sz="0" w:space="0" w:color="auto"/>
                <w:bottom w:val="none" w:sz="0" w:space="0" w:color="auto"/>
                <w:right w:val="none" w:sz="0" w:space="0" w:color="auto"/>
              </w:divBdr>
              <w:divsChild>
                <w:div w:id="1584752916">
                  <w:marLeft w:val="0"/>
                  <w:marRight w:val="0"/>
                  <w:marTop w:val="0"/>
                  <w:marBottom w:val="0"/>
                  <w:divBdr>
                    <w:top w:val="none" w:sz="0" w:space="0" w:color="auto"/>
                    <w:left w:val="none" w:sz="0" w:space="0" w:color="auto"/>
                    <w:bottom w:val="none" w:sz="0" w:space="0" w:color="auto"/>
                    <w:right w:val="none" w:sz="0" w:space="0" w:color="auto"/>
                  </w:divBdr>
                  <w:divsChild>
                    <w:div w:id="1962682120">
                      <w:marLeft w:val="0"/>
                      <w:marRight w:val="0"/>
                      <w:marTop w:val="0"/>
                      <w:marBottom w:val="0"/>
                      <w:divBdr>
                        <w:top w:val="none" w:sz="0" w:space="0" w:color="auto"/>
                        <w:left w:val="none" w:sz="0" w:space="0" w:color="auto"/>
                        <w:bottom w:val="none" w:sz="0" w:space="0" w:color="auto"/>
                        <w:right w:val="none" w:sz="0" w:space="0" w:color="auto"/>
                      </w:divBdr>
                      <w:divsChild>
                        <w:div w:id="1725981886">
                          <w:marLeft w:val="0"/>
                          <w:marRight w:val="0"/>
                          <w:marTop w:val="0"/>
                          <w:marBottom w:val="0"/>
                          <w:divBdr>
                            <w:top w:val="none" w:sz="0" w:space="0" w:color="auto"/>
                            <w:left w:val="none" w:sz="0" w:space="0" w:color="auto"/>
                            <w:bottom w:val="none" w:sz="0" w:space="0" w:color="auto"/>
                            <w:right w:val="none" w:sz="0" w:space="0" w:color="auto"/>
                          </w:divBdr>
                          <w:divsChild>
                            <w:div w:id="835414343">
                              <w:marLeft w:val="0"/>
                              <w:marRight w:val="0"/>
                              <w:marTop w:val="0"/>
                              <w:marBottom w:val="0"/>
                              <w:divBdr>
                                <w:top w:val="none" w:sz="0" w:space="0" w:color="auto"/>
                                <w:left w:val="none" w:sz="0" w:space="0" w:color="auto"/>
                                <w:bottom w:val="none" w:sz="0" w:space="0" w:color="auto"/>
                                <w:right w:val="none" w:sz="0" w:space="0" w:color="auto"/>
                              </w:divBdr>
                              <w:divsChild>
                                <w:div w:id="1210267576">
                                  <w:marLeft w:val="0"/>
                                  <w:marRight w:val="0"/>
                                  <w:marTop w:val="0"/>
                                  <w:marBottom w:val="0"/>
                                  <w:divBdr>
                                    <w:top w:val="none" w:sz="0" w:space="0" w:color="auto"/>
                                    <w:left w:val="none" w:sz="0" w:space="0" w:color="auto"/>
                                    <w:bottom w:val="none" w:sz="0" w:space="0" w:color="auto"/>
                                    <w:right w:val="none" w:sz="0" w:space="0" w:color="auto"/>
                                  </w:divBdr>
                                  <w:divsChild>
                                    <w:div w:id="1222639788">
                                      <w:marLeft w:val="0"/>
                                      <w:marRight w:val="0"/>
                                      <w:marTop w:val="0"/>
                                      <w:marBottom w:val="0"/>
                                      <w:divBdr>
                                        <w:top w:val="none" w:sz="0" w:space="0" w:color="auto"/>
                                        <w:left w:val="none" w:sz="0" w:space="0" w:color="auto"/>
                                        <w:bottom w:val="none" w:sz="0" w:space="0" w:color="auto"/>
                                        <w:right w:val="none" w:sz="0" w:space="0" w:color="auto"/>
                                      </w:divBdr>
                                      <w:divsChild>
                                        <w:div w:id="6781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157135">
      <w:bodyDiv w:val="1"/>
      <w:marLeft w:val="0"/>
      <w:marRight w:val="0"/>
      <w:marTop w:val="0"/>
      <w:marBottom w:val="0"/>
      <w:divBdr>
        <w:top w:val="none" w:sz="0" w:space="0" w:color="auto"/>
        <w:left w:val="none" w:sz="0" w:space="0" w:color="auto"/>
        <w:bottom w:val="none" w:sz="0" w:space="0" w:color="auto"/>
        <w:right w:val="none" w:sz="0" w:space="0" w:color="auto"/>
      </w:divBdr>
    </w:div>
    <w:div w:id="1558778057">
      <w:bodyDiv w:val="1"/>
      <w:marLeft w:val="0"/>
      <w:marRight w:val="0"/>
      <w:marTop w:val="0"/>
      <w:marBottom w:val="0"/>
      <w:divBdr>
        <w:top w:val="none" w:sz="0" w:space="0" w:color="auto"/>
        <w:left w:val="none" w:sz="0" w:space="0" w:color="auto"/>
        <w:bottom w:val="none" w:sz="0" w:space="0" w:color="auto"/>
        <w:right w:val="none" w:sz="0" w:space="0" w:color="auto"/>
      </w:divBdr>
      <w:divsChild>
        <w:div w:id="1006665269">
          <w:marLeft w:val="0"/>
          <w:marRight w:val="0"/>
          <w:marTop w:val="0"/>
          <w:marBottom w:val="0"/>
          <w:divBdr>
            <w:top w:val="none" w:sz="0" w:space="0" w:color="auto"/>
            <w:left w:val="none" w:sz="0" w:space="0" w:color="auto"/>
            <w:bottom w:val="none" w:sz="0" w:space="0" w:color="auto"/>
            <w:right w:val="none" w:sz="0" w:space="0" w:color="auto"/>
          </w:divBdr>
          <w:divsChild>
            <w:div w:id="593167595">
              <w:marLeft w:val="0"/>
              <w:marRight w:val="0"/>
              <w:marTop w:val="0"/>
              <w:marBottom w:val="0"/>
              <w:divBdr>
                <w:top w:val="none" w:sz="0" w:space="0" w:color="auto"/>
                <w:left w:val="none" w:sz="0" w:space="0" w:color="auto"/>
                <w:bottom w:val="none" w:sz="0" w:space="0" w:color="auto"/>
                <w:right w:val="none" w:sz="0" w:space="0" w:color="auto"/>
              </w:divBdr>
              <w:divsChild>
                <w:div w:id="2021735025">
                  <w:marLeft w:val="0"/>
                  <w:marRight w:val="0"/>
                  <w:marTop w:val="0"/>
                  <w:marBottom w:val="0"/>
                  <w:divBdr>
                    <w:top w:val="none" w:sz="0" w:space="0" w:color="auto"/>
                    <w:left w:val="none" w:sz="0" w:space="0" w:color="auto"/>
                    <w:bottom w:val="none" w:sz="0" w:space="0" w:color="auto"/>
                    <w:right w:val="none" w:sz="0" w:space="0" w:color="auto"/>
                  </w:divBdr>
                  <w:divsChild>
                    <w:div w:id="479418474">
                      <w:marLeft w:val="0"/>
                      <w:marRight w:val="0"/>
                      <w:marTop w:val="0"/>
                      <w:marBottom w:val="0"/>
                      <w:divBdr>
                        <w:top w:val="none" w:sz="0" w:space="0" w:color="auto"/>
                        <w:left w:val="none" w:sz="0" w:space="0" w:color="auto"/>
                        <w:bottom w:val="none" w:sz="0" w:space="0" w:color="auto"/>
                        <w:right w:val="none" w:sz="0" w:space="0" w:color="auto"/>
                      </w:divBdr>
                      <w:divsChild>
                        <w:div w:id="1736851858">
                          <w:marLeft w:val="0"/>
                          <w:marRight w:val="0"/>
                          <w:marTop w:val="0"/>
                          <w:marBottom w:val="0"/>
                          <w:divBdr>
                            <w:top w:val="none" w:sz="0" w:space="0" w:color="auto"/>
                            <w:left w:val="none" w:sz="0" w:space="0" w:color="auto"/>
                            <w:bottom w:val="none" w:sz="0" w:space="0" w:color="auto"/>
                            <w:right w:val="none" w:sz="0" w:space="0" w:color="auto"/>
                          </w:divBdr>
                          <w:divsChild>
                            <w:div w:id="1504125083">
                              <w:marLeft w:val="0"/>
                              <w:marRight w:val="0"/>
                              <w:marTop w:val="0"/>
                              <w:marBottom w:val="0"/>
                              <w:divBdr>
                                <w:top w:val="none" w:sz="0" w:space="0" w:color="auto"/>
                                <w:left w:val="none" w:sz="0" w:space="0" w:color="auto"/>
                                <w:bottom w:val="none" w:sz="0" w:space="0" w:color="auto"/>
                                <w:right w:val="none" w:sz="0" w:space="0" w:color="auto"/>
                              </w:divBdr>
                              <w:divsChild>
                                <w:div w:id="1633247725">
                                  <w:marLeft w:val="0"/>
                                  <w:marRight w:val="0"/>
                                  <w:marTop w:val="0"/>
                                  <w:marBottom w:val="0"/>
                                  <w:divBdr>
                                    <w:top w:val="none" w:sz="0" w:space="0" w:color="auto"/>
                                    <w:left w:val="none" w:sz="0" w:space="0" w:color="auto"/>
                                    <w:bottom w:val="none" w:sz="0" w:space="0" w:color="auto"/>
                                    <w:right w:val="none" w:sz="0" w:space="0" w:color="auto"/>
                                  </w:divBdr>
                                  <w:divsChild>
                                    <w:div w:id="2078236684">
                                      <w:marLeft w:val="0"/>
                                      <w:marRight w:val="0"/>
                                      <w:marTop w:val="0"/>
                                      <w:marBottom w:val="0"/>
                                      <w:divBdr>
                                        <w:top w:val="none" w:sz="0" w:space="0" w:color="auto"/>
                                        <w:left w:val="none" w:sz="0" w:space="0" w:color="auto"/>
                                        <w:bottom w:val="none" w:sz="0" w:space="0" w:color="auto"/>
                                        <w:right w:val="none" w:sz="0" w:space="0" w:color="auto"/>
                                      </w:divBdr>
                                      <w:divsChild>
                                        <w:div w:id="447892675">
                                          <w:marLeft w:val="0"/>
                                          <w:marRight w:val="0"/>
                                          <w:marTop w:val="0"/>
                                          <w:marBottom w:val="0"/>
                                          <w:divBdr>
                                            <w:top w:val="none" w:sz="0" w:space="0" w:color="auto"/>
                                            <w:left w:val="none" w:sz="0" w:space="0" w:color="auto"/>
                                            <w:bottom w:val="none" w:sz="0" w:space="0" w:color="auto"/>
                                            <w:right w:val="none" w:sz="0" w:space="0" w:color="auto"/>
                                          </w:divBdr>
                                          <w:divsChild>
                                            <w:div w:id="1692953718">
                                              <w:marLeft w:val="0"/>
                                              <w:marRight w:val="0"/>
                                              <w:marTop w:val="0"/>
                                              <w:marBottom w:val="0"/>
                                              <w:divBdr>
                                                <w:top w:val="single" w:sz="12" w:space="2" w:color="FFFFCC"/>
                                                <w:left w:val="single" w:sz="12" w:space="2" w:color="FFFFCC"/>
                                                <w:bottom w:val="single" w:sz="12" w:space="2" w:color="FFFFCC"/>
                                                <w:right w:val="single" w:sz="12" w:space="0" w:color="FFFFCC"/>
                                              </w:divBdr>
                                              <w:divsChild>
                                                <w:div w:id="260533345">
                                                  <w:marLeft w:val="0"/>
                                                  <w:marRight w:val="0"/>
                                                  <w:marTop w:val="0"/>
                                                  <w:marBottom w:val="0"/>
                                                  <w:divBdr>
                                                    <w:top w:val="none" w:sz="0" w:space="0" w:color="auto"/>
                                                    <w:left w:val="none" w:sz="0" w:space="0" w:color="auto"/>
                                                    <w:bottom w:val="none" w:sz="0" w:space="0" w:color="auto"/>
                                                    <w:right w:val="none" w:sz="0" w:space="0" w:color="auto"/>
                                                  </w:divBdr>
                                                  <w:divsChild>
                                                    <w:div w:id="951210797">
                                                      <w:marLeft w:val="0"/>
                                                      <w:marRight w:val="0"/>
                                                      <w:marTop w:val="0"/>
                                                      <w:marBottom w:val="0"/>
                                                      <w:divBdr>
                                                        <w:top w:val="none" w:sz="0" w:space="0" w:color="auto"/>
                                                        <w:left w:val="none" w:sz="0" w:space="0" w:color="auto"/>
                                                        <w:bottom w:val="none" w:sz="0" w:space="0" w:color="auto"/>
                                                        <w:right w:val="none" w:sz="0" w:space="0" w:color="auto"/>
                                                      </w:divBdr>
                                                      <w:divsChild>
                                                        <w:div w:id="286661278">
                                                          <w:marLeft w:val="0"/>
                                                          <w:marRight w:val="0"/>
                                                          <w:marTop w:val="0"/>
                                                          <w:marBottom w:val="0"/>
                                                          <w:divBdr>
                                                            <w:top w:val="none" w:sz="0" w:space="0" w:color="auto"/>
                                                            <w:left w:val="none" w:sz="0" w:space="0" w:color="auto"/>
                                                            <w:bottom w:val="none" w:sz="0" w:space="0" w:color="auto"/>
                                                            <w:right w:val="none" w:sz="0" w:space="0" w:color="auto"/>
                                                          </w:divBdr>
                                                          <w:divsChild>
                                                            <w:div w:id="424764587">
                                                              <w:marLeft w:val="0"/>
                                                              <w:marRight w:val="0"/>
                                                              <w:marTop w:val="0"/>
                                                              <w:marBottom w:val="0"/>
                                                              <w:divBdr>
                                                                <w:top w:val="none" w:sz="0" w:space="0" w:color="auto"/>
                                                                <w:left w:val="none" w:sz="0" w:space="0" w:color="auto"/>
                                                                <w:bottom w:val="none" w:sz="0" w:space="0" w:color="auto"/>
                                                                <w:right w:val="none" w:sz="0" w:space="0" w:color="auto"/>
                                                              </w:divBdr>
                                                              <w:divsChild>
                                                                <w:div w:id="1457915271">
                                                                  <w:marLeft w:val="0"/>
                                                                  <w:marRight w:val="0"/>
                                                                  <w:marTop w:val="0"/>
                                                                  <w:marBottom w:val="0"/>
                                                                  <w:divBdr>
                                                                    <w:top w:val="none" w:sz="0" w:space="0" w:color="auto"/>
                                                                    <w:left w:val="none" w:sz="0" w:space="0" w:color="auto"/>
                                                                    <w:bottom w:val="none" w:sz="0" w:space="0" w:color="auto"/>
                                                                    <w:right w:val="none" w:sz="0" w:space="0" w:color="auto"/>
                                                                  </w:divBdr>
                                                                  <w:divsChild>
                                                                    <w:div w:id="1598758196">
                                                                      <w:marLeft w:val="0"/>
                                                                      <w:marRight w:val="0"/>
                                                                      <w:marTop w:val="0"/>
                                                                      <w:marBottom w:val="0"/>
                                                                      <w:divBdr>
                                                                        <w:top w:val="none" w:sz="0" w:space="0" w:color="auto"/>
                                                                        <w:left w:val="none" w:sz="0" w:space="0" w:color="auto"/>
                                                                        <w:bottom w:val="none" w:sz="0" w:space="0" w:color="auto"/>
                                                                        <w:right w:val="none" w:sz="0" w:space="0" w:color="auto"/>
                                                                      </w:divBdr>
                                                                      <w:divsChild>
                                                                        <w:div w:id="278411581">
                                                                          <w:marLeft w:val="0"/>
                                                                          <w:marRight w:val="0"/>
                                                                          <w:marTop w:val="0"/>
                                                                          <w:marBottom w:val="0"/>
                                                                          <w:divBdr>
                                                                            <w:top w:val="none" w:sz="0" w:space="0" w:color="auto"/>
                                                                            <w:left w:val="none" w:sz="0" w:space="0" w:color="auto"/>
                                                                            <w:bottom w:val="none" w:sz="0" w:space="0" w:color="auto"/>
                                                                            <w:right w:val="none" w:sz="0" w:space="0" w:color="auto"/>
                                                                          </w:divBdr>
                                                                          <w:divsChild>
                                                                            <w:div w:id="1049494345">
                                                                              <w:marLeft w:val="0"/>
                                                                              <w:marRight w:val="0"/>
                                                                              <w:marTop w:val="0"/>
                                                                              <w:marBottom w:val="0"/>
                                                                              <w:divBdr>
                                                                                <w:top w:val="none" w:sz="0" w:space="0" w:color="auto"/>
                                                                                <w:left w:val="none" w:sz="0" w:space="0" w:color="auto"/>
                                                                                <w:bottom w:val="none" w:sz="0" w:space="0" w:color="auto"/>
                                                                                <w:right w:val="none" w:sz="0" w:space="0" w:color="auto"/>
                                                                              </w:divBdr>
                                                                              <w:divsChild>
                                                                                <w:div w:id="1696494008">
                                                                                  <w:marLeft w:val="0"/>
                                                                                  <w:marRight w:val="0"/>
                                                                                  <w:marTop w:val="0"/>
                                                                                  <w:marBottom w:val="0"/>
                                                                                  <w:divBdr>
                                                                                    <w:top w:val="none" w:sz="0" w:space="0" w:color="auto"/>
                                                                                    <w:left w:val="none" w:sz="0" w:space="0" w:color="auto"/>
                                                                                    <w:bottom w:val="none" w:sz="0" w:space="0" w:color="auto"/>
                                                                                    <w:right w:val="none" w:sz="0" w:space="0" w:color="auto"/>
                                                                                  </w:divBdr>
                                                                                  <w:divsChild>
                                                                                    <w:div w:id="1764184359">
                                                                                      <w:marLeft w:val="0"/>
                                                                                      <w:marRight w:val="0"/>
                                                                                      <w:marTop w:val="0"/>
                                                                                      <w:marBottom w:val="0"/>
                                                                                      <w:divBdr>
                                                                                        <w:top w:val="none" w:sz="0" w:space="0" w:color="auto"/>
                                                                                        <w:left w:val="none" w:sz="0" w:space="0" w:color="auto"/>
                                                                                        <w:bottom w:val="none" w:sz="0" w:space="0" w:color="auto"/>
                                                                                        <w:right w:val="none" w:sz="0" w:space="0" w:color="auto"/>
                                                                                      </w:divBdr>
                                                                                      <w:divsChild>
                                                                                        <w:div w:id="1347251921">
                                                                                          <w:marLeft w:val="0"/>
                                                                                          <w:marRight w:val="120"/>
                                                                                          <w:marTop w:val="0"/>
                                                                                          <w:marBottom w:val="150"/>
                                                                                          <w:divBdr>
                                                                                            <w:top w:val="single" w:sz="2" w:space="0" w:color="EFEFEF"/>
                                                                                            <w:left w:val="single" w:sz="6" w:space="0" w:color="EFEFEF"/>
                                                                                            <w:bottom w:val="single" w:sz="6" w:space="0" w:color="E2E2E2"/>
                                                                                            <w:right w:val="single" w:sz="6" w:space="0" w:color="EFEFEF"/>
                                                                                          </w:divBdr>
                                                                                          <w:divsChild>
                                                                                            <w:div w:id="570233335">
                                                                                              <w:marLeft w:val="0"/>
                                                                                              <w:marRight w:val="0"/>
                                                                                              <w:marTop w:val="0"/>
                                                                                              <w:marBottom w:val="0"/>
                                                                                              <w:divBdr>
                                                                                                <w:top w:val="none" w:sz="0" w:space="0" w:color="auto"/>
                                                                                                <w:left w:val="none" w:sz="0" w:space="0" w:color="auto"/>
                                                                                                <w:bottom w:val="none" w:sz="0" w:space="0" w:color="auto"/>
                                                                                                <w:right w:val="none" w:sz="0" w:space="0" w:color="auto"/>
                                                                                              </w:divBdr>
                                                                                              <w:divsChild>
                                                                                                <w:div w:id="1217664529">
                                                                                                  <w:marLeft w:val="0"/>
                                                                                                  <w:marRight w:val="0"/>
                                                                                                  <w:marTop w:val="0"/>
                                                                                                  <w:marBottom w:val="0"/>
                                                                                                  <w:divBdr>
                                                                                                    <w:top w:val="none" w:sz="0" w:space="0" w:color="auto"/>
                                                                                                    <w:left w:val="none" w:sz="0" w:space="0" w:color="auto"/>
                                                                                                    <w:bottom w:val="none" w:sz="0" w:space="0" w:color="auto"/>
                                                                                                    <w:right w:val="none" w:sz="0" w:space="0" w:color="auto"/>
                                                                                                  </w:divBdr>
                                                                                                  <w:divsChild>
                                                                                                    <w:div w:id="481317749">
                                                                                                      <w:marLeft w:val="0"/>
                                                                                                      <w:marRight w:val="0"/>
                                                                                                      <w:marTop w:val="0"/>
                                                                                                      <w:marBottom w:val="0"/>
                                                                                                      <w:divBdr>
                                                                                                        <w:top w:val="none" w:sz="0" w:space="0" w:color="auto"/>
                                                                                                        <w:left w:val="none" w:sz="0" w:space="0" w:color="auto"/>
                                                                                                        <w:bottom w:val="none" w:sz="0" w:space="0" w:color="auto"/>
                                                                                                        <w:right w:val="none" w:sz="0" w:space="0" w:color="auto"/>
                                                                                                      </w:divBdr>
                                                                                                      <w:divsChild>
                                                                                                        <w:div w:id="87627181">
                                                                                                          <w:marLeft w:val="0"/>
                                                                                                          <w:marRight w:val="0"/>
                                                                                                          <w:marTop w:val="0"/>
                                                                                                          <w:marBottom w:val="0"/>
                                                                                                          <w:divBdr>
                                                                                                            <w:top w:val="none" w:sz="0" w:space="0" w:color="auto"/>
                                                                                                            <w:left w:val="none" w:sz="0" w:space="0" w:color="auto"/>
                                                                                                            <w:bottom w:val="none" w:sz="0" w:space="0" w:color="auto"/>
                                                                                                            <w:right w:val="none" w:sz="0" w:space="0" w:color="auto"/>
                                                                                                          </w:divBdr>
                                                                                                          <w:divsChild>
                                                                                                            <w:div w:id="1365443554">
                                                                                                              <w:marLeft w:val="0"/>
                                                                                                              <w:marRight w:val="0"/>
                                                                                                              <w:marTop w:val="0"/>
                                                                                                              <w:marBottom w:val="0"/>
                                                                                                              <w:divBdr>
                                                                                                                <w:top w:val="single" w:sz="2" w:space="4" w:color="D8D8D8"/>
                                                                                                                <w:left w:val="single" w:sz="2" w:space="0" w:color="D8D8D8"/>
                                                                                                                <w:bottom w:val="single" w:sz="2" w:space="4" w:color="D8D8D8"/>
                                                                                                                <w:right w:val="single" w:sz="2" w:space="0" w:color="D8D8D8"/>
                                                                                                              </w:divBdr>
                                                                                                              <w:divsChild>
                                                                                                                <w:div w:id="1158497010">
                                                                                                                  <w:marLeft w:val="225"/>
                                                                                                                  <w:marRight w:val="225"/>
                                                                                                                  <w:marTop w:val="75"/>
                                                                                                                  <w:marBottom w:val="75"/>
                                                                                                                  <w:divBdr>
                                                                                                                    <w:top w:val="none" w:sz="0" w:space="0" w:color="auto"/>
                                                                                                                    <w:left w:val="none" w:sz="0" w:space="0" w:color="auto"/>
                                                                                                                    <w:bottom w:val="none" w:sz="0" w:space="0" w:color="auto"/>
                                                                                                                    <w:right w:val="none" w:sz="0" w:space="0" w:color="auto"/>
                                                                                                                  </w:divBdr>
                                                                                                                  <w:divsChild>
                                                                                                                    <w:div w:id="931010003">
                                                                                                                      <w:marLeft w:val="0"/>
                                                                                                                      <w:marRight w:val="0"/>
                                                                                                                      <w:marTop w:val="0"/>
                                                                                                                      <w:marBottom w:val="0"/>
                                                                                                                      <w:divBdr>
                                                                                                                        <w:top w:val="single" w:sz="6" w:space="0" w:color="auto"/>
                                                                                                                        <w:left w:val="single" w:sz="6" w:space="0" w:color="auto"/>
                                                                                                                        <w:bottom w:val="single" w:sz="6" w:space="0" w:color="auto"/>
                                                                                                                        <w:right w:val="single" w:sz="6" w:space="0" w:color="auto"/>
                                                                                                                      </w:divBdr>
                                                                                                                      <w:divsChild>
                                                                                                                        <w:div w:id="1202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1694578">
      <w:bodyDiv w:val="1"/>
      <w:marLeft w:val="0"/>
      <w:marRight w:val="0"/>
      <w:marTop w:val="0"/>
      <w:marBottom w:val="0"/>
      <w:divBdr>
        <w:top w:val="none" w:sz="0" w:space="0" w:color="auto"/>
        <w:left w:val="none" w:sz="0" w:space="0" w:color="auto"/>
        <w:bottom w:val="none" w:sz="0" w:space="0" w:color="auto"/>
        <w:right w:val="none" w:sz="0" w:space="0" w:color="auto"/>
      </w:divBdr>
    </w:div>
    <w:div w:id="1594899265">
      <w:bodyDiv w:val="1"/>
      <w:marLeft w:val="0"/>
      <w:marRight w:val="0"/>
      <w:marTop w:val="0"/>
      <w:marBottom w:val="0"/>
      <w:divBdr>
        <w:top w:val="none" w:sz="0" w:space="0" w:color="auto"/>
        <w:left w:val="none" w:sz="0" w:space="0" w:color="auto"/>
        <w:bottom w:val="none" w:sz="0" w:space="0" w:color="auto"/>
        <w:right w:val="none" w:sz="0" w:space="0" w:color="auto"/>
      </w:divBdr>
    </w:div>
    <w:div w:id="1601599096">
      <w:bodyDiv w:val="1"/>
      <w:marLeft w:val="0"/>
      <w:marRight w:val="0"/>
      <w:marTop w:val="0"/>
      <w:marBottom w:val="0"/>
      <w:divBdr>
        <w:top w:val="none" w:sz="0" w:space="0" w:color="auto"/>
        <w:left w:val="none" w:sz="0" w:space="0" w:color="auto"/>
        <w:bottom w:val="none" w:sz="0" w:space="0" w:color="auto"/>
        <w:right w:val="none" w:sz="0" w:space="0" w:color="auto"/>
      </w:divBdr>
      <w:divsChild>
        <w:div w:id="2072269709">
          <w:marLeft w:val="0"/>
          <w:marRight w:val="0"/>
          <w:marTop w:val="0"/>
          <w:marBottom w:val="0"/>
          <w:divBdr>
            <w:top w:val="none" w:sz="0" w:space="0" w:color="auto"/>
            <w:left w:val="none" w:sz="0" w:space="0" w:color="auto"/>
            <w:bottom w:val="none" w:sz="0" w:space="0" w:color="auto"/>
            <w:right w:val="none" w:sz="0" w:space="0" w:color="auto"/>
          </w:divBdr>
          <w:divsChild>
            <w:div w:id="469395877">
              <w:marLeft w:val="0"/>
              <w:marRight w:val="0"/>
              <w:marTop w:val="0"/>
              <w:marBottom w:val="0"/>
              <w:divBdr>
                <w:top w:val="none" w:sz="0" w:space="0" w:color="auto"/>
                <w:left w:val="none" w:sz="0" w:space="0" w:color="auto"/>
                <w:bottom w:val="none" w:sz="0" w:space="0" w:color="auto"/>
                <w:right w:val="none" w:sz="0" w:space="0" w:color="auto"/>
              </w:divBdr>
              <w:divsChild>
                <w:div w:id="670765635">
                  <w:marLeft w:val="0"/>
                  <w:marRight w:val="0"/>
                  <w:marTop w:val="0"/>
                  <w:marBottom w:val="0"/>
                  <w:divBdr>
                    <w:top w:val="none" w:sz="0" w:space="0" w:color="auto"/>
                    <w:left w:val="none" w:sz="0" w:space="0" w:color="auto"/>
                    <w:bottom w:val="none" w:sz="0" w:space="0" w:color="auto"/>
                    <w:right w:val="none" w:sz="0" w:space="0" w:color="auto"/>
                  </w:divBdr>
                  <w:divsChild>
                    <w:div w:id="364523925">
                      <w:marLeft w:val="0"/>
                      <w:marRight w:val="0"/>
                      <w:marTop w:val="0"/>
                      <w:marBottom w:val="0"/>
                      <w:divBdr>
                        <w:top w:val="none" w:sz="0" w:space="0" w:color="auto"/>
                        <w:left w:val="none" w:sz="0" w:space="0" w:color="auto"/>
                        <w:bottom w:val="none" w:sz="0" w:space="0" w:color="auto"/>
                        <w:right w:val="none" w:sz="0" w:space="0" w:color="auto"/>
                      </w:divBdr>
                      <w:divsChild>
                        <w:div w:id="1311204306">
                          <w:marLeft w:val="0"/>
                          <w:marRight w:val="0"/>
                          <w:marTop w:val="0"/>
                          <w:marBottom w:val="0"/>
                          <w:divBdr>
                            <w:top w:val="none" w:sz="0" w:space="0" w:color="auto"/>
                            <w:left w:val="none" w:sz="0" w:space="0" w:color="auto"/>
                            <w:bottom w:val="none" w:sz="0" w:space="0" w:color="auto"/>
                            <w:right w:val="none" w:sz="0" w:space="0" w:color="auto"/>
                          </w:divBdr>
                          <w:divsChild>
                            <w:div w:id="1767993454">
                              <w:marLeft w:val="0"/>
                              <w:marRight w:val="0"/>
                              <w:marTop w:val="0"/>
                              <w:marBottom w:val="0"/>
                              <w:divBdr>
                                <w:top w:val="none" w:sz="0" w:space="0" w:color="auto"/>
                                <w:left w:val="none" w:sz="0" w:space="0" w:color="auto"/>
                                <w:bottom w:val="none" w:sz="0" w:space="0" w:color="auto"/>
                                <w:right w:val="none" w:sz="0" w:space="0" w:color="auto"/>
                              </w:divBdr>
                              <w:divsChild>
                                <w:div w:id="1577012315">
                                  <w:marLeft w:val="0"/>
                                  <w:marRight w:val="0"/>
                                  <w:marTop w:val="0"/>
                                  <w:marBottom w:val="0"/>
                                  <w:divBdr>
                                    <w:top w:val="none" w:sz="0" w:space="0" w:color="auto"/>
                                    <w:left w:val="none" w:sz="0" w:space="0" w:color="auto"/>
                                    <w:bottom w:val="none" w:sz="0" w:space="0" w:color="auto"/>
                                    <w:right w:val="none" w:sz="0" w:space="0" w:color="auto"/>
                                  </w:divBdr>
                                  <w:divsChild>
                                    <w:div w:id="1933270495">
                                      <w:marLeft w:val="0"/>
                                      <w:marRight w:val="0"/>
                                      <w:marTop w:val="0"/>
                                      <w:marBottom w:val="0"/>
                                      <w:divBdr>
                                        <w:top w:val="none" w:sz="0" w:space="0" w:color="auto"/>
                                        <w:left w:val="none" w:sz="0" w:space="0" w:color="auto"/>
                                        <w:bottom w:val="none" w:sz="0" w:space="0" w:color="auto"/>
                                        <w:right w:val="none" w:sz="0" w:space="0" w:color="auto"/>
                                      </w:divBdr>
                                      <w:divsChild>
                                        <w:div w:id="1682588169">
                                          <w:marLeft w:val="0"/>
                                          <w:marRight w:val="0"/>
                                          <w:marTop w:val="0"/>
                                          <w:marBottom w:val="0"/>
                                          <w:divBdr>
                                            <w:top w:val="none" w:sz="0" w:space="0" w:color="auto"/>
                                            <w:left w:val="none" w:sz="0" w:space="0" w:color="auto"/>
                                            <w:bottom w:val="none" w:sz="0" w:space="0" w:color="auto"/>
                                            <w:right w:val="none" w:sz="0" w:space="0" w:color="auto"/>
                                          </w:divBdr>
                                          <w:divsChild>
                                            <w:div w:id="2141873802">
                                              <w:marLeft w:val="0"/>
                                              <w:marRight w:val="0"/>
                                              <w:marTop w:val="0"/>
                                              <w:marBottom w:val="0"/>
                                              <w:divBdr>
                                                <w:top w:val="none" w:sz="0" w:space="0" w:color="auto"/>
                                                <w:left w:val="none" w:sz="0" w:space="0" w:color="auto"/>
                                                <w:bottom w:val="none" w:sz="0" w:space="0" w:color="auto"/>
                                                <w:right w:val="none" w:sz="0" w:space="0" w:color="auto"/>
                                              </w:divBdr>
                                              <w:divsChild>
                                                <w:div w:id="1983071637">
                                                  <w:marLeft w:val="0"/>
                                                  <w:marRight w:val="0"/>
                                                  <w:marTop w:val="0"/>
                                                  <w:marBottom w:val="0"/>
                                                  <w:divBdr>
                                                    <w:top w:val="none" w:sz="0" w:space="0" w:color="auto"/>
                                                    <w:left w:val="none" w:sz="0" w:space="0" w:color="auto"/>
                                                    <w:bottom w:val="none" w:sz="0" w:space="0" w:color="auto"/>
                                                    <w:right w:val="none" w:sz="0" w:space="0" w:color="auto"/>
                                                  </w:divBdr>
                                                  <w:divsChild>
                                                    <w:div w:id="10943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2733534">
      <w:bodyDiv w:val="1"/>
      <w:marLeft w:val="0"/>
      <w:marRight w:val="0"/>
      <w:marTop w:val="0"/>
      <w:marBottom w:val="0"/>
      <w:divBdr>
        <w:top w:val="none" w:sz="0" w:space="0" w:color="auto"/>
        <w:left w:val="none" w:sz="0" w:space="0" w:color="auto"/>
        <w:bottom w:val="none" w:sz="0" w:space="0" w:color="auto"/>
        <w:right w:val="none" w:sz="0" w:space="0" w:color="auto"/>
      </w:divBdr>
      <w:divsChild>
        <w:div w:id="1115757205">
          <w:marLeft w:val="0"/>
          <w:marRight w:val="0"/>
          <w:marTop w:val="0"/>
          <w:marBottom w:val="0"/>
          <w:divBdr>
            <w:top w:val="none" w:sz="0" w:space="0" w:color="auto"/>
            <w:left w:val="none" w:sz="0" w:space="0" w:color="auto"/>
            <w:bottom w:val="none" w:sz="0" w:space="0" w:color="auto"/>
            <w:right w:val="none" w:sz="0" w:space="0" w:color="auto"/>
          </w:divBdr>
          <w:divsChild>
            <w:div w:id="777407351">
              <w:marLeft w:val="0"/>
              <w:marRight w:val="0"/>
              <w:marTop w:val="0"/>
              <w:marBottom w:val="0"/>
              <w:divBdr>
                <w:top w:val="none" w:sz="0" w:space="0" w:color="auto"/>
                <w:left w:val="none" w:sz="0" w:space="0" w:color="auto"/>
                <w:bottom w:val="none" w:sz="0" w:space="0" w:color="auto"/>
                <w:right w:val="none" w:sz="0" w:space="0" w:color="auto"/>
              </w:divBdr>
              <w:divsChild>
                <w:div w:id="1877234171">
                  <w:marLeft w:val="0"/>
                  <w:marRight w:val="0"/>
                  <w:marTop w:val="0"/>
                  <w:marBottom w:val="0"/>
                  <w:divBdr>
                    <w:top w:val="none" w:sz="0" w:space="0" w:color="auto"/>
                    <w:left w:val="none" w:sz="0" w:space="0" w:color="auto"/>
                    <w:bottom w:val="none" w:sz="0" w:space="0" w:color="auto"/>
                    <w:right w:val="none" w:sz="0" w:space="0" w:color="auto"/>
                  </w:divBdr>
                  <w:divsChild>
                    <w:div w:id="949507398">
                      <w:marLeft w:val="0"/>
                      <w:marRight w:val="0"/>
                      <w:marTop w:val="0"/>
                      <w:marBottom w:val="0"/>
                      <w:divBdr>
                        <w:top w:val="none" w:sz="0" w:space="0" w:color="auto"/>
                        <w:left w:val="none" w:sz="0" w:space="0" w:color="auto"/>
                        <w:bottom w:val="none" w:sz="0" w:space="0" w:color="auto"/>
                        <w:right w:val="none" w:sz="0" w:space="0" w:color="auto"/>
                      </w:divBdr>
                      <w:divsChild>
                        <w:div w:id="680546568">
                          <w:marLeft w:val="0"/>
                          <w:marRight w:val="0"/>
                          <w:marTop w:val="0"/>
                          <w:marBottom w:val="0"/>
                          <w:divBdr>
                            <w:top w:val="none" w:sz="0" w:space="0" w:color="auto"/>
                            <w:left w:val="none" w:sz="0" w:space="0" w:color="auto"/>
                            <w:bottom w:val="none" w:sz="0" w:space="0" w:color="auto"/>
                            <w:right w:val="none" w:sz="0" w:space="0" w:color="auto"/>
                          </w:divBdr>
                          <w:divsChild>
                            <w:div w:id="1152016919">
                              <w:marLeft w:val="0"/>
                              <w:marRight w:val="0"/>
                              <w:marTop w:val="0"/>
                              <w:marBottom w:val="0"/>
                              <w:divBdr>
                                <w:top w:val="none" w:sz="0" w:space="0" w:color="auto"/>
                                <w:left w:val="none" w:sz="0" w:space="0" w:color="auto"/>
                                <w:bottom w:val="none" w:sz="0" w:space="0" w:color="auto"/>
                                <w:right w:val="none" w:sz="0" w:space="0" w:color="auto"/>
                              </w:divBdr>
                              <w:divsChild>
                                <w:div w:id="658731995">
                                  <w:marLeft w:val="0"/>
                                  <w:marRight w:val="0"/>
                                  <w:marTop w:val="0"/>
                                  <w:marBottom w:val="0"/>
                                  <w:divBdr>
                                    <w:top w:val="none" w:sz="0" w:space="0" w:color="auto"/>
                                    <w:left w:val="none" w:sz="0" w:space="0" w:color="auto"/>
                                    <w:bottom w:val="none" w:sz="0" w:space="0" w:color="auto"/>
                                    <w:right w:val="none" w:sz="0" w:space="0" w:color="auto"/>
                                  </w:divBdr>
                                  <w:divsChild>
                                    <w:div w:id="3448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287922">
      <w:bodyDiv w:val="1"/>
      <w:marLeft w:val="0"/>
      <w:marRight w:val="0"/>
      <w:marTop w:val="0"/>
      <w:marBottom w:val="0"/>
      <w:divBdr>
        <w:top w:val="none" w:sz="0" w:space="0" w:color="auto"/>
        <w:left w:val="none" w:sz="0" w:space="0" w:color="auto"/>
        <w:bottom w:val="none" w:sz="0" w:space="0" w:color="auto"/>
        <w:right w:val="none" w:sz="0" w:space="0" w:color="auto"/>
      </w:divBdr>
      <w:divsChild>
        <w:div w:id="878250761">
          <w:marLeft w:val="0"/>
          <w:marRight w:val="0"/>
          <w:marTop w:val="0"/>
          <w:marBottom w:val="0"/>
          <w:divBdr>
            <w:top w:val="none" w:sz="0" w:space="0" w:color="auto"/>
            <w:left w:val="none" w:sz="0" w:space="0" w:color="auto"/>
            <w:bottom w:val="none" w:sz="0" w:space="0" w:color="auto"/>
            <w:right w:val="none" w:sz="0" w:space="0" w:color="auto"/>
          </w:divBdr>
          <w:divsChild>
            <w:div w:id="1933465441">
              <w:marLeft w:val="0"/>
              <w:marRight w:val="0"/>
              <w:marTop w:val="0"/>
              <w:marBottom w:val="0"/>
              <w:divBdr>
                <w:top w:val="none" w:sz="0" w:space="0" w:color="auto"/>
                <w:left w:val="none" w:sz="0" w:space="0" w:color="auto"/>
                <w:bottom w:val="none" w:sz="0" w:space="0" w:color="auto"/>
                <w:right w:val="none" w:sz="0" w:space="0" w:color="auto"/>
              </w:divBdr>
              <w:divsChild>
                <w:div w:id="16108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74">
      <w:bodyDiv w:val="1"/>
      <w:marLeft w:val="0"/>
      <w:marRight w:val="0"/>
      <w:marTop w:val="0"/>
      <w:marBottom w:val="0"/>
      <w:divBdr>
        <w:top w:val="none" w:sz="0" w:space="0" w:color="auto"/>
        <w:left w:val="none" w:sz="0" w:space="0" w:color="auto"/>
        <w:bottom w:val="none" w:sz="0" w:space="0" w:color="auto"/>
        <w:right w:val="none" w:sz="0" w:space="0" w:color="auto"/>
      </w:divBdr>
      <w:divsChild>
        <w:div w:id="2011829345">
          <w:marLeft w:val="0"/>
          <w:marRight w:val="0"/>
          <w:marTop w:val="0"/>
          <w:marBottom w:val="0"/>
          <w:divBdr>
            <w:top w:val="none" w:sz="0" w:space="0" w:color="auto"/>
            <w:left w:val="none" w:sz="0" w:space="0" w:color="auto"/>
            <w:bottom w:val="none" w:sz="0" w:space="0" w:color="auto"/>
            <w:right w:val="none" w:sz="0" w:space="0" w:color="auto"/>
          </w:divBdr>
          <w:divsChild>
            <w:div w:id="383062330">
              <w:marLeft w:val="0"/>
              <w:marRight w:val="0"/>
              <w:marTop w:val="0"/>
              <w:marBottom w:val="0"/>
              <w:divBdr>
                <w:top w:val="none" w:sz="0" w:space="0" w:color="auto"/>
                <w:left w:val="none" w:sz="0" w:space="0" w:color="auto"/>
                <w:bottom w:val="none" w:sz="0" w:space="0" w:color="auto"/>
                <w:right w:val="none" w:sz="0" w:space="0" w:color="auto"/>
              </w:divBdr>
              <w:divsChild>
                <w:div w:id="407314695">
                  <w:marLeft w:val="0"/>
                  <w:marRight w:val="0"/>
                  <w:marTop w:val="0"/>
                  <w:marBottom w:val="0"/>
                  <w:divBdr>
                    <w:top w:val="none" w:sz="0" w:space="0" w:color="auto"/>
                    <w:left w:val="none" w:sz="0" w:space="0" w:color="auto"/>
                    <w:bottom w:val="none" w:sz="0" w:space="0" w:color="auto"/>
                    <w:right w:val="none" w:sz="0" w:space="0" w:color="auto"/>
                  </w:divBdr>
                  <w:divsChild>
                    <w:div w:id="1307974435">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270614">
      <w:bodyDiv w:val="1"/>
      <w:marLeft w:val="0"/>
      <w:marRight w:val="0"/>
      <w:marTop w:val="0"/>
      <w:marBottom w:val="0"/>
      <w:divBdr>
        <w:top w:val="none" w:sz="0" w:space="0" w:color="auto"/>
        <w:left w:val="none" w:sz="0" w:space="0" w:color="auto"/>
        <w:bottom w:val="none" w:sz="0" w:space="0" w:color="auto"/>
        <w:right w:val="none" w:sz="0" w:space="0" w:color="auto"/>
      </w:divBdr>
      <w:divsChild>
        <w:div w:id="697321062">
          <w:marLeft w:val="0"/>
          <w:marRight w:val="0"/>
          <w:marTop w:val="0"/>
          <w:marBottom w:val="0"/>
          <w:divBdr>
            <w:top w:val="none" w:sz="0" w:space="0" w:color="auto"/>
            <w:left w:val="none" w:sz="0" w:space="0" w:color="auto"/>
            <w:bottom w:val="none" w:sz="0" w:space="0" w:color="auto"/>
            <w:right w:val="none" w:sz="0" w:space="0" w:color="auto"/>
          </w:divBdr>
          <w:divsChild>
            <w:div w:id="1228106367">
              <w:marLeft w:val="0"/>
              <w:marRight w:val="0"/>
              <w:marTop w:val="0"/>
              <w:marBottom w:val="0"/>
              <w:divBdr>
                <w:top w:val="none" w:sz="0" w:space="0" w:color="auto"/>
                <w:left w:val="none" w:sz="0" w:space="0" w:color="auto"/>
                <w:bottom w:val="none" w:sz="0" w:space="0" w:color="auto"/>
                <w:right w:val="none" w:sz="0" w:space="0" w:color="auto"/>
              </w:divBdr>
              <w:divsChild>
                <w:div w:id="2026250778">
                  <w:marLeft w:val="0"/>
                  <w:marRight w:val="0"/>
                  <w:marTop w:val="0"/>
                  <w:marBottom w:val="0"/>
                  <w:divBdr>
                    <w:top w:val="none" w:sz="0" w:space="0" w:color="auto"/>
                    <w:left w:val="none" w:sz="0" w:space="0" w:color="auto"/>
                    <w:bottom w:val="none" w:sz="0" w:space="0" w:color="auto"/>
                    <w:right w:val="none" w:sz="0" w:space="0" w:color="auto"/>
                  </w:divBdr>
                  <w:divsChild>
                    <w:div w:id="1046488453">
                      <w:marLeft w:val="0"/>
                      <w:marRight w:val="0"/>
                      <w:marTop w:val="0"/>
                      <w:marBottom w:val="0"/>
                      <w:divBdr>
                        <w:top w:val="none" w:sz="0" w:space="0" w:color="auto"/>
                        <w:left w:val="none" w:sz="0" w:space="0" w:color="auto"/>
                        <w:bottom w:val="none" w:sz="0" w:space="0" w:color="auto"/>
                        <w:right w:val="none" w:sz="0" w:space="0" w:color="auto"/>
                      </w:divBdr>
                      <w:divsChild>
                        <w:div w:id="1439838276">
                          <w:marLeft w:val="0"/>
                          <w:marRight w:val="0"/>
                          <w:marTop w:val="0"/>
                          <w:marBottom w:val="0"/>
                          <w:divBdr>
                            <w:top w:val="none" w:sz="0" w:space="0" w:color="auto"/>
                            <w:left w:val="none" w:sz="0" w:space="0" w:color="auto"/>
                            <w:bottom w:val="none" w:sz="0" w:space="0" w:color="auto"/>
                            <w:right w:val="none" w:sz="0" w:space="0" w:color="auto"/>
                          </w:divBdr>
                          <w:divsChild>
                            <w:div w:id="589848611">
                              <w:marLeft w:val="0"/>
                              <w:marRight w:val="0"/>
                              <w:marTop w:val="0"/>
                              <w:marBottom w:val="0"/>
                              <w:divBdr>
                                <w:top w:val="none" w:sz="0" w:space="0" w:color="auto"/>
                                <w:left w:val="none" w:sz="0" w:space="0" w:color="auto"/>
                                <w:bottom w:val="none" w:sz="0" w:space="0" w:color="auto"/>
                                <w:right w:val="none" w:sz="0" w:space="0" w:color="auto"/>
                              </w:divBdr>
                              <w:divsChild>
                                <w:div w:id="1953513551">
                                  <w:marLeft w:val="0"/>
                                  <w:marRight w:val="0"/>
                                  <w:marTop w:val="0"/>
                                  <w:marBottom w:val="0"/>
                                  <w:divBdr>
                                    <w:top w:val="none" w:sz="0" w:space="0" w:color="auto"/>
                                    <w:left w:val="none" w:sz="0" w:space="0" w:color="auto"/>
                                    <w:bottom w:val="none" w:sz="0" w:space="0" w:color="auto"/>
                                    <w:right w:val="none" w:sz="0" w:space="0" w:color="auto"/>
                                  </w:divBdr>
                                  <w:divsChild>
                                    <w:div w:id="16658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921127">
      <w:bodyDiv w:val="1"/>
      <w:marLeft w:val="0"/>
      <w:marRight w:val="0"/>
      <w:marTop w:val="0"/>
      <w:marBottom w:val="0"/>
      <w:divBdr>
        <w:top w:val="none" w:sz="0" w:space="0" w:color="auto"/>
        <w:left w:val="none" w:sz="0" w:space="0" w:color="auto"/>
        <w:bottom w:val="none" w:sz="0" w:space="0" w:color="auto"/>
        <w:right w:val="none" w:sz="0" w:space="0" w:color="auto"/>
      </w:divBdr>
      <w:divsChild>
        <w:div w:id="1085225207">
          <w:marLeft w:val="0"/>
          <w:marRight w:val="0"/>
          <w:marTop w:val="0"/>
          <w:marBottom w:val="0"/>
          <w:divBdr>
            <w:top w:val="none" w:sz="0" w:space="0" w:color="auto"/>
            <w:left w:val="none" w:sz="0" w:space="0" w:color="auto"/>
            <w:bottom w:val="none" w:sz="0" w:space="0" w:color="auto"/>
            <w:right w:val="none" w:sz="0" w:space="0" w:color="auto"/>
          </w:divBdr>
          <w:divsChild>
            <w:div w:id="1946765132">
              <w:marLeft w:val="0"/>
              <w:marRight w:val="0"/>
              <w:marTop w:val="0"/>
              <w:marBottom w:val="0"/>
              <w:divBdr>
                <w:top w:val="none" w:sz="0" w:space="0" w:color="auto"/>
                <w:left w:val="none" w:sz="0" w:space="0" w:color="auto"/>
                <w:bottom w:val="none" w:sz="0" w:space="0" w:color="auto"/>
                <w:right w:val="none" w:sz="0" w:space="0" w:color="auto"/>
              </w:divBdr>
              <w:divsChild>
                <w:div w:id="295723662">
                  <w:marLeft w:val="0"/>
                  <w:marRight w:val="0"/>
                  <w:marTop w:val="0"/>
                  <w:marBottom w:val="0"/>
                  <w:divBdr>
                    <w:top w:val="none" w:sz="0" w:space="0" w:color="auto"/>
                    <w:left w:val="none" w:sz="0" w:space="0" w:color="auto"/>
                    <w:bottom w:val="none" w:sz="0" w:space="0" w:color="auto"/>
                    <w:right w:val="none" w:sz="0" w:space="0" w:color="auto"/>
                  </w:divBdr>
                  <w:divsChild>
                    <w:div w:id="1164474280">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47772">
      <w:bodyDiv w:val="1"/>
      <w:marLeft w:val="0"/>
      <w:marRight w:val="0"/>
      <w:marTop w:val="0"/>
      <w:marBottom w:val="0"/>
      <w:divBdr>
        <w:top w:val="none" w:sz="0" w:space="0" w:color="auto"/>
        <w:left w:val="none" w:sz="0" w:space="0" w:color="auto"/>
        <w:bottom w:val="none" w:sz="0" w:space="0" w:color="auto"/>
        <w:right w:val="none" w:sz="0" w:space="0" w:color="auto"/>
      </w:divBdr>
      <w:divsChild>
        <w:div w:id="1620525969">
          <w:marLeft w:val="15"/>
          <w:marRight w:val="15"/>
          <w:marTop w:val="60"/>
          <w:marBottom w:val="60"/>
          <w:divBdr>
            <w:top w:val="none" w:sz="0" w:space="0" w:color="auto"/>
            <w:left w:val="none" w:sz="0" w:space="0" w:color="auto"/>
            <w:bottom w:val="none" w:sz="0" w:space="0" w:color="auto"/>
            <w:right w:val="single" w:sz="6" w:space="0" w:color="808080"/>
          </w:divBdr>
        </w:div>
        <w:div w:id="867184097">
          <w:marLeft w:val="15"/>
          <w:marRight w:val="15"/>
          <w:marTop w:val="60"/>
          <w:marBottom w:val="60"/>
          <w:divBdr>
            <w:top w:val="none" w:sz="0" w:space="0" w:color="auto"/>
            <w:left w:val="none" w:sz="0" w:space="0" w:color="auto"/>
            <w:bottom w:val="none" w:sz="0" w:space="0" w:color="auto"/>
            <w:right w:val="single" w:sz="6" w:space="0" w:color="808080"/>
          </w:divBdr>
        </w:div>
        <w:div w:id="679626893">
          <w:marLeft w:val="15"/>
          <w:marRight w:val="15"/>
          <w:marTop w:val="60"/>
          <w:marBottom w:val="60"/>
          <w:divBdr>
            <w:top w:val="none" w:sz="0" w:space="0" w:color="auto"/>
            <w:left w:val="none" w:sz="0" w:space="0" w:color="auto"/>
            <w:bottom w:val="none" w:sz="0" w:space="0" w:color="auto"/>
            <w:right w:val="single" w:sz="6" w:space="0" w:color="808080"/>
          </w:divBdr>
        </w:div>
      </w:divsChild>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1623733628">
          <w:marLeft w:val="0"/>
          <w:marRight w:val="0"/>
          <w:marTop w:val="0"/>
          <w:marBottom w:val="0"/>
          <w:divBdr>
            <w:top w:val="none" w:sz="0" w:space="0" w:color="auto"/>
            <w:left w:val="none" w:sz="0" w:space="0" w:color="auto"/>
            <w:bottom w:val="none" w:sz="0" w:space="0" w:color="auto"/>
            <w:right w:val="none" w:sz="0" w:space="0" w:color="auto"/>
          </w:divBdr>
          <w:divsChild>
            <w:div w:id="463894372">
              <w:marLeft w:val="0"/>
              <w:marRight w:val="0"/>
              <w:marTop w:val="0"/>
              <w:marBottom w:val="0"/>
              <w:divBdr>
                <w:top w:val="none" w:sz="0" w:space="0" w:color="auto"/>
                <w:left w:val="none" w:sz="0" w:space="0" w:color="auto"/>
                <w:bottom w:val="none" w:sz="0" w:space="0" w:color="auto"/>
                <w:right w:val="none" w:sz="0" w:space="0" w:color="auto"/>
              </w:divBdr>
              <w:divsChild>
                <w:div w:id="11307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69227">
      <w:bodyDiv w:val="1"/>
      <w:marLeft w:val="0"/>
      <w:marRight w:val="0"/>
      <w:marTop w:val="0"/>
      <w:marBottom w:val="0"/>
      <w:divBdr>
        <w:top w:val="none" w:sz="0" w:space="0" w:color="auto"/>
        <w:left w:val="none" w:sz="0" w:space="0" w:color="auto"/>
        <w:bottom w:val="none" w:sz="0" w:space="0" w:color="auto"/>
        <w:right w:val="none" w:sz="0" w:space="0" w:color="auto"/>
      </w:divBdr>
      <w:divsChild>
        <w:div w:id="1948196339">
          <w:marLeft w:val="0"/>
          <w:marRight w:val="0"/>
          <w:marTop w:val="0"/>
          <w:marBottom w:val="0"/>
          <w:divBdr>
            <w:top w:val="none" w:sz="0" w:space="0" w:color="auto"/>
            <w:left w:val="none" w:sz="0" w:space="0" w:color="auto"/>
            <w:bottom w:val="none" w:sz="0" w:space="0" w:color="auto"/>
            <w:right w:val="none" w:sz="0" w:space="0" w:color="auto"/>
          </w:divBdr>
          <w:divsChild>
            <w:div w:id="1443374603">
              <w:marLeft w:val="0"/>
              <w:marRight w:val="0"/>
              <w:marTop w:val="0"/>
              <w:marBottom w:val="0"/>
              <w:divBdr>
                <w:top w:val="none" w:sz="0" w:space="0" w:color="auto"/>
                <w:left w:val="none" w:sz="0" w:space="0" w:color="auto"/>
                <w:bottom w:val="none" w:sz="0" w:space="0" w:color="auto"/>
                <w:right w:val="none" w:sz="0" w:space="0" w:color="auto"/>
              </w:divBdr>
              <w:divsChild>
                <w:div w:id="2029134823">
                  <w:marLeft w:val="0"/>
                  <w:marRight w:val="0"/>
                  <w:marTop w:val="0"/>
                  <w:marBottom w:val="0"/>
                  <w:divBdr>
                    <w:top w:val="none" w:sz="0" w:space="0" w:color="auto"/>
                    <w:left w:val="none" w:sz="0" w:space="0" w:color="auto"/>
                    <w:bottom w:val="none" w:sz="0" w:space="0" w:color="auto"/>
                    <w:right w:val="none" w:sz="0" w:space="0" w:color="auto"/>
                  </w:divBdr>
                  <w:divsChild>
                    <w:div w:id="924923207">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764075">
      <w:bodyDiv w:val="1"/>
      <w:marLeft w:val="0"/>
      <w:marRight w:val="0"/>
      <w:marTop w:val="0"/>
      <w:marBottom w:val="0"/>
      <w:divBdr>
        <w:top w:val="none" w:sz="0" w:space="0" w:color="auto"/>
        <w:left w:val="none" w:sz="0" w:space="0" w:color="auto"/>
        <w:bottom w:val="none" w:sz="0" w:space="0" w:color="auto"/>
        <w:right w:val="none" w:sz="0" w:space="0" w:color="auto"/>
      </w:divBdr>
    </w:div>
    <w:div w:id="1966547131">
      <w:bodyDiv w:val="1"/>
      <w:marLeft w:val="0"/>
      <w:marRight w:val="0"/>
      <w:marTop w:val="0"/>
      <w:marBottom w:val="0"/>
      <w:divBdr>
        <w:top w:val="none" w:sz="0" w:space="0" w:color="auto"/>
        <w:left w:val="none" w:sz="0" w:space="0" w:color="auto"/>
        <w:bottom w:val="none" w:sz="0" w:space="0" w:color="auto"/>
        <w:right w:val="none" w:sz="0" w:space="0" w:color="auto"/>
      </w:divBdr>
    </w:div>
    <w:div w:id="1971666732">
      <w:bodyDiv w:val="1"/>
      <w:marLeft w:val="0"/>
      <w:marRight w:val="0"/>
      <w:marTop w:val="0"/>
      <w:marBottom w:val="0"/>
      <w:divBdr>
        <w:top w:val="none" w:sz="0" w:space="0" w:color="auto"/>
        <w:left w:val="none" w:sz="0" w:space="0" w:color="auto"/>
        <w:bottom w:val="none" w:sz="0" w:space="0" w:color="auto"/>
        <w:right w:val="none" w:sz="0" w:space="0" w:color="auto"/>
      </w:divBdr>
      <w:divsChild>
        <w:div w:id="1487821873">
          <w:marLeft w:val="0"/>
          <w:marRight w:val="0"/>
          <w:marTop w:val="0"/>
          <w:marBottom w:val="0"/>
          <w:divBdr>
            <w:top w:val="none" w:sz="0" w:space="0" w:color="auto"/>
            <w:left w:val="none" w:sz="0" w:space="0" w:color="auto"/>
            <w:bottom w:val="none" w:sz="0" w:space="0" w:color="auto"/>
            <w:right w:val="none" w:sz="0" w:space="0" w:color="auto"/>
          </w:divBdr>
          <w:divsChild>
            <w:div w:id="2090075175">
              <w:marLeft w:val="0"/>
              <w:marRight w:val="0"/>
              <w:marTop w:val="0"/>
              <w:marBottom w:val="0"/>
              <w:divBdr>
                <w:top w:val="none" w:sz="0" w:space="0" w:color="auto"/>
                <w:left w:val="none" w:sz="0" w:space="0" w:color="auto"/>
                <w:bottom w:val="none" w:sz="0" w:space="0" w:color="auto"/>
                <w:right w:val="none" w:sz="0" w:space="0" w:color="auto"/>
              </w:divBdr>
              <w:divsChild>
                <w:div w:id="964042367">
                  <w:marLeft w:val="0"/>
                  <w:marRight w:val="0"/>
                  <w:marTop w:val="0"/>
                  <w:marBottom w:val="0"/>
                  <w:divBdr>
                    <w:top w:val="none" w:sz="0" w:space="0" w:color="auto"/>
                    <w:left w:val="none" w:sz="0" w:space="0" w:color="auto"/>
                    <w:bottom w:val="none" w:sz="0" w:space="0" w:color="auto"/>
                    <w:right w:val="none" w:sz="0" w:space="0" w:color="auto"/>
                  </w:divBdr>
                  <w:divsChild>
                    <w:div w:id="1011644746">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393">
      <w:bodyDiv w:val="1"/>
      <w:marLeft w:val="0"/>
      <w:marRight w:val="0"/>
      <w:marTop w:val="0"/>
      <w:marBottom w:val="0"/>
      <w:divBdr>
        <w:top w:val="none" w:sz="0" w:space="0" w:color="auto"/>
        <w:left w:val="none" w:sz="0" w:space="0" w:color="auto"/>
        <w:bottom w:val="none" w:sz="0" w:space="0" w:color="auto"/>
        <w:right w:val="none" w:sz="0" w:space="0" w:color="auto"/>
      </w:divBdr>
    </w:div>
    <w:div w:id="2012642742">
      <w:bodyDiv w:val="1"/>
      <w:marLeft w:val="0"/>
      <w:marRight w:val="0"/>
      <w:marTop w:val="0"/>
      <w:marBottom w:val="0"/>
      <w:divBdr>
        <w:top w:val="none" w:sz="0" w:space="0" w:color="auto"/>
        <w:left w:val="none" w:sz="0" w:space="0" w:color="auto"/>
        <w:bottom w:val="none" w:sz="0" w:space="0" w:color="auto"/>
        <w:right w:val="none" w:sz="0" w:space="0" w:color="auto"/>
      </w:divBdr>
      <w:divsChild>
        <w:div w:id="1285579719">
          <w:marLeft w:val="0"/>
          <w:marRight w:val="0"/>
          <w:marTop w:val="0"/>
          <w:marBottom w:val="0"/>
          <w:divBdr>
            <w:top w:val="none" w:sz="0" w:space="0" w:color="auto"/>
            <w:left w:val="none" w:sz="0" w:space="0" w:color="auto"/>
            <w:bottom w:val="none" w:sz="0" w:space="0" w:color="auto"/>
            <w:right w:val="none" w:sz="0" w:space="0" w:color="auto"/>
          </w:divBdr>
          <w:divsChild>
            <w:div w:id="1404837842">
              <w:marLeft w:val="0"/>
              <w:marRight w:val="0"/>
              <w:marTop w:val="0"/>
              <w:marBottom w:val="0"/>
              <w:divBdr>
                <w:top w:val="none" w:sz="0" w:space="0" w:color="auto"/>
                <w:left w:val="none" w:sz="0" w:space="0" w:color="auto"/>
                <w:bottom w:val="none" w:sz="0" w:space="0" w:color="auto"/>
                <w:right w:val="none" w:sz="0" w:space="0" w:color="auto"/>
              </w:divBdr>
              <w:divsChild>
                <w:div w:id="388920457">
                  <w:marLeft w:val="0"/>
                  <w:marRight w:val="0"/>
                  <w:marTop w:val="0"/>
                  <w:marBottom w:val="0"/>
                  <w:divBdr>
                    <w:top w:val="none" w:sz="0" w:space="0" w:color="auto"/>
                    <w:left w:val="none" w:sz="0" w:space="0" w:color="auto"/>
                    <w:bottom w:val="none" w:sz="0" w:space="0" w:color="auto"/>
                    <w:right w:val="none" w:sz="0" w:space="0" w:color="auto"/>
                  </w:divBdr>
                  <w:divsChild>
                    <w:div w:id="1069688962">
                      <w:marLeft w:val="0"/>
                      <w:marRight w:val="0"/>
                      <w:marTop w:val="0"/>
                      <w:marBottom w:val="0"/>
                      <w:divBdr>
                        <w:top w:val="none" w:sz="0" w:space="0" w:color="auto"/>
                        <w:left w:val="none" w:sz="0" w:space="0" w:color="auto"/>
                        <w:bottom w:val="none" w:sz="0" w:space="0" w:color="auto"/>
                        <w:right w:val="none" w:sz="0" w:space="0" w:color="auto"/>
                      </w:divBdr>
                      <w:divsChild>
                        <w:div w:id="1133988514">
                          <w:marLeft w:val="0"/>
                          <w:marRight w:val="0"/>
                          <w:marTop w:val="0"/>
                          <w:marBottom w:val="0"/>
                          <w:divBdr>
                            <w:top w:val="none" w:sz="0" w:space="0" w:color="auto"/>
                            <w:left w:val="none" w:sz="0" w:space="0" w:color="auto"/>
                            <w:bottom w:val="none" w:sz="0" w:space="0" w:color="auto"/>
                            <w:right w:val="none" w:sz="0" w:space="0" w:color="auto"/>
                          </w:divBdr>
                          <w:divsChild>
                            <w:div w:id="952590368">
                              <w:marLeft w:val="0"/>
                              <w:marRight w:val="0"/>
                              <w:marTop w:val="0"/>
                              <w:marBottom w:val="0"/>
                              <w:divBdr>
                                <w:top w:val="none" w:sz="0" w:space="0" w:color="auto"/>
                                <w:left w:val="none" w:sz="0" w:space="0" w:color="auto"/>
                                <w:bottom w:val="none" w:sz="0" w:space="0" w:color="auto"/>
                                <w:right w:val="none" w:sz="0" w:space="0" w:color="auto"/>
                              </w:divBdr>
                              <w:divsChild>
                                <w:div w:id="2007173409">
                                  <w:marLeft w:val="0"/>
                                  <w:marRight w:val="0"/>
                                  <w:marTop w:val="0"/>
                                  <w:marBottom w:val="0"/>
                                  <w:divBdr>
                                    <w:top w:val="none" w:sz="0" w:space="0" w:color="auto"/>
                                    <w:left w:val="none" w:sz="0" w:space="0" w:color="auto"/>
                                    <w:bottom w:val="none" w:sz="0" w:space="0" w:color="auto"/>
                                    <w:right w:val="none" w:sz="0" w:space="0" w:color="auto"/>
                                  </w:divBdr>
                                  <w:divsChild>
                                    <w:div w:id="1023632554">
                                      <w:marLeft w:val="0"/>
                                      <w:marRight w:val="0"/>
                                      <w:marTop w:val="0"/>
                                      <w:marBottom w:val="0"/>
                                      <w:divBdr>
                                        <w:top w:val="none" w:sz="0" w:space="0" w:color="auto"/>
                                        <w:left w:val="none" w:sz="0" w:space="0" w:color="auto"/>
                                        <w:bottom w:val="none" w:sz="0" w:space="0" w:color="auto"/>
                                        <w:right w:val="none" w:sz="0" w:space="0" w:color="auto"/>
                                      </w:divBdr>
                                      <w:divsChild>
                                        <w:div w:id="1793474302">
                                          <w:marLeft w:val="0"/>
                                          <w:marRight w:val="0"/>
                                          <w:marTop w:val="0"/>
                                          <w:marBottom w:val="0"/>
                                          <w:divBdr>
                                            <w:top w:val="none" w:sz="0" w:space="0" w:color="auto"/>
                                            <w:left w:val="none" w:sz="0" w:space="0" w:color="auto"/>
                                            <w:bottom w:val="none" w:sz="0" w:space="0" w:color="auto"/>
                                            <w:right w:val="none" w:sz="0" w:space="0" w:color="auto"/>
                                          </w:divBdr>
                                          <w:divsChild>
                                            <w:div w:id="835609780">
                                              <w:marLeft w:val="0"/>
                                              <w:marRight w:val="0"/>
                                              <w:marTop w:val="0"/>
                                              <w:marBottom w:val="0"/>
                                              <w:divBdr>
                                                <w:top w:val="single" w:sz="12" w:space="2" w:color="FFFFCC"/>
                                                <w:left w:val="single" w:sz="12" w:space="2" w:color="FFFFCC"/>
                                                <w:bottom w:val="single" w:sz="12" w:space="2" w:color="FFFFCC"/>
                                                <w:right w:val="single" w:sz="12" w:space="0" w:color="FFFFCC"/>
                                              </w:divBdr>
                                              <w:divsChild>
                                                <w:div w:id="2038116056">
                                                  <w:marLeft w:val="0"/>
                                                  <w:marRight w:val="0"/>
                                                  <w:marTop w:val="0"/>
                                                  <w:marBottom w:val="0"/>
                                                  <w:divBdr>
                                                    <w:top w:val="none" w:sz="0" w:space="0" w:color="auto"/>
                                                    <w:left w:val="none" w:sz="0" w:space="0" w:color="auto"/>
                                                    <w:bottom w:val="none" w:sz="0" w:space="0" w:color="auto"/>
                                                    <w:right w:val="none" w:sz="0" w:space="0" w:color="auto"/>
                                                  </w:divBdr>
                                                  <w:divsChild>
                                                    <w:div w:id="865941918">
                                                      <w:marLeft w:val="0"/>
                                                      <w:marRight w:val="0"/>
                                                      <w:marTop w:val="0"/>
                                                      <w:marBottom w:val="0"/>
                                                      <w:divBdr>
                                                        <w:top w:val="none" w:sz="0" w:space="0" w:color="auto"/>
                                                        <w:left w:val="none" w:sz="0" w:space="0" w:color="auto"/>
                                                        <w:bottom w:val="none" w:sz="0" w:space="0" w:color="auto"/>
                                                        <w:right w:val="none" w:sz="0" w:space="0" w:color="auto"/>
                                                      </w:divBdr>
                                                      <w:divsChild>
                                                        <w:div w:id="1915893158">
                                                          <w:marLeft w:val="0"/>
                                                          <w:marRight w:val="0"/>
                                                          <w:marTop w:val="0"/>
                                                          <w:marBottom w:val="0"/>
                                                          <w:divBdr>
                                                            <w:top w:val="none" w:sz="0" w:space="0" w:color="auto"/>
                                                            <w:left w:val="none" w:sz="0" w:space="0" w:color="auto"/>
                                                            <w:bottom w:val="none" w:sz="0" w:space="0" w:color="auto"/>
                                                            <w:right w:val="none" w:sz="0" w:space="0" w:color="auto"/>
                                                          </w:divBdr>
                                                          <w:divsChild>
                                                            <w:div w:id="736901991">
                                                              <w:marLeft w:val="0"/>
                                                              <w:marRight w:val="0"/>
                                                              <w:marTop w:val="0"/>
                                                              <w:marBottom w:val="0"/>
                                                              <w:divBdr>
                                                                <w:top w:val="none" w:sz="0" w:space="0" w:color="auto"/>
                                                                <w:left w:val="none" w:sz="0" w:space="0" w:color="auto"/>
                                                                <w:bottom w:val="none" w:sz="0" w:space="0" w:color="auto"/>
                                                                <w:right w:val="none" w:sz="0" w:space="0" w:color="auto"/>
                                                              </w:divBdr>
                                                              <w:divsChild>
                                                                <w:div w:id="1511288781">
                                                                  <w:marLeft w:val="0"/>
                                                                  <w:marRight w:val="0"/>
                                                                  <w:marTop w:val="0"/>
                                                                  <w:marBottom w:val="0"/>
                                                                  <w:divBdr>
                                                                    <w:top w:val="none" w:sz="0" w:space="0" w:color="auto"/>
                                                                    <w:left w:val="none" w:sz="0" w:space="0" w:color="auto"/>
                                                                    <w:bottom w:val="none" w:sz="0" w:space="0" w:color="auto"/>
                                                                    <w:right w:val="none" w:sz="0" w:space="0" w:color="auto"/>
                                                                  </w:divBdr>
                                                                  <w:divsChild>
                                                                    <w:div w:id="1617255649">
                                                                      <w:marLeft w:val="0"/>
                                                                      <w:marRight w:val="0"/>
                                                                      <w:marTop w:val="0"/>
                                                                      <w:marBottom w:val="0"/>
                                                                      <w:divBdr>
                                                                        <w:top w:val="none" w:sz="0" w:space="0" w:color="auto"/>
                                                                        <w:left w:val="none" w:sz="0" w:space="0" w:color="auto"/>
                                                                        <w:bottom w:val="none" w:sz="0" w:space="0" w:color="auto"/>
                                                                        <w:right w:val="none" w:sz="0" w:space="0" w:color="auto"/>
                                                                      </w:divBdr>
                                                                      <w:divsChild>
                                                                        <w:div w:id="890262002">
                                                                          <w:marLeft w:val="0"/>
                                                                          <w:marRight w:val="0"/>
                                                                          <w:marTop w:val="0"/>
                                                                          <w:marBottom w:val="0"/>
                                                                          <w:divBdr>
                                                                            <w:top w:val="none" w:sz="0" w:space="0" w:color="auto"/>
                                                                            <w:left w:val="none" w:sz="0" w:space="0" w:color="auto"/>
                                                                            <w:bottom w:val="none" w:sz="0" w:space="0" w:color="auto"/>
                                                                            <w:right w:val="none" w:sz="0" w:space="0" w:color="auto"/>
                                                                          </w:divBdr>
                                                                          <w:divsChild>
                                                                            <w:div w:id="1012686953">
                                                                              <w:marLeft w:val="0"/>
                                                                              <w:marRight w:val="0"/>
                                                                              <w:marTop w:val="0"/>
                                                                              <w:marBottom w:val="0"/>
                                                                              <w:divBdr>
                                                                                <w:top w:val="none" w:sz="0" w:space="0" w:color="auto"/>
                                                                                <w:left w:val="none" w:sz="0" w:space="0" w:color="auto"/>
                                                                                <w:bottom w:val="none" w:sz="0" w:space="0" w:color="auto"/>
                                                                                <w:right w:val="none" w:sz="0" w:space="0" w:color="auto"/>
                                                                              </w:divBdr>
                                                                              <w:divsChild>
                                                                                <w:div w:id="1724986994">
                                                                                  <w:marLeft w:val="0"/>
                                                                                  <w:marRight w:val="0"/>
                                                                                  <w:marTop w:val="0"/>
                                                                                  <w:marBottom w:val="0"/>
                                                                                  <w:divBdr>
                                                                                    <w:top w:val="none" w:sz="0" w:space="0" w:color="auto"/>
                                                                                    <w:left w:val="none" w:sz="0" w:space="0" w:color="auto"/>
                                                                                    <w:bottom w:val="none" w:sz="0" w:space="0" w:color="auto"/>
                                                                                    <w:right w:val="none" w:sz="0" w:space="0" w:color="auto"/>
                                                                                  </w:divBdr>
                                                                                  <w:divsChild>
                                                                                    <w:div w:id="1463495162">
                                                                                      <w:marLeft w:val="0"/>
                                                                                      <w:marRight w:val="0"/>
                                                                                      <w:marTop w:val="0"/>
                                                                                      <w:marBottom w:val="0"/>
                                                                                      <w:divBdr>
                                                                                        <w:top w:val="none" w:sz="0" w:space="0" w:color="auto"/>
                                                                                        <w:left w:val="none" w:sz="0" w:space="0" w:color="auto"/>
                                                                                        <w:bottom w:val="none" w:sz="0" w:space="0" w:color="auto"/>
                                                                                        <w:right w:val="none" w:sz="0" w:space="0" w:color="auto"/>
                                                                                      </w:divBdr>
                                                                                      <w:divsChild>
                                                                                        <w:div w:id="2142962600">
                                                                                          <w:marLeft w:val="0"/>
                                                                                          <w:marRight w:val="120"/>
                                                                                          <w:marTop w:val="0"/>
                                                                                          <w:marBottom w:val="150"/>
                                                                                          <w:divBdr>
                                                                                            <w:top w:val="single" w:sz="2" w:space="0" w:color="EFEFEF"/>
                                                                                            <w:left w:val="single" w:sz="6" w:space="0" w:color="EFEFEF"/>
                                                                                            <w:bottom w:val="single" w:sz="6" w:space="0" w:color="E2E2E2"/>
                                                                                            <w:right w:val="single" w:sz="6" w:space="0" w:color="EFEFEF"/>
                                                                                          </w:divBdr>
                                                                                          <w:divsChild>
                                                                                            <w:div w:id="1895001833">
                                                                                              <w:marLeft w:val="0"/>
                                                                                              <w:marRight w:val="0"/>
                                                                                              <w:marTop w:val="0"/>
                                                                                              <w:marBottom w:val="0"/>
                                                                                              <w:divBdr>
                                                                                                <w:top w:val="none" w:sz="0" w:space="0" w:color="auto"/>
                                                                                                <w:left w:val="none" w:sz="0" w:space="0" w:color="auto"/>
                                                                                                <w:bottom w:val="none" w:sz="0" w:space="0" w:color="auto"/>
                                                                                                <w:right w:val="none" w:sz="0" w:space="0" w:color="auto"/>
                                                                                              </w:divBdr>
                                                                                              <w:divsChild>
                                                                                                <w:div w:id="601767957">
                                                                                                  <w:marLeft w:val="0"/>
                                                                                                  <w:marRight w:val="0"/>
                                                                                                  <w:marTop w:val="0"/>
                                                                                                  <w:marBottom w:val="0"/>
                                                                                                  <w:divBdr>
                                                                                                    <w:top w:val="none" w:sz="0" w:space="0" w:color="auto"/>
                                                                                                    <w:left w:val="none" w:sz="0" w:space="0" w:color="auto"/>
                                                                                                    <w:bottom w:val="none" w:sz="0" w:space="0" w:color="auto"/>
                                                                                                    <w:right w:val="none" w:sz="0" w:space="0" w:color="auto"/>
                                                                                                  </w:divBdr>
                                                                                                  <w:divsChild>
                                                                                                    <w:div w:id="1917586977">
                                                                                                      <w:marLeft w:val="0"/>
                                                                                                      <w:marRight w:val="0"/>
                                                                                                      <w:marTop w:val="0"/>
                                                                                                      <w:marBottom w:val="0"/>
                                                                                                      <w:divBdr>
                                                                                                        <w:top w:val="none" w:sz="0" w:space="0" w:color="auto"/>
                                                                                                        <w:left w:val="none" w:sz="0" w:space="0" w:color="auto"/>
                                                                                                        <w:bottom w:val="none" w:sz="0" w:space="0" w:color="auto"/>
                                                                                                        <w:right w:val="none" w:sz="0" w:space="0" w:color="auto"/>
                                                                                                      </w:divBdr>
                                                                                                      <w:divsChild>
                                                                                                        <w:div w:id="1163012595">
                                                                                                          <w:marLeft w:val="0"/>
                                                                                                          <w:marRight w:val="0"/>
                                                                                                          <w:marTop w:val="0"/>
                                                                                                          <w:marBottom w:val="0"/>
                                                                                                          <w:divBdr>
                                                                                                            <w:top w:val="none" w:sz="0" w:space="0" w:color="auto"/>
                                                                                                            <w:left w:val="none" w:sz="0" w:space="0" w:color="auto"/>
                                                                                                            <w:bottom w:val="none" w:sz="0" w:space="0" w:color="auto"/>
                                                                                                            <w:right w:val="none" w:sz="0" w:space="0" w:color="auto"/>
                                                                                                          </w:divBdr>
                                                                                                          <w:divsChild>
                                                                                                            <w:div w:id="716275676">
                                                                                                              <w:marLeft w:val="0"/>
                                                                                                              <w:marRight w:val="0"/>
                                                                                                              <w:marTop w:val="0"/>
                                                                                                              <w:marBottom w:val="0"/>
                                                                                                              <w:divBdr>
                                                                                                                <w:top w:val="single" w:sz="2" w:space="4" w:color="D8D8D8"/>
                                                                                                                <w:left w:val="single" w:sz="2" w:space="0" w:color="D8D8D8"/>
                                                                                                                <w:bottom w:val="single" w:sz="2" w:space="4" w:color="D8D8D8"/>
                                                                                                                <w:right w:val="single" w:sz="2" w:space="0" w:color="D8D8D8"/>
                                                                                                              </w:divBdr>
                                                                                                              <w:divsChild>
                                                                                                                <w:div w:id="1203902403">
                                                                                                                  <w:marLeft w:val="225"/>
                                                                                                                  <w:marRight w:val="225"/>
                                                                                                                  <w:marTop w:val="75"/>
                                                                                                                  <w:marBottom w:val="75"/>
                                                                                                                  <w:divBdr>
                                                                                                                    <w:top w:val="none" w:sz="0" w:space="0" w:color="auto"/>
                                                                                                                    <w:left w:val="none" w:sz="0" w:space="0" w:color="auto"/>
                                                                                                                    <w:bottom w:val="none" w:sz="0" w:space="0" w:color="auto"/>
                                                                                                                    <w:right w:val="none" w:sz="0" w:space="0" w:color="auto"/>
                                                                                                                  </w:divBdr>
                                                                                                                  <w:divsChild>
                                                                                                                    <w:div w:id="960576681">
                                                                                                                      <w:marLeft w:val="0"/>
                                                                                                                      <w:marRight w:val="0"/>
                                                                                                                      <w:marTop w:val="0"/>
                                                                                                                      <w:marBottom w:val="0"/>
                                                                                                                      <w:divBdr>
                                                                                                                        <w:top w:val="single" w:sz="6" w:space="0" w:color="auto"/>
                                                                                                                        <w:left w:val="single" w:sz="6" w:space="0" w:color="auto"/>
                                                                                                                        <w:bottom w:val="single" w:sz="6" w:space="0" w:color="auto"/>
                                                                                                                        <w:right w:val="single" w:sz="6" w:space="0" w:color="auto"/>
                                                                                                                      </w:divBdr>
                                                                                                                      <w:divsChild>
                                                                                                                        <w:div w:id="17417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6490900">
      <w:bodyDiv w:val="1"/>
      <w:marLeft w:val="0"/>
      <w:marRight w:val="0"/>
      <w:marTop w:val="0"/>
      <w:marBottom w:val="0"/>
      <w:divBdr>
        <w:top w:val="none" w:sz="0" w:space="0" w:color="auto"/>
        <w:left w:val="none" w:sz="0" w:space="0" w:color="auto"/>
        <w:bottom w:val="none" w:sz="0" w:space="0" w:color="auto"/>
        <w:right w:val="none" w:sz="0" w:space="0" w:color="auto"/>
      </w:divBdr>
      <w:divsChild>
        <w:div w:id="1838230057">
          <w:marLeft w:val="0"/>
          <w:marRight w:val="0"/>
          <w:marTop w:val="0"/>
          <w:marBottom w:val="0"/>
          <w:divBdr>
            <w:top w:val="none" w:sz="0" w:space="0" w:color="auto"/>
            <w:left w:val="none" w:sz="0" w:space="0" w:color="auto"/>
            <w:bottom w:val="none" w:sz="0" w:space="0" w:color="auto"/>
            <w:right w:val="none" w:sz="0" w:space="0" w:color="auto"/>
          </w:divBdr>
          <w:divsChild>
            <w:div w:id="986010456">
              <w:marLeft w:val="0"/>
              <w:marRight w:val="0"/>
              <w:marTop w:val="0"/>
              <w:marBottom w:val="0"/>
              <w:divBdr>
                <w:top w:val="none" w:sz="0" w:space="0" w:color="auto"/>
                <w:left w:val="none" w:sz="0" w:space="0" w:color="auto"/>
                <w:bottom w:val="none" w:sz="0" w:space="0" w:color="auto"/>
                <w:right w:val="none" w:sz="0" w:space="0" w:color="auto"/>
              </w:divBdr>
              <w:divsChild>
                <w:div w:id="1288658835">
                  <w:marLeft w:val="0"/>
                  <w:marRight w:val="0"/>
                  <w:marTop w:val="0"/>
                  <w:marBottom w:val="0"/>
                  <w:divBdr>
                    <w:top w:val="none" w:sz="0" w:space="0" w:color="auto"/>
                    <w:left w:val="none" w:sz="0" w:space="0" w:color="auto"/>
                    <w:bottom w:val="none" w:sz="0" w:space="0" w:color="auto"/>
                    <w:right w:val="none" w:sz="0" w:space="0" w:color="auto"/>
                  </w:divBdr>
                  <w:divsChild>
                    <w:div w:id="811557173">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959568">
      <w:bodyDiv w:val="1"/>
      <w:marLeft w:val="0"/>
      <w:marRight w:val="0"/>
      <w:marTop w:val="0"/>
      <w:marBottom w:val="0"/>
      <w:divBdr>
        <w:top w:val="none" w:sz="0" w:space="0" w:color="auto"/>
        <w:left w:val="none" w:sz="0" w:space="0" w:color="auto"/>
        <w:bottom w:val="none" w:sz="0" w:space="0" w:color="auto"/>
        <w:right w:val="none" w:sz="0" w:space="0" w:color="auto"/>
      </w:divBdr>
      <w:divsChild>
        <w:div w:id="1372464325">
          <w:marLeft w:val="15"/>
          <w:marRight w:val="15"/>
          <w:marTop w:val="60"/>
          <w:marBottom w:val="60"/>
          <w:divBdr>
            <w:top w:val="none" w:sz="0" w:space="0" w:color="auto"/>
            <w:left w:val="none" w:sz="0" w:space="0" w:color="auto"/>
            <w:bottom w:val="none" w:sz="0" w:space="0" w:color="auto"/>
            <w:right w:val="single" w:sz="6" w:space="0" w:color="808080"/>
          </w:divBdr>
        </w:div>
        <w:div w:id="636111457">
          <w:marLeft w:val="15"/>
          <w:marRight w:val="15"/>
          <w:marTop w:val="60"/>
          <w:marBottom w:val="60"/>
          <w:divBdr>
            <w:top w:val="none" w:sz="0" w:space="0" w:color="auto"/>
            <w:left w:val="none" w:sz="0" w:space="0" w:color="auto"/>
            <w:bottom w:val="none" w:sz="0" w:space="0" w:color="auto"/>
            <w:right w:val="single" w:sz="6" w:space="0" w:color="808080"/>
          </w:divBdr>
        </w:div>
        <w:div w:id="408116541">
          <w:marLeft w:val="15"/>
          <w:marRight w:val="15"/>
          <w:marTop w:val="60"/>
          <w:marBottom w:val="60"/>
          <w:divBdr>
            <w:top w:val="none" w:sz="0" w:space="0" w:color="auto"/>
            <w:left w:val="none" w:sz="0" w:space="0" w:color="auto"/>
            <w:bottom w:val="none" w:sz="0" w:space="0" w:color="auto"/>
            <w:right w:val="single" w:sz="6" w:space="0" w:color="808080"/>
          </w:divBdr>
        </w:div>
        <w:div w:id="473104850">
          <w:marLeft w:val="15"/>
          <w:marRight w:val="15"/>
          <w:marTop w:val="60"/>
          <w:marBottom w:val="60"/>
          <w:divBdr>
            <w:top w:val="none" w:sz="0" w:space="0" w:color="auto"/>
            <w:left w:val="none" w:sz="0" w:space="0" w:color="auto"/>
            <w:bottom w:val="none" w:sz="0" w:space="0" w:color="auto"/>
            <w:right w:val="single" w:sz="6" w:space="0" w:color="808080"/>
          </w:divBdr>
        </w:div>
        <w:div w:id="1527017176">
          <w:marLeft w:val="15"/>
          <w:marRight w:val="15"/>
          <w:marTop w:val="60"/>
          <w:marBottom w:val="60"/>
          <w:divBdr>
            <w:top w:val="none" w:sz="0" w:space="0" w:color="auto"/>
            <w:left w:val="none" w:sz="0" w:space="0" w:color="auto"/>
            <w:bottom w:val="none" w:sz="0" w:space="0" w:color="auto"/>
            <w:right w:val="single" w:sz="6" w:space="0" w:color="808080"/>
          </w:divBdr>
        </w:div>
      </w:divsChild>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iblegateway.com/passage/?search=Acts%208:3,%20Acts%209:13-Acts%209:21&amp;version=NASB" TargetMode="External"/><Relationship Id="rId117" Type="http://schemas.openxmlformats.org/officeDocument/2006/relationships/header" Target="header2.xml"/><Relationship Id="rId21" Type="http://schemas.openxmlformats.org/officeDocument/2006/relationships/hyperlink" Target="http://www.biblegateway.com/passage/?search=Gal.1:15-16;Joshua%201:8;Acts%209:1-18&amp;version=NASB" TargetMode="External"/><Relationship Id="rId42" Type="http://schemas.openxmlformats.org/officeDocument/2006/relationships/hyperlink" Target="http://www.biblegateway.com/passage/?search=Acts%2026:14&amp;version=NASB" TargetMode="External"/><Relationship Id="rId47" Type="http://schemas.openxmlformats.org/officeDocument/2006/relationships/hyperlink" Target="http://www.biblegateway.com/passage/?search=Gal.1:15-16;Joshua%201:8;Acts%209:1-18&amp;version=NASB" TargetMode="External"/><Relationship Id="rId63" Type="http://schemas.openxmlformats.org/officeDocument/2006/relationships/hyperlink" Target="http://www.biblegateway.com/passage/?search=Gal.1:15-16;Joshua%201:8;Acts%209:1-18&amp;version=NASB" TargetMode="External"/><Relationship Id="rId68" Type="http://schemas.openxmlformats.org/officeDocument/2006/relationships/hyperlink" Target="http://www.biblegateway.com/passage/?search=Acts%2013:2,%20Rom%201:1,%20Rom%209:23,%20Gal%201:15,%20Eph%203:7&amp;version=NASB" TargetMode="External"/><Relationship Id="rId84" Type="http://schemas.openxmlformats.org/officeDocument/2006/relationships/hyperlink" Target="https://biblia.com/bible/esv/John%2021.20" TargetMode="External"/><Relationship Id="rId89" Type="http://schemas.openxmlformats.org/officeDocument/2006/relationships/diagramQuickStyle" Target="diagrams/quickStyle1.xml"/><Relationship Id="rId112" Type="http://schemas.openxmlformats.org/officeDocument/2006/relationships/hyperlink" Target="http://www.onedoorministries.org/" TargetMode="External"/><Relationship Id="rId16" Type="http://schemas.openxmlformats.org/officeDocument/2006/relationships/hyperlink" Target="http://www.biblegateway.com/passage/?search=Gal.1:15-16;Joshua%201:8;Acts%209:1-18&amp;version=NASB" TargetMode="External"/><Relationship Id="rId107" Type="http://schemas.openxmlformats.org/officeDocument/2006/relationships/header" Target="header1.xml"/><Relationship Id="rId11" Type="http://schemas.microsoft.com/office/2011/relationships/commentsExtended" Target="commentsExtended.xml"/><Relationship Id="rId32" Type="http://schemas.openxmlformats.org/officeDocument/2006/relationships/hyperlink" Target="http://www.biblegateway.com/passage/?search=Gen%2014:15,%202Cor%2011:32,%20Gal%201:17&amp;version=NASB" TargetMode="External"/><Relationship Id="rId37" Type="http://schemas.openxmlformats.org/officeDocument/2006/relationships/hyperlink" Target="http://www.biblegateway.com/passage/?search=Gal.1:15-16;Joshua%201:8;Acts%209:1-18&amp;version=NASB" TargetMode="External"/><Relationship Id="rId53" Type="http://schemas.openxmlformats.org/officeDocument/2006/relationships/hyperlink" Target="http://www.biblegateway.com/passage/?search=Gal.1:15-16;Joshua%201:8;Acts%209:1-18&amp;version=NASB" TargetMode="External"/><Relationship Id="rId58" Type="http://schemas.openxmlformats.org/officeDocument/2006/relationships/hyperlink" Target="http://www.biblegateway.com/passage/?search=Mark%205:23,%20Acts%206:6,%20Acts%209:17&amp;version=NASB" TargetMode="External"/><Relationship Id="rId74" Type="http://schemas.openxmlformats.org/officeDocument/2006/relationships/hyperlink" Target="http://www.biblegateway.com/passage/?search=Acts%2020:23,%20Acts%2021:4,%20Acts%2021:11,%20Acts%2021:13,%202Cor%206:4-2Cor%206:18,%202Cor%2011:23-2Cor%2011:27,%201Thess%203:3&amp;version=NASB" TargetMode="External"/><Relationship Id="rId79" Type="http://schemas.openxmlformats.org/officeDocument/2006/relationships/hyperlink" Target="http://www.biblegateway.com/passage/?search=Gal.1:15-16;Joshua%201:8;Acts%209:1-18&amp;version=NASB" TargetMode="External"/><Relationship Id="rId102" Type="http://schemas.openxmlformats.org/officeDocument/2006/relationships/hyperlink" Target="https://net.bible.org/" TargetMode="External"/><Relationship Id="rId5" Type="http://schemas.openxmlformats.org/officeDocument/2006/relationships/webSettings" Target="webSettings.xml"/><Relationship Id="rId61" Type="http://schemas.openxmlformats.org/officeDocument/2006/relationships/hyperlink" Target="http://www.biblegateway.com/passage/?search=Gal.1:15-16;Joshua%201:8;Acts%209:1-18&amp;version=NASB" TargetMode="External"/><Relationship Id="rId82" Type="http://schemas.openxmlformats.org/officeDocument/2006/relationships/hyperlink" Target="https://biblia.com/bible/esv/John%2020.2" TargetMode="External"/><Relationship Id="rId90" Type="http://schemas.openxmlformats.org/officeDocument/2006/relationships/diagramColors" Target="diagrams/colors1.xml"/><Relationship Id="rId95" Type="http://schemas.openxmlformats.org/officeDocument/2006/relationships/hyperlink" Target="http://www.biblegateway.com/passage/?search=Matthew%2013:15-17&amp;version=NASB" TargetMode="External"/><Relationship Id="rId19" Type="http://schemas.openxmlformats.org/officeDocument/2006/relationships/hyperlink" Target="http://www.biblegateway.com/passage/?search=Gal.1:15-16;Joshua%201:8;Acts%209:1-18&amp;version=NASB" TargetMode="External"/><Relationship Id="rId14" Type="http://schemas.openxmlformats.org/officeDocument/2006/relationships/hyperlink" Target="http://classic.net.bible.org/bible.php?book=Joh&amp;chapter=15" TargetMode="External"/><Relationship Id="rId22" Type="http://schemas.openxmlformats.org/officeDocument/2006/relationships/hyperlink" Target="http://www.biblegateway.com/passage/?search=Gal.1:15-16;Joshua%201:8;Acts%209:1-18&amp;version=NASB" TargetMode="External"/><Relationship Id="rId27" Type="http://schemas.openxmlformats.org/officeDocument/2006/relationships/hyperlink" Target="http://www.biblegateway.com/passage/?search=Gal.1:15-16;Joshua%201:8;Acts%209:1-18&amp;version=NASB" TargetMode="External"/><Relationship Id="rId30" Type="http://schemas.openxmlformats.org/officeDocument/2006/relationships/hyperlink" Target="http://www.biblegateway.com/passage/?search=Matt%2010:17&amp;version=NASB" TargetMode="External"/><Relationship Id="rId35" Type="http://schemas.openxmlformats.org/officeDocument/2006/relationships/hyperlink" Target="http://www.biblegateway.com/passage/?search=Gal.1:15-16;Joshua%201:8;Acts%209:1-18&amp;version=NASB" TargetMode="External"/><Relationship Id="rId43" Type="http://schemas.openxmlformats.org/officeDocument/2006/relationships/hyperlink" Target="http://www.biblegateway.com/passage/?search=Gal.1:15-16;Joshua%201:8;Acts%209:1-18&amp;version=NASB" TargetMode="External"/><Relationship Id="rId48" Type="http://schemas.openxmlformats.org/officeDocument/2006/relationships/hyperlink" Target="http://www.biblegateway.com/passage/?search=Gen%2014:15,%202Cor%2011:32,%20Gal%201:17&amp;version=NASB" TargetMode="External"/><Relationship Id="rId56" Type="http://schemas.openxmlformats.org/officeDocument/2006/relationships/hyperlink" Target="http://www.biblegateway.com/passage/?search=Acts%209:30,%20Acts%2011:25,%20Acts%2021:39,%20Acts%2022:3&amp;version=NASB" TargetMode="External"/><Relationship Id="rId64" Type="http://schemas.openxmlformats.org/officeDocument/2006/relationships/hyperlink" Target="http://www.biblegateway.com/passage/?search=Acts%209:2,%20Acts%209:21&amp;version=NASB" TargetMode="External"/><Relationship Id="rId69" Type="http://schemas.openxmlformats.org/officeDocument/2006/relationships/hyperlink" Target="http://www.biblegateway.com/passage/?search=Gal.1:15-16;Joshua%201:8;Acts%209:1-18&amp;version=NASB" TargetMode="External"/><Relationship Id="rId77" Type="http://schemas.openxmlformats.org/officeDocument/2006/relationships/hyperlink" Target="http://www.biblegateway.com/passage/?search=Gal.1:15-16;Joshua%201:8;Acts%209:1-18&amp;version=NASB" TargetMode="External"/><Relationship Id="rId100" Type="http://schemas.openxmlformats.org/officeDocument/2006/relationships/hyperlink" Target="http://www.biblegateway.com/passage/?search=John%208:56,%20Heb%2011:13,%201Pet%201:10-1Pet%201:12&amp;version=NASB" TargetMode="External"/><Relationship Id="rId105" Type="http://schemas.openxmlformats.org/officeDocument/2006/relationships/hyperlink" Target="https://net.bible.org/" TargetMode="External"/><Relationship Id="rId113" Type="http://schemas.openxmlformats.org/officeDocument/2006/relationships/hyperlink" Target="http://www.onedoorministries.org/" TargetMode="External"/><Relationship Id="rId118"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hyperlink" Target="http://www.biblegateway.com/passage/?search=Gal.1:15-16;Joshua%201:8;Acts%209:1-18&amp;version=NASB" TargetMode="External"/><Relationship Id="rId72" Type="http://schemas.openxmlformats.org/officeDocument/2006/relationships/hyperlink" Target="http://www.biblegateway.com/passage/?search=Acts%2025:22-Acts%2025:27,%20Acts%2026:1,%20Acts%2026:32,%202Tim%204:17&amp;version=NASB" TargetMode="External"/><Relationship Id="rId80" Type="http://schemas.openxmlformats.org/officeDocument/2006/relationships/hyperlink" Target="http://www.biblegateway.com/passage/?search=Acts%202:4&amp;version=NASB" TargetMode="External"/><Relationship Id="rId85" Type="http://schemas.openxmlformats.org/officeDocument/2006/relationships/image" Target="media/image4.png"/><Relationship Id="rId93" Type="http://schemas.openxmlformats.org/officeDocument/2006/relationships/hyperlink" Target="https://net.bible.org/" TargetMode="External"/><Relationship Id="rId98" Type="http://schemas.openxmlformats.org/officeDocument/2006/relationships/hyperlink" Target="http://www.biblegateway.com/passage/?search=Luke%2010:23-Luke%2010:24,%20Matt%2016:17,%20John%2020:29&amp;version=NASB" TargetMode="External"/><Relationship Id="rId121"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www.biblegateway.com/passage/?search=Gal.1:15-16;Joshua%201:8;Acts%209:1-18&amp;version=NASB" TargetMode="External"/><Relationship Id="rId25" Type="http://schemas.openxmlformats.org/officeDocument/2006/relationships/hyperlink" Target="http://www.biblegateway.com/passage/?search=Gal.1:15-16;Joshua%201:8;Acts%209:1-18&amp;version=NASB" TargetMode="External"/><Relationship Id="rId33" Type="http://schemas.openxmlformats.org/officeDocument/2006/relationships/hyperlink" Target="http://www.biblegateway.com/passage/?search=Gal.1:15-16;Joshua%201:8;Acts%209:1-18&amp;version=NASB" TargetMode="External"/><Relationship Id="rId38" Type="http://schemas.openxmlformats.org/officeDocument/2006/relationships/hyperlink" Target="http://www.biblegateway.com/passage/?search=Acts%2022:7,%20Acts%2026:14&amp;version=NASB" TargetMode="External"/><Relationship Id="rId46" Type="http://schemas.openxmlformats.org/officeDocument/2006/relationships/hyperlink" Target="http://www.biblegateway.com/passage/?search=Acts%209:18,%20Acts%2022:11&amp;version=NASB" TargetMode="External"/><Relationship Id="rId59" Type="http://schemas.openxmlformats.org/officeDocument/2006/relationships/hyperlink" Target="http://www.biblegateway.com/passage/?search=Gal.1:15-16;Joshua%201:8;Acts%209:1-18&amp;version=NASB" TargetMode="External"/><Relationship Id="rId67" Type="http://schemas.openxmlformats.org/officeDocument/2006/relationships/hyperlink" Target="http://www.biblegateway.com/passage/?search=Gal.1:15-16;Joshua%201:8;Acts%209:1-18&amp;version=NASB" TargetMode="External"/><Relationship Id="rId103" Type="http://schemas.openxmlformats.org/officeDocument/2006/relationships/hyperlink" Target="https://net.bible.org/" TargetMode="External"/><Relationship Id="rId108" Type="http://schemas.openxmlformats.org/officeDocument/2006/relationships/footer" Target="footer1.xml"/><Relationship Id="rId116" Type="http://schemas.openxmlformats.org/officeDocument/2006/relationships/hyperlink" Target="http://www.spiritualgiftstest.com" TargetMode="External"/><Relationship Id="rId20" Type="http://schemas.openxmlformats.org/officeDocument/2006/relationships/hyperlink" Target="http://www.biblegateway.com/passage/?search=Gal.1:15-16;Joshua%201:8;Acts%209:1-18&amp;version=NASB" TargetMode="External"/><Relationship Id="rId41" Type="http://schemas.openxmlformats.org/officeDocument/2006/relationships/hyperlink" Target="http://www.biblegateway.com/passage/?search=Gal.1:15-16;Joshua%201:8;Acts%209:1-18&amp;version=NASB" TargetMode="External"/><Relationship Id="rId54" Type="http://schemas.openxmlformats.org/officeDocument/2006/relationships/hyperlink" Target="http://www.biblegateway.com/passage/?search=Acts%2010:3,%20Acts%2010:17,%20Acts%2010:19,%20Acts%2011:5,%20Acts%2012:9,%20Acts%2016:9-Acts%2016:40,%20Acts%2018:9&amp;version=NASB" TargetMode="External"/><Relationship Id="rId62" Type="http://schemas.openxmlformats.org/officeDocument/2006/relationships/hyperlink" Target="http://www.biblegateway.com/passage/?search=Acts%209:32,%20Acts%209:41,%20Acts%2026:10,%20Rom%201:7,%20Rom%2015:25-Rom%2015:26,%20Rom%2015:31,%20Rom%2016:2,%20Rom%2016:15,%201Cor%201:2&amp;version=NASB" TargetMode="External"/><Relationship Id="rId70" Type="http://schemas.openxmlformats.org/officeDocument/2006/relationships/hyperlink" Target="http://www.biblegateway.com/passage/?search=Acts%2022:21,%20Acts%2026:17,%20Rom%201:5,%20Rom%2011:13,%20Rom%2015:16,%20Gal%201:16,%20Gal%202:7-Gal%202:21,%20Eph%203:1,%20Eph%203:8,%201Tim%202:7,%202Tim%204:17&amp;version=NASB" TargetMode="External"/><Relationship Id="rId75" Type="http://schemas.openxmlformats.org/officeDocument/2006/relationships/hyperlink" Target="http://www.biblegateway.com/passage/?search=Gal.1:15-16;Joshua%201:8;Acts%209:1-18&amp;version=NASB" TargetMode="External"/><Relationship Id="rId83" Type="http://schemas.openxmlformats.org/officeDocument/2006/relationships/hyperlink" Target="https://biblia.com/bible/esv/John%2021.7" TargetMode="External"/><Relationship Id="rId88" Type="http://schemas.openxmlformats.org/officeDocument/2006/relationships/diagramLayout" Target="diagrams/layout1.xml"/><Relationship Id="rId91" Type="http://schemas.microsoft.com/office/2007/relationships/diagramDrawing" Target="diagrams/drawing1.xml"/><Relationship Id="rId96" Type="http://schemas.openxmlformats.org/officeDocument/2006/relationships/hyperlink" Target="http://www.biblegateway.com/passage/?search=Isa%206:10,%20Ps%20119:70,%20Zech%207:11,%20Luke%2019:42,%20John%208:43-John%208:44,%202Tim%204:4,%20Heb%205:11&amp;version=NASB" TargetMode="External"/><Relationship Id="rId111" Type="http://schemas.openxmlformats.org/officeDocument/2006/relationships/hyperlink" Target="http://www.onedoorministrie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lassic.net.bible.org/bible.php?book=Joh&amp;chapter=15" TargetMode="External"/><Relationship Id="rId23" Type="http://schemas.openxmlformats.org/officeDocument/2006/relationships/hyperlink" Target="http://www.biblegateway.com/passage/?search=Gal.1:15-16;Joshua%201:8;Acts%209:1-18&amp;version=NASB" TargetMode="External"/><Relationship Id="rId28" Type="http://schemas.openxmlformats.org/officeDocument/2006/relationships/hyperlink" Target="http://www.biblegateway.com/passage/?search=Acts%209:14,%20Acts%209:21,%20Acts%2022:5,%20Acts%2026:10&amp;version=NASB" TargetMode="External"/><Relationship Id="rId36" Type="http://schemas.openxmlformats.org/officeDocument/2006/relationships/hyperlink" Target="http://www.biblegateway.com/passage/?search=1Cor%2015:8&amp;version=NASB" TargetMode="External"/><Relationship Id="rId49" Type="http://schemas.openxmlformats.org/officeDocument/2006/relationships/hyperlink" Target="http://www.biblegateway.com/passage/?search=Gal.1:15-16;Joshua%201:8;Acts%209:1-18&amp;version=NASB" TargetMode="External"/><Relationship Id="rId57" Type="http://schemas.openxmlformats.org/officeDocument/2006/relationships/hyperlink" Target="http://www.biblegateway.com/passage/?search=Gal.1:15-16;Joshua%201:8;Acts%209:1-18&amp;version=NASB" TargetMode="External"/><Relationship Id="rId106" Type="http://schemas.openxmlformats.org/officeDocument/2006/relationships/hyperlink" Target="https://net.bible.org/" TargetMode="External"/><Relationship Id="rId114" Type="http://schemas.openxmlformats.org/officeDocument/2006/relationships/hyperlink" Target="http://classic.net.bible.org/bible.php?book=Psa&amp;chapter=45" TargetMode="External"/><Relationship Id="rId119" Type="http://schemas.openxmlformats.org/officeDocument/2006/relationships/image" Target="media/image6.jpeg"/><Relationship Id="rId10" Type="http://schemas.openxmlformats.org/officeDocument/2006/relationships/comments" Target="comments.xml"/><Relationship Id="rId31" Type="http://schemas.openxmlformats.org/officeDocument/2006/relationships/hyperlink" Target="http://www.biblegateway.com/passage/?search=Gal.1:15-16;Joshua%201:8;Acts%209:1-18&amp;version=NASB" TargetMode="External"/><Relationship Id="rId44" Type="http://schemas.openxmlformats.org/officeDocument/2006/relationships/hyperlink" Target="http://www.biblegateway.com/passage/?search=John%2012:29-John%2012:50,%20Acts%2022:9&amp;version=NASB" TargetMode="External"/><Relationship Id="rId52" Type="http://schemas.openxmlformats.org/officeDocument/2006/relationships/hyperlink" Target="http://www.biblegateway.com/passage/?search=Acts%2022:12&amp;version=NASB" TargetMode="External"/><Relationship Id="rId60" Type="http://schemas.openxmlformats.org/officeDocument/2006/relationships/hyperlink" Target="http://www.biblegateway.com/passage/?search=Acts%208:3&amp;version=NASB" TargetMode="External"/><Relationship Id="rId65" Type="http://schemas.openxmlformats.org/officeDocument/2006/relationships/hyperlink" Target="http://www.biblegateway.com/passage/?search=Gal.1:15-16;Joshua%201:8;Acts%209:1-18&amp;version=NASB" TargetMode="External"/><Relationship Id="rId73" Type="http://schemas.openxmlformats.org/officeDocument/2006/relationships/hyperlink" Target="http://www.biblegateway.com/passage/?search=Gal.1:15-16;Joshua%201:8;Acts%209:1-18&amp;version=NASB" TargetMode="External"/><Relationship Id="rId78" Type="http://schemas.openxmlformats.org/officeDocument/2006/relationships/hyperlink" Target="http://www.biblegateway.com/passage/?search=Acts%2022:13&amp;version=NASB" TargetMode="External"/><Relationship Id="rId81" Type="http://schemas.openxmlformats.org/officeDocument/2006/relationships/hyperlink" Target="https://biblia.com/bible/esv/John%2013.23" TargetMode="External"/><Relationship Id="rId86" Type="http://schemas.openxmlformats.org/officeDocument/2006/relationships/image" Target="media/image5.png"/><Relationship Id="rId94" Type="http://schemas.openxmlformats.org/officeDocument/2006/relationships/hyperlink" Target="https://net.bible.org/" TargetMode="External"/><Relationship Id="rId99" Type="http://schemas.openxmlformats.org/officeDocument/2006/relationships/hyperlink" Target="http://www.biblegateway.com/passage/?search=Matthew%2013:15-17&amp;version=NASB" TargetMode="External"/><Relationship Id="rId101" Type="http://schemas.openxmlformats.org/officeDocument/2006/relationships/hyperlink" Target="https://net.bible.org/"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ginny.p.porter@gmail.com" TargetMode="External"/><Relationship Id="rId13" Type="http://schemas.openxmlformats.org/officeDocument/2006/relationships/image" Target="media/image3.jpeg"/><Relationship Id="rId18" Type="http://schemas.openxmlformats.org/officeDocument/2006/relationships/hyperlink" Target="http://www.biblegateway.com/passage/?search=Gal.1:15-16;Joshua%201:8;Acts%209:1-18&amp;version=NASB" TargetMode="External"/><Relationship Id="rId39" Type="http://schemas.openxmlformats.org/officeDocument/2006/relationships/hyperlink" Target="http://www.biblegateway.com/passage/?search=Gal.1:15-16;Joshua%201:8;Acts%209:1-18&amp;version=NASB" TargetMode="External"/><Relationship Id="rId109" Type="http://schemas.openxmlformats.org/officeDocument/2006/relationships/hyperlink" Target="http://classic.net.bible.org/verse.php?book=Luk&amp;chapter=4&amp;verse=19" TargetMode="External"/><Relationship Id="rId34" Type="http://schemas.openxmlformats.org/officeDocument/2006/relationships/hyperlink" Target="http://www.biblegateway.com/passage/?search=John%2014:6,%20Acts%2018:25-Acts%2018:28,%20Acts%2019:9,%20Acts%2019:23,%20Acts%2022:4,%20Acts%2024:14,%20Acts%2024:22&amp;version=NASB" TargetMode="External"/><Relationship Id="rId50" Type="http://schemas.openxmlformats.org/officeDocument/2006/relationships/hyperlink" Target="http://www.biblegateway.com/passage/?search=Gen%2014:15,%202Cor%2011:32,%20Gal%201:17&amp;version=NASB" TargetMode="External"/><Relationship Id="rId55" Type="http://schemas.openxmlformats.org/officeDocument/2006/relationships/hyperlink" Target="http://www.biblegateway.com/passage/?search=Gal.1:15-16;Joshua%201:8;Acts%209:1-18&amp;version=NASB" TargetMode="External"/><Relationship Id="rId76" Type="http://schemas.openxmlformats.org/officeDocument/2006/relationships/hyperlink" Target="http://www.biblegateway.com/passage/?search=Mark%205:23,%20Acts%206:6,%20Acts%209:12&amp;version=NASB" TargetMode="External"/><Relationship Id="rId97" Type="http://schemas.openxmlformats.org/officeDocument/2006/relationships/hyperlink" Target="http://www.biblegateway.com/passage/?search=Matthew%2013:15-17&amp;version=NASB" TargetMode="External"/><Relationship Id="rId104" Type="http://schemas.openxmlformats.org/officeDocument/2006/relationships/hyperlink" Target="https://net.bible.org/"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biblegateway.com/passage/?search=Gal.1:15-16;Joshua%201:8;Acts%209:1-18&amp;version=NASB" TargetMode="External"/><Relationship Id="rId92" Type="http://schemas.openxmlformats.org/officeDocument/2006/relationships/hyperlink" Target="https://net.bible.org/" TargetMode="External"/><Relationship Id="rId2" Type="http://schemas.openxmlformats.org/officeDocument/2006/relationships/numbering" Target="numbering.xml"/><Relationship Id="rId29" Type="http://schemas.openxmlformats.org/officeDocument/2006/relationships/hyperlink" Target="http://www.biblegateway.com/passage/?search=Gal.1:15-16;Joshua%201:8;Acts%209:1-18&amp;version=NASB" TargetMode="External"/><Relationship Id="rId24" Type="http://schemas.openxmlformats.org/officeDocument/2006/relationships/hyperlink" Target="http://www.biblegateway.com/passage/?search=Acts%209:1-Acts%209:22,%20Acts%2022:3-Acts%2022:16,%20Acts%2026:9-Acts%2026:18&amp;version=NASB" TargetMode="External"/><Relationship Id="rId40" Type="http://schemas.openxmlformats.org/officeDocument/2006/relationships/hyperlink" Target="http://www.biblegateway.com/passage/?search=Acts%209:16&amp;version=NASB" TargetMode="External"/><Relationship Id="rId45" Type="http://schemas.openxmlformats.org/officeDocument/2006/relationships/hyperlink" Target="http://www.biblegateway.com/passage/?search=Gal.1:15-16;Joshua%201:8;Acts%209:1-18&amp;version=NASB" TargetMode="External"/><Relationship Id="rId66" Type="http://schemas.openxmlformats.org/officeDocument/2006/relationships/hyperlink" Target="http://www.biblegateway.com/passage/?search=Acts%207:59&amp;version=NASB" TargetMode="External"/><Relationship Id="rId87" Type="http://schemas.openxmlformats.org/officeDocument/2006/relationships/diagramData" Target="diagrams/data1.xml"/><Relationship Id="rId110" Type="http://schemas.openxmlformats.org/officeDocument/2006/relationships/hyperlink" Target="http://LaLimye.com/" TargetMode="External"/><Relationship Id="rId115" Type="http://schemas.openxmlformats.org/officeDocument/2006/relationships/hyperlink" Target="http://biblehub.com/hebrews/1-7.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3E97F9-FD07-4DCA-A360-371E08D264D6}"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B33CB3F1-3A6A-4973-96A1-F20BDB5A8173}">
      <dgm:prSet phldrT="[Text]" custT="1"/>
      <dgm:spPr/>
      <dgm:t>
        <a:bodyPr/>
        <a:lstStyle/>
        <a:p>
          <a:r>
            <a:rPr lang="en-US" sz="1200"/>
            <a:t>Core beliefs</a:t>
          </a:r>
        </a:p>
      </dgm:t>
    </dgm:pt>
    <dgm:pt modelId="{0C6B7936-2FCB-4062-875D-1BF88C705314}" type="parTrans" cxnId="{FDE98553-3492-4E0B-AF0C-8E605999568D}">
      <dgm:prSet/>
      <dgm:spPr/>
      <dgm:t>
        <a:bodyPr/>
        <a:lstStyle/>
        <a:p>
          <a:endParaRPr lang="en-US"/>
        </a:p>
      </dgm:t>
    </dgm:pt>
    <dgm:pt modelId="{28E90F59-21B6-4E64-BFF7-B5F53F02EEE7}" type="sibTrans" cxnId="{FDE98553-3492-4E0B-AF0C-8E605999568D}">
      <dgm:prSet/>
      <dgm:spPr/>
      <dgm:t>
        <a:bodyPr/>
        <a:lstStyle/>
        <a:p>
          <a:endParaRPr lang="en-US"/>
        </a:p>
      </dgm:t>
    </dgm:pt>
    <dgm:pt modelId="{B503AA18-71BF-4A2C-B60B-E9A619ABA6C7}">
      <dgm:prSet phldrT="[Text]"/>
      <dgm:spPr/>
      <dgm:t>
        <a:bodyPr/>
        <a:lstStyle/>
        <a:p>
          <a:r>
            <a:rPr lang="en-US"/>
            <a:t>Actions</a:t>
          </a:r>
        </a:p>
      </dgm:t>
    </dgm:pt>
    <dgm:pt modelId="{050BD80E-7BF6-4FBD-85BB-3CEAB57DB139}" type="parTrans" cxnId="{104BF59B-70CF-4C32-A716-F40B42A7E8AD}">
      <dgm:prSet/>
      <dgm:spPr/>
      <dgm:t>
        <a:bodyPr/>
        <a:lstStyle/>
        <a:p>
          <a:endParaRPr lang="en-US"/>
        </a:p>
      </dgm:t>
    </dgm:pt>
    <dgm:pt modelId="{61415A26-1DD6-4D6C-8027-5FFA08D76A92}" type="sibTrans" cxnId="{104BF59B-70CF-4C32-A716-F40B42A7E8AD}">
      <dgm:prSet/>
      <dgm:spPr/>
      <dgm:t>
        <a:bodyPr/>
        <a:lstStyle/>
        <a:p>
          <a:endParaRPr lang="en-US"/>
        </a:p>
      </dgm:t>
    </dgm:pt>
    <dgm:pt modelId="{B93AE437-46FC-4706-8A50-CA5A5922143A}">
      <dgm:prSet phldrT="[Text]" custT="1"/>
      <dgm:spPr/>
      <dgm:t>
        <a:bodyPr/>
        <a:lstStyle/>
        <a:p>
          <a:endParaRPr lang="en-US" sz="1200"/>
        </a:p>
        <a:p>
          <a:r>
            <a:rPr lang="en-US" sz="1200"/>
            <a:t>Mind-set</a:t>
          </a:r>
        </a:p>
        <a:p>
          <a:endParaRPr lang="en-US" sz="1200"/>
        </a:p>
      </dgm:t>
    </dgm:pt>
    <dgm:pt modelId="{5A3C372E-6F74-4A4A-BA14-1E7E1DC3A04A}" type="sibTrans" cxnId="{352629B6-4B8A-4AC3-AA9F-03209AA6143D}">
      <dgm:prSet/>
      <dgm:spPr/>
      <dgm:t>
        <a:bodyPr/>
        <a:lstStyle/>
        <a:p>
          <a:endParaRPr lang="en-US"/>
        </a:p>
      </dgm:t>
    </dgm:pt>
    <dgm:pt modelId="{4805EAC7-DF5C-4FBE-AE33-651C5629F681}" type="parTrans" cxnId="{352629B6-4B8A-4AC3-AA9F-03209AA6143D}">
      <dgm:prSet/>
      <dgm:spPr/>
      <dgm:t>
        <a:bodyPr/>
        <a:lstStyle/>
        <a:p>
          <a:endParaRPr lang="en-US"/>
        </a:p>
      </dgm:t>
    </dgm:pt>
    <dgm:pt modelId="{6C64A428-CC96-40A5-9137-5314FC6238DC}" type="pres">
      <dgm:prSet presAssocID="{603E97F9-FD07-4DCA-A360-371E08D264D6}" presName="Name0" presStyleCnt="0">
        <dgm:presLayoutVars>
          <dgm:chMax val="11"/>
          <dgm:chPref val="11"/>
          <dgm:dir/>
          <dgm:resizeHandles/>
        </dgm:presLayoutVars>
      </dgm:prSet>
      <dgm:spPr/>
    </dgm:pt>
    <dgm:pt modelId="{C035ABD1-9784-44B1-BBF0-B4C87828AA83}" type="pres">
      <dgm:prSet presAssocID="{B503AA18-71BF-4A2C-B60B-E9A619ABA6C7}" presName="Accent3" presStyleCnt="0"/>
      <dgm:spPr/>
    </dgm:pt>
    <dgm:pt modelId="{51F62FAE-C886-4026-B878-61D1F6AF9259}" type="pres">
      <dgm:prSet presAssocID="{B503AA18-71BF-4A2C-B60B-E9A619ABA6C7}" presName="Accent" presStyleLbl="node1" presStyleIdx="0" presStyleCnt="3"/>
      <dgm:spPr/>
    </dgm:pt>
    <dgm:pt modelId="{5438A1AC-823E-48E9-86E9-BC852545F9B0}" type="pres">
      <dgm:prSet presAssocID="{B503AA18-71BF-4A2C-B60B-E9A619ABA6C7}" presName="ParentBackground3" presStyleCnt="0"/>
      <dgm:spPr/>
    </dgm:pt>
    <dgm:pt modelId="{8D79159A-33DB-4AEA-8ADD-BDDEAC7AD929}" type="pres">
      <dgm:prSet presAssocID="{B503AA18-71BF-4A2C-B60B-E9A619ABA6C7}" presName="ParentBackground" presStyleLbl="fgAcc1" presStyleIdx="0" presStyleCnt="3"/>
      <dgm:spPr/>
    </dgm:pt>
    <dgm:pt modelId="{081C677F-D23D-418E-8BE3-44E82C786F38}" type="pres">
      <dgm:prSet presAssocID="{B503AA18-71BF-4A2C-B60B-E9A619ABA6C7}" presName="Parent3" presStyleLbl="revTx" presStyleIdx="0" presStyleCnt="0">
        <dgm:presLayoutVars>
          <dgm:chMax val="1"/>
          <dgm:chPref val="1"/>
          <dgm:bulletEnabled val="1"/>
        </dgm:presLayoutVars>
      </dgm:prSet>
      <dgm:spPr/>
    </dgm:pt>
    <dgm:pt modelId="{0D06DF06-C7EA-464E-88F5-79BFDD3EB83E}" type="pres">
      <dgm:prSet presAssocID="{B93AE437-46FC-4706-8A50-CA5A5922143A}" presName="Accent2" presStyleCnt="0"/>
      <dgm:spPr/>
    </dgm:pt>
    <dgm:pt modelId="{42AD261D-D0C7-403F-A67A-CCFCBD8ACDFC}" type="pres">
      <dgm:prSet presAssocID="{B93AE437-46FC-4706-8A50-CA5A5922143A}" presName="Accent" presStyleLbl="node1" presStyleIdx="1" presStyleCnt="3"/>
      <dgm:spPr/>
    </dgm:pt>
    <dgm:pt modelId="{C53A677B-4DAF-452D-BE0D-9444A2A1D186}" type="pres">
      <dgm:prSet presAssocID="{B93AE437-46FC-4706-8A50-CA5A5922143A}" presName="ParentBackground2" presStyleCnt="0"/>
      <dgm:spPr/>
    </dgm:pt>
    <dgm:pt modelId="{739F16BA-2D2C-4452-AEC0-9FFEA4BFBB28}" type="pres">
      <dgm:prSet presAssocID="{B93AE437-46FC-4706-8A50-CA5A5922143A}" presName="ParentBackground" presStyleLbl="fgAcc1" presStyleIdx="1" presStyleCnt="3"/>
      <dgm:spPr/>
    </dgm:pt>
    <dgm:pt modelId="{75F968BB-0EE7-4FA8-863F-42707C53B323}" type="pres">
      <dgm:prSet presAssocID="{B93AE437-46FC-4706-8A50-CA5A5922143A}" presName="Parent2" presStyleLbl="revTx" presStyleIdx="0" presStyleCnt="0">
        <dgm:presLayoutVars>
          <dgm:chMax val="1"/>
          <dgm:chPref val="1"/>
          <dgm:bulletEnabled val="1"/>
        </dgm:presLayoutVars>
      </dgm:prSet>
      <dgm:spPr/>
    </dgm:pt>
    <dgm:pt modelId="{2F43CEC8-D850-4DE4-8F36-69E2ACE17CCA}" type="pres">
      <dgm:prSet presAssocID="{B33CB3F1-3A6A-4973-96A1-F20BDB5A8173}" presName="Accent1" presStyleCnt="0"/>
      <dgm:spPr/>
    </dgm:pt>
    <dgm:pt modelId="{1EC5973F-5E75-4CD9-BB1C-B7780D713DE5}" type="pres">
      <dgm:prSet presAssocID="{B33CB3F1-3A6A-4973-96A1-F20BDB5A8173}" presName="Accent" presStyleLbl="node1" presStyleIdx="2" presStyleCnt="3"/>
      <dgm:spPr/>
    </dgm:pt>
    <dgm:pt modelId="{CD408BCB-574C-4A95-84F3-584192CC92B1}" type="pres">
      <dgm:prSet presAssocID="{B33CB3F1-3A6A-4973-96A1-F20BDB5A8173}" presName="ParentBackground1" presStyleCnt="0"/>
      <dgm:spPr/>
    </dgm:pt>
    <dgm:pt modelId="{C4863F46-15E5-4151-8BE2-0BC91E266280}" type="pres">
      <dgm:prSet presAssocID="{B33CB3F1-3A6A-4973-96A1-F20BDB5A8173}" presName="ParentBackground" presStyleLbl="fgAcc1" presStyleIdx="2" presStyleCnt="3"/>
      <dgm:spPr/>
    </dgm:pt>
    <dgm:pt modelId="{1CE4EAE0-FB0C-4DA0-92A6-2C285C3A1205}" type="pres">
      <dgm:prSet presAssocID="{B33CB3F1-3A6A-4973-96A1-F20BDB5A8173}" presName="Parent1" presStyleLbl="revTx" presStyleIdx="0" presStyleCnt="0">
        <dgm:presLayoutVars>
          <dgm:chMax val="1"/>
          <dgm:chPref val="1"/>
          <dgm:bulletEnabled val="1"/>
        </dgm:presLayoutVars>
      </dgm:prSet>
      <dgm:spPr/>
    </dgm:pt>
  </dgm:ptLst>
  <dgm:cxnLst>
    <dgm:cxn modelId="{ED151D31-1109-4ED9-8019-A0B7DB5BFB34}" type="presOf" srcId="{B33CB3F1-3A6A-4973-96A1-F20BDB5A8173}" destId="{C4863F46-15E5-4151-8BE2-0BC91E266280}" srcOrd="0" destOrd="0" presId="urn:microsoft.com/office/officeart/2011/layout/CircleProcess"/>
    <dgm:cxn modelId="{D70D1A5D-D3CF-4108-A5D9-F65D90948081}" type="presOf" srcId="{B93AE437-46FC-4706-8A50-CA5A5922143A}" destId="{75F968BB-0EE7-4FA8-863F-42707C53B323}" srcOrd="1" destOrd="0" presId="urn:microsoft.com/office/officeart/2011/layout/CircleProcess"/>
    <dgm:cxn modelId="{FDE98553-3492-4E0B-AF0C-8E605999568D}" srcId="{603E97F9-FD07-4DCA-A360-371E08D264D6}" destId="{B33CB3F1-3A6A-4973-96A1-F20BDB5A8173}" srcOrd="0" destOrd="0" parTransId="{0C6B7936-2FCB-4062-875D-1BF88C705314}" sibTransId="{28E90F59-21B6-4E64-BFF7-B5F53F02EEE7}"/>
    <dgm:cxn modelId="{3A32E793-DBBE-43EB-90A8-845831B6F571}" type="presOf" srcId="{B503AA18-71BF-4A2C-B60B-E9A619ABA6C7}" destId="{8D79159A-33DB-4AEA-8ADD-BDDEAC7AD929}" srcOrd="0" destOrd="0" presId="urn:microsoft.com/office/officeart/2011/layout/CircleProcess"/>
    <dgm:cxn modelId="{104BF59B-70CF-4C32-A716-F40B42A7E8AD}" srcId="{603E97F9-FD07-4DCA-A360-371E08D264D6}" destId="{B503AA18-71BF-4A2C-B60B-E9A619ABA6C7}" srcOrd="2" destOrd="0" parTransId="{050BD80E-7BF6-4FBD-85BB-3CEAB57DB139}" sibTransId="{61415A26-1DD6-4D6C-8027-5FFA08D76A92}"/>
    <dgm:cxn modelId="{A38A56B2-3E40-4B03-95ED-020DB4E63A6F}" type="presOf" srcId="{B93AE437-46FC-4706-8A50-CA5A5922143A}" destId="{739F16BA-2D2C-4452-AEC0-9FFEA4BFBB28}" srcOrd="0" destOrd="0" presId="urn:microsoft.com/office/officeart/2011/layout/CircleProcess"/>
    <dgm:cxn modelId="{352629B6-4B8A-4AC3-AA9F-03209AA6143D}" srcId="{603E97F9-FD07-4DCA-A360-371E08D264D6}" destId="{B93AE437-46FC-4706-8A50-CA5A5922143A}" srcOrd="1" destOrd="0" parTransId="{4805EAC7-DF5C-4FBE-AE33-651C5629F681}" sibTransId="{5A3C372E-6F74-4A4A-BA14-1E7E1DC3A04A}"/>
    <dgm:cxn modelId="{6D03B8DA-7FF8-48C8-A4D5-62010FE9EB67}" type="presOf" srcId="{B33CB3F1-3A6A-4973-96A1-F20BDB5A8173}" destId="{1CE4EAE0-FB0C-4DA0-92A6-2C285C3A1205}" srcOrd="1" destOrd="0" presId="urn:microsoft.com/office/officeart/2011/layout/CircleProcess"/>
    <dgm:cxn modelId="{27E4D4E2-52EA-4E97-9FBD-1EA2DCDB1B67}" type="presOf" srcId="{603E97F9-FD07-4DCA-A360-371E08D264D6}" destId="{6C64A428-CC96-40A5-9137-5314FC6238DC}" srcOrd="0" destOrd="0" presId="urn:microsoft.com/office/officeart/2011/layout/CircleProcess"/>
    <dgm:cxn modelId="{CBBBEAEF-2B3E-4DAF-A591-692E6AF240B6}" type="presOf" srcId="{B503AA18-71BF-4A2C-B60B-E9A619ABA6C7}" destId="{081C677F-D23D-418E-8BE3-44E82C786F38}" srcOrd="1" destOrd="0" presId="urn:microsoft.com/office/officeart/2011/layout/CircleProcess"/>
    <dgm:cxn modelId="{487A6356-E96C-4F2F-8A93-720C39288715}" type="presParOf" srcId="{6C64A428-CC96-40A5-9137-5314FC6238DC}" destId="{C035ABD1-9784-44B1-BBF0-B4C87828AA83}" srcOrd="0" destOrd="0" presId="urn:microsoft.com/office/officeart/2011/layout/CircleProcess"/>
    <dgm:cxn modelId="{EB67BB5F-8492-4BAF-B44A-24E47E7E3F6B}" type="presParOf" srcId="{C035ABD1-9784-44B1-BBF0-B4C87828AA83}" destId="{51F62FAE-C886-4026-B878-61D1F6AF9259}" srcOrd="0" destOrd="0" presId="urn:microsoft.com/office/officeart/2011/layout/CircleProcess"/>
    <dgm:cxn modelId="{1E1BA84C-1992-4D61-9981-2FB8B1313753}" type="presParOf" srcId="{6C64A428-CC96-40A5-9137-5314FC6238DC}" destId="{5438A1AC-823E-48E9-86E9-BC852545F9B0}" srcOrd="1" destOrd="0" presId="urn:microsoft.com/office/officeart/2011/layout/CircleProcess"/>
    <dgm:cxn modelId="{7A8FB969-908D-4015-BDA8-D19059B8664F}" type="presParOf" srcId="{5438A1AC-823E-48E9-86E9-BC852545F9B0}" destId="{8D79159A-33DB-4AEA-8ADD-BDDEAC7AD929}" srcOrd="0" destOrd="0" presId="urn:microsoft.com/office/officeart/2011/layout/CircleProcess"/>
    <dgm:cxn modelId="{1072CF4C-FE63-4CD3-A37F-AB2C5D652D94}" type="presParOf" srcId="{6C64A428-CC96-40A5-9137-5314FC6238DC}" destId="{081C677F-D23D-418E-8BE3-44E82C786F38}" srcOrd="2" destOrd="0" presId="urn:microsoft.com/office/officeart/2011/layout/CircleProcess"/>
    <dgm:cxn modelId="{F8B7B9AE-EDD4-4EAB-8C47-AD4B87B6C7DA}" type="presParOf" srcId="{6C64A428-CC96-40A5-9137-5314FC6238DC}" destId="{0D06DF06-C7EA-464E-88F5-79BFDD3EB83E}" srcOrd="3" destOrd="0" presId="urn:microsoft.com/office/officeart/2011/layout/CircleProcess"/>
    <dgm:cxn modelId="{2E0943AA-3D4B-4183-8574-5BBFC81E243E}" type="presParOf" srcId="{0D06DF06-C7EA-464E-88F5-79BFDD3EB83E}" destId="{42AD261D-D0C7-403F-A67A-CCFCBD8ACDFC}" srcOrd="0" destOrd="0" presId="urn:microsoft.com/office/officeart/2011/layout/CircleProcess"/>
    <dgm:cxn modelId="{1754B4EC-E326-4D4B-8E12-1DD4FD3B4680}" type="presParOf" srcId="{6C64A428-CC96-40A5-9137-5314FC6238DC}" destId="{C53A677B-4DAF-452D-BE0D-9444A2A1D186}" srcOrd="4" destOrd="0" presId="urn:microsoft.com/office/officeart/2011/layout/CircleProcess"/>
    <dgm:cxn modelId="{E94E908D-0B02-4602-8619-EBD40AD927CC}" type="presParOf" srcId="{C53A677B-4DAF-452D-BE0D-9444A2A1D186}" destId="{739F16BA-2D2C-4452-AEC0-9FFEA4BFBB28}" srcOrd="0" destOrd="0" presId="urn:microsoft.com/office/officeart/2011/layout/CircleProcess"/>
    <dgm:cxn modelId="{33076CCA-6224-42AC-9006-633DEE60AF3C}" type="presParOf" srcId="{6C64A428-CC96-40A5-9137-5314FC6238DC}" destId="{75F968BB-0EE7-4FA8-863F-42707C53B323}" srcOrd="5" destOrd="0" presId="urn:microsoft.com/office/officeart/2011/layout/CircleProcess"/>
    <dgm:cxn modelId="{6D3837C9-519F-4DBA-AD19-31089BA9EE8B}" type="presParOf" srcId="{6C64A428-CC96-40A5-9137-5314FC6238DC}" destId="{2F43CEC8-D850-4DE4-8F36-69E2ACE17CCA}" srcOrd="6" destOrd="0" presId="urn:microsoft.com/office/officeart/2011/layout/CircleProcess"/>
    <dgm:cxn modelId="{DBFE91BD-81C5-4B06-A739-BF96911E07E7}" type="presParOf" srcId="{2F43CEC8-D850-4DE4-8F36-69E2ACE17CCA}" destId="{1EC5973F-5E75-4CD9-BB1C-B7780D713DE5}" srcOrd="0" destOrd="0" presId="urn:microsoft.com/office/officeart/2011/layout/CircleProcess"/>
    <dgm:cxn modelId="{57412472-873A-4843-BAD7-A168FEB51767}" type="presParOf" srcId="{6C64A428-CC96-40A5-9137-5314FC6238DC}" destId="{CD408BCB-574C-4A95-84F3-584192CC92B1}" srcOrd="7" destOrd="0" presId="urn:microsoft.com/office/officeart/2011/layout/CircleProcess"/>
    <dgm:cxn modelId="{5E70C700-9F40-44C5-A37C-D79CCA86A3C8}" type="presParOf" srcId="{CD408BCB-574C-4A95-84F3-584192CC92B1}" destId="{C4863F46-15E5-4151-8BE2-0BC91E266280}" srcOrd="0" destOrd="0" presId="urn:microsoft.com/office/officeart/2011/layout/CircleProcess"/>
    <dgm:cxn modelId="{EDF2DD57-7F36-4F33-AE93-B93EB32716A5}" type="presParOf" srcId="{6C64A428-CC96-40A5-9137-5314FC6238DC}" destId="{1CE4EAE0-FB0C-4DA0-92A6-2C285C3A1205}" srcOrd="8" destOrd="0" presId="urn:microsoft.com/office/officeart/2011/layout/CircleProcess"/>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62FAE-C886-4026-B878-61D1F6AF9259}">
      <dsp:nvSpPr>
        <dsp:cNvPr id="0" name=""/>
        <dsp:cNvSpPr/>
      </dsp:nvSpPr>
      <dsp:spPr>
        <a:xfrm>
          <a:off x="2856204" y="216629"/>
          <a:ext cx="566861" cy="56696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79159A-33DB-4AEA-8ADD-BDDEAC7AD929}">
      <dsp:nvSpPr>
        <dsp:cNvPr id="0" name=""/>
        <dsp:cNvSpPr/>
      </dsp:nvSpPr>
      <dsp:spPr>
        <a:xfrm>
          <a:off x="2875026"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Actions</a:t>
          </a:r>
        </a:p>
      </dsp:txBody>
      <dsp:txXfrm>
        <a:off x="2950681" y="311140"/>
        <a:ext cx="377907" cy="377944"/>
      </dsp:txXfrm>
    </dsp:sp>
    <dsp:sp modelId="{42AD261D-D0C7-403F-A67A-CCFCBD8ACDFC}">
      <dsp:nvSpPr>
        <dsp:cNvPr id="0" name=""/>
        <dsp:cNvSpPr/>
      </dsp:nvSpPr>
      <dsp:spPr>
        <a:xfrm rot="2700000">
          <a:off x="2271019" y="217314"/>
          <a:ext cx="565496" cy="565496"/>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9F16BA-2D2C-4452-AEC0-9FFEA4BFBB28}">
      <dsp:nvSpPr>
        <dsp:cNvPr id="0" name=""/>
        <dsp:cNvSpPr/>
      </dsp:nvSpPr>
      <dsp:spPr>
        <a:xfrm>
          <a:off x="2289158"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a:p>
          <a:pPr marL="0" lvl="0" indent="0" algn="ctr" defTabSz="533400">
            <a:lnSpc>
              <a:spcPct val="90000"/>
            </a:lnSpc>
            <a:spcBef>
              <a:spcPct val="0"/>
            </a:spcBef>
            <a:spcAft>
              <a:spcPct val="35000"/>
            </a:spcAft>
            <a:buNone/>
          </a:pPr>
          <a:r>
            <a:rPr lang="en-US" sz="1200" kern="1200"/>
            <a:t>Mind-set</a:t>
          </a:r>
        </a:p>
        <a:p>
          <a:pPr marL="0" lvl="0" indent="0" algn="ctr" defTabSz="533400">
            <a:lnSpc>
              <a:spcPct val="90000"/>
            </a:lnSpc>
            <a:spcBef>
              <a:spcPct val="0"/>
            </a:spcBef>
            <a:spcAft>
              <a:spcPct val="35000"/>
            </a:spcAft>
            <a:buNone/>
          </a:pPr>
          <a:endParaRPr lang="en-US" sz="1200" kern="1200"/>
        </a:p>
      </dsp:txBody>
      <dsp:txXfrm>
        <a:off x="2364813" y="311140"/>
        <a:ext cx="377907" cy="377944"/>
      </dsp:txXfrm>
    </dsp:sp>
    <dsp:sp modelId="{1EC5973F-5E75-4CD9-BB1C-B7780D713DE5}">
      <dsp:nvSpPr>
        <dsp:cNvPr id="0" name=""/>
        <dsp:cNvSpPr/>
      </dsp:nvSpPr>
      <dsp:spPr>
        <a:xfrm rot="2700000">
          <a:off x="1685152" y="217314"/>
          <a:ext cx="565496" cy="565496"/>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863F46-15E5-4151-8BE2-0BC91E266280}">
      <dsp:nvSpPr>
        <dsp:cNvPr id="0" name=""/>
        <dsp:cNvSpPr/>
      </dsp:nvSpPr>
      <dsp:spPr>
        <a:xfrm>
          <a:off x="1703291" y="235531"/>
          <a:ext cx="529218" cy="529161"/>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Core beliefs</a:t>
          </a:r>
        </a:p>
      </dsp:txBody>
      <dsp:txXfrm>
        <a:off x="1778946" y="311140"/>
        <a:ext cx="377907" cy="377944"/>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2A376-F186-4ACC-8E09-AEC2471D4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56898</Words>
  <Characters>324321</Characters>
  <Application>Microsoft Office Word</Application>
  <DocSecurity>0</DocSecurity>
  <Lines>2702</Lines>
  <Paragraphs>760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cp:lastPrinted>2018-05-08T02:02:00Z</cp:lastPrinted>
  <dcterms:created xsi:type="dcterms:W3CDTF">2018-11-16T09:45:00Z</dcterms:created>
  <dcterms:modified xsi:type="dcterms:W3CDTF">2018-11-16T09:45:00Z</dcterms:modified>
</cp:coreProperties>
</file>