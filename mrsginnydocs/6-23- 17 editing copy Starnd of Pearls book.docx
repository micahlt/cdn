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amp;ehk=Ro"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F2ABC1" w14:textId="6FB1D65A" w:rsidR="00FB7520" w:rsidRDefault="00223733" w:rsidP="00463E79">
      <w:pPr>
        <w:jc w:val="center"/>
        <w:rPr>
          <w:rFonts w:cs="Vijaya"/>
          <w:b/>
          <w:bCs/>
          <w:iCs/>
          <w:noProof/>
          <w:color w:val="7B7B7B" w:themeColor="accent3" w:themeShade="BF"/>
          <w:sz w:val="24"/>
          <w:szCs w:val="24"/>
        </w:rPr>
      </w:pPr>
      <w:r>
        <w:rPr>
          <w:rFonts w:cs="Vijaya"/>
          <w:b/>
          <w:bCs/>
          <w:iCs/>
          <w:noProof/>
          <w:color w:val="7B7B7B" w:themeColor="accent3" w:themeShade="BF"/>
          <w:sz w:val="24"/>
          <w:szCs w:val="24"/>
        </w:rPr>
        <w:drawing>
          <wp:anchor distT="0" distB="0" distL="114300" distR="114300" simplePos="0" relativeHeight="251661313" behindDoc="1" locked="0" layoutInCell="1" allowOverlap="1" wp14:anchorId="0411C3A5" wp14:editId="55349C2E">
            <wp:simplePos x="0" y="0"/>
            <wp:positionH relativeFrom="column">
              <wp:posOffset>0</wp:posOffset>
            </wp:positionH>
            <wp:positionV relativeFrom="paragraph">
              <wp:posOffset>9525</wp:posOffset>
            </wp:positionV>
            <wp:extent cx="5981700" cy="85058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arls pic.jpg"/>
                    <pic:cNvPicPr/>
                  </pic:nvPicPr>
                  <pic:blipFill>
                    <a:blip r:embed="rId8">
                      <a:extLst>
                        <a:ext uri="{28A0092B-C50C-407E-A947-70E740481C1C}">
                          <a14:useLocalDpi xmlns:a14="http://schemas.microsoft.com/office/drawing/2010/main" val="0"/>
                        </a:ext>
                      </a:extLst>
                    </a:blip>
                    <a:stretch>
                      <a:fillRect/>
                    </a:stretch>
                  </pic:blipFill>
                  <pic:spPr>
                    <a:xfrm>
                      <a:off x="0" y="0"/>
                      <a:ext cx="5981700" cy="8505825"/>
                    </a:xfrm>
                    <a:prstGeom prst="rect">
                      <a:avLst/>
                    </a:prstGeom>
                  </pic:spPr>
                </pic:pic>
              </a:graphicData>
            </a:graphic>
            <wp14:sizeRelH relativeFrom="margin">
              <wp14:pctWidth>0</wp14:pctWidth>
            </wp14:sizeRelH>
            <wp14:sizeRelV relativeFrom="margin">
              <wp14:pctHeight>0</wp14:pctHeight>
            </wp14:sizeRelV>
          </wp:anchor>
        </w:drawing>
      </w:r>
      <w:r w:rsidR="00FB7520" w:rsidRPr="00463E79">
        <w:rPr>
          <w:rFonts w:cs="Vijaya"/>
          <w:b/>
          <w:bCs/>
          <w:iCs/>
          <w:noProof/>
          <w:color w:val="7B7B7B" w:themeColor="accent3" w:themeShade="BF"/>
          <w:sz w:val="24"/>
          <w:szCs w:val="24"/>
        </w:rPr>
        <w:drawing>
          <wp:anchor distT="0" distB="0" distL="114300" distR="114300" simplePos="0" relativeHeight="251660289" behindDoc="1" locked="0" layoutInCell="1" allowOverlap="1" wp14:anchorId="38CB81AF" wp14:editId="50227330">
            <wp:simplePos x="0" y="0"/>
            <wp:positionH relativeFrom="column">
              <wp:posOffset>-914400</wp:posOffset>
            </wp:positionH>
            <wp:positionV relativeFrom="paragraph">
              <wp:posOffset>-981074</wp:posOffset>
            </wp:positionV>
            <wp:extent cx="8982075" cy="104965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http%3a%2f%2fthumb10.shutterstock.com%2fthumb_large%2f1099286%2f127236863%2fstock-vector-pearl-frame-and-lace-background-127236863.jpg&amp;ehk=Ro%2b5UmxUzUmCFpNQNqGDLg&amp;r=0&amp;pid=OfficeInsert"/>
                    <pic:cNvPicPr/>
                  </pic:nvPicPr>
                  <pic:blipFill>
                    <a:blip r:embed="rId9">
                      <a:extLst>
                        <a:ext uri="{28A0092B-C50C-407E-A947-70E740481C1C}">
                          <a14:useLocalDpi xmlns:a14="http://schemas.microsoft.com/office/drawing/2010/main" val="0"/>
                        </a:ext>
                      </a:extLst>
                    </a:blip>
                    <a:stretch>
                      <a:fillRect/>
                    </a:stretch>
                  </pic:blipFill>
                  <pic:spPr>
                    <a:xfrm>
                      <a:off x="0" y="0"/>
                      <a:ext cx="8982075" cy="10496550"/>
                    </a:xfrm>
                    <a:prstGeom prst="rect">
                      <a:avLst/>
                    </a:prstGeom>
                  </pic:spPr>
                </pic:pic>
              </a:graphicData>
            </a:graphic>
            <wp14:sizeRelH relativeFrom="margin">
              <wp14:pctWidth>0</wp14:pctWidth>
            </wp14:sizeRelH>
            <wp14:sizeRelV relativeFrom="margin">
              <wp14:pctHeight>0</wp14:pctHeight>
            </wp14:sizeRelV>
          </wp:anchor>
        </w:drawing>
      </w:r>
    </w:p>
    <w:p w14:paraId="5F5F64E6" w14:textId="62DDBD3E" w:rsidR="00463E79" w:rsidRDefault="00451E62" w:rsidP="00463E79">
      <w:pPr>
        <w:jc w:val="center"/>
        <w:rPr>
          <w:rFonts w:cs="Vijaya"/>
          <w:b/>
          <w:bCs/>
          <w:iCs/>
          <w:noProof/>
          <w:sz w:val="24"/>
          <w:szCs w:val="24"/>
        </w:rPr>
      </w:pPr>
      <w:r w:rsidRPr="00463E79">
        <w:rPr>
          <w:rFonts w:cs="Vijaya"/>
          <w:b/>
          <w:bCs/>
          <w:iCs/>
          <w:noProof/>
          <w:color w:val="7B7B7B" w:themeColor="accent3" w:themeShade="BF"/>
          <w:sz w:val="24"/>
          <w:szCs w:val="24"/>
        </w:rPr>
        <mc:AlternateContent>
          <mc:Choice Requires="wps">
            <w:drawing>
              <wp:anchor distT="0" distB="0" distL="114300" distR="114300" simplePos="0" relativeHeight="251659265" behindDoc="1" locked="0" layoutInCell="1" allowOverlap="1" wp14:anchorId="279D6CE9" wp14:editId="3652DDEE">
                <wp:simplePos x="0" y="0"/>
                <wp:positionH relativeFrom="column">
                  <wp:posOffset>971550</wp:posOffset>
                </wp:positionH>
                <wp:positionV relativeFrom="page">
                  <wp:posOffset>3590925</wp:posOffset>
                </wp:positionV>
                <wp:extent cx="4219575" cy="2600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219575" cy="2600325"/>
                        </a:xfrm>
                        <a:prstGeom prst="rect">
                          <a:avLst/>
                        </a:prstGeom>
                        <a:solidFill>
                          <a:schemeClr val="lt1"/>
                        </a:solidFill>
                        <a:ln w="6350">
                          <a:solidFill>
                            <a:prstClr val="black"/>
                          </a:solidFill>
                        </a:ln>
                      </wps:spPr>
                      <wps:txbx>
                        <w:txbxContent>
                          <w:p w14:paraId="3E6F9928" w14:textId="00CE48C8" w:rsidR="003571EF" w:rsidRDefault="003571EF"/>
                          <w:p w14:paraId="04CADCAE" w14:textId="0CA80B47" w:rsidR="003571EF" w:rsidRPr="00451E62" w:rsidRDefault="003571EF"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3571EF" w:rsidRPr="00451E62" w:rsidRDefault="003571EF"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6CE9" id="_x0000_t202" coordsize="21600,21600" o:spt="202" path="m,l,21600r21600,l21600,xe">
                <v:stroke joinstyle="miter"/>
                <v:path gradientshapeok="t" o:connecttype="rect"/>
              </v:shapetype>
              <v:shape id="Text Box 15" o:spid="_x0000_s1026" type="#_x0000_t202" style="position:absolute;left:0;text-align:left;margin-left:76.5pt;margin-top:282.75pt;width:332.25pt;height:204.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wNTQIAAKQ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" fillcolor="white [3201]" strokeweight=".5pt">
                <v:textbox>
                  <w:txbxContent>
                    <w:p w14:paraId="3E6F9928" w14:textId="00CE48C8" w:rsidR="003571EF" w:rsidRDefault="003571EF"/>
                    <w:p w14:paraId="04CADCAE" w14:textId="0CA80B47" w:rsidR="003571EF" w:rsidRPr="00451E62" w:rsidRDefault="003571EF"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3571EF" w:rsidRPr="00451E62" w:rsidRDefault="003571EF"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v:textbox>
                <w10:wrap anchory="page"/>
              </v:shape>
            </w:pict>
          </mc:Fallback>
        </mc:AlternateContent>
      </w:r>
    </w:p>
    <w:p w14:paraId="6179E878" w14:textId="5D04C0E2" w:rsidR="00463E79" w:rsidRDefault="00463E79" w:rsidP="00463E79">
      <w:pPr>
        <w:jc w:val="center"/>
        <w:rPr>
          <w:rFonts w:cs="Vijaya"/>
          <w:b/>
          <w:bCs/>
          <w:iCs/>
          <w:noProof/>
          <w:sz w:val="24"/>
          <w:szCs w:val="24"/>
        </w:rPr>
      </w:pPr>
    </w:p>
    <w:p w14:paraId="1A689936" w14:textId="57E9F556" w:rsidR="00FB7520" w:rsidRDefault="00FB7520" w:rsidP="00463E79">
      <w:pPr>
        <w:jc w:val="center"/>
        <w:rPr>
          <w:rFonts w:cs="Vijaya"/>
          <w:b/>
          <w:bCs/>
          <w:iCs/>
          <w:noProof/>
          <w:sz w:val="24"/>
          <w:szCs w:val="24"/>
        </w:rPr>
      </w:pPr>
    </w:p>
    <w:p w14:paraId="1D1D0B23" w14:textId="61EE2C48" w:rsidR="00A66953" w:rsidRDefault="00FB7520" w:rsidP="00771CF3">
      <w:pPr>
        <w:rPr>
          <w:rFonts w:ascii="Rage Italic" w:hAnsi="Rage Italic" w:cs="Vijaya"/>
          <w:b/>
          <w:bCs/>
          <w:iCs/>
          <w:noProof/>
          <w:color w:val="525252" w:themeColor="accent3" w:themeShade="80"/>
          <w:sz w:val="144"/>
          <w:szCs w:val="144"/>
        </w:rPr>
      </w:pPr>
      <w:r>
        <w:rPr>
          <w:rFonts w:ascii="Blackadder ITC" w:hAnsi="Blackadder ITC" w:cs="Vijaya"/>
          <w:b/>
          <w:bCs/>
          <w:iCs/>
          <w:noProof/>
          <w:color w:val="525252" w:themeColor="accent3" w:themeShade="80"/>
          <w:sz w:val="144"/>
          <w:szCs w:val="144"/>
        </w:rPr>
        <w:t xml:space="preserve">  </w:t>
      </w:r>
      <w:r w:rsidR="00A66953" w:rsidRPr="00A66953">
        <w:rPr>
          <w:rFonts w:ascii="Blackadder ITC" w:hAnsi="Blackadder ITC" w:cs="Vijaya"/>
          <w:b/>
          <w:bCs/>
          <w:iCs/>
          <w:noProof/>
          <w:color w:val="525252" w:themeColor="accent3" w:themeShade="80"/>
          <w:sz w:val="144"/>
          <w:szCs w:val="144"/>
        </w:rPr>
        <w:t>Strand of Pearls</w:t>
      </w:r>
      <w:r w:rsidR="00A66953" w:rsidRPr="00A66953">
        <w:rPr>
          <w:rFonts w:ascii="Rage Italic" w:hAnsi="Rage Italic" w:cs="Vijaya"/>
          <w:b/>
          <w:bCs/>
          <w:iCs/>
          <w:noProof/>
          <w:color w:val="525252" w:themeColor="accent3" w:themeShade="80"/>
          <w:sz w:val="144"/>
          <w:szCs w:val="144"/>
        </w:rPr>
        <w:t xml:space="preserve"> </w:t>
      </w:r>
    </w:p>
    <w:p w14:paraId="59387289" w14:textId="77777777" w:rsidR="00FB7520" w:rsidRDefault="00810E1C" w:rsidP="00771CF3">
      <w:pPr>
        <w:rPr>
          <w:rFonts w:ascii="Rage Italic" w:hAnsi="Rage Italic" w:cs="Vijaya"/>
          <w:b/>
          <w:bCs/>
          <w:iCs/>
          <w:noProof/>
          <w:color w:val="525252" w:themeColor="accent3" w:themeShade="80"/>
          <w:sz w:val="144"/>
          <w:szCs w:val="144"/>
        </w:rPr>
      </w:pPr>
      <w:r>
        <w:rPr>
          <w:rFonts w:ascii="Rage Italic" w:hAnsi="Rage Italic" w:cs="Vijaya"/>
          <w:b/>
          <w:bCs/>
          <w:iCs/>
          <w:noProof/>
          <w:color w:val="525252" w:themeColor="accent3" w:themeShade="80"/>
          <w:sz w:val="144"/>
          <w:szCs w:val="144"/>
        </w:rPr>
        <w:t xml:space="preserve"> </w:t>
      </w:r>
    </w:p>
    <w:p w14:paraId="08AAAF6F" w14:textId="77777777" w:rsidR="00FB7520" w:rsidRDefault="00FB7520" w:rsidP="00FB7520">
      <w:pPr>
        <w:rPr>
          <w:rFonts w:ascii="Blackadder ITC" w:hAnsi="Blackadder ITC" w:cs="Vijaya"/>
          <w:b/>
          <w:bCs/>
          <w:iCs/>
          <w:noProof/>
          <w:color w:val="525252" w:themeColor="accent3" w:themeShade="80"/>
          <w:sz w:val="96"/>
          <w:szCs w:val="96"/>
        </w:rPr>
      </w:pPr>
      <w:r>
        <w:rPr>
          <w:rFonts w:ascii="Blackadder ITC" w:hAnsi="Blackadder ITC" w:cs="Vijaya"/>
          <w:b/>
          <w:bCs/>
          <w:iCs/>
          <w:noProof/>
          <w:color w:val="525252" w:themeColor="accent3" w:themeShade="80"/>
          <w:sz w:val="96"/>
          <w:szCs w:val="96"/>
        </w:rPr>
        <w:t xml:space="preserve">  </w:t>
      </w:r>
    </w:p>
    <w:p w14:paraId="23D172E8" w14:textId="1A9703D5" w:rsidR="00A66953" w:rsidRPr="00FB7520" w:rsidRDefault="00FB7520" w:rsidP="00FB7520">
      <w:pPr>
        <w:rPr>
          <w:rFonts w:ascii="Blackadder ITC" w:hAnsi="Blackadder ITC" w:cs="Vijaya"/>
          <w:b/>
          <w:bCs/>
          <w:iCs/>
          <w:noProof/>
          <w:color w:val="404040" w:themeColor="text1" w:themeTint="BF"/>
          <w:sz w:val="96"/>
          <w:szCs w:val="96"/>
        </w:rPr>
      </w:pPr>
      <w:r>
        <w:rPr>
          <w:rFonts w:ascii="Blackadder ITC" w:hAnsi="Blackadder ITC" w:cs="Vijaya"/>
          <w:b/>
          <w:bCs/>
          <w:iCs/>
          <w:noProof/>
          <w:color w:val="525252" w:themeColor="accent3" w:themeShade="80"/>
          <w:sz w:val="96"/>
          <w:szCs w:val="96"/>
        </w:rPr>
        <w:t xml:space="preserve">   </w:t>
      </w:r>
      <w:r w:rsidR="00810E1C" w:rsidRPr="00FB7520">
        <w:rPr>
          <w:rFonts w:ascii="Blackadder ITC" w:hAnsi="Blackadder ITC" w:cs="Vijaya"/>
          <w:b/>
          <w:bCs/>
          <w:iCs/>
          <w:noProof/>
          <w:color w:val="404040" w:themeColor="text1" w:themeTint="BF"/>
          <w:sz w:val="96"/>
          <w:szCs w:val="96"/>
        </w:rPr>
        <w:t>Curriculum For</w:t>
      </w:r>
      <w:r w:rsidR="00A66953" w:rsidRPr="00FB7520">
        <w:rPr>
          <w:rFonts w:ascii="Blackadder ITC" w:hAnsi="Blackadder ITC" w:cs="Vijaya"/>
          <w:b/>
          <w:bCs/>
          <w:iCs/>
          <w:noProof/>
          <w:color w:val="404040" w:themeColor="text1" w:themeTint="BF"/>
          <w:sz w:val="96"/>
          <w:szCs w:val="96"/>
        </w:rPr>
        <w:t xml:space="preserve">Women’s </w:t>
      </w:r>
    </w:p>
    <w:p w14:paraId="28AF5921" w14:textId="3CD02D3D" w:rsidR="00A66953" w:rsidRPr="00FB7520" w:rsidRDefault="00A66953" w:rsidP="00A66953">
      <w:pPr>
        <w:jc w:val="center"/>
        <w:rPr>
          <w:rFonts w:ascii="Blackadder ITC" w:hAnsi="Blackadder ITC" w:cs="Vijaya"/>
          <w:b/>
          <w:bCs/>
          <w:iCs/>
          <w:noProof/>
          <w:color w:val="404040" w:themeColor="text1" w:themeTint="BF"/>
          <w:sz w:val="96"/>
          <w:szCs w:val="96"/>
        </w:rPr>
      </w:pPr>
      <w:r w:rsidRPr="00FB7520">
        <w:rPr>
          <w:rFonts w:ascii="Blackadder ITC" w:hAnsi="Blackadder ITC" w:cs="Vijaya"/>
          <w:b/>
          <w:bCs/>
          <w:iCs/>
          <w:noProof/>
          <w:color w:val="404040" w:themeColor="text1" w:themeTint="BF"/>
          <w:sz w:val="96"/>
          <w:szCs w:val="96"/>
        </w:rPr>
        <w:lastRenderedPageBreak/>
        <w:t>Discipleship</w:t>
      </w:r>
    </w:p>
    <w:p w14:paraId="4C567512" w14:textId="621F357D" w:rsidR="00463E79" w:rsidRPr="00A810B1" w:rsidRDefault="00463E79" w:rsidP="00463E79">
      <w:pPr>
        <w:jc w:val="center"/>
        <w:rPr>
          <w:rFonts w:ascii="Castellar" w:hAnsi="Castellar" w:cs="Vijaya"/>
          <w:b/>
          <w:bCs/>
          <w:iCs/>
          <w:noProof/>
          <w:sz w:val="24"/>
          <w:szCs w:val="24"/>
        </w:rPr>
      </w:pPr>
    </w:p>
    <w:p w14:paraId="6253E47C" w14:textId="597A1EA8" w:rsidR="00463E79" w:rsidRDefault="00463E79" w:rsidP="00463E79">
      <w:pPr>
        <w:jc w:val="center"/>
        <w:rPr>
          <w:rFonts w:ascii="Castellar" w:hAnsi="Castellar" w:cs="Vijaya"/>
          <w:b/>
          <w:bCs/>
          <w:iCs/>
          <w:noProof/>
          <w:sz w:val="24"/>
          <w:szCs w:val="24"/>
        </w:rPr>
      </w:pPr>
    </w:p>
    <w:p w14:paraId="3CF6F809" w14:textId="0B45C22C" w:rsidR="00FB7520" w:rsidRDefault="00FB7520" w:rsidP="00463E79">
      <w:pPr>
        <w:jc w:val="center"/>
        <w:rPr>
          <w:rFonts w:ascii="Castellar" w:hAnsi="Castellar" w:cs="Vijaya"/>
          <w:b/>
          <w:bCs/>
          <w:iCs/>
          <w:noProo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10"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77777777" w:rsidR="00D62FDC" w:rsidRPr="0051076D" w:rsidRDefault="00D62FDC" w:rsidP="00D62FDC">
      <w:pPr>
        <w:jc w:val="center"/>
        <w:rPr>
          <w:rFonts w:cs="Vijaya"/>
          <w:bCs/>
          <w:sz w:val="24"/>
          <w:szCs w:val="24"/>
        </w:rPr>
      </w:pPr>
      <w:r>
        <w:rPr>
          <w:rFonts w:cs="Vijaya"/>
          <w:bCs/>
          <w:sz w:val="24"/>
          <w:szCs w:val="24"/>
        </w:rPr>
        <w:t>ginny.p.porter@gmail.com</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6A703BB4" w:rsidR="00665819" w:rsidRDefault="00665819"/>
    <w:p w14:paraId="6EAF4779" w14:textId="0FD9B621" w:rsidR="00810E1C" w:rsidRDefault="00810E1C"/>
    <w:p w14:paraId="2E2CD0A7" w14:textId="73820173" w:rsidR="00646652" w:rsidRDefault="00646652"/>
    <w:p w14:paraId="5D7E9CB9" w14:textId="77777777" w:rsidR="00646652" w:rsidRDefault="00646652"/>
    <w:p w14:paraId="0875353C" w14:textId="5F529E52" w:rsidR="00665819" w:rsidRDefault="00665819"/>
    <w:p w14:paraId="7F90873A" w14:textId="61732712" w:rsidR="00665819" w:rsidRDefault="00665819"/>
    <w:p w14:paraId="28E76295" w14:textId="77777777" w:rsidR="00D62FDC" w:rsidRPr="00030667" w:rsidRDefault="00D62FDC" w:rsidP="00D62FDC">
      <w:pPr>
        <w:pStyle w:val="ListParagraph"/>
        <w:numPr>
          <w:ilvl w:val="0"/>
          <w:numId w:val="2"/>
        </w:numPr>
        <w:spacing w:after="160" w:line="259" w:lineRule="auto"/>
        <w:jc w:val="center"/>
        <w:rPr>
          <w:rFonts w:ascii="Edwardian Script ITC" w:hAnsi="Edwardian Script ITC" w:cs="Vijaya"/>
          <w:b/>
          <w:bCs/>
          <w:sz w:val="72"/>
          <w:szCs w:val="72"/>
        </w:rPr>
      </w:pPr>
    </w:p>
    <w:p w14:paraId="4FBDB3D0" w14:textId="77777777" w:rsidR="00D62FDC" w:rsidRDefault="00D62FDC" w:rsidP="00D62FDC">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7216" behindDoc="0" locked="0" layoutInCell="1" allowOverlap="1" wp14:anchorId="11DD7CDB" wp14:editId="50B0AF6F">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2CFA8" id="Straight Connector 4"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DMb4GC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3BA8098E" w14:textId="77777777" w:rsidR="00D62FDC" w:rsidRDefault="00D62FDC" w:rsidP="00D62FDC">
      <w:pPr>
        <w:jc w:val="center"/>
        <w:rPr>
          <w:rFonts w:ascii="Vijaya" w:hAnsi="Vijaya" w:cs="Vijaya"/>
          <w:b/>
          <w:bCs/>
          <w:color w:val="806000" w:themeColor="accent4" w:themeShade="80"/>
          <w:sz w:val="36"/>
          <w:szCs w:val="36"/>
        </w:rPr>
        <w:sectPr w:rsidR="00D62FDC" w:rsidSect="00556997">
          <w:headerReference w:type="default" r:id="rId11"/>
          <w:footerReference w:type="default" r:id="rId12"/>
          <w:pgSz w:w="12240" w:h="15840" w:code="1"/>
          <w:pgMar w:top="1440" w:right="1440" w:bottom="1440" w:left="1440" w:header="0" w:footer="720" w:gutter="0"/>
          <w:pgNumType w:start="0"/>
          <w:cols w:space="720"/>
          <w:titlePg/>
          <w:docGrid w:linePitch="360"/>
        </w:sectPr>
      </w:pPr>
    </w:p>
    <w:p w14:paraId="0F829DD3" w14:textId="50D25D61" w:rsidR="00F606BC" w:rsidRDefault="00D62FDC" w:rsidP="00D62FDC">
      <w:pPr>
        <w:spacing w:after="0" w:line="336" w:lineRule="atLeast"/>
        <w:jc w:val="both"/>
        <w:rPr>
          <w:rFonts w:eastAsia="Times New Roman" w:cs="Vijaya"/>
          <w:sz w:val="24"/>
          <w:szCs w:val="24"/>
          <w:lang w:val="en"/>
        </w:rPr>
      </w:pPr>
      <w:r>
        <w:rPr>
          <w:rFonts w:eastAsia="Times New Roman" w:cs="Vijaya"/>
          <w:noProof/>
          <w:sz w:val="24"/>
          <w:szCs w:val="24"/>
        </w:rPr>
        <w:drawing>
          <wp:anchor distT="0" distB="0" distL="114300" distR="114300" simplePos="0" relativeHeight="251657217" behindDoc="0" locked="0" layoutInCell="1" allowOverlap="1" wp14:anchorId="4EC4758A" wp14:editId="25472771">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eastAsia="Times New Roman" w:cs="Vijaya"/>
          <w:sz w:val="24"/>
          <w:szCs w:val="24"/>
          <w:lang w:val="en"/>
        </w:rPr>
        <w:t>Mingled</w:t>
      </w:r>
      <w:r>
        <w:rPr>
          <w:rFonts w:eastAsia="Times New Roman" w:cs="Vijaya"/>
          <w:sz w:val="24"/>
          <w:szCs w:val="24"/>
          <w:lang w:val="en"/>
        </w:rPr>
        <w:t xml:space="preserve"> </w:t>
      </w:r>
      <w:r w:rsidRPr="00952C0D">
        <w:rPr>
          <w:rFonts w:eastAsia="Times New Roman" w:cs="Vijaya"/>
          <w:sz w:val="24"/>
          <w:szCs w:val="24"/>
          <w:lang w:val="en"/>
        </w:rPr>
        <w:t xml:space="preserve">among </w:t>
      </w:r>
      <w:r>
        <w:rPr>
          <w:rFonts w:eastAsia="Times New Roman" w:cs="Vijaya"/>
          <w:sz w:val="24"/>
          <w:szCs w:val="24"/>
          <w:lang w:val="en"/>
        </w:rPr>
        <w:t>c</w:t>
      </w:r>
      <w:r w:rsidRPr="00952C0D">
        <w:rPr>
          <w:rFonts w:eastAsia="Times New Roman" w:cs="Vijaya"/>
          <w:sz w:val="24"/>
          <w:szCs w:val="24"/>
          <w:lang w:val="en"/>
        </w:rPr>
        <w:t xml:space="preserve">herished memories, and </w:t>
      </w:r>
      <w:r>
        <w:rPr>
          <w:rFonts w:eastAsia="Times New Roman" w:cs="Vijaya"/>
          <w:sz w:val="24"/>
          <w:szCs w:val="24"/>
          <w:lang w:val="en"/>
        </w:rPr>
        <w:t>a few</w:t>
      </w:r>
      <w:r w:rsidRPr="00952C0D">
        <w:rPr>
          <w:rFonts w:eastAsia="Times New Roman" w:cs="Vijaya"/>
          <w:sz w:val="24"/>
          <w:szCs w:val="24"/>
          <w:lang w:val="en"/>
        </w:rPr>
        <w:t xml:space="preserve"> I </w:t>
      </w:r>
      <w:r>
        <w:rPr>
          <w:rFonts w:eastAsia="Times New Roman" w:cs="Vijaya"/>
          <w:sz w:val="24"/>
          <w:szCs w:val="24"/>
          <w:lang w:val="en"/>
        </w:rPr>
        <w:t>would rather</w:t>
      </w:r>
      <w:r w:rsidRPr="00952C0D">
        <w:rPr>
          <w:rFonts w:eastAsia="Times New Roman" w:cs="Vijaya"/>
          <w:sz w:val="24"/>
          <w:szCs w:val="24"/>
          <w:lang w:val="en"/>
        </w:rPr>
        <w:t xml:space="preserve"> forget, </w:t>
      </w:r>
      <w:r>
        <w:rPr>
          <w:rFonts w:eastAsia="Times New Roman" w:cs="Vijaya"/>
          <w:sz w:val="24"/>
          <w:szCs w:val="24"/>
          <w:lang w:val="en"/>
        </w:rPr>
        <w:t xml:space="preserve">there is a </w:t>
      </w:r>
      <w:r w:rsidRPr="00952C0D">
        <w:rPr>
          <w:rFonts w:eastAsia="Times New Roman" w:cs="Vijaya"/>
          <w:sz w:val="24"/>
          <w:szCs w:val="24"/>
          <w:lang w:val="en"/>
        </w:rPr>
        <w:t>wedding theme woven</w:t>
      </w:r>
      <w:r>
        <w:rPr>
          <w:rFonts w:eastAsia="Times New Roman" w:cs="Vijaya"/>
          <w:sz w:val="24"/>
          <w:szCs w:val="24"/>
          <w:lang w:val="en"/>
        </w:rPr>
        <w:t xml:space="preserve"> throughout my life story. My </w:t>
      </w:r>
      <w:r w:rsidR="00D65BF8">
        <w:rPr>
          <w:rFonts w:eastAsia="Times New Roman" w:cs="Vijaya"/>
          <w:sz w:val="24"/>
          <w:szCs w:val="24"/>
          <w:lang w:val="en"/>
        </w:rPr>
        <w:t>h</w:t>
      </w:r>
      <w:r>
        <w:rPr>
          <w:rFonts w:eastAsia="Times New Roman" w:cs="Vijaya"/>
          <w:sz w:val="24"/>
          <w:szCs w:val="24"/>
          <w:lang w:val="en"/>
        </w:rPr>
        <w:t xml:space="preserve">usband and I had just </w:t>
      </w:r>
      <w:r w:rsidRPr="0062481E">
        <w:rPr>
          <w:rFonts w:eastAsia="Times New Roman" w:cs="Vijaya"/>
          <w:noProof/>
          <w:sz w:val="24"/>
          <w:szCs w:val="24"/>
          <w:lang w:val="en"/>
        </w:rPr>
        <w:t>go</w:t>
      </w:r>
      <w:r>
        <w:rPr>
          <w:rFonts w:eastAsia="Times New Roman" w:cs="Vijaya"/>
          <w:noProof/>
          <w:sz w:val="24"/>
          <w:szCs w:val="24"/>
          <w:lang w:val="en"/>
        </w:rPr>
        <w:t>t</w:t>
      </w:r>
      <w:r w:rsidRPr="0062481E">
        <w:rPr>
          <w:rFonts w:eastAsia="Times New Roman" w:cs="Vijaya"/>
          <w:noProof/>
          <w:sz w:val="24"/>
          <w:szCs w:val="24"/>
          <w:lang w:val="en"/>
        </w:rPr>
        <w:t>ten</w:t>
      </w:r>
      <w:r>
        <w:rPr>
          <w:vanish/>
          <w:sz w:val="24"/>
          <w:szCs w:val="24"/>
        </w:rPr>
        <w:pgNum/>
      </w:r>
      <w:r>
        <w:rPr>
          <w:rFonts w:eastAsia="Times New Roman" w:cs="Vijaya"/>
          <w:sz w:val="24"/>
          <w:szCs w:val="24"/>
          <w:lang w:val="en"/>
        </w:rPr>
        <w:t xml:space="preserve"> married when we decided to open a wedding boutique. So, for the first </w:t>
      </w:r>
      <w:r w:rsidRPr="00952C0D">
        <w:rPr>
          <w:rFonts w:eastAsia="Times New Roman" w:cs="Vijaya"/>
          <w:sz w:val="24"/>
          <w:szCs w:val="24"/>
          <w:lang w:val="en"/>
        </w:rPr>
        <w:t>seven years</w:t>
      </w:r>
      <w:r>
        <w:rPr>
          <w:rFonts w:eastAsia="Times New Roman" w:cs="Vijaya"/>
          <w:sz w:val="24"/>
          <w:szCs w:val="24"/>
          <w:lang w:val="en"/>
        </w:rPr>
        <w:t xml:space="preserve"> of our marriage, my career was</w:t>
      </w:r>
      <w:r w:rsidRPr="00952C0D">
        <w:rPr>
          <w:rFonts w:eastAsia="Times New Roman" w:cs="Vijaya"/>
          <w:sz w:val="24"/>
          <w:szCs w:val="24"/>
          <w:lang w:val="en"/>
        </w:rPr>
        <w:t xml:space="preserve"> prep</w:t>
      </w:r>
      <w:r>
        <w:rPr>
          <w:rFonts w:eastAsia="Times New Roman" w:cs="Vijaya"/>
          <w:sz w:val="24"/>
          <w:szCs w:val="24"/>
          <w:lang w:val="en"/>
        </w:rPr>
        <w:t xml:space="preserve">aring brides for their weddings. Sound’s wonderful, does it not?  Love, marriage, and happily ever after are the kinds of things little girls dream of, right? Yet </w:t>
      </w:r>
      <w:r w:rsidRPr="003C70F4">
        <w:rPr>
          <w:rFonts w:eastAsia="Times New Roman" w:cs="Vijaya"/>
          <w:sz w:val="24"/>
          <w:szCs w:val="24"/>
          <w:lang w:val="en"/>
        </w:rPr>
        <w:t xml:space="preserve">something very important </w:t>
      </w:r>
      <w:r>
        <w:rPr>
          <w:rFonts w:eastAsia="Times New Roman" w:cs="Vijaya"/>
          <w:sz w:val="24"/>
          <w:szCs w:val="24"/>
          <w:lang w:val="en"/>
        </w:rPr>
        <w:t xml:space="preserve">was missing. </w:t>
      </w:r>
      <w:r w:rsidRPr="003C70F4">
        <w:rPr>
          <w:rFonts w:eastAsia="Times New Roman" w:cs="Vijaya"/>
          <w:sz w:val="24"/>
          <w:szCs w:val="24"/>
          <w:lang w:val="en"/>
        </w:rPr>
        <w:t>It was the One who crea</w:t>
      </w:r>
      <w:r>
        <w:rPr>
          <w:rFonts w:eastAsia="Times New Roman" w:cs="Vijaya"/>
          <w:sz w:val="24"/>
          <w:szCs w:val="24"/>
          <w:lang w:val="en"/>
        </w:rPr>
        <w:t>ted marriage in the first place–</w:t>
      </w:r>
      <w:r w:rsidRPr="003C70F4">
        <w:rPr>
          <w:rFonts w:eastAsia="Times New Roman" w:cs="Vijaya"/>
          <w:sz w:val="24"/>
          <w:szCs w:val="24"/>
          <w:lang w:val="en"/>
        </w:rPr>
        <w:t xml:space="preserve">God </w:t>
      </w:r>
      <w:r>
        <w:rPr>
          <w:rFonts w:eastAsia="Times New Roman" w:cs="Vijaya"/>
          <w:sz w:val="24"/>
          <w:szCs w:val="24"/>
          <w:lang w:val="en"/>
        </w:rPr>
        <w:t xml:space="preserve">who is the source of love! And, without </w:t>
      </w:r>
      <w:r w:rsidRPr="0062481E">
        <w:rPr>
          <w:rFonts w:eastAsia="Times New Roman" w:cs="Vijaya"/>
          <w:noProof/>
          <w:sz w:val="24"/>
          <w:szCs w:val="24"/>
          <w:lang w:val="en"/>
        </w:rPr>
        <w:t>love as the</w:t>
      </w:r>
      <w:r>
        <w:rPr>
          <w:rFonts w:eastAsia="Times New Roman" w:cs="Vijaya"/>
          <w:sz w:val="24"/>
          <w:szCs w:val="24"/>
          <w:lang w:val="en"/>
        </w:rPr>
        <w:t xml:space="preserve"> key ingredient, inevitably, dreams fall apart. So here</w:t>
      </w:r>
      <w:r w:rsidRPr="003C70F4">
        <w:rPr>
          <w:rFonts w:eastAsia="Times New Roman" w:cs="Vijaya"/>
          <w:sz w:val="24"/>
          <w:szCs w:val="24"/>
          <w:lang w:val="en"/>
        </w:rPr>
        <w:t xml:space="preserve"> I was</w:t>
      </w:r>
      <w:r>
        <w:rPr>
          <w:rFonts w:eastAsia="Times New Roman" w:cs="Vijaya"/>
          <w:sz w:val="24"/>
          <w:szCs w:val="24"/>
          <w:lang w:val="en"/>
        </w:rPr>
        <w:t>,</w:t>
      </w:r>
      <w:r w:rsidRPr="003C70F4">
        <w:rPr>
          <w:rFonts w:eastAsia="Times New Roman" w:cs="Vijaya"/>
          <w:sz w:val="24"/>
          <w:szCs w:val="24"/>
          <w:lang w:val="en"/>
        </w:rPr>
        <w:t xml:space="preserve"> a broken woman, from a broken home, in a broken marriage</w:t>
      </w:r>
      <w:r>
        <w:rPr>
          <w:rFonts w:eastAsia="Times New Roman" w:cs="Vijaya"/>
          <w:sz w:val="24"/>
          <w:szCs w:val="24"/>
          <w:lang w:val="en"/>
        </w:rPr>
        <w:t>,</w:t>
      </w:r>
      <w:r w:rsidRPr="003C70F4">
        <w:rPr>
          <w:rFonts w:eastAsia="Times New Roman" w:cs="Vijaya"/>
          <w:sz w:val="24"/>
          <w:szCs w:val="24"/>
          <w:lang w:val="en"/>
        </w:rPr>
        <w:t xml:space="preserve"> dressing brides for their most important day. </w:t>
      </w:r>
      <w:r>
        <w:rPr>
          <w:rFonts w:eastAsia="Times New Roman" w:cs="Vijaya"/>
          <w:sz w:val="24"/>
          <w:szCs w:val="24"/>
          <w:lang w:val="en"/>
        </w:rPr>
        <w:t>W</w:t>
      </w:r>
      <w:r w:rsidR="00E41BC1">
        <w:rPr>
          <w:rFonts w:eastAsia="Times New Roman" w:cs="Vijaya"/>
          <w:sz w:val="24"/>
          <w:szCs w:val="24"/>
          <w:lang w:val="en"/>
        </w:rPr>
        <w:t xml:space="preserve">hen I was </w:t>
      </w:r>
      <w:r w:rsidRPr="003C70F4">
        <w:rPr>
          <w:rFonts w:eastAsia="Times New Roman" w:cs="Vijaya"/>
          <w:sz w:val="24"/>
          <w:szCs w:val="24"/>
          <w:lang w:val="en"/>
        </w:rPr>
        <w:t xml:space="preserve">twenty-seven years old, I met the love of my </w:t>
      </w:r>
      <w:r w:rsidRPr="003C70F4">
        <w:rPr>
          <w:rFonts w:eastAsia="Times New Roman" w:cs="Vijaya"/>
          <w:sz w:val="24"/>
          <w:szCs w:val="24"/>
          <w:lang w:val="en"/>
        </w:rPr>
        <w:t xml:space="preserve">life, the Lord Jesus Christ, and I became His bride. </w:t>
      </w:r>
    </w:p>
    <w:p w14:paraId="440B73B8" w14:textId="77777777" w:rsidR="00F606BC" w:rsidRDefault="00F606BC" w:rsidP="00D62FDC">
      <w:pPr>
        <w:spacing w:after="0" w:line="336" w:lineRule="atLeast"/>
        <w:jc w:val="both"/>
        <w:rPr>
          <w:rFonts w:eastAsia="Times New Roman" w:cs="Vijaya"/>
          <w:sz w:val="24"/>
          <w:szCs w:val="24"/>
          <w:lang w:val="en"/>
        </w:rPr>
      </w:pPr>
    </w:p>
    <w:p w14:paraId="6A27CFE8" w14:textId="77777777" w:rsidR="00F606BC" w:rsidRDefault="00F606BC" w:rsidP="00D62FDC">
      <w:pPr>
        <w:spacing w:after="0" w:line="336" w:lineRule="atLeast"/>
        <w:jc w:val="both"/>
        <w:rPr>
          <w:rFonts w:eastAsia="Times New Roman" w:cs="Vijaya"/>
          <w:sz w:val="24"/>
          <w:szCs w:val="24"/>
          <w:lang w:val="en"/>
        </w:rPr>
      </w:pPr>
    </w:p>
    <w:p w14:paraId="6946A4F1" w14:textId="77777777" w:rsidR="00F606BC" w:rsidRDefault="00F606BC" w:rsidP="00D62FDC">
      <w:pPr>
        <w:spacing w:after="0" w:line="336" w:lineRule="atLeast"/>
        <w:jc w:val="both"/>
        <w:rPr>
          <w:rFonts w:eastAsia="Times New Roman" w:cs="Vijaya"/>
          <w:sz w:val="24"/>
          <w:szCs w:val="24"/>
          <w:lang w:val="en"/>
        </w:rPr>
      </w:pPr>
    </w:p>
    <w:p w14:paraId="19C4CCCA" w14:textId="77777777" w:rsidR="00F606BC" w:rsidRDefault="00F606BC" w:rsidP="00D62FDC">
      <w:pPr>
        <w:spacing w:after="0" w:line="336" w:lineRule="atLeast"/>
        <w:jc w:val="both"/>
        <w:rPr>
          <w:rFonts w:eastAsia="Times New Roman" w:cs="Vijaya"/>
          <w:sz w:val="24"/>
          <w:szCs w:val="24"/>
          <w:lang w:val="en"/>
        </w:rPr>
      </w:pPr>
    </w:p>
    <w:p w14:paraId="04DEEFDA" w14:textId="0ADB4A79" w:rsidR="00D62FDC" w:rsidRDefault="00D62FDC" w:rsidP="00D62FDC">
      <w:pPr>
        <w:spacing w:after="0" w:line="336" w:lineRule="atLeast"/>
        <w:jc w:val="both"/>
        <w:rPr>
          <w:rFonts w:eastAsia="Times New Roman" w:cs="Vijaya"/>
          <w:sz w:val="24"/>
          <w:szCs w:val="24"/>
          <w:lang w:val="en"/>
        </w:rPr>
      </w:pPr>
      <w:r w:rsidRPr="003C70F4">
        <w:rPr>
          <w:rFonts w:eastAsia="Times New Roman" w:cs="Vijaya"/>
          <w:sz w:val="24"/>
          <w:szCs w:val="24"/>
          <w:lang w:val="en"/>
        </w:rPr>
        <w:t>The nex</w:t>
      </w:r>
      <w:r>
        <w:rPr>
          <w:rFonts w:eastAsia="Times New Roman" w:cs="Vijaya"/>
          <w:sz w:val="24"/>
          <w:szCs w:val="24"/>
          <w:lang w:val="en"/>
        </w:rPr>
        <w:t xml:space="preserve">t </w:t>
      </w:r>
      <w:r w:rsidRPr="003C70F4">
        <w:rPr>
          <w:rFonts w:eastAsia="Times New Roman" w:cs="Vijaya"/>
          <w:sz w:val="24"/>
          <w:szCs w:val="24"/>
          <w:lang w:val="en"/>
        </w:rPr>
        <w:t xml:space="preserve">thirteen years were spent growing in </w:t>
      </w:r>
      <w:r>
        <w:rPr>
          <w:rFonts w:eastAsia="Times New Roman"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eastAsia="Times New Roman" w:cs="Vijaya"/>
          <w:sz w:val="24"/>
          <w:szCs w:val="24"/>
          <w:lang w:val="en"/>
        </w:rPr>
        <w:t xml:space="preserve"> </w:t>
      </w:r>
      <w:r>
        <w:rPr>
          <w:rFonts w:eastAsia="Times New Roman"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eastAsia="Times New Roman" w:cs="Vijaya"/>
          <w:sz w:val="24"/>
          <w:szCs w:val="24"/>
          <w:lang w:val="en"/>
        </w:rPr>
        <w:t>testify that God is the healer of broken lives.</w:t>
      </w:r>
      <w:r w:rsidRPr="00910BBF">
        <w:rPr>
          <w:rFonts w:eastAsia="Times New Roman" w:cs="Vijaya"/>
          <w:sz w:val="24"/>
          <w:szCs w:val="24"/>
          <w:lang w:val="en"/>
        </w:rPr>
        <w:t xml:space="preserve"> </w:t>
      </w:r>
      <w:r>
        <w:rPr>
          <w:rFonts w:eastAsia="Times New Roman" w:cs="Vijaya"/>
          <w:sz w:val="24"/>
          <w:szCs w:val="24"/>
          <w:lang w:val="en"/>
        </w:rPr>
        <w:t xml:space="preserve">I am humbled and honored to have the joy of sharing with you, not only the good news of the Lord Jesus </w:t>
      </w:r>
      <w:r w:rsidRPr="00330921">
        <w:rPr>
          <w:rFonts w:eastAsia="Times New Roman" w:cs="Vijaya"/>
          <w:noProof/>
          <w:sz w:val="24"/>
          <w:szCs w:val="24"/>
          <w:lang w:val="en"/>
        </w:rPr>
        <w:t>Christ</w:t>
      </w:r>
      <w:r>
        <w:rPr>
          <w:rFonts w:eastAsia="Times New Roman" w:cs="Vijaya"/>
          <w:sz w:val="24"/>
          <w:szCs w:val="24"/>
          <w:lang w:val="en"/>
        </w:rPr>
        <w:t xml:space="preserve"> but also bits and pieces of my life story as well. </w:t>
      </w:r>
    </w:p>
    <w:p w14:paraId="77A4412E" w14:textId="77777777" w:rsidR="00D62FDC" w:rsidRDefault="00D62FDC" w:rsidP="00D62FDC">
      <w:pPr>
        <w:spacing w:after="0" w:line="336" w:lineRule="atLeast"/>
        <w:jc w:val="both"/>
        <w:rPr>
          <w:rFonts w:eastAsia="Times New Roman" w:cs="Vijaya"/>
          <w:sz w:val="24"/>
          <w:szCs w:val="24"/>
          <w:lang w:val="en"/>
        </w:rPr>
      </w:pPr>
    </w:p>
    <w:p w14:paraId="73656A62" w14:textId="738023DA" w:rsidR="00D62FDC" w:rsidRPr="005A7622" w:rsidRDefault="00D62FDC" w:rsidP="00D62FDC">
      <w:pPr>
        <w:spacing w:after="0" w:line="336" w:lineRule="atLeast"/>
        <w:jc w:val="both"/>
        <w:rPr>
          <w:rFonts w:eastAsia="Times New Roman" w:cs="Vijaya"/>
          <w:sz w:val="24"/>
          <w:szCs w:val="24"/>
          <w:lang w:val="en"/>
        </w:rPr>
        <w:sectPr w:rsidR="00D62FDC" w:rsidRPr="005A7622" w:rsidSect="00556997">
          <w:type w:val="continuous"/>
          <w:pgSz w:w="12240" w:h="15840" w:code="1"/>
          <w:pgMar w:top="1440" w:right="1440" w:bottom="1440" w:left="1440" w:header="0" w:footer="720" w:gutter="0"/>
          <w:cols w:num="2" w:space="720"/>
          <w:docGrid w:linePitch="360"/>
        </w:sectPr>
      </w:pPr>
      <w:r w:rsidRPr="00A17D71">
        <w:rPr>
          <w:sz w:val="24"/>
          <w:szCs w:val="24"/>
        </w:rPr>
        <w:lastRenderedPageBreak/>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357594">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 so please invite</w:t>
      </w:r>
      <w:r w:rsidRPr="00A17D71">
        <w:rPr>
          <w:rFonts w:eastAsia="Times New Roman" w:cs="Vijaya"/>
          <w:sz w:val="24"/>
          <w:szCs w:val="24"/>
          <w:lang w:val="en"/>
        </w:rPr>
        <w:t xml:space="preserve"> a friend or two to join you</w:t>
      </w:r>
      <w:r>
        <w:rPr>
          <w:rFonts w:eastAsia="Times New Roman" w:cs="Vijaya"/>
          <w:sz w:val="24"/>
          <w:szCs w:val="24"/>
          <w:lang w:val="en"/>
        </w:rPr>
        <w:t>!</w:t>
      </w:r>
    </w:p>
    <w:p w14:paraId="14AF285E" w14:textId="77777777" w:rsidR="00D62FDC" w:rsidRPr="00366B89" w:rsidRDefault="00D62FDC" w:rsidP="00D62FDC">
      <w:pPr>
        <w:pStyle w:val="TOCHeading"/>
        <w:rPr>
          <w:rFonts w:eastAsia="Calibri"/>
          <w:b/>
          <w:sz w:val="72"/>
          <w:szCs w:val="72"/>
        </w:rPr>
      </w:pPr>
      <w:r w:rsidRPr="00366B89">
        <w:rPr>
          <w:rFonts w:eastAsia="Calibri"/>
          <w:b/>
          <w:sz w:val="72"/>
          <w:szCs w:val="72"/>
        </w:rPr>
        <w:lastRenderedPageBreak/>
        <w:t>Table of Contents</w:t>
      </w:r>
    </w:p>
    <w:p w14:paraId="1EAC4DE1" w14:textId="72074215" w:rsidR="00CA5764" w:rsidRDefault="00774C49" w:rsidP="00774C49">
      <w:pPr>
        <w:pStyle w:val="ListParagraph"/>
        <w:numPr>
          <w:ilvl w:val="0"/>
          <w:numId w:val="3"/>
        </w:numPr>
        <w:tabs>
          <w:tab w:val="right" w:leader="dot" w:pos="8640"/>
        </w:tabs>
        <w:spacing w:after="0"/>
        <w:rPr>
          <w:rFonts w:asciiTheme="minorHAnsi" w:hAnsiTheme="minorHAnsi" w:cstheme="minorHAnsi"/>
          <w:b/>
          <w:sz w:val="28"/>
          <w:szCs w:val="28"/>
          <w:lang w:val="en"/>
        </w:rPr>
      </w:pPr>
      <w:r>
        <w:rPr>
          <w:rFonts w:asciiTheme="minorHAnsi" w:hAnsiTheme="minorHAnsi" w:cstheme="minorHAnsi"/>
          <w:b/>
          <w:sz w:val="28"/>
          <w:szCs w:val="28"/>
          <w:lang w:val="en"/>
        </w:rPr>
        <w:t>Introduction…………………………………………………………………………………………..</w:t>
      </w:r>
      <w:r w:rsidR="00CA5764">
        <w:rPr>
          <w:rFonts w:asciiTheme="minorHAnsi" w:hAnsiTheme="minorHAnsi" w:cstheme="minorHAnsi"/>
          <w:b/>
          <w:sz w:val="28"/>
          <w:szCs w:val="28"/>
          <w:lang w:val="en"/>
        </w:rPr>
        <w:t>4</w:t>
      </w:r>
    </w:p>
    <w:p w14:paraId="53347F43" w14:textId="20C28305" w:rsidR="00D62FDC" w:rsidRDefault="00774C49"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Leaders Guide………………………………………………………………………………………..</w:t>
      </w:r>
      <w:r w:rsidR="003D552C">
        <w:rPr>
          <w:rFonts w:asciiTheme="minorHAnsi" w:hAnsiTheme="minorHAnsi" w:cstheme="minorHAnsi"/>
          <w:b/>
          <w:sz w:val="28"/>
          <w:szCs w:val="28"/>
          <w:lang w:val="en"/>
        </w:rPr>
        <w:t>8</w:t>
      </w:r>
    </w:p>
    <w:p w14:paraId="67EC9647" w14:textId="2AA9DDAC" w:rsidR="003D552C" w:rsidRDefault="00E5337B" w:rsidP="00177E9F">
      <w:pPr>
        <w:pStyle w:val="ListParagraph"/>
        <w:numPr>
          <w:ilvl w:val="0"/>
          <w:numId w:val="3"/>
        </w:numPr>
        <w:spacing w:after="0"/>
        <w:rPr>
          <w:rFonts w:asciiTheme="minorHAnsi" w:hAnsiTheme="minorHAnsi" w:cstheme="minorHAnsi"/>
          <w:b/>
          <w:sz w:val="28"/>
          <w:szCs w:val="28"/>
          <w:lang w:val="en"/>
        </w:rPr>
      </w:pPr>
      <w:r w:rsidRPr="003D552C">
        <w:rPr>
          <w:rFonts w:asciiTheme="minorHAnsi" w:hAnsiTheme="minorHAnsi" w:cstheme="minorHAnsi"/>
          <w:b/>
          <w:sz w:val="28"/>
          <w:szCs w:val="28"/>
          <w:lang w:val="en"/>
        </w:rPr>
        <w:t>Cast the Vis</w:t>
      </w:r>
      <w:r w:rsidR="00774C49" w:rsidRPr="003D552C">
        <w:rPr>
          <w:rFonts w:asciiTheme="minorHAnsi" w:hAnsiTheme="minorHAnsi" w:cstheme="minorHAnsi"/>
          <w:b/>
          <w:sz w:val="28"/>
          <w:szCs w:val="28"/>
          <w:lang w:val="en"/>
        </w:rPr>
        <w:t>ion God’s Grea</w:t>
      </w:r>
      <w:r w:rsidR="003D552C">
        <w:rPr>
          <w:rFonts w:asciiTheme="minorHAnsi" w:hAnsiTheme="minorHAnsi" w:cstheme="minorHAnsi"/>
          <w:b/>
          <w:sz w:val="28"/>
          <w:szCs w:val="28"/>
          <w:lang w:val="en"/>
        </w:rPr>
        <w:t>t Commission……………………………………………….1</w:t>
      </w:r>
      <w:r w:rsidR="00C12924">
        <w:rPr>
          <w:rFonts w:asciiTheme="minorHAnsi" w:hAnsiTheme="minorHAnsi" w:cstheme="minorHAnsi"/>
          <w:b/>
          <w:sz w:val="28"/>
          <w:szCs w:val="28"/>
          <w:lang w:val="en"/>
        </w:rPr>
        <w:t>0</w:t>
      </w:r>
    </w:p>
    <w:p w14:paraId="31482997" w14:textId="42B261F9" w:rsidR="00E5337B" w:rsidRPr="003D552C" w:rsidRDefault="00062746" w:rsidP="00177E9F">
      <w:pPr>
        <w:pStyle w:val="ListParagraph"/>
        <w:numPr>
          <w:ilvl w:val="0"/>
          <w:numId w:val="3"/>
        </w:numPr>
        <w:spacing w:after="0"/>
        <w:rPr>
          <w:rFonts w:asciiTheme="minorHAnsi" w:hAnsiTheme="minorHAnsi" w:cstheme="minorHAnsi"/>
          <w:b/>
          <w:sz w:val="28"/>
          <w:szCs w:val="28"/>
          <w:lang w:val="en"/>
        </w:rPr>
      </w:pPr>
      <w:r w:rsidRPr="003D552C">
        <w:rPr>
          <w:rFonts w:asciiTheme="minorHAnsi" w:hAnsiTheme="minorHAnsi" w:cstheme="minorHAnsi"/>
          <w:b/>
          <w:sz w:val="28"/>
          <w:szCs w:val="28"/>
          <w:lang w:val="en"/>
        </w:rPr>
        <w:t>Stages</w:t>
      </w:r>
      <w:r w:rsidR="00E5337B" w:rsidRPr="003D552C">
        <w:rPr>
          <w:rFonts w:asciiTheme="minorHAnsi" w:hAnsiTheme="minorHAnsi" w:cstheme="minorHAnsi"/>
          <w:b/>
          <w:sz w:val="28"/>
          <w:szCs w:val="28"/>
          <w:lang w:val="en"/>
        </w:rPr>
        <w:t xml:space="preserve"> of Spiritual </w:t>
      </w:r>
      <w:r w:rsidR="00774C49" w:rsidRPr="003D552C">
        <w:rPr>
          <w:rFonts w:asciiTheme="minorHAnsi" w:hAnsiTheme="minorHAnsi" w:cstheme="minorHAnsi"/>
          <w:b/>
          <w:sz w:val="28"/>
          <w:szCs w:val="28"/>
          <w:lang w:val="en"/>
        </w:rPr>
        <w:t>Growth…………………………………………………………………</w:t>
      </w:r>
      <w:r w:rsidR="003D552C">
        <w:rPr>
          <w:rFonts w:asciiTheme="minorHAnsi" w:hAnsiTheme="minorHAnsi" w:cstheme="minorHAnsi"/>
          <w:b/>
          <w:sz w:val="28"/>
          <w:szCs w:val="28"/>
          <w:lang w:val="en"/>
        </w:rPr>
        <w:t>….</w:t>
      </w:r>
      <w:r w:rsidR="00C12924">
        <w:rPr>
          <w:rFonts w:asciiTheme="minorHAnsi" w:hAnsiTheme="minorHAnsi" w:cstheme="minorHAnsi"/>
          <w:b/>
          <w:sz w:val="28"/>
          <w:szCs w:val="28"/>
          <w:lang w:val="en"/>
        </w:rPr>
        <w:t>1</w:t>
      </w:r>
      <w:r w:rsidR="00D37FA3">
        <w:rPr>
          <w:rFonts w:asciiTheme="minorHAnsi" w:hAnsiTheme="minorHAnsi" w:cstheme="minorHAnsi"/>
          <w:b/>
          <w:sz w:val="28"/>
          <w:szCs w:val="28"/>
          <w:lang w:val="en"/>
        </w:rPr>
        <w:t>9</w:t>
      </w:r>
    </w:p>
    <w:p w14:paraId="387041E0" w14:textId="0D3B9599"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Gospel of The Three C</w:t>
      </w:r>
      <w:r w:rsidR="00774C49">
        <w:rPr>
          <w:rFonts w:asciiTheme="minorHAnsi" w:hAnsiTheme="minorHAnsi" w:cstheme="minorHAnsi"/>
          <w:b/>
          <w:sz w:val="28"/>
          <w:szCs w:val="28"/>
          <w:lang w:val="en"/>
        </w:rPr>
        <w:t>rosses Hand-out………………………………………………….</w:t>
      </w:r>
      <w:r w:rsidR="007E62CE">
        <w:rPr>
          <w:rFonts w:asciiTheme="minorHAnsi" w:hAnsiTheme="minorHAnsi" w:cstheme="minorHAnsi"/>
          <w:b/>
          <w:sz w:val="28"/>
          <w:szCs w:val="28"/>
          <w:lang w:val="en"/>
        </w:rPr>
        <w:t>3</w:t>
      </w:r>
      <w:r w:rsidR="00C12924">
        <w:rPr>
          <w:rFonts w:asciiTheme="minorHAnsi" w:hAnsiTheme="minorHAnsi" w:cstheme="minorHAnsi"/>
          <w:b/>
          <w:sz w:val="28"/>
          <w:szCs w:val="28"/>
          <w:lang w:val="en"/>
        </w:rPr>
        <w:t>5</w:t>
      </w:r>
    </w:p>
    <w:p w14:paraId="459BF4CF" w14:textId="1A11C9E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Gospel of The Three C</w:t>
      </w:r>
      <w:r w:rsidR="003343E9">
        <w:rPr>
          <w:rFonts w:asciiTheme="minorHAnsi" w:hAnsiTheme="minorHAnsi" w:cstheme="minorHAnsi"/>
          <w:b/>
          <w:sz w:val="28"/>
          <w:szCs w:val="28"/>
          <w:lang w:val="en"/>
        </w:rPr>
        <w:t>ross Story……………………………………………………..</w:t>
      </w:r>
      <w:r w:rsidR="00C12924">
        <w:rPr>
          <w:rFonts w:asciiTheme="minorHAnsi" w:hAnsiTheme="minorHAnsi" w:cstheme="minorHAnsi"/>
          <w:b/>
          <w:sz w:val="28"/>
          <w:szCs w:val="28"/>
          <w:lang w:val="en"/>
        </w:rPr>
        <w:t>36</w:t>
      </w:r>
    </w:p>
    <w:p w14:paraId="0B0B7927" w14:textId="1F5896CE"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Well Who Came to The Woman …………………………………………</w:t>
      </w:r>
      <w:r w:rsidR="00864153">
        <w:rPr>
          <w:rFonts w:asciiTheme="minorHAnsi" w:hAnsiTheme="minorHAnsi" w:cstheme="minorHAnsi"/>
          <w:b/>
          <w:sz w:val="28"/>
          <w:szCs w:val="28"/>
          <w:lang w:val="en"/>
        </w:rPr>
        <w:t>…………..</w:t>
      </w:r>
      <w:r w:rsidR="007E62CE">
        <w:rPr>
          <w:rFonts w:asciiTheme="minorHAnsi" w:hAnsiTheme="minorHAnsi" w:cstheme="minorHAnsi"/>
          <w:b/>
          <w:sz w:val="28"/>
          <w:szCs w:val="28"/>
          <w:lang w:val="en"/>
        </w:rPr>
        <w:t>4</w:t>
      </w:r>
      <w:r w:rsidR="00C12924">
        <w:rPr>
          <w:rFonts w:asciiTheme="minorHAnsi" w:hAnsiTheme="minorHAnsi" w:cstheme="minorHAnsi"/>
          <w:b/>
          <w:sz w:val="28"/>
          <w:szCs w:val="28"/>
          <w:lang w:val="en"/>
        </w:rPr>
        <w:t>4</w:t>
      </w:r>
    </w:p>
    <w:p w14:paraId="52337960" w14:textId="26198D8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Alabaster Box ……………………………………………………………………………………….</w:t>
      </w:r>
      <w:r w:rsidR="007E62CE">
        <w:rPr>
          <w:rFonts w:asciiTheme="minorHAnsi" w:hAnsiTheme="minorHAnsi" w:cstheme="minorHAnsi"/>
          <w:b/>
          <w:sz w:val="28"/>
          <w:szCs w:val="28"/>
          <w:lang w:val="en"/>
        </w:rPr>
        <w:t>5</w:t>
      </w:r>
      <w:r w:rsidR="00AD4CFA">
        <w:rPr>
          <w:rFonts w:asciiTheme="minorHAnsi" w:hAnsiTheme="minorHAnsi" w:cstheme="minorHAnsi"/>
          <w:b/>
          <w:sz w:val="28"/>
          <w:szCs w:val="28"/>
          <w:lang w:val="en"/>
        </w:rPr>
        <w:t>4</w:t>
      </w:r>
    </w:p>
    <w:p w14:paraId="1BC43829" w14:textId="76F6FEE5"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Perishing in The Pew …………………………………………………………………………….</w:t>
      </w:r>
      <w:r w:rsidR="00D45A59">
        <w:rPr>
          <w:rFonts w:asciiTheme="minorHAnsi" w:hAnsiTheme="minorHAnsi" w:cstheme="minorHAnsi"/>
          <w:b/>
          <w:sz w:val="28"/>
          <w:szCs w:val="28"/>
          <w:lang w:val="en"/>
        </w:rPr>
        <w:t>6</w:t>
      </w:r>
      <w:r w:rsidR="00AD4CFA">
        <w:rPr>
          <w:rFonts w:asciiTheme="minorHAnsi" w:hAnsiTheme="minorHAnsi" w:cstheme="minorHAnsi"/>
          <w:b/>
          <w:sz w:val="28"/>
          <w:szCs w:val="28"/>
          <w:lang w:val="en"/>
        </w:rPr>
        <w:t>0</w:t>
      </w:r>
    </w:p>
    <w:p w14:paraId="51AB4008" w14:textId="4A5C5B24"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Signs of Life …………………………………………………………………………………………</w:t>
      </w:r>
      <w:r w:rsidR="00DA5518">
        <w:rPr>
          <w:rFonts w:asciiTheme="minorHAnsi" w:hAnsiTheme="minorHAnsi" w:cstheme="minorHAnsi"/>
          <w:b/>
          <w:sz w:val="28"/>
          <w:szCs w:val="28"/>
          <w:lang w:val="en"/>
        </w:rPr>
        <w:t>.</w:t>
      </w:r>
      <w:r w:rsidR="00AD4CFA">
        <w:rPr>
          <w:rFonts w:asciiTheme="minorHAnsi" w:hAnsiTheme="minorHAnsi" w:cstheme="minorHAnsi"/>
          <w:b/>
          <w:sz w:val="28"/>
          <w:szCs w:val="28"/>
          <w:lang w:val="en"/>
        </w:rPr>
        <w:t>69</w:t>
      </w:r>
    </w:p>
    <w:p w14:paraId="31C44328" w14:textId="5C7AF5D7" w:rsidR="00E367FF" w:rsidRPr="00E5337B" w:rsidRDefault="00CF704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E367FF" w:rsidRPr="00E5337B">
        <w:rPr>
          <w:rFonts w:asciiTheme="minorHAnsi" w:hAnsiTheme="minorHAnsi" w:cstheme="minorHAnsi"/>
          <w:b/>
          <w:sz w:val="28"/>
          <w:szCs w:val="28"/>
          <w:lang w:val="en"/>
        </w:rPr>
        <w:t xml:space="preserve">New Identity </w:t>
      </w:r>
      <w:r w:rsidR="00DA5518">
        <w:rPr>
          <w:rFonts w:asciiTheme="minorHAnsi" w:hAnsiTheme="minorHAnsi" w:cstheme="minorHAnsi"/>
          <w:b/>
          <w:sz w:val="28"/>
          <w:szCs w:val="28"/>
          <w:lang w:val="en"/>
        </w:rPr>
        <w:t>..</w:t>
      </w:r>
      <w:r w:rsidR="00E367FF" w:rsidRPr="00E5337B">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A5518">
        <w:rPr>
          <w:rFonts w:asciiTheme="minorHAnsi" w:hAnsiTheme="minorHAnsi" w:cstheme="minorHAnsi"/>
          <w:b/>
          <w:sz w:val="28"/>
          <w:szCs w:val="28"/>
          <w:lang w:val="en"/>
        </w:rPr>
        <w:t>.</w:t>
      </w:r>
      <w:r w:rsidR="00AD4CFA">
        <w:rPr>
          <w:rFonts w:asciiTheme="minorHAnsi" w:hAnsiTheme="minorHAnsi" w:cstheme="minorHAnsi"/>
          <w:b/>
          <w:sz w:val="28"/>
          <w:szCs w:val="28"/>
          <w:lang w:val="en"/>
        </w:rPr>
        <w:t>79</w:t>
      </w:r>
    </w:p>
    <w:p w14:paraId="51511D9D" w14:textId="6EB3805A" w:rsidR="00E367FF" w:rsidRPr="00C638C0"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Redeemed By Love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1507B9">
        <w:rPr>
          <w:rFonts w:asciiTheme="minorHAnsi" w:hAnsiTheme="minorHAnsi" w:cstheme="minorHAnsi"/>
          <w:b/>
          <w:sz w:val="28"/>
          <w:szCs w:val="28"/>
          <w:lang w:val="en"/>
        </w:rPr>
        <w:t>.</w:t>
      </w:r>
      <w:r w:rsidR="00D45A59">
        <w:rPr>
          <w:rFonts w:asciiTheme="minorHAnsi" w:hAnsiTheme="minorHAnsi" w:cstheme="minorHAnsi"/>
          <w:b/>
          <w:sz w:val="28"/>
          <w:szCs w:val="28"/>
          <w:lang w:val="en"/>
        </w:rPr>
        <w:t>8</w:t>
      </w:r>
      <w:r w:rsidR="00AD4CFA">
        <w:rPr>
          <w:rFonts w:asciiTheme="minorHAnsi" w:hAnsiTheme="minorHAnsi" w:cstheme="minorHAnsi"/>
          <w:b/>
          <w:sz w:val="28"/>
          <w:szCs w:val="28"/>
          <w:lang w:val="en"/>
        </w:rPr>
        <w:t>7</w:t>
      </w:r>
    </w:p>
    <w:p w14:paraId="2FE9DFD6" w14:textId="744C17CA" w:rsidR="00E367FF"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Abba Father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BB4FAD">
        <w:rPr>
          <w:rFonts w:asciiTheme="minorHAnsi" w:hAnsiTheme="minorHAnsi" w:cstheme="minorHAnsi"/>
          <w:b/>
          <w:sz w:val="28"/>
          <w:szCs w:val="28"/>
          <w:lang w:val="en"/>
        </w:rPr>
        <w:t>..</w:t>
      </w:r>
      <w:r w:rsidR="00864153">
        <w:rPr>
          <w:rFonts w:asciiTheme="minorHAnsi" w:hAnsiTheme="minorHAnsi" w:cstheme="minorHAnsi"/>
          <w:b/>
          <w:sz w:val="28"/>
          <w:szCs w:val="28"/>
          <w:lang w:val="en"/>
        </w:rPr>
        <w:t>9</w:t>
      </w:r>
      <w:r w:rsidR="00AD4CFA">
        <w:rPr>
          <w:rFonts w:asciiTheme="minorHAnsi" w:hAnsiTheme="minorHAnsi" w:cstheme="minorHAnsi"/>
          <w:b/>
          <w:sz w:val="28"/>
          <w:szCs w:val="28"/>
          <w:lang w:val="en"/>
        </w:rPr>
        <w:t>5</w:t>
      </w:r>
    </w:p>
    <w:p w14:paraId="3A3CD961" w14:textId="33DEC0D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Holy Habit of Quiet T</w:t>
      </w:r>
      <w:r w:rsidR="007E62CE">
        <w:rPr>
          <w:rFonts w:asciiTheme="minorHAnsi" w:hAnsiTheme="minorHAnsi" w:cstheme="minorHAnsi"/>
          <w:b/>
          <w:sz w:val="28"/>
          <w:szCs w:val="28"/>
          <w:lang w:val="en"/>
        </w:rPr>
        <w:t>ime ……………………………………………………………………1</w:t>
      </w:r>
      <w:r w:rsidR="00AD4CFA">
        <w:rPr>
          <w:rFonts w:asciiTheme="minorHAnsi" w:hAnsiTheme="minorHAnsi" w:cstheme="minorHAnsi"/>
          <w:b/>
          <w:sz w:val="28"/>
          <w:szCs w:val="28"/>
          <w:lang w:val="en"/>
        </w:rPr>
        <w:t>09</w:t>
      </w:r>
    </w:p>
    <w:p w14:paraId="0E23D1CF" w14:textId="7C9BDA26" w:rsidR="00D62FDC" w:rsidRPr="007E62CE" w:rsidRDefault="00CF704F" w:rsidP="000E694B">
      <w:pPr>
        <w:pStyle w:val="ListParagraph"/>
        <w:numPr>
          <w:ilvl w:val="0"/>
          <w:numId w:val="3"/>
        </w:numPr>
        <w:spacing w:after="0"/>
        <w:rPr>
          <w:rFonts w:asciiTheme="minorHAnsi" w:hAnsiTheme="minorHAnsi" w:cstheme="minorHAnsi"/>
          <w:b/>
          <w:sz w:val="28"/>
          <w:szCs w:val="28"/>
          <w:lang w:val="en"/>
        </w:rPr>
      </w:pPr>
      <w:r w:rsidRPr="007E62CE">
        <w:rPr>
          <w:rFonts w:asciiTheme="minorHAnsi" w:hAnsiTheme="minorHAnsi" w:cstheme="minorHAnsi"/>
          <w:b/>
          <w:sz w:val="28"/>
          <w:szCs w:val="28"/>
          <w:lang w:val="en"/>
        </w:rPr>
        <w:t xml:space="preserve"> </w:t>
      </w:r>
      <w:r w:rsidR="00D62FDC" w:rsidRPr="007E62CE">
        <w:rPr>
          <w:rFonts w:asciiTheme="minorHAnsi" w:hAnsiTheme="minorHAnsi" w:cstheme="minorHAnsi"/>
          <w:b/>
          <w:sz w:val="28"/>
          <w:szCs w:val="28"/>
          <w:lang w:val="en"/>
        </w:rPr>
        <w:t>12 Things the Bible Says About the Bible …………………………………………</w:t>
      </w:r>
      <w:r w:rsidR="00BB4FAD">
        <w:rPr>
          <w:rFonts w:asciiTheme="minorHAnsi" w:hAnsiTheme="minorHAnsi" w:cstheme="minorHAnsi"/>
          <w:b/>
          <w:sz w:val="28"/>
          <w:szCs w:val="28"/>
          <w:lang w:val="en"/>
        </w:rPr>
        <w:t>…</w:t>
      </w:r>
      <w:r w:rsidR="007E62CE">
        <w:rPr>
          <w:rFonts w:asciiTheme="minorHAnsi" w:hAnsiTheme="minorHAnsi" w:cstheme="minorHAnsi"/>
          <w:b/>
          <w:sz w:val="28"/>
          <w:szCs w:val="28"/>
          <w:lang w:val="en"/>
        </w:rPr>
        <w:t>1</w:t>
      </w:r>
      <w:r w:rsidR="00BB4FAD">
        <w:rPr>
          <w:rFonts w:asciiTheme="minorHAnsi" w:hAnsiTheme="minorHAnsi" w:cstheme="minorHAnsi"/>
          <w:b/>
          <w:sz w:val="28"/>
          <w:szCs w:val="28"/>
          <w:lang w:val="en"/>
        </w:rPr>
        <w:t>16</w:t>
      </w:r>
    </w:p>
    <w:p w14:paraId="3D5240D2" w14:textId="630AA8FB" w:rsid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7E62CE" w:rsidRPr="001507B9">
        <w:rPr>
          <w:rFonts w:asciiTheme="minorHAnsi" w:hAnsiTheme="minorHAnsi" w:cstheme="minorHAnsi"/>
          <w:b/>
          <w:sz w:val="28"/>
          <w:szCs w:val="28"/>
          <w:lang w:val="en"/>
        </w:rPr>
        <w:t xml:space="preserve">The </w:t>
      </w:r>
      <w:r w:rsidRPr="001507B9">
        <w:rPr>
          <w:rFonts w:asciiTheme="minorHAnsi" w:hAnsiTheme="minorHAnsi" w:cstheme="minorHAnsi"/>
          <w:b/>
          <w:sz w:val="28"/>
          <w:szCs w:val="28"/>
          <w:lang w:val="en"/>
        </w:rPr>
        <w:t>Basics of Bible Study ………………………………………………………</w:t>
      </w:r>
      <w:r w:rsidR="007E62CE" w:rsidRPr="001507B9">
        <w:rPr>
          <w:rFonts w:asciiTheme="minorHAnsi" w:hAnsiTheme="minorHAnsi" w:cstheme="minorHAnsi"/>
          <w:b/>
          <w:sz w:val="28"/>
          <w:szCs w:val="28"/>
          <w:lang w:val="en"/>
        </w:rPr>
        <w:t>……………1</w:t>
      </w:r>
      <w:r w:rsidR="00BB4FAD">
        <w:rPr>
          <w:rFonts w:asciiTheme="minorHAnsi" w:hAnsiTheme="minorHAnsi" w:cstheme="minorHAnsi"/>
          <w:b/>
          <w:sz w:val="28"/>
          <w:szCs w:val="28"/>
          <w:lang w:val="en"/>
        </w:rPr>
        <w:t>29</w:t>
      </w:r>
    </w:p>
    <w:p w14:paraId="47441BD1" w14:textId="0A7AB22F" w:rsidR="007E62CE" w:rsidRDefault="007E62CE"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The Health of My Countenance...………………………………………………………</w:t>
      </w:r>
      <w:r w:rsidR="001507B9">
        <w:rPr>
          <w:rFonts w:asciiTheme="minorHAnsi" w:hAnsiTheme="minorHAnsi" w:cstheme="minorHAnsi"/>
          <w:b/>
          <w:sz w:val="28"/>
          <w:szCs w:val="28"/>
          <w:lang w:val="en"/>
        </w:rPr>
        <w:t>..</w:t>
      </w:r>
      <w:r w:rsidRPr="001507B9">
        <w:rPr>
          <w:rFonts w:asciiTheme="minorHAnsi" w:hAnsiTheme="minorHAnsi" w:cstheme="minorHAnsi"/>
          <w:b/>
          <w:sz w:val="28"/>
          <w:szCs w:val="28"/>
          <w:lang w:val="en"/>
        </w:rPr>
        <w:t>1</w:t>
      </w:r>
      <w:r w:rsidR="00BB4FAD">
        <w:rPr>
          <w:rFonts w:asciiTheme="minorHAnsi" w:hAnsiTheme="minorHAnsi" w:cstheme="minorHAnsi"/>
          <w:b/>
          <w:sz w:val="28"/>
          <w:szCs w:val="28"/>
          <w:lang w:val="en"/>
        </w:rPr>
        <w:t>38</w:t>
      </w:r>
    </w:p>
    <w:p w14:paraId="67CA08A2" w14:textId="4986C3E7" w:rsidR="00F606BC" w:rsidRDefault="00F606BC" w:rsidP="00F606B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God’s Workmanship …………………………………………………………………………..1</w:t>
      </w:r>
      <w:r w:rsidR="00BB4FAD">
        <w:rPr>
          <w:rFonts w:asciiTheme="minorHAnsi" w:hAnsiTheme="minorHAnsi" w:cstheme="minorHAnsi"/>
          <w:b/>
          <w:sz w:val="28"/>
          <w:szCs w:val="28"/>
          <w:lang w:val="en"/>
        </w:rPr>
        <w:t>48</w:t>
      </w:r>
    </w:p>
    <w:p w14:paraId="7DCD4198" w14:textId="2F328313" w:rsidR="00F606BC" w:rsidRDefault="00F606BC" w:rsidP="00F606B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Work That Satisfies</w:t>
      </w:r>
      <w:r w:rsidR="00BB4FAD">
        <w:rPr>
          <w:rFonts w:asciiTheme="minorHAnsi" w:hAnsiTheme="minorHAnsi" w:cstheme="minorHAnsi"/>
          <w:b/>
          <w:sz w:val="28"/>
          <w:szCs w:val="28"/>
          <w:lang w:val="en"/>
        </w:rPr>
        <w:t>……………………………………………………………………………..159</w:t>
      </w:r>
    </w:p>
    <w:p w14:paraId="046F21EE" w14:textId="18151E85" w:rsidR="001507B9" w:rsidRPr="00CF704F" w:rsidRDefault="001507B9" w:rsidP="001507B9">
      <w:pPr>
        <w:pStyle w:val="ListParagraph"/>
        <w:numPr>
          <w:ilvl w:val="0"/>
          <w:numId w:val="3"/>
        </w:numPr>
        <w:spacing w:after="0"/>
        <w:rPr>
          <w:rFonts w:asciiTheme="minorHAnsi" w:hAnsiTheme="minorHAnsi" w:cstheme="minorHAnsi"/>
          <w:b/>
          <w:sz w:val="28"/>
          <w:szCs w:val="28"/>
          <w:lang w:val="en"/>
        </w:rPr>
      </w:pPr>
      <w:r w:rsidRPr="00CF704F">
        <w:rPr>
          <w:rFonts w:asciiTheme="minorHAnsi" w:hAnsiTheme="minorHAnsi" w:cstheme="minorHAnsi"/>
          <w:b/>
          <w:sz w:val="28"/>
          <w:szCs w:val="28"/>
          <w:lang w:val="en"/>
        </w:rPr>
        <w:t xml:space="preserve">Woman of God Prepared </w:t>
      </w:r>
      <w:r w:rsidR="00BB4FAD">
        <w:rPr>
          <w:rFonts w:asciiTheme="minorHAnsi" w:hAnsiTheme="minorHAnsi" w:cstheme="minorHAnsi"/>
          <w:b/>
          <w:sz w:val="28"/>
          <w:szCs w:val="28"/>
          <w:lang w:val="en"/>
        </w:rPr>
        <w:t>f</w:t>
      </w:r>
      <w:r w:rsidRPr="00CF704F">
        <w:rPr>
          <w:rFonts w:asciiTheme="minorHAnsi" w:hAnsiTheme="minorHAnsi" w:cstheme="minorHAnsi"/>
          <w:b/>
          <w:sz w:val="28"/>
          <w:szCs w:val="28"/>
          <w:lang w:val="en"/>
        </w:rPr>
        <w:t>or Battle…………………………………………………….</w:t>
      </w:r>
      <w:r>
        <w:rPr>
          <w:rFonts w:asciiTheme="minorHAnsi" w:hAnsiTheme="minorHAnsi" w:cstheme="minorHAnsi"/>
          <w:b/>
          <w:sz w:val="28"/>
          <w:szCs w:val="28"/>
          <w:lang w:val="en"/>
        </w:rPr>
        <w:t>1</w:t>
      </w:r>
      <w:r w:rsidR="00925F78">
        <w:rPr>
          <w:rFonts w:asciiTheme="minorHAnsi" w:hAnsiTheme="minorHAnsi" w:cstheme="minorHAnsi"/>
          <w:b/>
          <w:sz w:val="28"/>
          <w:szCs w:val="28"/>
          <w:lang w:val="en"/>
        </w:rPr>
        <w:t>6</w:t>
      </w:r>
      <w:r w:rsidR="00BB4FAD">
        <w:rPr>
          <w:rFonts w:asciiTheme="minorHAnsi" w:hAnsiTheme="minorHAnsi" w:cstheme="minorHAnsi"/>
          <w:b/>
          <w:sz w:val="28"/>
          <w:szCs w:val="28"/>
          <w:lang w:val="en"/>
        </w:rPr>
        <w:t>6</w:t>
      </w:r>
    </w:p>
    <w:p w14:paraId="7162F3EA" w14:textId="260B2740"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Who Are Your Yous?/Practi</w:t>
      </w:r>
      <w:r w:rsidR="001507B9">
        <w:rPr>
          <w:rFonts w:asciiTheme="minorHAnsi" w:hAnsiTheme="minorHAnsi" w:cstheme="minorHAnsi"/>
          <w:b/>
          <w:sz w:val="28"/>
          <w:szCs w:val="28"/>
          <w:lang w:val="en"/>
        </w:rPr>
        <w:t>cal Application ………………………………………..1</w:t>
      </w:r>
      <w:r w:rsidR="00925F78">
        <w:rPr>
          <w:rFonts w:asciiTheme="minorHAnsi" w:hAnsiTheme="minorHAnsi" w:cstheme="minorHAnsi"/>
          <w:b/>
          <w:sz w:val="28"/>
          <w:szCs w:val="28"/>
          <w:lang w:val="en"/>
        </w:rPr>
        <w:t>7</w:t>
      </w:r>
      <w:r w:rsidR="00BB4FAD">
        <w:rPr>
          <w:rFonts w:asciiTheme="minorHAnsi" w:hAnsiTheme="minorHAnsi" w:cstheme="minorHAnsi"/>
          <w:b/>
          <w:sz w:val="28"/>
          <w:szCs w:val="28"/>
          <w:lang w:val="en"/>
        </w:rPr>
        <w:t>6</w:t>
      </w:r>
    </w:p>
    <w:p w14:paraId="7C344A6C" w14:textId="7A9AC171"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She Who Has Ears, Let </w:t>
      </w:r>
      <w:r w:rsidR="007E62CE">
        <w:rPr>
          <w:rFonts w:asciiTheme="minorHAnsi" w:hAnsiTheme="minorHAnsi" w:cstheme="minorHAnsi"/>
          <w:b/>
          <w:sz w:val="28"/>
          <w:szCs w:val="28"/>
          <w:lang w:val="en"/>
        </w:rPr>
        <w:t>Her Hear…………………………………………………………</w:t>
      </w:r>
      <w:r w:rsidR="00E52529">
        <w:rPr>
          <w:rFonts w:asciiTheme="minorHAnsi" w:hAnsiTheme="minorHAnsi" w:cstheme="minorHAnsi"/>
          <w:b/>
          <w:sz w:val="28"/>
          <w:szCs w:val="28"/>
          <w:lang w:val="en"/>
        </w:rPr>
        <w:t>1</w:t>
      </w:r>
      <w:r w:rsidR="00925F78">
        <w:rPr>
          <w:rFonts w:asciiTheme="minorHAnsi" w:hAnsiTheme="minorHAnsi" w:cstheme="minorHAnsi"/>
          <w:b/>
          <w:sz w:val="28"/>
          <w:szCs w:val="28"/>
          <w:lang w:val="en"/>
        </w:rPr>
        <w:t>8</w:t>
      </w:r>
      <w:r w:rsidR="00BB4FAD">
        <w:rPr>
          <w:rFonts w:asciiTheme="minorHAnsi" w:hAnsiTheme="minorHAnsi" w:cstheme="minorHAnsi"/>
          <w:b/>
          <w:sz w:val="28"/>
          <w:szCs w:val="28"/>
          <w:lang w:val="en"/>
        </w:rPr>
        <w:t>4</w:t>
      </w:r>
    </w:p>
    <w:p w14:paraId="7D17F928" w14:textId="0B190C3D" w:rsidR="00D62FDC" w:rsidRPr="00E367FF" w:rsidRDefault="00CF704F" w:rsidP="00042B23">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D22F59">
        <w:rPr>
          <w:rFonts w:asciiTheme="minorHAnsi" w:hAnsiTheme="minorHAnsi" w:cstheme="minorHAnsi"/>
          <w:b/>
          <w:sz w:val="28"/>
          <w:szCs w:val="28"/>
          <w:lang w:val="en"/>
        </w:rPr>
        <w:t>Betrothed</w:t>
      </w:r>
      <w:r w:rsidR="00D62FDC" w:rsidRPr="00E367FF">
        <w:rPr>
          <w:rFonts w:asciiTheme="minorHAnsi" w:hAnsiTheme="minorHAnsi" w:cstheme="minorHAnsi"/>
          <w:b/>
          <w:sz w:val="28"/>
          <w:szCs w:val="28"/>
          <w:lang w:val="en"/>
        </w:rPr>
        <w:t xml:space="preserve"> to One Husband </w:t>
      </w:r>
      <w:r w:rsidR="00D22F59">
        <w:rPr>
          <w:rFonts w:asciiTheme="minorHAnsi" w:hAnsiTheme="minorHAnsi" w:cstheme="minorHAnsi"/>
          <w:b/>
          <w:sz w:val="28"/>
          <w:szCs w:val="28"/>
          <w:lang w:val="en"/>
        </w:rPr>
        <w:t>…</w:t>
      </w:r>
      <w:r w:rsidR="00D62FDC" w:rsidRPr="00E367FF">
        <w:rPr>
          <w:rFonts w:asciiTheme="minorHAnsi" w:hAnsiTheme="minorHAnsi" w:cstheme="minorHAnsi"/>
          <w:b/>
          <w:sz w:val="28"/>
          <w:szCs w:val="28"/>
          <w:lang w:val="en"/>
        </w:rPr>
        <w:t>…………………………………………………………</w:t>
      </w:r>
      <w:r w:rsidR="00D22F59">
        <w:rPr>
          <w:rFonts w:asciiTheme="minorHAnsi" w:hAnsiTheme="minorHAnsi" w:cstheme="minorHAnsi"/>
          <w:b/>
          <w:sz w:val="28"/>
          <w:szCs w:val="28"/>
          <w:lang w:val="en"/>
        </w:rPr>
        <w:t>….</w:t>
      </w:r>
      <w:r w:rsidR="001507B9">
        <w:rPr>
          <w:rFonts w:asciiTheme="minorHAnsi" w:hAnsiTheme="minorHAnsi" w:cstheme="minorHAnsi"/>
          <w:b/>
          <w:sz w:val="28"/>
          <w:szCs w:val="28"/>
          <w:lang w:val="en"/>
        </w:rPr>
        <w:t>1</w:t>
      </w:r>
      <w:r w:rsidR="00BB4FAD">
        <w:rPr>
          <w:rFonts w:asciiTheme="minorHAnsi" w:hAnsiTheme="minorHAnsi" w:cstheme="minorHAnsi"/>
          <w:b/>
          <w:sz w:val="28"/>
          <w:szCs w:val="28"/>
          <w:lang w:val="en"/>
        </w:rPr>
        <w:t>91</w:t>
      </w:r>
    </w:p>
    <w:p w14:paraId="1BBE7157" w14:textId="33F2974E"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Doctrine of Suffering ………………………………………………………………….</w:t>
      </w:r>
      <w:r w:rsidR="00925F78">
        <w:rPr>
          <w:rFonts w:asciiTheme="minorHAnsi" w:hAnsiTheme="minorHAnsi" w:cstheme="minorHAnsi"/>
          <w:b/>
          <w:sz w:val="28"/>
          <w:szCs w:val="28"/>
          <w:lang w:val="en"/>
        </w:rPr>
        <w:t>2</w:t>
      </w:r>
      <w:r w:rsidR="00BB4FAD">
        <w:rPr>
          <w:rFonts w:asciiTheme="minorHAnsi" w:hAnsiTheme="minorHAnsi" w:cstheme="minorHAnsi"/>
          <w:b/>
          <w:sz w:val="28"/>
          <w:szCs w:val="28"/>
          <w:lang w:val="en"/>
        </w:rPr>
        <w:t>16</w:t>
      </w:r>
    </w:p>
    <w:p w14:paraId="740EC92E" w14:textId="54BD7D6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Seasons of Storms, </w:t>
      </w:r>
      <w:r w:rsidRPr="00135B7C">
        <w:rPr>
          <w:rFonts w:asciiTheme="minorHAnsi" w:hAnsiTheme="minorHAnsi" w:cstheme="minorHAnsi"/>
          <w:b/>
          <w:noProof/>
          <w:sz w:val="28"/>
          <w:szCs w:val="28"/>
          <w:lang w:val="en"/>
        </w:rPr>
        <w:t>Sorrows</w:t>
      </w:r>
      <w:r>
        <w:rPr>
          <w:rFonts w:asciiTheme="minorHAnsi" w:hAnsiTheme="minorHAnsi" w:cstheme="minorHAnsi"/>
          <w:b/>
          <w:sz w:val="28"/>
          <w:szCs w:val="28"/>
          <w:lang w:val="en"/>
        </w:rPr>
        <w:t xml:space="preserve"> and Suffering ………………………………….</w:t>
      </w:r>
      <w:r w:rsidR="00925F78">
        <w:rPr>
          <w:rFonts w:asciiTheme="minorHAnsi" w:hAnsiTheme="minorHAnsi" w:cstheme="minorHAnsi"/>
          <w:b/>
          <w:sz w:val="28"/>
          <w:szCs w:val="28"/>
          <w:lang w:val="en"/>
        </w:rPr>
        <w:t>2</w:t>
      </w:r>
      <w:r w:rsidR="00BB4FAD">
        <w:rPr>
          <w:rFonts w:asciiTheme="minorHAnsi" w:hAnsiTheme="minorHAnsi" w:cstheme="minorHAnsi"/>
          <w:b/>
          <w:sz w:val="28"/>
          <w:szCs w:val="28"/>
          <w:lang w:val="en"/>
        </w:rPr>
        <w:t>31</w:t>
      </w:r>
    </w:p>
    <w:p w14:paraId="6400C1D2" w14:textId="245FD100" w:rsidR="00827561" w:rsidRP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CA5764" w:rsidRPr="001507B9">
        <w:rPr>
          <w:rFonts w:asciiTheme="minorHAnsi" w:hAnsiTheme="minorHAnsi" w:cstheme="minorHAnsi"/>
          <w:b/>
          <w:sz w:val="28"/>
          <w:szCs w:val="28"/>
          <w:lang w:val="en"/>
        </w:rPr>
        <w:t>Commitment</w:t>
      </w:r>
      <w:r w:rsidR="00827561" w:rsidRPr="001507B9">
        <w:rPr>
          <w:rFonts w:asciiTheme="minorHAnsi" w:hAnsiTheme="minorHAnsi" w:cstheme="minorHAnsi"/>
          <w:b/>
          <w:sz w:val="28"/>
          <w:szCs w:val="28"/>
          <w:lang w:val="en"/>
        </w:rPr>
        <w:t xml:space="preserve"> Fo</w:t>
      </w:r>
      <w:r w:rsidR="001507B9">
        <w:rPr>
          <w:rFonts w:asciiTheme="minorHAnsi" w:hAnsiTheme="minorHAnsi" w:cstheme="minorHAnsi"/>
          <w:b/>
          <w:sz w:val="28"/>
          <w:szCs w:val="28"/>
          <w:lang w:val="en"/>
        </w:rPr>
        <w:t>rm…………………………………………………………………………….</w:t>
      </w:r>
      <w:r w:rsidR="00D22F59">
        <w:rPr>
          <w:rFonts w:asciiTheme="minorHAnsi" w:hAnsiTheme="minorHAnsi" w:cstheme="minorHAnsi"/>
          <w:b/>
          <w:sz w:val="28"/>
          <w:szCs w:val="28"/>
          <w:lang w:val="en"/>
        </w:rPr>
        <w:t>2</w:t>
      </w:r>
      <w:r w:rsidR="00925F78">
        <w:rPr>
          <w:rFonts w:asciiTheme="minorHAnsi" w:hAnsiTheme="minorHAnsi" w:cstheme="minorHAnsi"/>
          <w:b/>
          <w:sz w:val="28"/>
          <w:szCs w:val="28"/>
          <w:lang w:val="en"/>
        </w:rPr>
        <w:t>27</w:t>
      </w:r>
    </w:p>
    <w:p w14:paraId="0C189366" w14:textId="5E0B8312" w:rsidR="00827561" w:rsidRDefault="00827561" w:rsidP="00827561">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Spiritual Growth Survey ……………………………………………………………………</w:t>
      </w:r>
      <w:r w:rsidR="001507B9">
        <w:rPr>
          <w:rFonts w:asciiTheme="minorHAnsi" w:hAnsiTheme="minorHAnsi" w:cstheme="minorHAnsi"/>
          <w:b/>
          <w:sz w:val="28"/>
          <w:szCs w:val="28"/>
          <w:lang w:val="en"/>
        </w:rPr>
        <w:t>2</w:t>
      </w:r>
      <w:r w:rsidR="00925F78">
        <w:rPr>
          <w:rFonts w:asciiTheme="minorHAnsi" w:hAnsiTheme="minorHAnsi" w:cstheme="minorHAnsi"/>
          <w:b/>
          <w:sz w:val="28"/>
          <w:szCs w:val="28"/>
          <w:lang w:val="en"/>
        </w:rPr>
        <w:t>28</w:t>
      </w:r>
    </w:p>
    <w:p w14:paraId="25DB5811" w14:textId="77777777" w:rsidR="00827561" w:rsidRPr="00827561" w:rsidRDefault="00827561" w:rsidP="00827561">
      <w:pPr>
        <w:spacing w:after="0"/>
        <w:ind w:left="360"/>
        <w:rPr>
          <w:rFonts w:asciiTheme="minorHAnsi" w:hAnsiTheme="minorHAnsi" w:cstheme="minorHAnsi"/>
          <w:b/>
          <w:sz w:val="28"/>
          <w:szCs w:val="28"/>
          <w:lang w:val="en"/>
        </w:rPr>
      </w:pPr>
    </w:p>
    <w:p w14:paraId="15575A5F" w14:textId="77777777" w:rsidR="00F606BC" w:rsidRDefault="00D62FDC" w:rsidP="00F606BC">
      <w:pPr>
        <w:spacing w:after="0"/>
        <w:ind w:left="360"/>
        <w:rPr>
          <w:rFonts w:asciiTheme="minorHAnsi" w:hAnsiTheme="minorHAnsi" w:cstheme="minorHAnsi"/>
          <w:b/>
          <w:sz w:val="28"/>
          <w:szCs w:val="28"/>
          <w:lang w:val="en"/>
        </w:rPr>
      </w:pPr>
      <w:r w:rsidRPr="00FD4C98">
        <w:rPr>
          <w:rFonts w:asciiTheme="minorHAnsi" w:hAnsiTheme="minorHAnsi" w:cstheme="minorHAnsi"/>
          <w:b/>
          <w:sz w:val="28"/>
          <w:szCs w:val="28"/>
          <w:lang w:val="en"/>
        </w:rPr>
        <w:t xml:space="preserve"> </w:t>
      </w:r>
    </w:p>
    <w:p w14:paraId="09F3D163" w14:textId="0B3F34C4" w:rsidR="00C14FA9" w:rsidRPr="00F606BC" w:rsidRDefault="00C14FA9" w:rsidP="00F606BC">
      <w:pPr>
        <w:jc w:val="center"/>
        <w:rPr>
          <w:rFonts w:ascii="Edwardian Script ITC" w:hAnsi="Edwardian Script ITC"/>
          <w:b/>
          <w:sz w:val="72"/>
          <w:szCs w:val="72"/>
        </w:rPr>
      </w:pPr>
      <w:r w:rsidRPr="00F606BC">
        <w:rPr>
          <w:rFonts w:ascii="Edwardian Script ITC" w:hAnsi="Edwardian Script ITC"/>
          <w:b/>
          <w:sz w:val="72"/>
          <w:szCs w:val="72"/>
        </w:rPr>
        <w:lastRenderedPageBreak/>
        <w:t>Introduction</w:t>
      </w:r>
    </w:p>
    <w:p w14:paraId="69B47E3B" w14:textId="77777777" w:rsidR="00C14FA9" w:rsidRPr="00E916B8" w:rsidRDefault="00C14FA9" w:rsidP="00C14FA9">
      <w:pPr>
        <w:pStyle w:val="ListParagraph"/>
        <w:spacing w:after="0" w:line="240" w:lineRule="auto"/>
        <w:ind w:left="0"/>
        <w:contextualSpacing w:val="0"/>
        <w:jc w:val="center"/>
        <w:rPr>
          <w:b/>
          <w:sz w:val="24"/>
          <w:szCs w:val="24"/>
        </w:rPr>
      </w:pPr>
      <w:r w:rsidRPr="00E916B8">
        <w:rPr>
          <w:b/>
          <w:sz w:val="24"/>
          <w:szCs w:val="24"/>
        </w:rPr>
        <w:t>Matthew 28:18-20 (NET)</w:t>
      </w:r>
    </w:p>
    <w:p w14:paraId="4C5B9146" w14:textId="21872FE8" w:rsidR="00C14FA9" w:rsidRDefault="00C14FA9" w:rsidP="00C14FA9">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 xml:space="preserve">teaching them to obey everything I have commanded you. And </w:t>
      </w:r>
      <w:r w:rsidR="009C5A1D" w:rsidRPr="00E916B8">
        <w:rPr>
          <w:rFonts w:asciiTheme="minorHAnsi" w:hAnsiTheme="minorHAnsi" w:cstheme="minorHAnsi"/>
          <w:b/>
          <w:i/>
          <w:color w:val="000000"/>
          <w:sz w:val="24"/>
          <w:szCs w:val="24"/>
        </w:rPr>
        <w:t>remember,</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w:t>
      </w:r>
      <w:r w:rsidR="009C5A1D" w:rsidRPr="00E916B8">
        <w:rPr>
          <w:rFonts w:asciiTheme="minorHAnsi" w:hAnsiTheme="minorHAnsi" w:cstheme="minorHAnsi"/>
          <w:b/>
          <w:i/>
          <w:color w:val="000000"/>
          <w:sz w:val="24"/>
          <w:szCs w:val="24"/>
        </w:rPr>
        <w:t>you</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6FE0FD39" w14:textId="77777777" w:rsidR="00C14FA9" w:rsidRPr="00E916B8" w:rsidRDefault="00C14FA9" w:rsidP="00C14FA9">
      <w:pPr>
        <w:pStyle w:val="ListParagraph"/>
        <w:spacing w:after="0" w:line="240" w:lineRule="auto"/>
        <w:ind w:left="0"/>
        <w:contextualSpacing w:val="0"/>
        <w:jc w:val="center"/>
        <w:rPr>
          <w:rFonts w:asciiTheme="minorHAnsi" w:hAnsiTheme="minorHAnsi" w:cstheme="minorHAnsi"/>
          <w:b/>
          <w:i/>
          <w:sz w:val="24"/>
          <w:szCs w:val="24"/>
        </w:rPr>
      </w:pPr>
    </w:p>
    <w:p w14:paraId="255F68E6" w14:textId="77777777" w:rsidR="00C14FA9" w:rsidRDefault="00C14FA9" w:rsidP="00C14FA9">
      <w:pPr>
        <w:jc w:val="center"/>
        <w:rPr>
          <w:b/>
          <w:sz w:val="28"/>
          <w:szCs w:val="28"/>
        </w:rPr>
      </w:pPr>
      <w:r w:rsidRPr="00FE0513">
        <w:rPr>
          <w:b/>
          <w:sz w:val="28"/>
          <w:szCs w:val="28"/>
        </w:rPr>
        <w:t>The</w:t>
      </w:r>
      <w:r>
        <w:rPr>
          <w:b/>
          <w:sz w:val="28"/>
          <w:szCs w:val="28"/>
        </w:rPr>
        <w:t xml:space="preserve"> Calling,</w:t>
      </w:r>
      <w:r w:rsidRPr="00FE0513">
        <w:rPr>
          <w:b/>
          <w:sz w:val="28"/>
          <w:szCs w:val="28"/>
        </w:rPr>
        <w:t xml:space="preserve"> </w:t>
      </w:r>
      <w:r w:rsidRPr="001C3C37">
        <w:rPr>
          <w:b/>
          <w:noProof/>
          <w:sz w:val="28"/>
          <w:szCs w:val="28"/>
        </w:rPr>
        <w:t>Passion</w:t>
      </w:r>
      <w:r>
        <w:rPr>
          <w:b/>
          <w:noProof/>
          <w:sz w:val="28"/>
          <w:szCs w:val="28"/>
        </w:rPr>
        <w:t>,</w:t>
      </w:r>
      <w:r w:rsidRPr="00FE0513">
        <w:rPr>
          <w:b/>
          <w:sz w:val="28"/>
          <w:szCs w:val="28"/>
        </w:rPr>
        <w:t xml:space="preserve"> and Vision of the Great Commission </w:t>
      </w:r>
    </w:p>
    <w:p w14:paraId="5847F653" w14:textId="436864DD" w:rsidR="00C14FA9" w:rsidRDefault="00C14FA9" w:rsidP="00C14FA9">
      <w:pPr>
        <w:jc w:val="both"/>
        <w:rPr>
          <w:sz w:val="24"/>
          <w:szCs w:val="24"/>
        </w:rPr>
      </w:pPr>
      <w:r>
        <w:rPr>
          <w:b/>
          <w:sz w:val="28"/>
          <w:szCs w:val="28"/>
        </w:rPr>
        <w:tab/>
      </w:r>
      <w:r w:rsidRPr="00603B28">
        <w:rPr>
          <w:sz w:val="24"/>
          <w:szCs w:val="24"/>
        </w:rPr>
        <w:t xml:space="preserve">Have you ever had one of those defining moments when you know, </w:t>
      </w:r>
      <w:r>
        <w:rPr>
          <w:sz w:val="24"/>
          <w:szCs w:val="24"/>
        </w:rPr>
        <w:t>beyond a shadow of a doubt, that</w:t>
      </w:r>
      <w:r w:rsidRPr="00603B28">
        <w:rPr>
          <w:sz w:val="24"/>
          <w:szCs w:val="24"/>
        </w:rPr>
        <w:t xml:space="preserve"> you have heard a word from God? If you have</w:t>
      </w:r>
      <w:r>
        <w:rPr>
          <w:sz w:val="24"/>
          <w:szCs w:val="24"/>
        </w:rPr>
        <w:t>,</w:t>
      </w:r>
      <w:r w:rsidRPr="00603B28">
        <w:rPr>
          <w:sz w:val="24"/>
          <w:szCs w:val="24"/>
        </w:rPr>
        <w:t xml:space="preserve"> then you will und</w:t>
      </w:r>
      <w:r>
        <w:rPr>
          <w:sz w:val="24"/>
          <w:szCs w:val="24"/>
        </w:rPr>
        <w:t xml:space="preserve">erstand what I am about to share with you. This one defining moment would greatly influence the direction of my life. In </w:t>
      </w:r>
      <w:r w:rsidRPr="00EA6B87">
        <w:rPr>
          <w:sz w:val="24"/>
          <w:szCs w:val="24"/>
        </w:rPr>
        <w:t>December of 1998</w:t>
      </w:r>
      <w:r>
        <w:rPr>
          <w:sz w:val="24"/>
          <w:szCs w:val="24"/>
        </w:rPr>
        <w:t>,</w:t>
      </w:r>
      <w:r w:rsidRPr="00EA6B87">
        <w:rPr>
          <w:sz w:val="24"/>
          <w:szCs w:val="24"/>
        </w:rPr>
        <w:t xml:space="preserve"> the Lord</w:t>
      </w:r>
      <w:r w:rsidR="00646652">
        <w:rPr>
          <w:sz w:val="24"/>
          <w:szCs w:val="24"/>
        </w:rPr>
        <w:t xml:space="preserve">, through His Word, </w:t>
      </w:r>
      <w:r w:rsidR="00EC68D3">
        <w:rPr>
          <w:sz w:val="24"/>
          <w:szCs w:val="24"/>
        </w:rPr>
        <w:t>impressed</w:t>
      </w:r>
      <w:r w:rsidRPr="00EA6B87">
        <w:rPr>
          <w:sz w:val="24"/>
          <w:szCs w:val="24"/>
        </w:rPr>
        <w:t xml:space="preserve"> three things clearly </w:t>
      </w:r>
      <w:r w:rsidR="00646652">
        <w:rPr>
          <w:sz w:val="24"/>
          <w:szCs w:val="24"/>
        </w:rPr>
        <w:t xml:space="preserve">on my heart. Basically, His message was this: </w:t>
      </w:r>
      <w:r w:rsidR="00646652" w:rsidRPr="00EA6B87">
        <w:rPr>
          <w:sz w:val="24"/>
          <w:szCs w:val="24"/>
        </w:rPr>
        <w:t>“</w:t>
      </w:r>
      <w:r w:rsidRPr="00EA6B87">
        <w:rPr>
          <w:sz w:val="24"/>
          <w:szCs w:val="24"/>
        </w:rPr>
        <w:t>Ginny</w:t>
      </w:r>
      <w:r>
        <w:rPr>
          <w:sz w:val="24"/>
          <w:szCs w:val="24"/>
        </w:rPr>
        <w:t>,</w:t>
      </w:r>
      <w:r w:rsidRPr="00EA6B87">
        <w:rPr>
          <w:sz w:val="24"/>
          <w:szCs w:val="24"/>
        </w:rPr>
        <w:t xml:space="preserve"> I want you to daily sit at my feet</w:t>
      </w:r>
      <w:r>
        <w:rPr>
          <w:sz w:val="24"/>
          <w:szCs w:val="24"/>
        </w:rPr>
        <w:t>,</w:t>
      </w:r>
      <w:r w:rsidRPr="00EA6B87">
        <w:rPr>
          <w:sz w:val="24"/>
          <w:szCs w:val="24"/>
        </w:rPr>
        <w:t xml:space="preserve"> listening to my </w:t>
      </w:r>
      <w:r>
        <w:rPr>
          <w:sz w:val="24"/>
          <w:szCs w:val="24"/>
        </w:rPr>
        <w:t>W</w:t>
      </w:r>
      <w:r w:rsidRPr="00EA6B87">
        <w:rPr>
          <w:sz w:val="24"/>
          <w:szCs w:val="24"/>
        </w:rPr>
        <w:t>ord and know</w:t>
      </w:r>
      <w:r>
        <w:rPr>
          <w:sz w:val="24"/>
          <w:szCs w:val="24"/>
        </w:rPr>
        <w:t>ing</w:t>
      </w:r>
      <w:r w:rsidRPr="00EA6B87">
        <w:rPr>
          <w:sz w:val="24"/>
          <w:szCs w:val="24"/>
        </w:rPr>
        <w:t xml:space="preserve"> me intimately. I want you to impart all that I have entrusted to you into the </w:t>
      </w:r>
      <w:r>
        <w:rPr>
          <w:sz w:val="24"/>
          <w:szCs w:val="24"/>
        </w:rPr>
        <w:t xml:space="preserve">lives of your three children. And I want you to </w:t>
      </w:r>
      <w:r w:rsidRPr="00EA6B87">
        <w:rPr>
          <w:sz w:val="24"/>
          <w:szCs w:val="24"/>
        </w:rPr>
        <w:t xml:space="preserve">invest </w:t>
      </w:r>
      <w:r>
        <w:rPr>
          <w:sz w:val="24"/>
          <w:szCs w:val="24"/>
        </w:rPr>
        <w:t>these truths into the lives of women.”</w:t>
      </w:r>
    </w:p>
    <w:p w14:paraId="5BC1C5E3" w14:textId="77777777" w:rsidR="00C14FA9" w:rsidRPr="00912F75" w:rsidRDefault="00C14FA9" w:rsidP="00C14FA9">
      <w:pPr>
        <w:jc w:val="center"/>
        <w:rPr>
          <w:b/>
          <w:sz w:val="28"/>
          <w:szCs w:val="28"/>
        </w:rPr>
      </w:pPr>
      <w:r w:rsidRPr="00912F75">
        <w:rPr>
          <w:b/>
          <w:sz w:val="28"/>
          <w:szCs w:val="28"/>
        </w:rPr>
        <w:t>What is Disciple Making?</w:t>
      </w:r>
    </w:p>
    <w:p w14:paraId="0FAA223A" w14:textId="6D49E736" w:rsidR="00CF7F4F" w:rsidRPr="00EC68D3" w:rsidRDefault="00C14FA9" w:rsidP="00CF7F4F">
      <w:pPr>
        <w:ind w:firstLine="720"/>
        <w:jc w:val="both"/>
        <w:rPr>
          <w:sz w:val="24"/>
          <w:szCs w:val="24"/>
        </w:rPr>
      </w:pPr>
      <w:r w:rsidRPr="40BB86E4">
        <w:rPr>
          <w:sz w:val="24"/>
          <w:szCs w:val="24"/>
        </w:rPr>
        <w:t xml:space="preserve">Only in the last </w:t>
      </w:r>
      <w:r w:rsidR="00EC68D3">
        <w:rPr>
          <w:sz w:val="24"/>
          <w:szCs w:val="24"/>
        </w:rPr>
        <w:t>few</w:t>
      </w:r>
      <w:r w:rsidRPr="40BB86E4">
        <w:rPr>
          <w:sz w:val="24"/>
          <w:szCs w:val="24"/>
        </w:rPr>
        <w:t xml:space="preserve"> years have I come to fully understand what the Lord was telling me in 1998 when he said, “Teach your children and women my Word.” He was telling me</w:t>
      </w:r>
      <w:r w:rsidRPr="00A96E53">
        <w:rPr>
          <w:sz w:val="24"/>
          <w:szCs w:val="24"/>
        </w:rPr>
        <w:t>: “</w:t>
      </w:r>
      <w:r w:rsidRPr="00A96E53">
        <w:rPr>
          <w:bCs/>
          <w:sz w:val="24"/>
          <w:szCs w:val="24"/>
        </w:rPr>
        <w:t>Make</w:t>
      </w:r>
      <w:r w:rsidRPr="00A96E53">
        <w:rPr>
          <w:sz w:val="24"/>
          <w:szCs w:val="24"/>
        </w:rPr>
        <w:t xml:space="preserve"> </w:t>
      </w:r>
      <w:r w:rsidRPr="00A96E53">
        <w:rPr>
          <w:bCs/>
          <w:sz w:val="24"/>
          <w:szCs w:val="24"/>
        </w:rPr>
        <w:t>Disciples</w:t>
      </w:r>
      <w:r w:rsidRPr="00A96E53">
        <w:rPr>
          <w:sz w:val="24"/>
          <w:szCs w:val="24"/>
        </w:rPr>
        <w:t xml:space="preserve">.” Teaching large groups of women is not the command in the Great Commission. Throughout this book, I wish to clearly define this concept and share some of the lessons I have learned and used in </w:t>
      </w:r>
      <w:r w:rsidRPr="00135B7C">
        <w:rPr>
          <w:noProof/>
          <w:sz w:val="24"/>
          <w:szCs w:val="24"/>
        </w:rPr>
        <w:t>discipling</w:t>
      </w:r>
      <w:r w:rsidRPr="00A96E53">
        <w:rPr>
          <w:sz w:val="24"/>
          <w:szCs w:val="24"/>
        </w:rPr>
        <w:t xml:space="preserve"> my children and other women.</w:t>
      </w:r>
      <w:r w:rsidR="00F606BC" w:rsidRPr="00F606BC">
        <w:rPr>
          <w:sz w:val="24"/>
          <w:szCs w:val="24"/>
        </w:rPr>
        <w:t xml:space="preserve"> </w:t>
      </w:r>
      <w:r w:rsidR="00F606BC" w:rsidRPr="00EC68D3">
        <w:rPr>
          <w:sz w:val="24"/>
          <w:szCs w:val="24"/>
        </w:rPr>
        <w:t xml:space="preserve">Mass production was never the intent of the Great Commission. </w:t>
      </w:r>
      <w:r w:rsidRPr="00A96E53">
        <w:rPr>
          <w:sz w:val="24"/>
          <w:szCs w:val="24"/>
        </w:rPr>
        <w:t xml:space="preserve"> </w:t>
      </w:r>
      <w:r w:rsidRPr="00EC68D3">
        <w:rPr>
          <w:sz w:val="24"/>
          <w:szCs w:val="24"/>
        </w:rPr>
        <w:t xml:space="preserve">To make disciples is to invest your </w:t>
      </w:r>
      <w:r w:rsidRPr="00EC68D3">
        <w:rPr>
          <w:bCs/>
          <w:iCs/>
          <w:sz w:val="24"/>
          <w:szCs w:val="24"/>
        </w:rPr>
        <w:t xml:space="preserve">life </w:t>
      </w:r>
      <w:r w:rsidRPr="00EC68D3">
        <w:rPr>
          <w:sz w:val="24"/>
          <w:szCs w:val="24"/>
        </w:rPr>
        <w:t xml:space="preserve">and the truths of </w:t>
      </w:r>
      <w:r w:rsidRPr="00EC68D3">
        <w:rPr>
          <w:bCs/>
          <w:iCs/>
          <w:sz w:val="24"/>
          <w:szCs w:val="24"/>
        </w:rPr>
        <w:t>God’s Word</w:t>
      </w:r>
      <w:r w:rsidRPr="00EC68D3">
        <w:rPr>
          <w:sz w:val="24"/>
          <w:szCs w:val="24"/>
        </w:rPr>
        <w:t xml:space="preserve"> into </w:t>
      </w:r>
      <w:r w:rsidRPr="00EC68D3">
        <w:rPr>
          <w:iCs/>
          <w:sz w:val="24"/>
          <w:szCs w:val="24"/>
        </w:rPr>
        <w:t xml:space="preserve">small </w:t>
      </w:r>
      <w:r w:rsidRPr="00EC68D3">
        <w:rPr>
          <w:sz w:val="24"/>
          <w:szCs w:val="24"/>
        </w:rPr>
        <w:t xml:space="preserve">groups of people. </w:t>
      </w:r>
    </w:p>
    <w:p w14:paraId="33D17958" w14:textId="20FFC707" w:rsidR="00C14FA9" w:rsidRDefault="00C14FA9" w:rsidP="00CF7F4F">
      <w:pPr>
        <w:ind w:firstLine="720"/>
        <w:jc w:val="both"/>
        <w:rPr>
          <w:sz w:val="24"/>
          <w:szCs w:val="24"/>
        </w:rPr>
      </w:pPr>
      <w:r w:rsidRPr="00A96E53">
        <w:rPr>
          <w:sz w:val="24"/>
          <w:szCs w:val="24"/>
        </w:rPr>
        <w:t>Making disciples is done th</w:t>
      </w:r>
      <w:r w:rsidR="00AB2374">
        <w:rPr>
          <w:sz w:val="24"/>
          <w:szCs w:val="24"/>
        </w:rPr>
        <w:t>r</w:t>
      </w:r>
      <w:r w:rsidRPr="00A96E53">
        <w:rPr>
          <w:sz w:val="24"/>
          <w:szCs w:val="24"/>
        </w:rPr>
        <w:t xml:space="preserve">ough intentional, intimate, accountable and transparent </w:t>
      </w:r>
      <w:r w:rsidRPr="00A96E53">
        <w:rPr>
          <w:i/>
          <w:iCs/>
          <w:sz w:val="24"/>
          <w:szCs w:val="24"/>
        </w:rPr>
        <w:t>relationship</w:t>
      </w:r>
      <w:r w:rsidR="00377C9E">
        <w:rPr>
          <w:i/>
          <w:iCs/>
          <w:sz w:val="24"/>
          <w:szCs w:val="24"/>
        </w:rPr>
        <w:t>s</w:t>
      </w:r>
      <w:r w:rsidRPr="00A96E53">
        <w:rPr>
          <w:i/>
          <w:iCs/>
          <w:sz w:val="24"/>
          <w:szCs w:val="24"/>
        </w:rPr>
        <w:t xml:space="preserve">, </w:t>
      </w:r>
      <w:r w:rsidRPr="00A96E53">
        <w:rPr>
          <w:sz w:val="24"/>
          <w:szCs w:val="24"/>
        </w:rPr>
        <w:t>very much the same as parenting. The raising of my</w:t>
      </w:r>
      <w:r w:rsidRPr="40BB86E4">
        <w:rPr>
          <w:sz w:val="24"/>
          <w:szCs w:val="24"/>
        </w:rPr>
        <w:t xml:space="preserve"> children did not take place in a classroom setting</w:t>
      </w:r>
      <w:r>
        <w:rPr>
          <w:sz w:val="24"/>
          <w:szCs w:val="24"/>
        </w:rPr>
        <w:t xml:space="preserve"> for</w:t>
      </w:r>
      <w:r w:rsidR="00CF7F4F">
        <w:rPr>
          <w:sz w:val="24"/>
          <w:szCs w:val="24"/>
        </w:rPr>
        <w:t xml:space="preserve"> one to three h</w:t>
      </w:r>
      <w:r w:rsidRPr="40BB86E4">
        <w:rPr>
          <w:sz w:val="24"/>
          <w:szCs w:val="24"/>
        </w:rPr>
        <w:t xml:space="preserve">ours a week. Making disciples begins in the home. If God’s truth does not transform my home life, then I have nothing </w:t>
      </w:r>
      <w:r>
        <w:rPr>
          <w:sz w:val="24"/>
          <w:szCs w:val="24"/>
        </w:rPr>
        <w:t>to share with anyone else—much less</w:t>
      </w:r>
      <w:r w:rsidRPr="40BB86E4">
        <w:rPr>
          <w:sz w:val="24"/>
          <w:szCs w:val="24"/>
        </w:rPr>
        <w:t xml:space="preserve"> the nations! </w:t>
      </w:r>
      <w:r w:rsidR="0050294F">
        <w:rPr>
          <w:sz w:val="24"/>
          <w:szCs w:val="24"/>
        </w:rPr>
        <w:t>Yet</w:t>
      </w:r>
      <w:r w:rsidRPr="40BB86E4">
        <w:rPr>
          <w:sz w:val="24"/>
          <w:szCs w:val="24"/>
        </w:rPr>
        <w:t xml:space="preserve">, Jesus has changed my life and home. How can I keep this treasure to myself?  </w:t>
      </w:r>
    </w:p>
    <w:p w14:paraId="02EE6C15" w14:textId="453D6B6C" w:rsidR="00CF7F4F" w:rsidRDefault="00CF7F4F" w:rsidP="008D27DA">
      <w:pPr>
        <w:spacing w:line="360" w:lineRule="auto"/>
        <w:jc w:val="center"/>
        <w:rPr>
          <w:b/>
          <w:sz w:val="28"/>
          <w:szCs w:val="28"/>
        </w:rPr>
      </w:pPr>
      <w:r w:rsidRPr="00CF7F4F">
        <w:rPr>
          <w:b/>
          <w:sz w:val="28"/>
          <w:szCs w:val="28"/>
        </w:rPr>
        <w:t>Strand of Pearls</w:t>
      </w:r>
    </w:p>
    <w:p w14:paraId="60C1A05E" w14:textId="4002984E" w:rsidR="00DD5C30" w:rsidRPr="00F606BC" w:rsidRDefault="00C14FA9" w:rsidP="00DD5C30">
      <w:pPr>
        <w:ind w:firstLine="720"/>
        <w:jc w:val="both"/>
        <w:rPr>
          <w:sz w:val="24"/>
          <w:szCs w:val="24"/>
        </w:rPr>
      </w:pPr>
      <w:r w:rsidRPr="00EA6B87">
        <w:rPr>
          <w:sz w:val="24"/>
          <w:szCs w:val="24"/>
        </w:rPr>
        <w:t xml:space="preserve">  I am not alone in this movement of </w:t>
      </w:r>
      <w:r>
        <w:rPr>
          <w:sz w:val="24"/>
          <w:szCs w:val="24"/>
        </w:rPr>
        <w:t>God. Others</w:t>
      </w:r>
      <w:r w:rsidRPr="00EA6B87">
        <w:rPr>
          <w:sz w:val="24"/>
          <w:szCs w:val="24"/>
        </w:rPr>
        <w:t xml:space="preserve"> who seek to obey Him are also experiencing revival. </w:t>
      </w:r>
      <w:r w:rsidR="00DD5C30">
        <w:rPr>
          <w:sz w:val="24"/>
          <w:szCs w:val="24"/>
        </w:rPr>
        <w:t>God continues to enjoin</w:t>
      </w:r>
      <w:r w:rsidR="00E369E3">
        <w:rPr>
          <w:sz w:val="24"/>
          <w:szCs w:val="24"/>
        </w:rPr>
        <w:t xml:space="preserve"> those</w:t>
      </w:r>
      <w:r w:rsidRPr="00EA6B87">
        <w:rPr>
          <w:sz w:val="24"/>
          <w:szCs w:val="24"/>
        </w:rPr>
        <w:t xml:space="preserve"> who are in tune </w:t>
      </w:r>
      <w:r w:rsidR="00E369E3">
        <w:rPr>
          <w:sz w:val="24"/>
          <w:szCs w:val="24"/>
        </w:rPr>
        <w:t>with</w:t>
      </w:r>
      <w:r w:rsidR="00523F0E">
        <w:rPr>
          <w:sz w:val="24"/>
          <w:szCs w:val="24"/>
        </w:rPr>
        <w:t xml:space="preserve"> His Spirit, </w:t>
      </w:r>
      <w:r w:rsidR="00E369E3">
        <w:rPr>
          <w:sz w:val="24"/>
          <w:szCs w:val="24"/>
        </w:rPr>
        <w:t>as</w:t>
      </w:r>
      <w:r w:rsidR="00523F0E">
        <w:rPr>
          <w:sz w:val="24"/>
          <w:szCs w:val="24"/>
        </w:rPr>
        <w:t xml:space="preserve"> together</w:t>
      </w:r>
      <w:r>
        <w:rPr>
          <w:sz w:val="24"/>
          <w:szCs w:val="24"/>
        </w:rPr>
        <w:t xml:space="preserve"> </w:t>
      </w:r>
      <w:r w:rsidR="00E369E3">
        <w:rPr>
          <w:sz w:val="24"/>
          <w:szCs w:val="24"/>
        </w:rPr>
        <w:t>we</w:t>
      </w:r>
      <w:r>
        <w:rPr>
          <w:sz w:val="24"/>
          <w:szCs w:val="24"/>
        </w:rPr>
        <w:t xml:space="preserve"> endeavor</w:t>
      </w:r>
      <w:r w:rsidR="00E719CE">
        <w:rPr>
          <w:sz w:val="24"/>
          <w:szCs w:val="24"/>
        </w:rPr>
        <w:t xml:space="preserve"> </w:t>
      </w:r>
      <w:r w:rsidR="00E369E3">
        <w:rPr>
          <w:sz w:val="24"/>
          <w:szCs w:val="24"/>
        </w:rPr>
        <w:t xml:space="preserve">to </w:t>
      </w:r>
      <w:r w:rsidR="00E719CE">
        <w:rPr>
          <w:sz w:val="24"/>
          <w:szCs w:val="24"/>
        </w:rPr>
        <w:t>making disciples</w:t>
      </w:r>
      <w:r w:rsidR="00E369E3">
        <w:rPr>
          <w:sz w:val="24"/>
          <w:szCs w:val="24"/>
        </w:rPr>
        <w:t>.</w:t>
      </w:r>
      <w:r w:rsidRPr="00EA6B87">
        <w:rPr>
          <w:sz w:val="24"/>
          <w:szCs w:val="24"/>
        </w:rPr>
        <w:t xml:space="preserve"> </w:t>
      </w:r>
      <w:r w:rsidRPr="00612136">
        <w:rPr>
          <w:sz w:val="24"/>
          <w:szCs w:val="24"/>
        </w:rPr>
        <w:t xml:space="preserve">This </w:t>
      </w:r>
      <w:r w:rsidRPr="00612136">
        <w:rPr>
          <w:i/>
          <w:sz w:val="24"/>
          <w:szCs w:val="24"/>
        </w:rPr>
        <w:t>strand</w:t>
      </w:r>
      <w:r w:rsidRPr="00612136">
        <w:rPr>
          <w:sz w:val="24"/>
          <w:szCs w:val="24"/>
        </w:rPr>
        <w:t xml:space="preserve"> of </w:t>
      </w:r>
      <w:r w:rsidRPr="00612136">
        <w:rPr>
          <w:i/>
          <w:sz w:val="24"/>
          <w:szCs w:val="24"/>
        </w:rPr>
        <w:t>pearls</w:t>
      </w:r>
      <w:r w:rsidRPr="00612136">
        <w:rPr>
          <w:sz w:val="24"/>
          <w:szCs w:val="24"/>
        </w:rPr>
        <w:t xml:space="preserve"> is interwoven</w:t>
      </w:r>
      <w:r w:rsidRPr="00EA6B87">
        <w:rPr>
          <w:sz w:val="24"/>
          <w:szCs w:val="24"/>
        </w:rPr>
        <w:t xml:space="preserve"> </w:t>
      </w:r>
      <w:r w:rsidR="00774C49">
        <w:rPr>
          <w:sz w:val="24"/>
          <w:szCs w:val="24"/>
        </w:rPr>
        <w:t xml:space="preserve">with </w:t>
      </w:r>
      <w:r w:rsidR="00774C49" w:rsidRPr="00F606BC">
        <w:rPr>
          <w:sz w:val="24"/>
          <w:szCs w:val="24"/>
        </w:rPr>
        <w:t xml:space="preserve">women from </w:t>
      </w:r>
      <w:r w:rsidR="00E369E3">
        <w:rPr>
          <w:sz w:val="24"/>
          <w:szCs w:val="24"/>
        </w:rPr>
        <w:t xml:space="preserve">different </w:t>
      </w:r>
      <w:r w:rsidR="00E369E3">
        <w:rPr>
          <w:sz w:val="24"/>
          <w:szCs w:val="24"/>
        </w:rPr>
        <w:lastRenderedPageBreak/>
        <w:t>nations</w:t>
      </w:r>
      <w:r w:rsidR="00774C49" w:rsidRPr="00F606BC">
        <w:rPr>
          <w:sz w:val="24"/>
          <w:szCs w:val="24"/>
        </w:rPr>
        <w:t xml:space="preserve"> and every walk of life.</w:t>
      </w:r>
      <w:r w:rsidR="00DD5C30">
        <w:rPr>
          <w:sz w:val="24"/>
          <w:szCs w:val="24"/>
        </w:rPr>
        <w:t xml:space="preserve"> </w:t>
      </w:r>
      <w:r w:rsidR="00DD5C30" w:rsidRPr="00F606BC">
        <w:rPr>
          <w:sz w:val="24"/>
          <w:szCs w:val="24"/>
        </w:rPr>
        <w:t xml:space="preserve">Time and paper do not allow me the room to mention </w:t>
      </w:r>
      <w:r w:rsidR="00E369E3">
        <w:rPr>
          <w:sz w:val="24"/>
          <w:szCs w:val="24"/>
        </w:rPr>
        <w:t xml:space="preserve">them all. </w:t>
      </w:r>
      <w:r w:rsidR="00DD5C30" w:rsidRPr="00F606BC">
        <w:rPr>
          <w:sz w:val="24"/>
          <w:szCs w:val="24"/>
        </w:rPr>
        <w:t xml:space="preserve">But, each one is vital in this interdependent network of disciple makers. </w:t>
      </w:r>
      <w:bookmarkStart w:id="0" w:name="_Hlk479002106"/>
    </w:p>
    <w:bookmarkEnd w:id="0"/>
    <w:p w14:paraId="644BD490" w14:textId="38E2AA4C" w:rsidR="00DD5C30" w:rsidRPr="00F606BC" w:rsidRDefault="00DD5C30" w:rsidP="00DD5C30">
      <w:pPr>
        <w:ind w:firstLine="720"/>
        <w:jc w:val="both"/>
        <w:rPr>
          <w:sz w:val="24"/>
          <w:szCs w:val="24"/>
        </w:rPr>
      </w:pPr>
      <w:r>
        <w:rPr>
          <w:sz w:val="24"/>
          <w:szCs w:val="24"/>
        </w:rPr>
        <w:t>Disciple making is not just a program or something we do. It’s</w:t>
      </w:r>
      <w:r w:rsidRPr="00F606BC">
        <w:rPr>
          <w:sz w:val="24"/>
          <w:szCs w:val="24"/>
        </w:rPr>
        <w:t xml:space="preserve"> </w:t>
      </w:r>
      <w:r>
        <w:rPr>
          <w:sz w:val="24"/>
          <w:szCs w:val="24"/>
        </w:rPr>
        <w:t xml:space="preserve">a </w:t>
      </w:r>
      <w:r w:rsidRPr="00F606BC">
        <w:rPr>
          <w:noProof/>
          <w:sz w:val="24"/>
          <w:szCs w:val="24"/>
        </w:rPr>
        <w:t>lifestyle</w:t>
      </w:r>
      <w:r>
        <w:rPr>
          <w:noProof/>
          <w:sz w:val="24"/>
          <w:szCs w:val="24"/>
        </w:rPr>
        <w:t xml:space="preserve">. It is who we are as Christ followers. </w:t>
      </w:r>
      <w:r w:rsidR="00E369E3">
        <w:rPr>
          <w:noProof/>
          <w:sz w:val="24"/>
          <w:szCs w:val="24"/>
        </w:rPr>
        <w:t>By God’s design, o</w:t>
      </w:r>
      <w:r w:rsidR="00E369E3" w:rsidRPr="00F606BC">
        <w:rPr>
          <w:sz w:val="24"/>
          <w:szCs w:val="24"/>
        </w:rPr>
        <w:t>ur experiences</w:t>
      </w:r>
      <w:r>
        <w:rPr>
          <w:sz w:val="24"/>
          <w:szCs w:val="24"/>
        </w:rPr>
        <w:t>, cultures</w:t>
      </w:r>
      <w:r w:rsidRPr="00F606BC">
        <w:rPr>
          <w:sz w:val="24"/>
          <w:szCs w:val="24"/>
        </w:rPr>
        <w:t xml:space="preserve"> and </w:t>
      </w:r>
      <w:r>
        <w:rPr>
          <w:sz w:val="24"/>
          <w:szCs w:val="24"/>
        </w:rPr>
        <w:t>stations of life, are diverse</w:t>
      </w:r>
      <w:r w:rsidRPr="00F606BC">
        <w:rPr>
          <w:sz w:val="24"/>
          <w:szCs w:val="24"/>
        </w:rPr>
        <w:t xml:space="preserve"> and multifaceted</w:t>
      </w:r>
      <w:r w:rsidR="00402BDB">
        <w:rPr>
          <w:sz w:val="24"/>
          <w:szCs w:val="24"/>
        </w:rPr>
        <w:t>, and we are</w:t>
      </w:r>
      <w:r w:rsidR="00E369E3">
        <w:rPr>
          <w:sz w:val="24"/>
          <w:szCs w:val="24"/>
        </w:rPr>
        <w:t xml:space="preserve"> making an eternal impact within </w:t>
      </w:r>
      <w:r w:rsidR="00402BDB">
        <w:rPr>
          <w:sz w:val="24"/>
          <w:szCs w:val="24"/>
        </w:rPr>
        <w:t>our</w:t>
      </w:r>
      <w:r w:rsidR="00E369E3">
        <w:rPr>
          <w:sz w:val="24"/>
          <w:szCs w:val="24"/>
        </w:rPr>
        <w:t xml:space="preserve"> sphere of influence</w:t>
      </w:r>
      <w:r w:rsidR="00402BDB">
        <w:rPr>
          <w:sz w:val="24"/>
          <w:szCs w:val="24"/>
        </w:rPr>
        <w:t>.</w:t>
      </w:r>
      <w:r w:rsidR="00E369E3">
        <w:rPr>
          <w:sz w:val="24"/>
          <w:szCs w:val="24"/>
        </w:rPr>
        <w:t xml:space="preserve"> </w:t>
      </w:r>
      <w:r>
        <w:rPr>
          <w:sz w:val="24"/>
          <w:szCs w:val="24"/>
        </w:rPr>
        <w:t>And yet,</w:t>
      </w:r>
      <w:r w:rsidRPr="00DD5C30">
        <w:rPr>
          <w:sz w:val="24"/>
          <w:szCs w:val="24"/>
        </w:rPr>
        <w:t xml:space="preserve"> </w:t>
      </w:r>
      <w:r>
        <w:rPr>
          <w:sz w:val="24"/>
          <w:szCs w:val="24"/>
        </w:rPr>
        <w:t>a</w:t>
      </w:r>
      <w:r w:rsidRPr="00F606BC">
        <w:rPr>
          <w:sz w:val="24"/>
          <w:szCs w:val="24"/>
        </w:rPr>
        <w:t>s Paul said in Romans 15:18, “</w:t>
      </w:r>
      <w:r w:rsidRPr="00F606BC">
        <w:rPr>
          <w:rStyle w:val="s"/>
          <w:sz w:val="24"/>
          <w:szCs w:val="24"/>
        </w:rPr>
        <w:t>For</w:t>
      </w:r>
      <w:r w:rsidRPr="00F606BC">
        <w:rPr>
          <w:rStyle w:val="netverse"/>
          <w:sz w:val="24"/>
          <w:szCs w:val="24"/>
        </w:rPr>
        <w:t xml:space="preserve"> </w:t>
      </w:r>
      <w:r w:rsidRPr="00F606BC">
        <w:rPr>
          <w:rStyle w:val="s"/>
          <w:sz w:val="24"/>
          <w:szCs w:val="24"/>
        </w:rPr>
        <w:t>I will</w:t>
      </w:r>
      <w:r w:rsidRPr="00F606BC">
        <w:rPr>
          <w:rStyle w:val="netverse"/>
          <w:sz w:val="24"/>
          <w:szCs w:val="24"/>
        </w:rPr>
        <w:t xml:space="preserve"> </w:t>
      </w:r>
      <w:r w:rsidRPr="00F606BC">
        <w:rPr>
          <w:rStyle w:val="s"/>
          <w:sz w:val="24"/>
          <w:szCs w:val="24"/>
        </w:rPr>
        <w:t>not</w:t>
      </w:r>
      <w:r w:rsidRPr="00F606BC">
        <w:rPr>
          <w:rStyle w:val="netverse"/>
          <w:sz w:val="24"/>
          <w:szCs w:val="24"/>
        </w:rPr>
        <w:t xml:space="preserve"> </w:t>
      </w:r>
      <w:r w:rsidRPr="00F606BC">
        <w:rPr>
          <w:rStyle w:val="s"/>
          <w:sz w:val="24"/>
          <w:szCs w:val="24"/>
        </w:rPr>
        <w:t>dare</w:t>
      </w:r>
      <w:r w:rsidRPr="00F606BC">
        <w:rPr>
          <w:rStyle w:val="netverse"/>
          <w:sz w:val="24"/>
          <w:szCs w:val="24"/>
        </w:rPr>
        <w:t xml:space="preserve"> </w:t>
      </w:r>
      <w:r w:rsidRPr="00F606BC">
        <w:rPr>
          <w:rStyle w:val="s"/>
          <w:sz w:val="24"/>
          <w:szCs w:val="24"/>
        </w:rPr>
        <w:t>to speak</w:t>
      </w:r>
      <w:r w:rsidRPr="00F606BC">
        <w:rPr>
          <w:rStyle w:val="netverse"/>
          <w:sz w:val="24"/>
          <w:szCs w:val="24"/>
        </w:rPr>
        <w:t xml:space="preserve"> </w:t>
      </w:r>
      <w:r w:rsidRPr="00F606BC">
        <w:rPr>
          <w:rStyle w:val="s"/>
          <w:sz w:val="24"/>
          <w:szCs w:val="24"/>
        </w:rPr>
        <w:t>of anything</w:t>
      </w:r>
      <w:r w:rsidRPr="00F606BC">
        <w:rPr>
          <w:rStyle w:val="netverse"/>
          <w:sz w:val="24"/>
          <w:szCs w:val="24"/>
        </w:rPr>
        <w:t xml:space="preserve"> </w:t>
      </w:r>
      <w:r w:rsidRPr="00F606BC">
        <w:rPr>
          <w:rStyle w:val="s"/>
          <w:sz w:val="24"/>
          <w:szCs w:val="24"/>
        </w:rPr>
        <w:t>except what Christ</w:t>
      </w:r>
      <w:r w:rsidRPr="00F606BC">
        <w:rPr>
          <w:rStyle w:val="netverse"/>
          <w:sz w:val="24"/>
          <w:szCs w:val="24"/>
        </w:rPr>
        <w:t xml:space="preserve"> </w:t>
      </w:r>
      <w:r w:rsidRPr="00F606BC">
        <w:rPr>
          <w:rStyle w:val="s"/>
          <w:sz w:val="24"/>
          <w:szCs w:val="24"/>
        </w:rPr>
        <w:t>has accomplished</w:t>
      </w:r>
      <w:r w:rsidRPr="00F606BC">
        <w:rPr>
          <w:rStyle w:val="netverse"/>
          <w:sz w:val="24"/>
          <w:szCs w:val="24"/>
        </w:rPr>
        <w:t xml:space="preserve"> </w:t>
      </w:r>
      <w:r w:rsidRPr="00F606BC">
        <w:rPr>
          <w:rStyle w:val="s"/>
          <w:sz w:val="24"/>
          <w:szCs w:val="24"/>
        </w:rPr>
        <w:t>through</w:t>
      </w:r>
      <w:r w:rsidRPr="00F606BC">
        <w:rPr>
          <w:rStyle w:val="netverse"/>
          <w:sz w:val="24"/>
          <w:szCs w:val="24"/>
        </w:rPr>
        <w:t xml:space="preserve"> </w:t>
      </w:r>
      <w:r w:rsidRPr="00F606BC">
        <w:rPr>
          <w:rStyle w:val="s"/>
          <w:sz w:val="24"/>
          <w:szCs w:val="24"/>
        </w:rPr>
        <w:t>me.”</w:t>
      </w:r>
      <w:r>
        <w:rPr>
          <w:rStyle w:val="s"/>
          <w:sz w:val="24"/>
          <w:szCs w:val="24"/>
        </w:rPr>
        <w:t xml:space="preserve"> It is His work, </w:t>
      </w:r>
      <w:r w:rsidR="00E369E3">
        <w:rPr>
          <w:rStyle w:val="s"/>
          <w:sz w:val="24"/>
          <w:szCs w:val="24"/>
        </w:rPr>
        <w:t>done in</w:t>
      </w:r>
      <w:r>
        <w:rPr>
          <w:rStyle w:val="s"/>
          <w:sz w:val="24"/>
          <w:szCs w:val="24"/>
        </w:rPr>
        <w:t xml:space="preserve"> His power</w:t>
      </w:r>
      <w:r w:rsidR="00402BDB">
        <w:rPr>
          <w:rStyle w:val="s"/>
          <w:sz w:val="24"/>
          <w:szCs w:val="24"/>
        </w:rPr>
        <w:t xml:space="preserve">… </w:t>
      </w:r>
      <w:r>
        <w:rPr>
          <w:rStyle w:val="s"/>
          <w:sz w:val="24"/>
          <w:szCs w:val="24"/>
        </w:rPr>
        <w:t xml:space="preserve"> to </w:t>
      </w:r>
      <w:r w:rsidR="00E369E3">
        <w:rPr>
          <w:rStyle w:val="s"/>
          <w:sz w:val="24"/>
          <w:szCs w:val="24"/>
        </w:rPr>
        <w:t xml:space="preserve">Christ alone be the </w:t>
      </w:r>
      <w:r>
        <w:rPr>
          <w:rStyle w:val="s"/>
          <w:sz w:val="24"/>
          <w:szCs w:val="24"/>
        </w:rPr>
        <w:t>glory.</w:t>
      </w:r>
    </w:p>
    <w:p w14:paraId="314484FB" w14:textId="77777777" w:rsidR="00C14FA9" w:rsidRPr="005B2739" w:rsidRDefault="00C14FA9" w:rsidP="00C14FA9">
      <w:pPr>
        <w:jc w:val="center"/>
        <w:rPr>
          <w:b/>
          <w:sz w:val="28"/>
          <w:szCs w:val="28"/>
        </w:rPr>
      </w:pPr>
      <w:r w:rsidRPr="00A96E53">
        <w:rPr>
          <w:b/>
          <w:sz w:val="28"/>
          <w:szCs w:val="28"/>
        </w:rPr>
        <w:t>Small Things</w:t>
      </w:r>
    </w:p>
    <w:p w14:paraId="2CAE6C00" w14:textId="43FD041B" w:rsidR="00C14FA9" w:rsidRDefault="00C14FA9" w:rsidP="008B19A2">
      <w:pPr>
        <w:ind w:firstLine="720"/>
        <w:jc w:val="both"/>
        <w:rPr>
          <w:sz w:val="24"/>
          <w:szCs w:val="24"/>
        </w:rPr>
      </w:pPr>
      <w:r w:rsidRPr="00EA6B87">
        <w:rPr>
          <w:sz w:val="24"/>
          <w:szCs w:val="24"/>
        </w:rPr>
        <w:t>What se</w:t>
      </w:r>
      <w:r>
        <w:rPr>
          <w:sz w:val="24"/>
          <w:szCs w:val="24"/>
        </w:rPr>
        <w:t>e</w:t>
      </w:r>
      <w:r w:rsidRPr="00EA6B87">
        <w:rPr>
          <w:sz w:val="24"/>
          <w:szCs w:val="24"/>
        </w:rPr>
        <w:t xml:space="preserve">ms small and insignificant in the world’s eyes </w:t>
      </w:r>
      <w:r>
        <w:rPr>
          <w:sz w:val="24"/>
          <w:szCs w:val="24"/>
        </w:rPr>
        <w:t>is often</w:t>
      </w:r>
      <w:r w:rsidRPr="00EA6B87">
        <w:rPr>
          <w:sz w:val="24"/>
          <w:szCs w:val="24"/>
        </w:rPr>
        <w:t xml:space="preserve"> monumental in God's sight.  </w:t>
      </w:r>
      <w:r>
        <w:rPr>
          <w:sz w:val="24"/>
          <w:szCs w:val="24"/>
        </w:rPr>
        <w:t>For instance, w</w:t>
      </w:r>
      <w:r w:rsidRPr="00EA6B87">
        <w:rPr>
          <w:sz w:val="24"/>
          <w:szCs w:val="24"/>
        </w:rPr>
        <w:t>hen God chose a man named Zerubbabel to rebuild a smaller version of Solomon’s temple, God encouraged His servant with these words</w:t>
      </w:r>
      <w:r w:rsidRPr="00152210">
        <w:rPr>
          <w:sz w:val="24"/>
          <w:szCs w:val="24"/>
        </w:rPr>
        <w:t xml:space="preserve">: </w:t>
      </w:r>
      <w:r w:rsidR="000950DB">
        <w:rPr>
          <w:sz w:val="24"/>
          <w:szCs w:val="24"/>
        </w:rPr>
        <w:t>“</w:t>
      </w:r>
      <w:r w:rsidRPr="00152210">
        <w:rPr>
          <w:i/>
          <w:sz w:val="24"/>
          <w:szCs w:val="24"/>
        </w:rPr>
        <w:t>For who has despised the day of small things</w:t>
      </w:r>
      <w:r w:rsidR="000950DB">
        <w:rPr>
          <w:i/>
          <w:sz w:val="24"/>
          <w:szCs w:val="24"/>
        </w:rPr>
        <w:t>”</w:t>
      </w:r>
      <w:r w:rsidRPr="00152210">
        <w:rPr>
          <w:i/>
          <w:sz w:val="24"/>
          <w:szCs w:val="24"/>
        </w:rPr>
        <w:t xml:space="preserve"> </w:t>
      </w:r>
      <w:r w:rsidRPr="00EC68D3">
        <w:rPr>
          <w:sz w:val="24"/>
          <w:szCs w:val="24"/>
        </w:rPr>
        <w:t>(Zechariah 4:9-10).</w:t>
      </w:r>
      <w:r w:rsidRPr="001732A7">
        <w:rPr>
          <w:sz w:val="24"/>
          <w:szCs w:val="24"/>
        </w:rPr>
        <w:t xml:space="preserve"> </w:t>
      </w:r>
    </w:p>
    <w:p w14:paraId="3A71F52C" w14:textId="41364179" w:rsidR="00C14FA9" w:rsidRDefault="00C14FA9" w:rsidP="008B19A2">
      <w:pPr>
        <w:ind w:firstLine="720"/>
        <w:jc w:val="both"/>
        <w:rPr>
          <w:sz w:val="24"/>
          <w:szCs w:val="24"/>
        </w:rPr>
      </w:pPr>
      <w:r w:rsidRPr="00EA6B87">
        <w:rPr>
          <w:sz w:val="24"/>
          <w:szCs w:val="24"/>
        </w:rPr>
        <w:t>Jesus modeled for us</w:t>
      </w:r>
      <w:r w:rsidRPr="001732A7">
        <w:rPr>
          <w:sz w:val="24"/>
          <w:szCs w:val="24"/>
        </w:rPr>
        <w:t xml:space="preserve"> </w:t>
      </w:r>
      <w:r w:rsidRPr="00EA6B87">
        <w:rPr>
          <w:sz w:val="24"/>
          <w:szCs w:val="24"/>
        </w:rPr>
        <w:t xml:space="preserve">an incredibly simple blueprint </w:t>
      </w:r>
      <w:r>
        <w:rPr>
          <w:sz w:val="24"/>
          <w:szCs w:val="24"/>
        </w:rPr>
        <w:t>for disciple</w:t>
      </w:r>
      <w:r w:rsidR="000950DB">
        <w:rPr>
          <w:sz w:val="24"/>
          <w:szCs w:val="24"/>
        </w:rPr>
        <w:t xml:space="preserve"> </w:t>
      </w:r>
      <w:r>
        <w:rPr>
          <w:sz w:val="24"/>
          <w:szCs w:val="24"/>
        </w:rPr>
        <w:t>making with His twelve. And this is it: He built</w:t>
      </w:r>
      <w:r w:rsidRPr="00152210">
        <w:rPr>
          <w:sz w:val="24"/>
          <w:szCs w:val="24"/>
        </w:rPr>
        <w:t xml:space="preserve"> a few people</w:t>
      </w:r>
      <w:r>
        <w:rPr>
          <w:sz w:val="24"/>
          <w:szCs w:val="24"/>
        </w:rPr>
        <w:t>, and they</w:t>
      </w:r>
      <w:r w:rsidRPr="00152210">
        <w:rPr>
          <w:sz w:val="24"/>
          <w:szCs w:val="24"/>
        </w:rPr>
        <w:t xml:space="preserve"> bec</w:t>
      </w:r>
      <w:r>
        <w:rPr>
          <w:sz w:val="24"/>
          <w:szCs w:val="24"/>
        </w:rPr>
        <w:t>a</w:t>
      </w:r>
      <w:r w:rsidRPr="00152210">
        <w:rPr>
          <w:sz w:val="24"/>
          <w:szCs w:val="24"/>
        </w:rPr>
        <w:t xml:space="preserve">me </w:t>
      </w:r>
      <w:r>
        <w:rPr>
          <w:sz w:val="24"/>
          <w:szCs w:val="24"/>
        </w:rPr>
        <w:t>living</w:t>
      </w:r>
      <w:r w:rsidRPr="00152210">
        <w:rPr>
          <w:sz w:val="24"/>
          <w:szCs w:val="24"/>
        </w:rPr>
        <w:t xml:space="preserve"> temple</w:t>
      </w:r>
      <w:r>
        <w:rPr>
          <w:sz w:val="24"/>
          <w:szCs w:val="24"/>
        </w:rPr>
        <w:t>s</w:t>
      </w:r>
      <w:r w:rsidRPr="00152210">
        <w:rPr>
          <w:sz w:val="24"/>
          <w:szCs w:val="24"/>
        </w:rPr>
        <w:t xml:space="preserve"> </w:t>
      </w:r>
      <w:r>
        <w:rPr>
          <w:sz w:val="24"/>
          <w:szCs w:val="24"/>
        </w:rPr>
        <w:t>of</w:t>
      </w:r>
      <w:r w:rsidRPr="00152210">
        <w:rPr>
          <w:sz w:val="24"/>
          <w:szCs w:val="24"/>
        </w:rPr>
        <w:t xml:space="preserve"> God. </w:t>
      </w:r>
      <w:r>
        <w:rPr>
          <w:sz w:val="24"/>
          <w:szCs w:val="24"/>
        </w:rPr>
        <w:t>And j</w:t>
      </w:r>
      <w:r w:rsidRPr="00EA6B87">
        <w:rPr>
          <w:sz w:val="24"/>
          <w:szCs w:val="24"/>
        </w:rPr>
        <w:t xml:space="preserve">ust like the parable of the tiny mustard seed that grows into a large tree, </w:t>
      </w:r>
      <w:r>
        <w:rPr>
          <w:sz w:val="24"/>
          <w:szCs w:val="24"/>
        </w:rPr>
        <w:t>each individual has</w:t>
      </w:r>
      <w:r w:rsidRPr="00EA6B87">
        <w:rPr>
          <w:sz w:val="24"/>
          <w:szCs w:val="24"/>
        </w:rPr>
        <w:t xml:space="preserve"> the </w:t>
      </w:r>
      <w:r w:rsidRPr="00152210">
        <w:rPr>
          <w:sz w:val="24"/>
          <w:szCs w:val="24"/>
        </w:rPr>
        <w:t xml:space="preserve">potential </w:t>
      </w:r>
      <w:r w:rsidRPr="00EA6B87">
        <w:rPr>
          <w:sz w:val="24"/>
          <w:szCs w:val="24"/>
        </w:rPr>
        <w:t xml:space="preserve">to </w:t>
      </w:r>
      <w:r>
        <w:rPr>
          <w:sz w:val="24"/>
          <w:szCs w:val="24"/>
        </w:rPr>
        <w:t xml:space="preserve">produce multitudes of disciples </w:t>
      </w:r>
      <w:r w:rsidRPr="00152210">
        <w:rPr>
          <w:sz w:val="24"/>
          <w:szCs w:val="24"/>
        </w:rPr>
        <w:t xml:space="preserve">in </w:t>
      </w:r>
      <w:r w:rsidR="00B4335B" w:rsidRPr="00152210">
        <w:rPr>
          <w:sz w:val="24"/>
          <w:szCs w:val="24"/>
        </w:rPr>
        <w:t>God</w:t>
      </w:r>
      <w:r w:rsidR="00B4335B">
        <w:rPr>
          <w:sz w:val="24"/>
          <w:szCs w:val="24"/>
        </w:rPr>
        <w:t>’</w:t>
      </w:r>
      <w:r w:rsidRPr="00152210">
        <w:rPr>
          <w:sz w:val="24"/>
          <w:szCs w:val="24"/>
        </w:rPr>
        <w:t>s family tree (Mat</w:t>
      </w:r>
      <w:r w:rsidR="009C5A1D">
        <w:rPr>
          <w:sz w:val="24"/>
          <w:szCs w:val="24"/>
        </w:rPr>
        <w:t>thew</w:t>
      </w:r>
      <w:r w:rsidRPr="00152210">
        <w:rPr>
          <w:sz w:val="24"/>
          <w:szCs w:val="24"/>
        </w:rPr>
        <w:t xml:space="preserve"> 13:31-32).</w:t>
      </w:r>
      <w:r>
        <w:rPr>
          <w:sz w:val="24"/>
          <w:szCs w:val="24"/>
        </w:rPr>
        <w:t xml:space="preserve"> In fact, Jesus chose and appointed us to bear Him much fruit (John</w:t>
      </w:r>
      <w:r w:rsidR="009C5A1D">
        <w:rPr>
          <w:sz w:val="24"/>
          <w:szCs w:val="24"/>
        </w:rPr>
        <w:t xml:space="preserve"> 1</w:t>
      </w:r>
      <w:r>
        <w:rPr>
          <w:sz w:val="24"/>
          <w:szCs w:val="24"/>
        </w:rPr>
        <w:t>4:16). By investing your life in a few</w:t>
      </w:r>
      <w:r w:rsidR="00633708">
        <w:rPr>
          <w:sz w:val="24"/>
          <w:szCs w:val="24"/>
        </w:rPr>
        <w:t xml:space="preserve"> others</w:t>
      </w:r>
      <w:r w:rsidRPr="00152210">
        <w:rPr>
          <w:sz w:val="24"/>
          <w:szCs w:val="24"/>
        </w:rPr>
        <w:t xml:space="preserve"> </w:t>
      </w:r>
      <w:r w:rsidR="000950DB">
        <w:rPr>
          <w:sz w:val="24"/>
          <w:szCs w:val="24"/>
        </w:rPr>
        <w:t>and teaching them to</w:t>
      </w:r>
      <w:r>
        <w:rPr>
          <w:sz w:val="24"/>
          <w:szCs w:val="24"/>
        </w:rPr>
        <w:t xml:space="preserve"> do the same, the nations will be</w:t>
      </w:r>
      <w:r w:rsidRPr="00EA6B87">
        <w:rPr>
          <w:sz w:val="24"/>
          <w:szCs w:val="24"/>
        </w:rPr>
        <w:t xml:space="preserve"> impacted with the gospel</w:t>
      </w:r>
      <w:r>
        <w:rPr>
          <w:sz w:val="24"/>
          <w:szCs w:val="24"/>
        </w:rPr>
        <w:t>. God’s plan to reach the entire world is encapsulated in the words of His last command: “Make disciples of all nations!”</w:t>
      </w:r>
    </w:p>
    <w:p w14:paraId="40D7632A" w14:textId="3DCD21DD" w:rsidR="00C14FA9" w:rsidRPr="008B19A2" w:rsidRDefault="008B19A2" w:rsidP="00C57D1C">
      <w:pPr>
        <w:pStyle w:val="paragraph"/>
        <w:spacing w:line="276" w:lineRule="auto"/>
        <w:ind w:firstLine="720"/>
        <w:jc w:val="both"/>
        <w:textAlignment w:val="baseline"/>
        <w:rPr>
          <w:rFonts w:asciiTheme="minorHAnsi" w:hAnsiTheme="minorHAnsi" w:cstheme="minorHAnsi"/>
          <w:iCs/>
        </w:rPr>
      </w:pPr>
      <w:r w:rsidRPr="008B19A2">
        <w:rPr>
          <w:rFonts w:asciiTheme="minorHAnsi" w:hAnsiTheme="minorHAnsi" w:cstheme="minorHAnsi"/>
          <w:iCs/>
        </w:rPr>
        <w:t>Beli</w:t>
      </w:r>
      <w:r w:rsidR="005A4595">
        <w:rPr>
          <w:rFonts w:asciiTheme="minorHAnsi" w:hAnsiTheme="minorHAnsi" w:cstheme="minorHAnsi"/>
          <w:iCs/>
        </w:rPr>
        <w:t>ever, have</w:t>
      </w:r>
      <w:r w:rsidRPr="008B19A2">
        <w:rPr>
          <w:rFonts w:asciiTheme="minorHAnsi" w:hAnsiTheme="minorHAnsi" w:cstheme="minorHAnsi"/>
          <w:iCs/>
        </w:rPr>
        <w:t xml:space="preserve"> you e</w:t>
      </w:r>
      <w:r w:rsidR="00A8179E">
        <w:rPr>
          <w:rFonts w:asciiTheme="minorHAnsi" w:hAnsiTheme="minorHAnsi" w:cstheme="minorHAnsi"/>
          <w:iCs/>
        </w:rPr>
        <w:t>ver wondered why God saved you or</w:t>
      </w:r>
      <w:r>
        <w:rPr>
          <w:rFonts w:asciiTheme="minorHAnsi" w:hAnsiTheme="minorHAnsi" w:cstheme="minorHAnsi"/>
          <w:iCs/>
        </w:rPr>
        <w:t xml:space="preserve"> </w:t>
      </w:r>
      <w:r w:rsidR="005A4595">
        <w:rPr>
          <w:rFonts w:asciiTheme="minorHAnsi" w:hAnsiTheme="minorHAnsi" w:cstheme="minorHAnsi"/>
          <w:iCs/>
        </w:rPr>
        <w:t xml:space="preserve">what your life purpose is? </w:t>
      </w:r>
      <w:r>
        <w:rPr>
          <w:rFonts w:asciiTheme="minorHAnsi" w:hAnsiTheme="minorHAnsi" w:cstheme="minorHAnsi"/>
          <w:iCs/>
        </w:rPr>
        <w:t xml:space="preserve"> Jesu</w:t>
      </w:r>
      <w:r w:rsidR="00147055">
        <w:rPr>
          <w:rFonts w:asciiTheme="minorHAnsi" w:hAnsiTheme="minorHAnsi" w:cstheme="minorHAnsi"/>
          <w:iCs/>
        </w:rPr>
        <w:t>s never intended for us to waste our lives</w:t>
      </w:r>
      <w:r w:rsidR="00691ED6">
        <w:rPr>
          <w:rFonts w:asciiTheme="minorHAnsi" w:hAnsiTheme="minorHAnsi" w:cstheme="minorHAnsi"/>
          <w:iCs/>
        </w:rPr>
        <w:t>. His intent is that each of us</w:t>
      </w:r>
      <w:r>
        <w:rPr>
          <w:rFonts w:asciiTheme="minorHAnsi" w:hAnsiTheme="minorHAnsi" w:cstheme="minorHAnsi"/>
          <w:iCs/>
        </w:rPr>
        <w:t xml:space="preserve"> invest</w:t>
      </w:r>
      <w:r w:rsidR="00691ED6">
        <w:rPr>
          <w:rFonts w:asciiTheme="minorHAnsi" w:hAnsiTheme="minorHAnsi" w:cstheme="minorHAnsi"/>
          <w:iCs/>
        </w:rPr>
        <w:t>s</w:t>
      </w:r>
      <w:r>
        <w:rPr>
          <w:rFonts w:asciiTheme="minorHAnsi" w:hAnsiTheme="minorHAnsi" w:cstheme="minorHAnsi"/>
          <w:iCs/>
        </w:rPr>
        <w:t xml:space="preserve"> our life in</w:t>
      </w:r>
      <w:r w:rsidR="00691ED6">
        <w:rPr>
          <w:rFonts w:asciiTheme="minorHAnsi" w:hAnsiTheme="minorHAnsi" w:cstheme="minorHAnsi"/>
          <w:iCs/>
        </w:rPr>
        <w:t>to others through</w:t>
      </w:r>
      <w:r>
        <w:rPr>
          <w:rFonts w:asciiTheme="minorHAnsi" w:hAnsiTheme="minorHAnsi" w:cstheme="minorHAnsi"/>
          <w:iCs/>
        </w:rPr>
        <w:t xml:space="preserve"> </w:t>
      </w:r>
      <w:r w:rsidR="00691ED6">
        <w:rPr>
          <w:rFonts w:asciiTheme="minorHAnsi" w:hAnsiTheme="minorHAnsi" w:cstheme="minorHAnsi"/>
          <w:iCs/>
        </w:rPr>
        <w:t>the process of disciple making.</w:t>
      </w:r>
      <w:r w:rsidR="00761CF5">
        <w:rPr>
          <w:rFonts w:asciiTheme="minorHAnsi" w:hAnsiTheme="minorHAnsi" w:cstheme="minorHAnsi"/>
          <w:iCs/>
        </w:rPr>
        <w:t xml:space="preserve"> And so, we are ecs</w:t>
      </w:r>
      <w:r>
        <w:rPr>
          <w:rFonts w:asciiTheme="minorHAnsi" w:hAnsiTheme="minorHAnsi" w:cstheme="minorHAnsi"/>
          <w:iCs/>
        </w:rPr>
        <w:t>tatic that you have joined us</w:t>
      </w:r>
      <w:r w:rsidR="005F1FC2">
        <w:rPr>
          <w:rFonts w:asciiTheme="minorHAnsi" w:hAnsiTheme="minorHAnsi" w:cstheme="minorHAnsi"/>
          <w:iCs/>
        </w:rPr>
        <w:t xml:space="preserve"> </w:t>
      </w:r>
      <w:r>
        <w:rPr>
          <w:rFonts w:asciiTheme="minorHAnsi" w:hAnsiTheme="minorHAnsi" w:cstheme="minorHAnsi"/>
          <w:iCs/>
        </w:rPr>
        <w:t xml:space="preserve">as we give you the tools to obey the Great Commission. </w:t>
      </w:r>
    </w:p>
    <w:p w14:paraId="2204155B" w14:textId="77777777" w:rsidR="00C14FA9" w:rsidRDefault="00C14FA9" w:rsidP="008A7A08">
      <w:pPr>
        <w:pStyle w:val="Style1"/>
        <w:rPr>
          <w:rStyle w:val="normaltextrun"/>
          <w:rFonts w:asciiTheme="minorHAnsi" w:hAnsiTheme="minorHAnsi" w:cstheme="minorHAnsi"/>
        </w:rPr>
      </w:pPr>
    </w:p>
    <w:p w14:paraId="11B40865" w14:textId="77777777" w:rsidR="00C14FA9" w:rsidRDefault="00C14FA9" w:rsidP="008A7A08">
      <w:pPr>
        <w:pStyle w:val="Style1"/>
        <w:rPr>
          <w:rStyle w:val="normaltextrun"/>
          <w:rFonts w:asciiTheme="minorHAnsi" w:hAnsiTheme="minorHAnsi" w:cstheme="minorHAnsi"/>
        </w:rPr>
      </w:pPr>
    </w:p>
    <w:p w14:paraId="42B2D758" w14:textId="77777777" w:rsidR="00C14FA9" w:rsidRDefault="00C14FA9" w:rsidP="008A7A08">
      <w:pPr>
        <w:pStyle w:val="Style1"/>
        <w:rPr>
          <w:rStyle w:val="normaltextrun"/>
          <w:rFonts w:asciiTheme="minorHAnsi" w:hAnsiTheme="minorHAnsi" w:cstheme="minorHAnsi"/>
        </w:rPr>
      </w:pPr>
    </w:p>
    <w:p w14:paraId="61FC1DD6" w14:textId="77777777" w:rsidR="00A15724" w:rsidRDefault="00A15724" w:rsidP="008A7A08">
      <w:pPr>
        <w:pStyle w:val="Style1"/>
        <w:rPr>
          <w:rStyle w:val="normaltextrun"/>
          <w:rFonts w:asciiTheme="minorHAnsi" w:hAnsiTheme="minorHAnsi" w:cstheme="minorHAnsi"/>
        </w:rPr>
      </w:pPr>
    </w:p>
    <w:p w14:paraId="201196E7" w14:textId="17B75785" w:rsidR="008A7A08" w:rsidRDefault="008A7A08" w:rsidP="008A7A08">
      <w:pPr>
        <w:pStyle w:val="Style1"/>
        <w:rPr>
          <w:rStyle w:val="normaltextrun"/>
          <w:rFonts w:asciiTheme="minorHAnsi" w:hAnsiTheme="minorHAnsi" w:cstheme="minorHAnsi"/>
        </w:rPr>
      </w:pPr>
    </w:p>
    <w:p w14:paraId="6FA54F5F" w14:textId="67157489" w:rsidR="00F606BC" w:rsidRDefault="00F606BC" w:rsidP="008A7A08">
      <w:pPr>
        <w:pStyle w:val="Style1"/>
        <w:rPr>
          <w:rStyle w:val="normaltextrun"/>
          <w:rFonts w:asciiTheme="minorHAnsi" w:hAnsiTheme="minorHAnsi" w:cstheme="minorHAnsi"/>
        </w:rPr>
      </w:pPr>
    </w:p>
    <w:p w14:paraId="3D249D36" w14:textId="77777777" w:rsidR="00F606BC" w:rsidRDefault="00F606BC" w:rsidP="008A7A08">
      <w:pPr>
        <w:pStyle w:val="Style1"/>
        <w:rPr>
          <w:rStyle w:val="normaltextrun"/>
          <w:rFonts w:asciiTheme="minorHAnsi" w:hAnsiTheme="minorHAnsi" w:cstheme="minorHAnsi"/>
        </w:rPr>
      </w:pPr>
    </w:p>
    <w:p w14:paraId="5DD6CE91" w14:textId="77777777" w:rsidR="008A7A08" w:rsidRDefault="00992E99" w:rsidP="008A7A08">
      <w:pPr>
        <w:pStyle w:val="Style1"/>
        <w:rPr>
          <w:sz w:val="96"/>
          <w:szCs w:val="96"/>
        </w:rPr>
      </w:pPr>
      <w:r>
        <w:rPr>
          <w:sz w:val="96"/>
          <w:szCs w:val="96"/>
        </w:rPr>
        <w:t>Section 1</w:t>
      </w:r>
    </w:p>
    <w:p w14:paraId="14BF88CA" w14:textId="77777777" w:rsidR="008A7A08" w:rsidRPr="008A7A08" w:rsidRDefault="008A7A08" w:rsidP="008A7A08">
      <w:pPr>
        <w:pStyle w:val="Style1"/>
        <w:rPr>
          <w:rFonts w:asciiTheme="minorHAnsi" w:hAnsiTheme="minorHAnsi" w:cstheme="minorHAnsi"/>
          <w:sz w:val="96"/>
          <w:szCs w:val="96"/>
        </w:rPr>
      </w:pPr>
      <w:r w:rsidRPr="008A7A08">
        <w:rPr>
          <w:sz w:val="96"/>
          <w:szCs w:val="96"/>
        </w:rPr>
        <w:t>Leader’s Guide</w:t>
      </w:r>
    </w:p>
    <w:p w14:paraId="12EF6761" w14:textId="77777777" w:rsidR="008A7A08" w:rsidRDefault="008A7A08">
      <w:pPr>
        <w:spacing w:after="160" w:line="259" w:lineRule="auto"/>
        <w:rPr>
          <w:rFonts w:ascii="Edwardian Script ITC" w:hAnsi="Edwardian Script ITC" w:cs="Vijaya"/>
          <w:b/>
          <w:sz w:val="72"/>
          <w:szCs w:val="72"/>
        </w:rPr>
      </w:pPr>
      <w:r>
        <w:br w:type="page"/>
      </w:r>
    </w:p>
    <w:p w14:paraId="055DBE59" w14:textId="77777777" w:rsidR="008A7A08" w:rsidRPr="008A7A08" w:rsidRDefault="008A7A08" w:rsidP="008A7A08">
      <w:pPr>
        <w:pStyle w:val="Style1"/>
        <w:rPr>
          <w:rFonts w:asciiTheme="minorHAnsi" w:hAnsiTheme="minorHAnsi" w:cstheme="minorHAnsi"/>
        </w:rPr>
      </w:pPr>
      <w:r>
        <w:lastRenderedPageBreak/>
        <w:t xml:space="preserve">How to Use This Book </w:t>
      </w:r>
    </w:p>
    <w:p w14:paraId="785C0218" w14:textId="7C091E9A" w:rsidR="008A7A08" w:rsidRDefault="008A7A08" w:rsidP="002C757D">
      <w:pPr>
        <w:pStyle w:val="font8"/>
        <w:spacing w:line="276" w:lineRule="auto"/>
        <w:ind w:firstLine="720"/>
        <w:jc w:val="both"/>
        <w:rPr>
          <w:rStyle w:val="normaltextrun"/>
          <w:rFonts w:asciiTheme="minorHAnsi" w:hAnsiTheme="minorHAnsi" w:cstheme="minorHAnsi"/>
        </w:rPr>
      </w:pPr>
      <w:r>
        <w:rPr>
          <w:rFonts w:asciiTheme="minorHAnsi" w:eastAsiaTheme="minorEastAsia" w:hAnsiTheme="minorHAnsi" w:cstheme="minorBidi"/>
        </w:rPr>
        <w:t xml:space="preserve">The purpose of this book is to equip women with a simple, reproducible plan to disciple other women. </w:t>
      </w:r>
      <w:r w:rsidR="00056DB8">
        <w:rPr>
          <w:rStyle w:val="normaltextrun"/>
          <w:rFonts w:asciiTheme="minorHAnsi" w:hAnsiTheme="minorHAnsi" w:cstheme="minorHAnsi"/>
        </w:rPr>
        <w:t>Our</w:t>
      </w:r>
      <w:r w:rsidR="003D3A1F">
        <w:rPr>
          <w:rStyle w:val="normaltextrun"/>
          <w:rFonts w:asciiTheme="minorHAnsi" w:hAnsiTheme="minorHAnsi" w:cstheme="minorHAnsi"/>
        </w:rPr>
        <w:t xml:space="preserve"> </w:t>
      </w:r>
      <w:r w:rsidR="00442A32">
        <w:rPr>
          <w:rStyle w:val="normaltextrun"/>
          <w:rFonts w:asciiTheme="minorHAnsi" w:hAnsiTheme="minorHAnsi" w:cstheme="minorHAnsi"/>
        </w:rPr>
        <w:t>premise is that there are fi</w:t>
      </w:r>
      <w:r w:rsidR="00135B7C">
        <w:rPr>
          <w:rStyle w:val="normaltextrun"/>
          <w:rFonts w:asciiTheme="minorHAnsi" w:hAnsiTheme="minorHAnsi" w:cstheme="minorHAnsi"/>
        </w:rPr>
        <w:t>ve stages of spiritual growth, and w</w:t>
      </w:r>
      <w:r w:rsidR="00442A32">
        <w:rPr>
          <w:rStyle w:val="normaltextrun"/>
          <w:rFonts w:asciiTheme="minorHAnsi" w:hAnsiTheme="minorHAnsi" w:cstheme="minorHAnsi"/>
        </w:rPr>
        <w:t>e have developed a strategy and a series of lessons, which when used in consecutive order,</w:t>
      </w:r>
      <w:r w:rsidR="007E0D89">
        <w:rPr>
          <w:rStyle w:val="normaltextrun"/>
          <w:rFonts w:asciiTheme="minorHAnsi" w:hAnsiTheme="minorHAnsi" w:cstheme="minorHAnsi"/>
        </w:rPr>
        <w:t xml:space="preserve"> move us forward in this</w:t>
      </w:r>
      <w:r>
        <w:rPr>
          <w:rStyle w:val="normaltextrun"/>
          <w:rFonts w:asciiTheme="minorHAnsi" w:hAnsiTheme="minorHAnsi" w:cstheme="minorHAnsi"/>
        </w:rPr>
        <w:t xml:space="preserve"> spiritual growth process. </w:t>
      </w:r>
    </w:p>
    <w:p w14:paraId="7CC94189" w14:textId="3F64ECEE" w:rsidR="008A7A08" w:rsidRDefault="00442A32" w:rsidP="002C757D">
      <w:pPr>
        <w:pStyle w:val="font8"/>
        <w:spacing w:line="276" w:lineRule="auto"/>
        <w:ind w:firstLine="720"/>
        <w:jc w:val="both"/>
        <w:rPr>
          <w:rStyle w:val="normaltextrun"/>
          <w:rFonts w:asciiTheme="minorHAnsi" w:hAnsiTheme="minorHAnsi" w:cstheme="minorHAnsi"/>
        </w:rPr>
      </w:pPr>
      <w:r>
        <w:rPr>
          <w:rStyle w:val="normaltextrun"/>
          <w:rFonts w:asciiTheme="minorHAnsi" w:hAnsiTheme="minorHAnsi" w:cstheme="minorHAnsi"/>
        </w:rPr>
        <w:t>There are two sections of this book, and the first section</w:t>
      </w:r>
      <w:r w:rsidR="008A7A08">
        <w:rPr>
          <w:rStyle w:val="normaltextrun"/>
          <w:rFonts w:asciiTheme="minorHAnsi" w:hAnsiTheme="minorHAnsi" w:cstheme="minorHAnsi"/>
        </w:rPr>
        <w:t xml:space="preserve"> is for</w:t>
      </w:r>
      <w:r w:rsidR="001C3C37">
        <w:rPr>
          <w:rStyle w:val="normaltextrun"/>
          <w:rFonts w:asciiTheme="minorHAnsi" w:hAnsiTheme="minorHAnsi" w:cstheme="minorHAnsi"/>
        </w:rPr>
        <w:t xml:space="preserve"> you: the leader. The Leader’s Guide is</w:t>
      </w:r>
      <w:r w:rsidR="008A7A08">
        <w:rPr>
          <w:rStyle w:val="normaltextrun"/>
          <w:rFonts w:asciiTheme="minorHAnsi" w:hAnsiTheme="minorHAnsi" w:cstheme="minorHAnsi"/>
        </w:rPr>
        <w:t xml:space="preserve"> designed to explain the princi</w:t>
      </w:r>
      <w:r w:rsidR="001C3C37">
        <w:rPr>
          <w:rStyle w:val="normaltextrun"/>
          <w:rFonts w:asciiTheme="minorHAnsi" w:hAnsiTheme="minorHAnsi" w:cstheme="minorHAnsi"/>
        </w:rPr>
        <w:t xml:space="preserve">ples and methods of </w:t>
      </w:r>
      <w:r w:rsidR="001C3C37" w:rsidRPr="001C3C37">
        <w:rPr>
          <w:rStyle w:val="normaltextrun"/>
          <w:rFonts w:asciiTheme="minorHAnsi" w:hAnsiTheme="minorHAnsi" w:cstheme="minorHAnsi"/>
          <w:noProof/>
        </w:rPr>
        <w:t>disciple</w:t>
      </w:r>
      <w:r w:rsidR="000E3064">
        <w:rPr>
          <w:rStyle w:val="normaltextrun"/>
          <w:rFonts w:asciiTheme="minorHAnsi" w:hAnsiTheme="minorHAnsi" w:cstheme="minorHAnsi"/>
          <w:noProof/>
        </w:rPr>
        <w:t xml:space="preserve"> </w:t>
      </w:r>
      <w:r w:rsidR="001C3C37" w:rsidRPr="001C3C37">
        <w:rPr>
          <w:rStyle w:val="normaltextrun"/>
          <w:rFonts w:asciiTheme="minorHAnsi" w:hAnsiTheme="minorHAnsi" w:cstheme="minorHAnsi"/>
          <w:noProof/>
        </w:rPr>
        <w:t>making</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It contains two pivotal lessons</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“Cast the Vision: God’s Great Commission” and “</w:t>
      </w:r>
      <w:r w:rsidR="009378D3">
        <w:rPr>
          <w:rStyle w:val="normaltextrun"/>
          <w:rFonts w:asciiTheme="minorHAnsi" w:hAnsiTheme="minorHAnsi" w:cstheme="minorHAnsi"/>
        </w:rPr>
        <w:t>The Five</w:t>
      </w:r>
      <w:r w:rsidR="00EB2D18">
        <w:rPr>
          <w:rStyle w:val="normaltextrun"/>
          <w:rFonts w:asciiTheme="minorHAnsi" w:hAnsiTheme="minorHAnsi" w:cstheme="minorHAnsi"/>
        </w:rPr>
        <w:t xml:space="preserve"> Stages of Spiritual Growth.” </w:t>
      </w:r>
      <w:r w:rsidR="008A7A08">
        <w:rPr>
          <w:rStyle w:val="normaltextrun"/>
          <w:rFonts w:asciiTheme="minorHAnsi" w:hAnsiTheme="minorHAnsi" w:cstheme="minorHAnsi"/>
        </w:rPr>
        <w:t>The second section of the book contains the less</w:t>
      </w:r>
      <w:r w:rsidR="00135B7C">
        <w:rPr>
          <w:rStyle w:val="normaltextrun"/>
          <w:rFonts w:asciiTheme="minorHAnsi" w:hAnsiTheme="minorHAnsi" w:cstheme="minorHAnsi"/>
        </w:rPr>
        <w:t xml:space="preserve">ons that compose the curriculum, and these lessons are, aptly, divided into groups which correspond to the five stages. </w:t>
      </w:r>
      <w:r>
        <w:rPr>
          <w:rStyle w:val="normaltextrun"/>
          <w:rFonts w:asciiTheme="minorHAnsi" w:hAnsiTheme="minorHAnsi" w:cstheme="minorHAnsi"/>
        </w:rPr>
        <w:t>At the end of each lesson, there will be a set of questions for personal application and discussion. Whether you are learning with one person or a group of people, start in Phase 1 of the curriculum lessons.</w:t>
      </w:r>
    </w:p>
    <w:p w14:paraId="4FE4177C" w14:textId="77777777" w:rsidR="008A7A08" w:rsidRDefault="008A7A08" w:rsidP="008A7A08">
      <w:pPr>
        <w:pStyle w:val="paragraph"/>
        <w:jc w:val="center"/>
        <w:textAlignment w:val="baseline"/>
        <w:rPr>
          <w:rStyle w:val="eop"/>
          <w:rFonts w:asciiTheme="minorHAnsi" w:hAnsiTheme="minorHAnsi" w:cstheme="minorHAnsi"/>
          <w:sz w:val="32"/>
          <w:szCs w:val="32"/>
        </w:rPr>
      </w:pPr>
      <w:r>
        <w:rPr>
          <w:rStyle w:val="normaltextrun"/>
          <w:rFonts w:asciiTheme="minorHAnsi" w:hAnsiTheme="minorHAnsi" w:cstheme="minorHAnsi"/>
          <w:b/>
          <w:bCs/>
          <w:sz w:val="32"/>
          <w:szCs w:val="32"/>
        </w:rPr>
        <w:t>Getting started</w:t>
      </w:r>
      <w:r>
        <w:rPr>
          <w:rStyle w:val="eop"/>
          <w:rFonts w:asciiTheme="minorHAnsi" w:hAnsiTheme="minorHAnsi" w:cstheme="minorHAnsi"/>
          <w:sz w:val="32"/>
          <w:szCs w:val="32"/>
        </w:rPr>
        <w:t> </w:t>
      </w:r>
    </w:p>
    <w:p w14:paraId="7C65CD7B" w14:textId="77777777" w:rsidR="00AD08B9" w:rsidRPr="00AD08B9" w:rsidRDefault="00AD08B9" w:rsidP="008A7A08">
      <w:pPr>
        <w:pStyle w:val="paragraph"/>
        <w:jc w:val="center"/>
        <w:textAlignment w:val="baseline"/>
        <w:rPr>
          <w:rStyle w:val="eop"/>
          <w:rFonts w:asciiTheme="minorHAnsi" w:hAnsiTheme="minorHAnsi" w:cstheme="minorHAnsi"/>
          <w:b/>
          <w:sz w:val="28"/>
          <w:szCs w:val="28"/>
        </w:rPr>
      </w:pPr>
    </w:p>
    <w:p w14:paraId="6888D4ED" w14:textId="77777777" w:rsidR="00AD08B9" w:rsidRDefault="00AD08B9" w:rsidP="00AD08B9">
      <w:pPr>
        <w:pStyle w:val="paragraph"/>
        <w:textAlignment w:val="baseline"/>
        <w:rPr>
          <w:rFonts w:asciiTheme="minorHAnsi" w:hAnsiTheme="minorHAnsi"/>
          <w:b/>
          <w:sz w:val="28"/>
          <w:szCs w:val="28"/>
        </w:rPr>
      </w:pPr>
      <w:r w:rsidRPr="00AD08B9">
        <w:rPr>
          <w:rFonts w:asciiTheme="minorHAnsi" w:hAnsiTheme="minorHAnsi"/>
          <w:b/>
          <w:sz w:val="28"/>
          <w:szCs w:val="28"/>
        </w:rPr>
        <w:t>Step One: Read the Leader’s Guide</w:t>
      </w:r>
    </w:p>
    <w:p w14:paraId="645D8201" w14:textId="77777777" w:rsidR="00AD08B9" w:rsidRDefault="00AD08B9" w:rsidP="00AD08B9">
      <w:pPr>
        <w:pStyle w:val="paragraph"/>
        <w:textAlignment w:val="baseline"/>
        <w:rPr>
          <w:rFonts w:asciiTheme="minorHAnsi" w:hAnsiTheme="minorHAnsi"/>
          <w:b/>
          <w:sz w:val="28"/>
          <w:szCs w:val="28"/>
        </w:rPr>
      </w:pPr>
    </w:p>
    <w:p w14:paraId="72514E81" w14:textId="733B8AA4" w:rsidR="00AD08B9" w:rsidRDefault="00AD08B9" w:rsidP="00AD08B9">
      <w:pPr>
        <w:pStyle w:val="paragraph"/>
        <w:ind w:firstLine="720"/>
        <w:textAlignment w:val="baseline"/>
        <w:rPr>
          <w:rFonts w:asciiTheme="minorHAnsi" w:hAnsiTheme="minorHAnsi"/>
        </w:rPr>
      </w:pPr>
      <w:r>
        <w:rPr>
          <w:rFonts w:asciiTheme="minorHAnsi" w:hAnsiTheme="minorHAnsi"/>
        </w:rPr>
        <w:t xml:space="preserve">This Section is for you. These </w:t>
      </w:r>
      <w:r w:rsidR="00271911">
        <w:rPr>
          <w:rFonts w:asciiTheme="minorHAnsi" w:hAnsiTheme="minorHAnsi"/>
        </w:rPr>
        <w:t>c</w:t>
      </w:r>
      <w:r>
        <w:rPr>
          <w:rFonts w:asciiTheme="minorHAnsi" w:hAnsiTheme="minorHAnsi"/>
        </w:rPr>
        <w:t xml:space="preserve">hapters will explain the rationale and methods of our </w:t>
      </w:r>
      <w:r w:rsidRPr="00C7032B">
        <w:rPr>
          <w:rFonts w:asciiTheme="minorHAnsi" w:hAnsiTheme="minorHAnsi"/>
          <w:noProof/>
        </w:rPr>
        <w:t>discipling</w:t>
      </w:r>
      <w:r>
        <w:rPr>
          <w:rFonts w:asciiTheme="minorHAnsi" w:hAnsiTheme="minorHAnsi"/>
        </w:rPr>
        <w:t xml:space="preserve"> curriculum.</w:t>
      </w:r>
    </w:p>
    <w:p w14:paraId="343DAB84" w14:textId="77777777" w:rsidR="00AD08B9" w:rsidRDefault="00AD08B9" w:rsidP="00AD08B9">
      <w:pPr>
        <w:pStyle w:val="paragraph"/>
        <w:ind w:firstLine="720"/>
        <w:textAlignment w:val="baseline"/>
        <w:rPr>
          <w:rFonts w:asciiTheme="minorHAnsi" w:hAnsiTheme="minorHAnsi"/>
        </w:rPr>
      </w:pPr>
    </w:p>
    <w:p w14:paraId="3CE9BC26" w14:textId="77777777" w:rsidR="00AD08B9" w:rsidRPr="00AD08B9" w:rsidRDefault="00AD08B9" w:rsidP="00AD08B9">
      <w:pPr>
        <w:pStyle w:val="paragraph"/>
        <w:jc w:val="both"/>
        <w:textAlignment w:val="baseline"/>
        <w:rPr>
          <w:rFonts w:asciiTheme="minorHAnsi" w:hAnsiTheme="minorHAnsi"/>
        </w:rPr>
      </w:pPr>
      <w:r>
        <w:rPr>
          <w:rFonts w:ascii="Calibri" w:eastAsia="Calibri" w:hAnsi="Calibri"/>
          <w:b/>
          <w:sz w:val="28"/>
          <w:szCs w:val="28"/>
        </w:rPr>
        <w:t>Step Two: Choose your Bible</w:t>
      </w:r>
    </w:p>
    <w:p w14:paraId="6DE3C56F" w14:textId="71BD2624" w:rsidR="00AD08B9" w:rsidRDefault="005F5676" w:rsidP="002C757D">
      <w:pPr>
        <w:pStyle w:val="font8"/>
        <w:spacing w:line="276" w:lineRule="auto"/>
        <w:ind w:firstLine="720"/>
        <w:jc w:val="both"/>
        <w:rPr>
          <w:rFonts w:asciiTheme="minorHAnsi" w:eastAsiaTheme="minorEastAsia" w:hAnsiTheme="minorHAnsi" w:cstheme="minorBidi"/>
        </w:rPr>
      </w:pPr>
      <w:r>
        <w:rPr>
          <w:rStyle w:val="normaltextrun"/>
          <w:rFonts w:asciiTheme="minorHAnsi" w:hAnsiTheme="minorHAnsi" w:cstheme="minorHAnsi"/>
          <w:noProof/>
        </w:rPr>
        <w:t xml:space="preserve">Every </w:t>
      </w:r>
      <w:r w:rsidR="00AD08B9">
        <w:rPr>
          <w:rStyle w:val="normaltextrun"/>
          <w:rFonts w:asciiTheme="minorHAnsi" w:hAnsiTheme="minorHAnsi" w:cstheme="minorHAnsi"/>
        </w:rPr>
        <w:t xml:space="preserve">lesson is rooted and grounded in the Word of God. Therefore, you need a </w:t>
      </w:r>
      <w:r w:rsidR="00AD08B9">
        <w:rPr>
          <w:rFonts w:asciiTheme="minorHAnsi" w:eastAsiaTheme="minorEastAsia" w:hAnsiTheme="minorHAnsi" w:cstheme="minorBidi"/>
        </w:rPr>
        <w:t xml:space="preserve">Bible, or at least, a Bible app such as Bible.is. Just be sure to pick the translation that is easiest for you to use. </w:t>
      </w:r>
    </w:p>
    <w:p w14:paraId="561A260A" w14:textId="77777777" w:rsidR="008A7A08" w:rsidRPr="00AD08B9" w:rsidRDefault="00AD08B9" w:rsidP="00AD08B9">
      <w:pPr>
        <w:pStyle w:val="paragraph"/>
        <w:textAlignment w:val="baseline"/>
        <w:rPr>
          <w:rStyle w:val="eop"/>
          <w:rFonts w:asciiTheme="minorHAnsi" w:hAnsiTheme="minorHAnsi" w:cstheme="minorHAnsi"/>
          <w:sz w:val="28"/>
          <w:szCs w:val="28"/>
        </w:rPr>
      </w:pPr>
      <w:r>
        <w:rPr>
          <w:rStyle w:val="normaltextrun"/>
          <w:rFonts w:asciiTheme="minorHAnsi" w:hAnsiTheme="minorHAnsi" w:cstheme="minorHAnsi"/>
          <w:b/>
          <w:bCs/>
          <w:color w:val="271E2E"/>
          <w:sz w:val="28"/>
          <w:szCs w:val="28"/>
        </w:rPr>
        <w:t>Step Three</w:t>
      </w:r>
      <w:r w:rsidR="008A7A08">
        <w:rPr>
          <w:rStyle w:val="normaltextrun"/>
          <w:rFonts w:asciiTheme="minorHAnsi" w:hAnsiTheme="minorHAnsi" w:cstheme="minorHAnsi"/>
          <w:b/>
          <w:bCs/>
          <w:color w:val="271E2E"/>
          <w:sz w:val="28"/>
          <w:szCs w:val="28"/>
        </w:rPr>
        <w:t>: Find someone to join you</w:t>
      </w:r>
      <w:r w:rsidR="008A7A08">
        <w:rPr>
          <w:rStyle w:val="eop"/>
          <w:rFonts w:asciiTheme="minorHAnsi" w:hAnsiTheme="minorHAnsi" w:cstheme="minorHAnsi"/>
          <w:sz w:val="28"/>
          <w:szCs w:val="28"/>
        </w:rPr>
        <w:t> </w:t>
      </w:r>
    </w:p>
    <w:p w14:paraId="44322B12" w14:textId="77777777" w:rsidR="008A7A08" w:rsidRDefault="008A7A08" w:rsidP="008A7A08">
      <w:pPr>
        <w:pStyle w:val="paragraph"/>
        <w:jc w:val="both"/>
        <w:textAlignment w:val="baseline"/>
      </w:pPr>
    </w:p>
    <w:p w14:paraId="53AB186C" w14:textId="04982DAE" w:rsidR="008A7A08" w:rsidRDefault="008A7A08" w:rsidP="002C757D">
      <w:pPr>
        <w:pStyle w:val="paragraph"/>
        <w:spacing w:line="276" w:lineRule="auto"/>
        <w:jc w:val="both"/>
        <w:textAlignment w:val="baseline"/>
        <w:rPr>
          <w:rStyle w:val="eop"/>
        </w:rPr>
      </w:pPr>
      <w:r>
        <w:rPr>
          <w:rStyle w:val="normaltextrun"/>
          <w:rFonts w:asciiTheme="minorHAnsi" w:hAnsiTheme="minorHAnsi" w:cstheme="minorHAnsi"/>
          <w:sz w:val="28"/>
          <w:szCs w:val="28"/>
        </w:rPr>
        <w:t> </w:t>
      </w:r>
      <w:r>
        <w:rPr>
          <w:rStyle w:val="eop"/>
          <w:rFonts w:asciiTheme="minorHAnsi" w:hAnsiTheme="minorHAnsi" w:cstheme="minorHAnsi"/>
          <w:sz w:val="28"/>
          <w:szCs w:val="28"/>
        </w:rPr>
        <w:t> </w:t>
      </w:r>
      <w:r>
        <w:rPr>
          <w:rStyle w:val="eop"/>
          <w:rFonts w:asciiTheme="minorHAnsi" w:hAnsiTheme="minorHAnsi" w:cstheme="minorHAnsi"/>
          <w:sz w:val="28"/>
          <w:szCs w:val="28"/>
        </w:rPr>
        <w:tab/>
      </w:r>
      <w:r>
        <w:rPr>
          <w:rFonts w:asciiTheme="minorHAnsi" w:eastAsiaTheme="minorEastAsia" w:hAnsiTheme="minorHAnsi" w:cstheme="minorBidi"/>
        </w:rPr>
        <w:t xml:space="preserve">This study is meant to be done in small groups of women. Jesus </w:t>
      </w:r>
      <w:r w:rsidR="00640B2D" w:rsidRPr="00640B2D">
        <w:rPr>
          <w:rFonts w:asciiTheme="minorHAnsi" w:eastAsiaTheme="minorEastAsia" w:hAnsiTheme="minorHAnsi" w:cstheme="minorBidi"/>
          <w:noProof/>
        </w:rPr>
        <w:t>ch</w:t>
      </w:r>
      <w:r w:rsidRPr="00640B2D">
        <w:rPr>
          <w:rFonts w:asciiTheme="minorHAnsi" w:eastAsiaTheme="minorEastAsia" w:hAnsiTheme="minorHAnsi" w:cstheme="minorBidi"/>
          <w:noProof/>
        </w:rPr>
        <w:t>ose</w:t>
      </w:r>
      <w:r>
        <w:rPr>
          <w:rFonts w:asciiTheme="minorHAnsi" w:eastAsiaTheme="minorEastAsia" w:hAnsiTheme="minorHAnsi" w:cstheme="minorBidi"/>
        </w:rPr>
        <w:t xml:space="preserve"> a group of twelve, and then He divided the twelve into three groups of four. Although, even a community of two, with the Holy Spirit joining you</w:t>
      </w:r>
      <w:r w:rsidR="00EB2E97">
        <w:rPr>
          <w:rFonts w:asciiTheme="minorHAnsi" w:eastAsiaTheme="minorEastAsia" w:hAnsiTheme="minorHAnsi" w:cstheme="minorBidi"/>
        </w:rPr>
        <w:t>, can make a perfect number</w:t>
      </w:r>
      <w:r>
        <w:rPr>
          <w:rFonts w:asciiTheme="minorHAnsi" w:eastAsiaTheme="minorEastAsia" w:hAnsiTheme="minorHAnsi" w:cstheme="minorBidi"/>
        </w:rPr>
        <w:t>. The questions at the end of each week’s lesson are there for personal application and for getting better acquainted with one another. Most of the questions do not</w:t>
      </w:r>
      <w:r w:rsidR="00CA5E77">
        <w:rPr>
          <w:rFonts w:asciiTheme="minorHAnsi" w:eastAsiaTheme="minorEastAsia" w:hAnsiTheme="minorHAnsi" w:cstheme="minorBidi"/>
        </w:rPr>
        <w:t xml:space="preserve"> require a right or wrong answer. T</w:t>
      </w:r>
      <w:r>
        <w:rPr>
          <w:rFonts w:asciiTheme="minorHAnsi" w:eastAsiaTheme="minorEastAsia" w:hAnsiTheme="minorHAnsi" w:cstheme="minorBidi"/>
        </w:rPr>
        <w:t xml:space="preserve">hey are </w:t>
      </w:r>
      <w:r w:rsidR="00CA5E77">
        <w:rPr>
          <w:rFonts w:asciiTheme="minorHAnsi" w:eastAsiaTheme="minorEastAsia" w:hAnsiTheme="minorHAnsi" w:cstheme="minorBidi"/>
        </w:rPr>
        <w:t xml:space="preserve">meant </w:t>
      </w:r>
      <w:r>
        <w:rPr>
          <w:rFonts w:asciiTheme="minorHAnsi" w:eastAsiaTheme="minorEastAsia" w:hAnsiTheme="minorHAnsi" w:cstheme="minorBidi"/>
        </w:rPr>
        <w:t>to stimulate</w:t>
      </w:r>
      <w:r w:rsidR="00CA5E77">
        <w:rPr>
          <w:rFonts w:asciiTheme="minorHAnsi" w:eastAsiaTheme="minorEastAsia" w:hAnsiTheme="minorHAnsi" w:cstheme="minorBidi"/>
        </w:rPr>
        <w:t xml:space="preserve"> conversation about what has been</w:t>
      </w:r>
      <w:r>
        <w:rPr>
          <w:rFonts w:asciiTheme="minorHAnsi" w:eastAsiaTheme="minorEastAsia" w:hAnsiTheme="minorHAnsi" w:cstheme="minorBidi"/>
        </w:rPr>
        <w:t xml:space="preserve"> learned. Once you find someone to join you, we</w:t>
      </w:r>
      <w:r>
        <w:rPr>
          <w:rStyle w:val="normaltextrun"/>
          <w:rFonts w:asciiTheme="minorHAnsi" w:hAnsiTheme="minorHAnsi" w:cstheme="minorHAnsi"/>
        </w:rPr>
        <w:t xml:space="preserve"> </w:t>
      </w:r>
      <w:r>
        <w:rPr>
          <w:rStyle w:val="normaltextrun"/>
          <w:rFonts w:asciiTheme="minorHAnsi" w:hAnsiTheme="minorHAnsi" w:cstheme="minorHAnsi"/>
        </w:rPr>
        <w:lastRenderedPageBreak/>
        <w:t>have included a commitment form that is simply an agreement between the two (or more of you) that you are in this together. You will find this form in the appendix.</w:t>
      </w:r>
    </w:p>
    <w:p w14:paraId="65D4BAA1" w14:textId="77777777" w:rsidR="00AD08B9" w:rsidRDefault="00AD08B9" w:rsidP="002C757D">
      <w:pPr>
        <w:pStyle w:val="paragraph"/>
        <w:spacing w:line="276" w:lineRule="auto"/>
        <w:jc w:val="both"/>
        <w:textAlignment w:val="baseline"/>
      </w:pPr>
    </w:p>
    <w:p w14:paraId="1CAC2DB8" w14:textId="42D1B137" w:rsidR="008A7A08" w:rsidRPr="00AD08B9" w:rsidRDefault="00AD08B9" w:rsidP="008A7A08">
      <w:pPr>
        <w:pStyle w:val="paragraph"/>
        <w:jc w:val="both"/>
        <w:textAlignment w:val="baseline"/>
        <w:rPr>
          <w:rStyle w:val="eop"/>
          <w:rFonts w:asciiTheme="minorHAnsi" w:hAnsiTheme="minorHAnsi" w:cstheme="minorHAnsi"/>
          <w:b/>
          <w:bCs/>
          <w:color w:val="271E2E"/>
          <w:sz w:val="28"/>
          <w:szCs w:val="28"/>
        </w:rPr>
      </w:pPr>
      <w:r>
        <w:rPr>
          <w:rStyle w:val="normaltextrun"/>
          <w:rFonts w:asciiTheme="minorHAnsi" w:hAnsiTheme="minorHAnsi" w:cstheme="minorHAnsi"/>
          <w:b/>
          <w:bCs/>
          <w:color w:val="271E2E"/>
          <w:sz w:val="28"/>
          <w:szCs w:val="28"/>
        </w:rPr>
        <w:t>Step Four</w:t>
      </w:r>
      <w:r w:rsidR="008A7A08">
        <w:rPr>
          <w:rStyle w:val="normaltextrun"/>
          <w:rFonts w:asciiTheme="minorHAnsi" w:hAnsiTheme="minorHAnsi" w:cstheme="minorHAnsi"/>
          <w:b/>
          <w:bCs/>
          <w:color w:val="271E2E"/>
          <w:sz w:val="28"/>
          <w:szCs w:val="28"/>
        </w:rPr>
        <w:t>: Fill out the Spiritual Survey</w:t>
      </w:r>
      <w:r w:rsidR="008A7A08">
        <w:rPr>
          <w:rStyle w:val="eop"/>
          <w:rFonts w:asciiTheme="minorHAnsi" w:hAnsiTheme="minorHAnsi" w:cstheme="minorHAnsi"/>
          <w:sz w:val="28"/>
          <w:szCs w:val="28"/>
        </w:rPr>
        <w:t> </w:t>
      </w:r>
    </w:p>
    <w:p w14:paraId="1462A5B1" w14:textId="77777777" w:rsidR="00AD08B9" w:rsidRDefault="00AD08B9" w:rsidP="008A7A08">
      <w:pPr>
        <w:pStyle w:val="paragraph"/>
        <w:jc w:val="both"/>
        <w:textAlignment w:val="baseline"/>
        <w:rPr>
          <w:rStyle w:val="eop"/>
          <w:rFonts w:asciiTheme="minorHAnsi" w:hAnsiTheme="minorHAnsi" w:cstheme="minorHAnsi"/>
          <w:sz w:val="28"/>
          <w:szCs w:val="28"/>
        </w:rPr>
      </w:pPr>
    </w:p>
    <w:p w14:paraId="277B3378" w14:textId="6B2621FD" w:rsidR="008A7A08" w:rsidRDefault="008A7A08" w:rsidP="002C757D">
      <w:pPr>
        <w:pStyle w:val="paragraph"/>
        <w:spacing w:line="276" w:lineRule="auto"/>
        <w:ind w:firstLine="720"/>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Next, you will fill out the spiritual growth survey forms. The purpose of these forms is to help you </w:t>
      </w:r>
      <w:r w:rsidR="00EB4E1D">
        <w:rPr>
          <w:rStyle w:val="normaltextrun"/>
          <w:rFonts w:asciiTheme="minorHAnsi" w:hAnsiTheme="minorHAnsi" w:cstheme="minorHAnsi"/>
        </w:rPr>
        <w:t>get to know each other, and</w:t>
      </w:r>
      <w:r>
        <w:rPr>
          <w:rStyle w:val="normaltextrun"/>
          <w:rFonts w:asciiTheme="minorHAnsi" w:hAnsiTheme="minorHAnsi" w:cstheme="minorHAnsi"/>
        </w:rPr>
        <w:t xml:space="preserve"> to get a better idea of where you are on your spiritual journey. </w:t>
      </w:r>
      <w:r w:rsidR="00D4091B">
        <w:rPr>
          <w:rStyle w:val="normaltextrun"/>
          <w:rFonts w:asciiTheme="minorHAnsi" w:hAnsiTheme="minorHAnsi" w:cstheme="minorHAnsi"/>
        </w:rPr>
        <w:t>These forms are in the appendix of this book.</w:t>
      </w:r>
      <w:r w:rsidR="00AD08B9">
        <w:rPr>
          <w:rStyle w:val="normaltextrun"/>
          <w:rFonts w:asciiTheme="minorHAnsi" w:hAnsiTheme="minorHAnsi" w:cstheme="minorHAnsi"/>
        </w:rPr>
        <w:t xml:space="preserve"> </w:t>
      </w:r>
    </w:p>
    <w:p w14:paraId="3C7256F7" w14:textId="77777777" w:rsidR="00AD08B9" w:rsidRDefault="00AD08B9" w:rsidP="002C757D">
      <w:pPr>
        <w:pStyle w:val="paragraph"/>
        <w:spacing w:line="276" w:lineRule="auto"/>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 </w:t>
      </w:r>
    </w:p>
    <w:p w14:paraId="097F0971" w14:textId="78874610" w:rsidR="00AD08B9" w:rsidRDefault="00AD08B9" w:rsidP="002C757D">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t xml:space="preserve">After you have completed </w:t>
      </w:r>
      <w:r>
        <w:rPr>
          <w:rStyle w:val="normaltextrun"/>
          <w:rFonts w:asciiTheme="minorHAnsi" w:hAnsiTheme="minorHAnsi" w:cstheme="minorHAnsi"/>
        </w:rPr>
        <w:t>this</w:t>
      </w:r>
      <w:r w:rsidRPr="00E13F2C">
        <w:rPr>
          <w:rStyle w:val="normaltextrun"/>
          <w:rFonts w:asciiTheme="minorHAnsi" w:hAnsiTheme="minorHAnsi" w:cstheme="minorHAnsi"/>
        </w:rPr>
        <w:t xml:space="preserve"> and evaluated the results, determine if there are any additional lessons that will meet the needs of </w:t>
      </w:r>
      <w:r>
        <w:rPr>
          <w:rStyle w:val="normaltextrun"/>
          <w:rFonts w:asciiTheme="minorHAnsi" w:hAnsiTheme="minorHAnsi" w:cstheme="minorHAnsi"/>
        </w:rPr>
        <w:t>the individuals in your group.</w:t>
      </w:r>
      <w:r w:rsidRPr="00E13F2C">
        <w:rPr>
          <w:rStyle w:val="normaltextrun"/>
          <w:rFonts w:asciiTheme="minorHAnsi" w:hAnsiTheme="minorHAnsi" w:cstheme="minorHAnsi"/>
        </w:rPr>
        <w:t xml:space="preserve"> Keep in mind that you </w:t>
      </w:r>
      <w:r w:rsidR="003D3A1F">
        <w:rPr>
          <w:rStyle w:val="normaltextrun"/>
          <w:rFonts w:asciiTheme="minorHAnsi" w:hAnsiTheme="minorHAnsi" w:cstheme="minorHAnsi"/>
        </w:rPr>
        <w:t xml:space="preserve">are building relationships, </w:t>
      </w:r>
      <w:r>
        <w:rPr>
          <w:rStyle w:val="normaltextrun"/>
          <w:rFonts w:asciiTheme="minorHAnsi" w:hAnsiTheme="minorHAnsi" w:cstheme="minorHAnsi"/>
        </w:rPr>
        <w:t>and</w:t>
      </w:r>
      <w:r w:rsidRPr="00E13F2C">
        <w:rPr>
          <w:rStyle w:val="normaltextrun"/>
          <w:rFonts w:asciiTheme="minorHAnsi" w:hAnsiTheme="minorHAnsi" w:cstheme="minorHAnsi"/>
        </w:rPr>
        <w:t xml:space="preserve"> this takes time. Whether you are teaching a large group or an individual, try to cover some of the lessons from each of</w:t>
      </w:r>
      <w:r w:rsidR="00694AEE">
        <w:rPr>
          <w:rStyle w:val="normaltextrun"/>
          <w:rFonts w:asciiTheme="minorHAnsi" w:hAnsiTheme="minorHAnsi" w:cstheme="minorHAnsi"/>
        </w:rPr>
        <w:t xml:space="preserve"> the five</w:t>
      </w:r>
      <w:r w:rsidR="002C757D">
        <w:rPr>
          <w:rStyle w:val="normaltextrun"/>
          <w:rFonts w:asciiTheme="minorHAnsi" w:hAnsiTheme="minorHAnsi" w:cstheme="minorHAnsi"/>
        </w:rPr>
        <w:t xml:space="preserve"> phases. For example, a ten-week class will have two</w:t>
      </w:r>
      <w:r w:rsidRPr="00E13F2C">
        <w:rPr>
          <w:rStyle w:val="normaltextrun"/>
          <w:rFonts w:asciiTheme="minorHAnsi" w:hAnsiTheme="minorHAnsi" w:cstheme="minorHAnsi"/>
        </w:rPr>
        <w:t xml:space="preserve"> lessons from each phase. To ensure you have a good understanding of the strategy, we have included a summary of each phase. </w:t>
      </w:r>
      <w:r w:rsidRPr="00E13F2C">
        <w:rPr>
          <w:rStyle w:val="eop"/>
          <w:rFonts w:asciiTheme="minorHAnsi" w:hAnsiTheme="minorHAnsi" w:cstheme="minorHAnsi"/>
        </w:rPr>
        <w:t> </w:t>
      </w:r>
    </w:p>
    <w:p w14:paraId="6999E101" w14:textId="77777777" w:rsidR="00AD08B9" w:rsidRDefault="00AD08B9" w:rsidP="00AD08B9">
      <w:pPr>
        <w:pStyle w:val="paragraph"/>
        <w:ind w:firstLine="720"/>
        <w:jc w:val="both"/>
        <w:textAlignment w:val="baseline"/>
        <w:rPr>
          <w:rStyle w:val="normaltextrun"/>
        </w:rPr>
      </w:pPr>
    </w:p>
    <w:p w14:paraId="4F59E2F7"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b/>
          <w:bCs/>
          <w:sz w:val="28"/>
          <w:szCs w:val="28"/>
        </w:rPr>
        <w:t>Additional Tips:</w:t>
      </w:r>
      <w:r w:rsidRPr="00556997">
        <w:rPr>
          <w:rStyle w:val="eop"/>
          <w:rFonts w:asciiTheme="minorHAnsi" w:hAnsiTheme="minorHAnsi" w:cstheme="minorHAnsi"/>
          <w:sz w:val="28"/>
          <w:szCs w:val="28"/>
        </w:rPr>
        <w:t> </w:t>
      </w:r>
    </w:p>
    <w:p w14:paraId="46650462"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sz w:val="28"/>
          <w:szCs w:val="28"/>
        </w:rPr>
        <w:t> </w:t>
      </w:r>
      <w:r w:rsidRPr="00556997">
        <w:rPr>
          <w:rStyle w:val="eop"/>
          <w:rFonts w:asciiTheme="minorHAnsi" w:hAnsiTheme="minorHAnsi" w:cstheme="minorHAnsi"/>
          <w:sz w:val="28"/>
          <w:szCs w:val="28"/>
        </w:rPr>
        <w:t> </w:t>
      </w:r>
    </w:p>
    <w:p w14:paraId="2C65F799" w14:textId="77777777" w:rsidR="008A7A08" w:rsidRPr="00B05E3A" w:rsidRDefault="008A7A08" w:rsidP="008A7A08">
      <w:pPr>
        <w:pStyle w:val="paragraph"/>
        <w:jc w:val="both"/>
        <w:textAlignment w:val="baseline"/>
        <w:rPr>
          <w:rFonts w:asciiTheme="minorHAnsi" w:hAnsiTheme="minorHAnsi" w:cstheme="minorHAnsi"/>
        </w:rPr>
      </w:pPr>
      <w:r w:rsidRPr="00B05E3A">
        <w:rPr>
          <w:rStyle w:val="normaltextrun"/>
          <w:rFonts w:asciiTheme="minorHAnsi" w:hAnsiTheme="minorHAnsi" w:cstheme="minorHAnsi"/>
        </w:rPr>
        <w:t>We recommend</w:t>
      </w:r>
      <w:r>
        <w:rPr>
          <w:rStyle w:val="normaltextrun"/>
          <w:rFonts w:asciiTheme="minorHAnsi" w:hAnsiTheme="minorHAnsi" w:cstheme="minorHAnsi"/>
        </w:rPr>
        <w:t xml:space="preserve"> doing</w:t>
      </w:r>
      <w:r w:rsidRPr="00B05E3A">
        <w:rPr>
          <w:rStyle w:val="normaltextrun"/>
          <w:rFonts w:asciiTheme="minorHAnsi" w:hAnsiTheme="minorHAnsi" w:cstheme="minorHAnsi"/>
        </w:rPr>
        <w:t xml:space="preserve"> the following things prior to teaching a lesson:</w:t>
      </w:r>
      <w:r w:rsidRPr="00B05E3A">
        <w:rPr>
          <w:rStyle w:val="eop"/>
          <w:rFonts w:asciiTheme="minorHAnsi" w:hAnsiTheme="minorHAnsi" w:cstheme="minorHAnsi"/>
        </w:rPr>
        <w:t> </w:t>
      </w:r>
    </w:p>
    <w:p w14:paraId="5ED873C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Study and pray over the lesson</w:t>
      </w:r>
      <w:r>
        <w:rPr>
          <w:rStyle w:val="normaltextrun"/>
          <w:rFonts w:asciiTheme="minorHAnsi" w:hAnsiTheme="minorHAnsi" w:cstheme="minorHAnsi"/>
        </w:rPr>
        <w:t xml:space="preserve"> and each person</w:t>
      </w:r>
      <w:r w:rsidRPr="00B05E3A">
        <w:rPr>
          <w:rStyle w:val="normaltextrun"/>
          <w:rFonts w:asciiTheme="minorHAnsi" w:hAnsiTheme="minorHAnsi" w:cstheme="minorHAnsi"/>
        </w:rPr>
        <w:t xml:space="preserve"> one week prior to teaching it.</w:t>
      </w:r>
      <w:r w:rsidRPr="00B05E3A">
        <w:rPr>
          <w:rStyle w:val="eop"/>
          <w:rFonts w:asciiTheme="minorHAnsi" w:hAnsiTheme="minorHAnsi" w:cstheme="minorHAnsi"/>
        </w:rPr>
        <w:t> </w:t>
      </w:r>
    </w:p>
    <w:p w14:paraId="30DFB420"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Review the "Digging Deeper" passages throughout each lesson. They can provide further insight into the main points.</w:t>
      </w:r>
      <w:r w:rsidRPr="00B05E3A">
        <w:rPr>
          <w:rStyle w:val="eop"/>
          <w:rFonts w:asciiTheme="minorHAnsi" w:hAnsiTheme="minorHAnsi" w:cstheme="minorHAnsi"/>
        </w:rPr>
        <w:t> </w:t>
      </w:r>
    </w:p>
    <w:p w14:paraId="110E06F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Contemplate the</w:t>
      </w:r>
      <w:r>
        <w:rPr>
          <w:rStyle w:val="normaltextrun"/>
          <w:rFonts w:asciiTheme="minorHAnsi" w:hAnsiTheme="minorHAnsi" w:cstheme="minorHAnsi"/>
        </w:rPr>
        <w:t xml:space="preserve"> questions in the "Think about These Things</w:t>
      </w:r>
      <w:r w:rsidRPr="00B05E3A">
        <w:rPr>
          <w:rStyle w:val="normaltextrun"/>
          <w:rFonts w:asciiTheme="minorHAnsi" w:hAnsiTheme="minorHAnsi" w:cstheme="minorHAnsi"/>
        </w:rPr>
        <w:t xml:space="preserve">" </w:t>
      </w:r>
      <w:r>
        <w:rPr>
          <w:rStyle w:val="normaltextrun"/>
          <w:rFonts w:asciiTheme="minorHAnsi" w:hAnsiTheme="minorHAnsi" w:cstheme="minorHAnsi"/>
        </w:rPr>
        <w:t>section given at the end of each lesson. B</w:t>
      </w:r>
      <w:r w:rsidRPr="00B05E3A">
        <w:rPr>
          <w:rStyle w:val="normaltextrun"/>
          <w:rFonts w:asciiTheme="minorHAnsi" w:hAnsiTheme="minorHAnsi" w:cstheme="minorHAnsi"/>
        </w:rPr>
        <w:t>e prepared to share your answers.</w:t>
      </w:r>
      <w:r w:rsidRPr="00B05E3A">
        <w:rPr>
          <w:rStyle w:val="eop"/>
          <w:rFonts w:asciiTheme="minorHAnsi" w:hAnsiTheme="minorHAnsi" w:cstheme="minorHAnsi"/>
        </w:rPr>
        <w:t> </w:t>
      </w:r>
    </w:p>
    <w:p w14:paraId="622F102B"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Pr>
          <w:rStyle w:val="normaltextrun"/>
          <w:rFonts w:asciiTheme="minorHAnsi" w:hAnsiTheme="minorHAnsi" w:cstheme="minorHAnsi"/>
        </w:rPr>
        <w:t xml:space="preserve">This is key: </w:t>
      </w:r>
      <w:r w:rsidRPr="00B05E3A">
        <w:rPr>
          <w:rStyle w:val="normaltextrun"/>
          <w:rFonts w:asciiTheme="minorHAnsi" w:hAnsiTheme="minorHAnsi" w:cstheme="minorHAnsi"/>
        </w:rPr>
        <w:t>you don't have to have every lesson memorized to start this process; you only have to be one lesson ahead of the ones you teach.</w:t>
      </w:r>
      <w:r w:rsidRPr="00B05E3A">
        <w:rPr>
          <w:rStyle w:val="eop"/>
          <w:rFonts w:asciiTheme="minorHAnsi" w:hAnsiTheme="minorHAnsi" w:cstheme="minorHAnsi"/>
        </w:rPr>
        <w:t> </w:t>
      </w:r>
    </w:p>
    <w:p w14:paraId="428C2FEA"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Some of the lesso</w:t>
      </w:r>
      <w:r>
        <w:rPr>
          <w:rStyle w:val="normaltextrun"/>
          <w:rFonts w:asciiTheme="minorHAnsi" w:hAnsiTheme="minorHAnsi" w:cstheme="minorHAnsi"/>
        </w:rPr>
        <w:t>ns include personal testimonies</w:t>
      </w:r>
      <w:r w:rsidR="00520C82">
        <w:rPr>
          <w:rStyle w:val="normaltextrun"/>
          <w:rFonts w:asciiTheme="minorHAnsi" w:hAnsiTheme="minorHAnsi" w:cstheme="minorHAnsi"/>
        </w:rPr>
        <w:t xml:space="preserve">, and so </w:t>
      </w:r>
      <w:r w:rsidRPr="00B05E3A">
        <w:rPr>
          <w:rStyle w:val="normaltextrun"/>
          <w:rFonts w:asciiTheme="minorHAnsi" w:hAnsiTheme="minorHAnsi" w:cstheme="minorHAnsi"/>
        </w:rPr>
        <w:t>feel free to use them or replace them with your own stories and examples. However, you may want to make your own outlines for each lesson. </w:t>
      </w:r>
      <w:r w:rsidRPr="00B05E3A">
        <w:rPr>
          <w:rStyle w:val="eop"/>
          <w:rFonts w:asciiTheme="minorHAnsi" w:hAnsiTheme="minorHAnsi" w:cstheme="minorHAnsi"/>
        </w:rPr>
        <w:t> </w:t>
      </w:r>
    </w:p>
    <w:p w14:paraId="17170C3C" w14:textId="77777777" w:rsidR="00AD08B9" w:rsidRDefault="00AD08B9" w:rsidP="00AD08B9">
      <w:pPr>
        <w:pStyle w:val="paragraph"/>
        <w:ind w:firstLine="720"/>
        <w:jc w:val="both"/>
        <w:textAlignment w:val="baseline"/>
        <w:rPr>
          <w:rStyle w:val="eop"/>
          <w:rFonts w:asciiTheme="minorHAnsi" w:hAnsiTheme="minorHAnsi" w:cstheme="minorHAnsi"/>
          <w:sz w:val="28"/>
          <w:szCs w:val="28"/>
        </w:rPr>
      </w:pPr>
    </w:p>
    <w:p w14:paraId="6A3D26AC" w14:textId="50C6A041" w:rsidR="00AD08B9" w:rsidRDefault="008A7A08" w:rsidP="00442A32">
      <w:pPr>
        <w:pStyle w:val="paragraph"/>
        <w:spacing w:line="276" w:lineRule="auto"/>
        <w:ind w:firstLine="720"/>
        <w:jc w:val="both"/>
        <w:textAlignment w:val="baseline"/>
        <w:rPr>
          <w:rStyle w:val="eop"/>
          <w:rFonts w:asciiTheme="minorHAnsi" w:hAnsiTheme="minorHAnsi" w:cstheme="minorHAnsi"/>
        </w:rPr>
      </w:pPr>
      <w:r w:rsidRPr="00953AE1">
        <w:rPr>
          <w:rStyle w:val="eop"/>
          <w:rFonts w:asciiTheme="minorHAnsi" w:hAnsiTheme="minorHAnsi" w:cstheme="minorHAnsi"/>
          <w:sz w:val="28"/>
          <w:szCs w:val="28"/>
        </w:rPr>
        <w:t> </w:t>
      </w:r>
      <w:r w:rsidR="00AD08B9" w:rsidRPr="00E13F2C">
        <w:rPr>
          <w:rStyle w:val="normaltextrun"/>
          <w:rFonts w:asciiTheme="minorHAnsi" w:hAnsiTheme="minorHAnsi" w:cstheme="minorHAnsi"/>
        </w:rPr>
        <w:t xml:space="preserve">It brings us great joy to know that your love for the Lord Jesus has prompted your obedience to the Great Commission. As you "Go make disciples of all nations," we want you to know we are here to offer you prayer support and practical help in this process. Please go to </w:t>
      </w:r>
      <w:r w:rsidR="00AD08B9">
        <w:rPr>
          <w:rStyle w:val="normaltextrun"/>
          <w:rFonts w:asciiTheme="minorHAnsi" w:hAnsiTheme="minorHAnsi" w:cstheme="minorHAnsi"/>
        </w:rPr>
        <w:t>catalystmissions.org and visit the Women’s Training page. There, you will find a</w:t>
      </w:r>
      <w:r w:rsidR="00AD08B9" w:rsidRPr="00E13F2C">
        <w:rPr>
          <w:rStyle w:val="normaltextrun"/>
          <w:rFonts w:asciiTheme="minorHAnsi" w:hAnsiTheme="minorHAnsi" w:cstheme="minorHAnsi"/>
        </w:rPr>
        <w:t xml:space="preserve"> "contact us" page to send </w:t>
      </w:r>
      <w:r w:rsidR="00AD08B9">
        <w:rPr>
          <w:rStyle w:val="normaltextrun"/>
          <w:rFonts w:asciiTheme="minorHAnsi" w:hAnsiTheme="minorHAnsi" w:cstheme="minorHAnsi"/>
        </w:rPr>
        <w:t xml:space="preserve">us a </w:t>
      </w:r>
      <w:r w:rsidR="00AD08B9" w:rsidRPr="00E13F2C">
        <w:rPr>
          <w:rStyle w:val="normaltextrun"/>
          <w:rFonts w:asciiTheme="minorHAnsi" w:hAnsiTheme="minorHAnsi" w:cstheme="minorHAnsi"/>
        </w:rPr>
        <w:t xml:space="preserve">request. </w:t>
      </w:r>
      <w:r w:rsidR="00AD08B9">
        <w:rPr>
          <w:rStyle w:val="normaltextrun"/>
          <w:rFonts w:asciiTheme="minorHAnsi" w:hAnsiTheme="minorHAnsi" w:cstheme="minorHAnsi"/>
        </w:rPr>
        <w:t xml:space="preserve">You will also find some audio and video lessons. Disciple </w:t>
      </w:r>
      <w:r w:rsidR="00AD08B9" w:rsidRPr="00E13F2C">
        <w:rPr>
          <w:rStyle w:val="normaltextrun"/>
          <w:rFonts w:asciiTheme="minorHAnsi" w:hAnsiTheme="minorHAnsi" w:cstheme="minorHAnsi"/>
        </w:rPr>
        <w:t xml:space="preserve">making always begins with those closest to us, in our homes. </w:t>
      </w:r>
      <w:r w:rsidR="001D7A63">
        <w:rPr>
          <w:rStyle w:val="normaltextrun"/>
          <w:rFonts w:asciiTheme="minorHAnsi" w:hAnsiTheme="minorHAnsi" w:cstheme="minorHAnsi"/>
        </w:rPr>
        <w:t>T</w:t>
      </w:r>
      <w:r w:rsidR="00AD08B9">
        <w:rPr>
          <w:rStyle w:val="normaltextrun"/>
          <w:rFonts w:asciiTheme="minorHAnsi" w:hAnsiTheme="minorHAnsi" w:cstheme="minorHAnsi"/>
        </w:rPr>
        <w:t xml:space="preserve">his is the setting for Biblical, life-on-life disciple making. </w:t>
      </w:r>
      <w:r w:rsidR="00AD08B9" w:rsidRPr="00E13F2C">
        <w:rPr>
          <w:rStyle w:val="normaltextrun"/>
          <w:rFonts w:asciiTheme="minorHAnsi" w:hAnsiTheme="minorHAnsi" w:cstheme="minorHAnsi"/>
        </w:rPr>
        <w:t>For this reason, all the audio and video lessons are recorded live in our homes</w:t>
      </w:r>
      <w:r w:rsidR="00AD08B9">
        <w:rPr>
          <w:rStyle w:val="normaltextrun"/>
          <w:rFonts w:asciiTheme="minorHAnsi" w:hAnsiTheme="minorHAnsi" w:cstheme="minorHAnsi"/>
        </w:rPr>
        <w:t xml:space="preserve"> and </w:t>
      </w:r>
      <w:r w:rsidR="00AD08B9" w:rsidRPr="00E13F2C">
        <w:rPr>
          <w:rStyle w:val="normaltextrun"/>
          <w:rFonts w:asciiTheme="minorHAnsi" w:hAnsiTheme="minorHAnsi" w:cstheme="minorHAnsi"/>
        </w:rPr>
        <w:t>churches in the United States</w:t>
      </w:r>
      <w:r w:rsidR="00AD08B9">
        <w:rPr>
          <w:rStyle w:val="normaltextrun"/>
          <w:rFonts w:asciiTheme="minorHAnsi" w:hAnsiTheme="minorHAnsi" w:cstheme="minorHAnsi"/>
        </w:rPr>
        <w:t>,</w:t>
      </w:r>
      <w:r w:rsidR="00AD08B9" w:rsidRPr="00E13F2C">
        <w:rPr>
          <w:rStyle w:val="normaltextrun"/>
          <w:rFonts w:asciiTheme="minorHAnsi" w:hAnsiTheme="minorHAnsi" w:cstheme="minorHAnsi"/>
        </w:rPr>
        <w:t xml:space="preserve"> Nicaragua</w:t>
      </w:r>
      <w:r w:rsidR="00AD08B9">
        <w:rPr>
          <w:rStyle w:val="normaltextrun"/>
          <w:rFonts w:asciiTheme="minorHAnsi" w:hAnsiTheme="minorHAnsi" w:cstheme="minorHAnsi"/>
        </w:rPr>
        <w:t>, Costa Rica, and Bolivia</w:t>
      </w:r>
      <w:r w:rsidR="00AD08B9" w:rsidRPr="00E13F2C">
        <w:rPr>
          <w:rStyle w:val="normaltextrun"/>
          <w:rFonts w:asciiTheme="minorHAnsi" w:hAnsiTheme="minorHAnsi" w:cstheme="minorHAnsi"/>
        </w:rPr>
        <w:t>. </w:t>
      </w:r>
      <w:r w:rsidR="00AD08B9" w:rsidRPr="00E13F2C">
        <w:rPr>
          <w:rStyle w:val="eop"/>
          <w:rFonts w:asciiTheme="minorHAnsi" w:hAnsiTheme="minorHAnsi" w:cstheme="minorHAnsi"/>
        </w:rPr>
        <w:t> </w:t>
      </w:r>
    </w:p>
    <w:p w14:paraId="47017C43" w14:textId="77777777" w:rsidR="008A7A08" w:rsidRPr="00E13F2C" w:rsidRDefault="008A7A08" w:rsidP="00442A32">
      <w:pPr>
        <w:pStyle w:val="paragraph"/>
        <w:spacing w:line="276" w:lineRule="auto"/>
        <w:textAlignment w:val="baseline"/>
        <w:rPr>
          <w:rFonts w:asciiTheme="minorHAnsi" w:hAnsiTheme="minorHAnsi" w:cstheme="minorHAnsi"/>
        </w:rPr>
      </w:pPr>
    </w:p>
    <w:p w14:paraId="1F08DFC6" w14:textId="2590D091" w:rsidR="008A7A08" w:rsidRDefault="008A7A08" w:rsidP="00442A32">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lastRenderedPageBreak/>
        <w:t xml:space="preserve">Finally, as you live </w:t>
      </w:r>
      <w:r w:rsidR="002453B0">
        <w:rPr>
          <w:rStyle w:val="normaltextrun"/>
          <w:rFonts w:asciiTheme="minorHAnsi" w:hAnsiTheme="minorHAnsi" w:cstheme="minorHAnsi"/>
        </w:rPr>
        <w:t xml:space="preserve">the lifestyle of Jesus—fishing </w:t>
      </w:r>
      <w:r w:rsidRPr="00E13F2C">
        <w:rPr>
          <w:rStyle w:val="normaltextrun"/>
          <w:rFonts w:asciiTheme="minorHAnsi" w:hAnsiTheme="minorHAnsi" w:cstheme="minorHAnsi"/>
        </w:rPr>
        <w:t>f</w:t>
      </w:r>
      <w:r>
        <w:rPr>
          <w:rStyle w:val="normaltextrun"/>
          <w:rFonts w:asciiTheme="minorHAnsi" w:hAnsiTheme="minorHAnsi" w:cstheme="minorHAnsi"/>
        </w:rPr>
        <w:t>or men and making disciples—He</w:t>
      </w:r>
      <w:r w:rsidRPr="00E13F2C">
        <w:rPr>
          <w:rStyle w:val="normaltextrun"/>
          <w:rFonts w:asciiTheme="minorHAnsi" w:hAnsiTheme="minorHAnsi" w:cstheme="minorHAnsi"/>
        </w:rPr>
        <w:t xml:space="preserve"> has made you an incredible promise. Based upon the authority of His last words in the Great Commission, you can know for certain </w:t>
      </w:r>
      <w:r w:rsidR="002453B0">
        <w:rPr>
          <w:rStyle w:val="normaltextrun"/>
          <w:rFonts w:asciiTheme="minorHAnsi" w:hAnsiTheme="minorHAnsi" w:cstheme="minorHAnsi"/>
        </w:rPr>
        <w:t xml:space="preserve">that His power, provisions, and, </w:t>
      </w:r>
      <w:r w:rsidRPr="00E13F2C">
        <w:rPr>
          <w:rStyle w:val="normaltextrun"/>
          <w:rFonts w:asciiTheme="minorHAnsi" w:hAnsiTheme="minorHAnsi" w:cstheme="minorHAnsi"/>
        </w:rPr>
        <w:t>most importantly, His presence will be your guide every step of the way!</w:t>
      </w:r>
      <w:r w:rsidRPr="00E13F2C">
        <w:rPr>
          <w:rStyle w:val="eop"/>
          <w:rFonts w:asciiTheme="minorHAnsi" w:hAnsiTheme="minorHAnsi" w:cstheme="minorHAnsi"/>
        </w:rPr>
        <w:t> </w:t>
      </w:r>
    </w:p>
    <w:p w14:paraId="327D62B5" w14:textId="69B899B3" w:rsidR="008A7A08" w:rsidRDefault="008A7A08" w:rsidP="00F1212D">
      <w:pPr>
        <w:pStyle w:val="Style1"/>
      </w:pPr>
    </w:p>
    <w:p w14:paraId="69ED61B5" w14:textId="539097E7" w:rsidR="002453B0" w:rsidRDefault="002453B0" w:rsidP="00F1212D">
      <w:pPr>
        <w:pStyle w:val="Style1"/>
      </w:pPr>
    </w:p>
    <w:p w14:paraId="6D206CFB" w14:textId="00673B8B" w:rsidR="002453B0" w:rsidRDefault="002453B0" w:rsidP="00F1212D">
      <w:pPr>
        <w:pStyle w:val="Style1"/>
      </w:pPr>
    </w:p>
    <w:p w14:paraId="1363E657" w14:textId="21CA0D84" w:rsidR="002453B0" w:rsidRDefault="002453B0" w:rsidP="00F1212D">
      <w:pPr>
        <w:pStyle w:val="Style1"/>
      </w:pPr>
    </w:p>
    <w:p w14:paraId="5F7552A0" w14:textId="007C37D3" w:rsidR="002453B0" w:rsidRDefault="002453B0" w:rsidP="00F1212D">
      <w:pPr>
        <w:pStyle w:val="Style1"/>
      </w:pPr>
    </w:p>
    <w:p w14:paraId="387650F3" w14:textId="5BCF0F1D" w:rsidR="002453B0" w:rsidRDefault="002453B0" w:rsidP="00F1212D">
      <w:pPr>
        <w:pStyle w:val="Style1"/>
      </w:pPr>
    </w:p>
    <w:p w14:paraId="3183A753" w14:textId="3DEC7456" w:rsidR="002453B0" w:rsidRDefault="002453B0" w:rsidP="00F1212D">
      <w:pPr>
        <w:pStyle w:val="Style1"/>
      </w:pPr>
    </w:p>
    <w:p w14:paraId="3337DE3C" w14:textId="5161ADCD" w:rsidR="002453B0" w:rsidRDefault="002453B0" w:rsidP="00F1212D">
      <w:pPr>
        <w:pStyle w:val="Style1"/>
      </w:pPr>
    </w:p>
    <w:p w14:paraId="2B556279" w14:textId="6FAAFAA3" w:rsidR="002453B0" w:rsidRDefault="002453B0" w:rsidP="00F1212D">
      <w:pPr>
        <w:pStyle w:val="Style1"/>
      </w:pPr>
    </w:p>
    <w:p w14:paraId="0D5E37EE" w14:textId="4498604E" w:rsidR="002453B0" w:rsidRDefault="002453B0" w:rsidP="00F1212D">
      <w:pPr>
        <w:pStyle w:val="Style1"/>
      </w:pPr>
    </w:p>
    <w:p w14:paraId="1312D5F3" w14:textId="77777777" w:rsidR="00135B7C" w:rsidRDefault="00135B7C" w:rsidP="00F1212D">
      <w:pPr>
        <w:pStyle w:val="Style1"/>
      </w:pPr>
    </w:p>
    <w:p w14:paraId="3BBD17DD" w14:textId="7FCDBE84" w:rsidR="002453B0" w:rsidRDefault="002453B0" w:rsidP="00F1212D">
      <w:pPr>
        <w:pStyle w:val="Style1"/>
      </w:pPr>
      <w:r>
        <w:t xml:space="preserve"> </w:t>
      </w:r>
    </w:p>
    <w:p w14:paraId="0F4080F0" w14:textId="77777777" w:rsidR="0078604E" w:rsidRDefault="007D171C" w:rsidP="00D62FDC">
      <w:pPr>
        <w:spacing w:after="0"/>
        <w:jc w:val="center"/>
        <w:rPr>
          <w:rStyle w:val="eop"/>
          <w:rFonts w:ascii="Edwardian Script ITC" w:hAnsi="Edwardian Script ITC" w:cstheme="minorHAnsi"/>
          <w:b/>
          <w:sz w:val="72"/>
          <w:szCs w:val="72"/>
        </w:rPr>
      </w:pPr>
      <w:r w:rsidRPr="007D171C">
        <w:rPr>
          <w:rStyle w:val="eop"/>
          <w:rFonts w:ascii="Edwardian Script ITC" w:hAnsi="Edwardian Script ITC" w:cstheme="minorHAnsi"/>
          <w:b/>
          <w:sz w:val="72"/>
          <w:szCs w:val="72"/>
        </w:rPr>
        <w:lastRenderedPageBreak/>
        <w:t xml:space="preserve">Cast </w:t>
      </w:r>
      <w:r>
        <w:rPr>
          <w:rStyle w:val="eop"/>
          <w:rFonts w:ascii="Edwardian Script ITC" w:hAnsi="Edwardian Script ITC" w:cstheme="minorHAnsi"/>
          <w:b/>
          <w:sz w:val="72"/>
          <w:szCs w:val="72"/>
        </w:rPr>
        <w:t>th</w:t>
      </w:r>
      <w:r w:rsidRPr="007D171C">
        <w:rPr>
          <w:rStyle w:val="eop"/>
          <w:rFonts w:ascii="Edwardian Script ITC" w:hAnsi="Edwardian Script ITC" w:cstheme="minorHAnsi"/>
          <w:b/>
          <w:sz w:val="72"/>
          <w:szCs w:val="72"/>
        </w:rPr>
        <w:t>e Vision</w:t>
      </w:r>
      <w:r w:rsidR="008A7A08">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p>
    <w:p w14:paraId="389F4018" w14:textId="77777777" w:rsidR="00CA5764" w:rsidRPr="00CA5764" w:rsidRDefault="00CA5764" w:rsidP="00D62FDC">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506AA871" w14:textId="77777777" w:rsidR="007D171C" w:rsidRDefault="00CA5764" w:rsidP="00D62FDC">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26CCDB15" w14:textId="234D0AC2" w:rsidR="00347967" w:rsidRPr="00347967" w:rsidRDefault="00347967" w:rsidP="00D62FDC">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1BFD7AEA" w14:textId="77777777" w:rsidR="00CA5764" w:rsidRPr="00CA5764" w:rsidRDefault="00CA5764" w:rsidP="00D62FDC">
      <w:pPr>
        <w:spacing w:after="0"/>
        <w:jc w:val="center"/>
        <w:rPr>
          <w:rStyle w:val="eop"/>
          <w:rFonts w:cstheme="minorHAnsi"/>
          <w:b/>
          <w:sz w:val="24"/>
          <w:szCs w:val="24"/>
        </w:rPr>
      </w:pPr>
    </w:p>
    <w:p w14:paraId="07AC535D" w14:textId="17ED7DD0" w:rsidR="0078604E" w:rsidRDefault="0078604E" w:rsidP="009C5A1D">
      <w:pPr>
        <w:jc w:val="center"/>
        <w:rPr>
          <w:b/>
          <w:sz w:val="28"/>
          <w:szCs w:val="28"/>
        </w:rPr>
      </w:pPr>
      <w:r w:rsidRPr="00A74740">
        <w:rPr>
          <w:b/>
          <w:sz w:val="28"/>
          <w:szCs w:val="28"/>
        </w:rPr>
        <w:t>Introduction</w:t>
      </w:r>
    </w:p>
    <w:p w14:paraId="3BB278EA" w14:textId="054190B5" w:rsidR="00D14D85" w:rsidRDefault="0078604E" w:rsidP="00E50619">
      <w:pPr>
        <w:pStyle w:val="ListParagraph"/>
        <w:ind w:left="0" w:firstLine="720"/>
        <w:jc w:val="both"/>
        <w:rPr>
          <w:sz w:val="24"/>
          <w:szCs w:val="24"/>
        </w:rPr>
      </w:pPr>
      <w:r w:rsidRPr="3E05FF5F">
        <w:rPr>
          <w:sz w:val="24"/>
          <w:szCs w:val="24"/>
        </w:rPr>
        <w:t>At the Last Supper, the Lord Jesus arranged an appointment with His disciples. He told them that after His death and resurrection, they were to mee</w:t>
      </w:r>
      <w:r w:rsidR="00357020">
        <w:rPr>
          <w:sz w:val="24"/>
          <w:szCs w:val="24"/>
        </w:rPr>
        <w:t>t Him at a specific location—</w:t>
      </w:r>
      <w:r w:rsidR="003D552C">
        <w:rPr>
          <w:sz w:val="24"/>
          <w:szCs w:val="24"/>
        </w:rPr>
        <w:t>a mountain</w:t>
      </w:r>
      <w:r w:rsidR="00357020">
        <w:rPr>
          <w:sz w:val="24"/>
          <w:szCs w:val="24"/>
        </w:rPr>
        <w:t xml:space="preserve"> in Galilee</w:t>
      </w:r>
      <w:r w:rsidRPr="3E05FF5F">
        <w:rPr>
          <w:sz w:val="24"/>
          <w:szCs w:val="24"/>
        </w:rPr>
        <w:t xml:space="preserve"> (Matthew 26:26-32)</w:t>
      </w:r>
      <w:r w:rsidR="00357020">
        <w:rPr>
          <w:sz w:val="24"/>
          <w:szCs w:val="24"/>
        </w:rPr>
        <w:t>.</w:t>
      </w:r>
      <w:r w:rsidRPr="3E05FF5F">
        <w:rPr>
          <w:sz w:val="24"/>
          <w:szCs w:val="24"/>
        </w:rPr>
        <w:t xml:space="preserve"> </w:t>
      </w:r>
      <w:r w:rsidR="00070644">
        <w:rPr>
          <w:sz w:val="24"/>
          <w:szCs w:val="24"/>
        </w:rPr>
        <w:t xml:space="preserve">This meeting was so important, in fact, </w:t>
      </w:r>
      <w:r w:rsidRPr="3E05FF5F">
        <w:rPr>
          <w:sz w:val="24"/>
          <w:szCs w:val="24"/>
        </w:rPr>
        <w:t>that even after His resurrection, He sent an angel and two women to remind them: “Don’t forget the meeting!” (Matthew 28:5-16)</w:t>
      </w:r>
      <w:r w:rsidR="00357020">
        <w:rPr>
          <w:sz w:val="24"/>
          <w:szCs w:val="24"/>
        </w:rPr>
        <w:t>.</w:t>
      </w:r>
      <w:r w:rsidRPr="3E05FF5F">
        <w:rPr>
          <w:sz w:val="24"/>
          <w:szCs w:val="24"/>
        </w:rPr>
        <w:t xml:space="preserve"> They walked 75 miles from Jerusalem to Galilee to receive what </w:t>
      </w:r>
      <w:r w:rsidR="00D14D85">
        <w:rPr>
          <w:sz w:val="24"/>
          <w:szCs w:val="24"/>
        </w:rPr>
        <w:t>would be</w:t>
      </w:r>
      <w:r w:rsidRPr="3E05FF5F">
        <w:rPr>
          <w:sz w:val="24"/>
          <w:szCs w:val="24"/>
        </w:rPr>
        <w:t xml:space="preserve"> His last will and testament. Matthew 28:16-20 is called the Great Commission, and within this </w:t>
      </w:r>
      <w:r w:rsidRPr="008C2E79">
        <w:rPr>
          <w:noProof/>
          <w:sz w:val="24"/>
          <w:szCs w:val="24"/>
        </w:rPr>
        <w:t>commission</w:t>
      </w:r>
      <w:r w:rsidR="008C2E79">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w:t>
      </w:r>
    </w:p>
    <w:p w14:paraId="7906C384" w14:textId="1F772EAE" w:rsidR="0078604E" w:rsidRDefault="0078604E" w:rsidP="00774AD9">
      <w:pPr>
        <w:spacing w:after="0"/>
        <w:ind w:firstLine="720"/>
        <w:jc w:val="both"/>
        <w:rPr>
          <w:sz w:val="24"/>
          <w:szCs w:val="24"/>
        </w:rPr>
      </w:pPr>
      <w:r w:rsidRPr="3E05FF5F">
        <w:rPr>
          <w:sz w:val="24"/>
          <w:szCs w:val="24"/>
        </w:rPr>
        <w:t xml:space="preserve">Since two thousand years have passed and most of God’s workforce is unemployed in His mission, it is clear that this Great Commission has been woefully misunderstood. Consequently, the Great </w:t>
      </w:r>
      <w:r w:rsidR="006D6E8A">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3A46944A" w14:textId="77777777" w:rsidR="00774AD9" w:rsidRDefault="00774AD9" w:rsidP="00774AD9">
      <w:pPr>
        <w:spacing w:after="0"/>
        <w:ind w:firstLine="720"/>
        <w:jc w:val="both"/>
        <w:rPr>
          <w:sz w:val="24"/>
          <w:szCs w:val="24"/>
        </w:rPr>
      </w:pPr>
    </w:p>
    <w:p w14:paraId="138789A7" w14:textId="47C2F3D5" w:rsidR="0078604E" w:rsidRDefault="009C5A1D" w:rsidP="00774AD9">
      <w:pPr>
        <w:pStyle w:val="ListParagraph"/>
        <w:spacing w:after="0"/>
        <w:ind w:left="0" w:right="720"/>
        <w:jc w:val="center"/>
        <w:rPr>
          <w:b/>
          <w:bCs/>
          <w:sz w:val="28"/>
          <w:szCs w:val="28"/>
        </w:rPr>
      </w:pPr>
      <w:r>
        <w:rPr>
          <w:b/>
          <w:bCs/>
          <w:sz w:val="28"/>
          <w:szCs w:val="28"/>
        </w:rPr>
        <w:t xml:space="preserve">            </w:t>
      </w:r>
      <w:r w:rsidR="0078604E" w:rsidRPr="3E05FF5F">
        <w:rPr>
          <w:b/>
          <w:bCs/>
          <w:sz w:val="28"/>
          <w:szCs w:val="28"/>
        </w:rPr>
        <w:t>His Last Command</w:t>
      </w:r>
    </w:p>
    <w:p w14:paraId="1D111A3B" w14:textId="77777777" w:rsidR="00774AD9" w:rsidRDefault="00774AD9" w:rsidP="00774AD9">
      <w:pPr>
        <w:pStyle w:val="ListParagraph"/>
        <w:spacing w:after="0"/>
        <w:ind w:left="0" w:right="720"/>
        <w:jc w:val="center"/>
        <w:rPr>
          <w:b/>
          <w:bCs/>
          <w:sz w:val="28"/>
          <w:szCs w:val="28"/>
        </w:rPr>
      </w:pPr>
    </w:p>
    <w:p w14:paraId="51B89852" w14:textId="61CB4DD9" w:rsidR="0078604E" w:rsidRDefault="0078604E" w:rsidP="00774AD9">
      <w:pPr>
        <w:pStyle w:val="ListParagraph"/>
        <w:spacing w:after="0"/>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t>people from ever</w:t>
      </w:r>
      <w:r w:rsidR="00CE58B3">
        <w:rPr>
          <w:sz w:val="24"/>
          <w:szCs w:val="24"/>
        </w:rPr>
        <w:t>y</w:t>
      </w:r>
      <w:r>
        <w:rPr>
          <w:sz w:val="24"/>
          <w:szCs w:val="24"/>
        </w:rPr>
        <w:t xml:space="preserve"> na</w:t>
      </w:r>
      <w:r w:rsidR="00452912">
        <w:rPr>
          <w:sz w:val="24"/>
          <w:szCs w:val="24"/>
        </w:rPr>
        <w:t>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text, yet the second word is al</w:t>
      </w:r>
      <w:r w:rsidRPr="00D9477D">
        <w:rPr>
          <w:sz w:val="24"/>
          <w:szCs w:val="24"/>
        </w:rPr>
        <w:t>together differe</w:t>
      </w:r>
      <w:r w:rsidR="00E9202C">
        <w:rPr>
          <w:sz w:val="24"/>
          <w:szCs w:val="24"/>
        </w:rPr>
        <w:t>nt</w:t>
      </w:r>
      <w:r w:rsidR="00E9202C" w:rsidRPr="00D14D85">
        <w:rPr>
          <w:sz w:val="24"/>
          <w:szCs w:val="24"/>
        </w:rPr>
        <w:t xml:space="preserve">. </w:t>
      </w:r>
      <w:r w:rsidR="00D14D85" w:rsidRPr="00D14D85">
        <w:rPr>
          <w:sz w:val="24"/>
          <w:szCs w:val="24"/>
        </w:rPr>
        <w:t xml:space="preserve">The Greek word for teach is </w:t>
      </w:r>
      <w:r w:rsidR="00D14D85" w:rsidRPr="00D14D85">
        <w:rPr>
          <w:noProof/>
          <w:sz w:val="24"/>
          <w:szCs w:val="24"/>
        </w:rPr>
        <w:t>didasko</w:t>
      </w:r>
      <w:r w:rsidR="00D14D85" w:rsidRPr="00D14D85">
        <w:rPr>
          <w:sz w:val="24"/>
          <w:szCs w:val="24"/>
        </w:rPr>
        <w:t xml:space="preserve"> and the definition is to learn or to teach</w:t>
      </w:r>
      <w:r w:rsidR="00D14D85" w:rsidRPr="00D14D85">
        <w:t xml:space="preserve">. </w:t>
      </w:r>
      <w:r w:rsidR="00D14D85" w:rsidRPr="00D14D85">
        <w:rPr>
          <w:sz w:val="24"/>
          <w:szCs w:val="24"/>
        </w:rPr>
        <w:t xml:space="preserve"> A </w:t>
      </w:r>
      <w:r w:rsidR="00D14D85" w:rsidRPr="00D14D85">
        <w:rPr>
          <w:noProof/>
          <w:sz w:val="24"/>
          <w:szCs w:val="24"/>
        </w:rPr>
        <w:t>discipling</w:t>
      </w:r>
      <w:r w:rsidR="00D14D85" w:rsidRPr="00D14D85">
        <w:rPr>
          <w:sz w:val="24"/>
          <w:szCs w:val="24"/>
        </w:rPr>
        <w:t xml:space="preserve"> concept is also found in the second word </w:t>
      </w:r>
      <w:r w:rsidR="00D14D85" w:rsidRPr="00D14D85">
        <w:rPr>
          <w:sz w:val="24"/>
          <w:szCs w:val="24"/>
        </w:rPr>
        <w:lastRenderedPageBreak/>
        <w:t xml:space="preserve">for teach in the </w:t>
      </w:r>
      <w:r w:rsidR="00D14D85" w:rsidRPr="00D14D85">
        <w:rPr>
          <w:sz w:val="24"/>
        </w:rPr>
        <w:t xml:space="preserve">Great </w:t>
      </w:r>
      <w:r w:rsidR="00D14D85" w:rsidRPr="00D14D85">
        <w:rPr>
          <w:sz w:val="24"/>
          <w:szCs w:val="24"/>
        </w:rPr>
        <w:t>Commission</w:t>
      </w:r>
      <w:r w:rsidR="00D14D85" w:rsidRPr="00D14D85">
        <w:rPr>
          <w:sz w:val="24"/>
        </w:rPr>
        <w:t>.</w:t>
      </w:r>
      <w:r w:rsidR="00D14D85" w:rsidRPr="00D9477D">
        <w:rPr>
          <w:sz w:val="24"/>
          <w:szCs w:val="24"/>
        </w:rPr>
        <w:t xml:space="preserve"> </w:t>
      </w:r>
      <w:r w:rsidRPr="00B40B60">
        <w:rPr>
          <w:sz w:val="24"/>
          <w:szCs w:val="24"/>
        </w:rPr>
        <w:t>According to this definition, the Truth we learn has been entrusted to us so</w:t>
      </w:r>
      <w:r w:rsidR="000A108F">
        <w:rPr>
          <w:sz w:val="24"/>
          <w:szCs w:val="24"/>
        </w:rPr>
        <w:t xml:space="preserve"> that we can teach others</w:t>
      </w:r>
      <w:r w:rsidRPr="5BE4FE72">
        <w:rPr>
          <w:sz w:val="24"/>
          <w:szCs w:val="24"/>
        </w:rPr>
        <w:t xml:space="preserve"> </w:t>
      </w:r>
      <w:r>
        <w:rPr>
          <w:sz w:val="24"/>
          <w:szCs w:val="24"/>
        </w:rPr>
        <w:t>(Psalm 78:1-7)</w:t>
      </w:r>
      <w:r w:rsidR="000A108F">
        <w:rPr>
          <w:sz w:val="24"/>
          <w:szCs w:val="24"/>
        </w:rPr>
        <w:t>.</w:t>
      </w:r>
    </w:p>
    <w:p w14:paraId="6E971DFC" w14:textId="77777777" w:rsidR="00070644" w:rsidRDefault="00070644" w:rsidP="00774AD9">
      <w:pPr>
        <w:pStyle w:val="ListParagraph"/>
        <w:spacing w:after="0"/>
        <w:ind w:left="0" w:firstLine="720"/>
        <w:jc w:val="both"/>
        <w:rPr>
          <w:sz w:val="24"/>
          <w:szCs w:val="24"/>
        </w:rPr>
      </w:pPr>
    </w:p>
    <w:p w14:paraId="69FF4333" w14:textId="76B12D47" w:rsidR="00C873F2" w:rsidRDefault="0078604E" w:rsidP="00C873F2">
      <w:pPr>
        <w:spacing w:line="336" w:lineRule="atLeast"/>
        <w:ind w:firstLine="720"/>
        <w:jc w:val="both"/>
        <w:rPr>
          <w:sz w:val="24"/>
          <w:szCs w:val="24"/>
        </w:rPr>
      </w:pPr>
      <w:r w:rsidRPr="5BE4FE72">
        <w:rPr>
          <w:sz w:val="24"/>
          <w:szCs w:val="24"/>
        </w:rPr>
        <w:t xml:space="preserve">In the </w:t>
      </w:r>
      <w:r w:rsidR="006169D2">
        <w:rPr>
          <w:sz w:val="24"/>
          <w:szCs w:val="24"/>
        </w:rPr>
        <w:t>G</w:t>
      </w:r>
      <w:r w:rsidRPr="5BE4FE72">
        <w:rPr>
          <w:sz w:val="24"/>
          <w:szCs w:val="24"/>
        </w:rPr>
        <w:t xml:space="preserve">reat </w:t>
      </w:r>
      <w:r w:rsidR="006169D2">
        <w:rPr>
          <w:sz w:val="24"/>
          <w:szCs w:val="24"/>
        </w:rPr>
        <w:t>C</w:t>
      </w:r>
      <w:r w:rsidRPr="5BE4FE72">
        <w:rPr>
          <w:sz w:val="24"/>
          <w:szCs w:val="24"/>
        </w:rPr>
        <w:t>ommission, there are four ver</w:t>
      </w:r>
      <w:r w:rsidR="00657849">
        <w:rPr>
          <w:sz w:val="24"/>
          <w:szCs w:val="24"/>
        </w:rPr>
        <w:t>bs: go, make disciples, baptize</w:t>
      </w:r>
      <w:r w:rsidRPr="5BE4FE72">
        <w:rPr>
          <w:sz w:val="24"/>
          <w:szCs w:val="24"/>
        </w:rPr>
        <w:t xml:space="preserve"> and teach. Yet only one o</w:t>
      </w:r>
      <w:r w:rsidR="00135B7C">
        <w:rPr>
          <w:sz w:val="24"/>
          <w:szCs w:val="24"/>
        </w:rPr>
        <w:t xml:space="preserve">f these verbs is imperative. It is </w:t>
      </w:r>
      <w:r w:rsidR="00E26080">
        <w:rPr>
          <w:sz w:val="24"/>
          <w:szCs w:val="24"/>
        </w:rPr>
        <w:t>the</w:t>
      </w:r>
      <w:r w:rsidR="0059585F">
        <w:rPr>
          <w:sz w:val="24"/>
          <w:szCs w:val="24"/>
        </w:rPr>
        <w:t xml:space="preserve"> command </w:t>
      </w:r>
      <w:r w:rsidRPr="5BE4FE72">
        <w:rPr>
          <w:sz w:val="24"/>
          <w:szCs w:val="24"/>
        </w:rPr>
        <w:t xml:space="preserve">"make disciples." </w:t>
      </w:r>
      <w:r w:rsidR="00756EDF">
        <w:rPr>
          <w:sz w:val="24"/>
          <w:szCs w:val="24"/>
        </w:rPr>
        <w:t>If we are to</w:t>
      </w:r>
      <w:r w:rsidRPr="5BE4FE72">
        <w:rPr>
          <w:sz w:val="24"/>
          <w:szCs w:val="24"/>
        </w:rPr>
        <w:t xml:space="preserve">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00E26080" w:rsidRPr="00E26080">
        <w:rPr>
          <w:sz w:val="24"/>
          <w:szCs w:val="24"/>
        </w:rPr>
        <w:t>!</w:t>
      </w:r>
      <w:r w:rsidR="006169D2">
        <w:rPr>
          <w:sz w:val="24"/>
          <w:szCs w:val="24"/>
        </w:rPr>
        <w:t>,</w:t>
      </w:r>
      <w:r w:rsidRPr="007D1EF1">
        <w:rPr>
          <w:sz w:val="24"/>
          <w:szCs w:val="24"/>
        </w:rPr>
        <w:t xml:space="preserve"> Herb Ho</w:t>
      </w:r>
      <w:r w:rsidR="00C873F2">
        <w:rPr>
          <w:sz w:val="24"/>
          <w:szCs w:val="24"/>
        </w:rPr>
        <w:t>dges asks a convicting question.</w:t>
      </w:r>
    </w:p>
    <w:p w14:paraId="6DC4E373" w14:textId="59812961" w:rsidR="0078604E" w:rsidRDefault="0078604E" w:rsidP="00C873F2">
      <w:pPr>
        <w:ind w:left="720" w:right="720"/>
        <w:jc w:val="both"/>
        <w:rPr>
          <w:sz w:val="24"/>
          <w:szCs w:val="24"/>
        </w:rPr>
      </w:pPr>
      <w:bookmarkStart w:id="1" w:name="_Hlk478896050"/>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w:t>
      </w:r>
      <w:r w:rsidR="00070644">
        <w:rPr>
          <w:sz w:val="24"/>
          <w:szCs w:val="24"/>
        </w:rPr>
        <w:t>o</w:t>
      </w:r>
      <w:r w:rsidRPr="00FB679B">
        <w:rPr>
          <w:sz w:val="24"/>
          <w:szCs w:val="24"/>
        </w:rPr>
        <w:t>urs’ is one of strategy. Their strategy showed an apparent disregard for building institutions and majored almost exclusively on building individuals. Their strategy was one of explosion (outward) instead of implosion (inward).</w:t>
      </w:r>
    </w:p>
    <w:bookmarkEnd w:id="1"/>
    <w:p w14:paraId="3556AAE3" w14:textId="143C8635" w:rsidR="0078604E" w:rsidRDefault="0078604E" w:rsidP="00C873F2">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00140F71"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book of Acts 17:11, you will examine the scriptures for yourself and the Word of God will clarify these questions.  </w:t>
      </w:r>
    </w:p>
    <w:p w14:paraId="58E6A6E5" w14:textId="77777777" w:rsidR="0078604E" w:rsidRDefault="0078604E" w:rsidP="0078604E">
      <w:pPr>
        <w:pStyle w:val="ListParagraph"/>
        <w:ind w:left="0" w:firstLine="720"/>
        <w:jc w:val="both"/>
        <w:rPr>
          <w:sz w:val="24"/>
          <w:szCs w:val="24"/>
        </w:rPr>
      </w:pPr>
    </w:p>
    <w:p w14:paraId="239D96A1" w14:textId="03E5CD8E" w:rsidR="0078604E" w:rsidRDefault="00070644" w:rsidP="0078604E">
      <w:pPr>
        <w:pStyle w:val="ListParagraph"/>
        <w:ind w:left="0" w:firstLine="720"/>
        <w:jc w:val="both"/>
        <w:rPr>
          <w:sz w:val="24"/>
          <w:szCs w:val="24"/>
        </w:rPr>
      </w:pPr>
      <w:r>
        <w:rPr>
          <w:sz w:val="24"/>
          <w:szCs w:val="24"/>
        </w:rPr>
        <w:t>A</w:t>
      </w:r>
      <w:r w:rsidR="00140F71">
        <w:rPr>
          <w:sz w:val="24"/>
          <w:szCs w:val="24"/>
        </w:rPr>
        <w:t xml:space="preserve"> clue e</w:t>
      </w:r>
      <w:r w:rsidR="0078604E" w:rsidRPr="5BE4FE72">
        <w:rPr>
          <w:sz w:val="24"/>
          <w:szCs w:val="24"/>
        </w:rPr>
        <w:t xml:space="preserve">mbedded within the word </w:t>
      </w:r>
      <w:r w:rsidR="00C04C83" w:rsidRPr="00562682">
        <w:rPr>
          <w:noProof/>
          <w:sz w:val="24"/>
          <w:szCs w:val="24"/>
        </w:rPr>
        <w:t>“</w:t>
      </w:r>
      <w:r w:rsidR="00140F71" w:rsidRPr="00FB679B">
        <w:rPr>
          <w:noProof/>
          <w:sz w:val="24"/>
          <w:szCs w:val="24"/>
        </w:rPr>
        <w:t>co</w:t>
      </w:r>
      <w:r w:rsidR="00C04C83" w:rsidRPr="00FB679B">
        <w:rPr>
          <w:noProof/>
          <w:sz w:val="24"/>
          <w:szCs w:val="24"/>
        </w:rPr>
        <w:t>-</w:t>
      </w:r>
      <w:r w:rsidR="00140F71" w:rsidRPr="00FB679B">
        <w:rPr>
          <w:noProof/>
          <w:sz w:val="24"/>
          <w:szCs w:val="24"/>
        </w:rPr>
        <w:t>m</w:t>
      </w:r>
      <w:r w:rsidR="0078604E" w:rsidRPr="00FB679B">
        <w:rPr>
          <w:noProof/>
          <w:sz w:val="24"/>
          <w:szCs w:val="24"/>
        </w:rPr>
        <w:t>mission</w:t>
      </w:r>
      <w:r>
        <w:rPr>
          <w:noProof/>
          <w:sz w:val="24"/>
          <w:szCs w:val="24"/>
        </w:rPr>
        <w:t>,</w:t>
      </w:r>
      <w:r w:rsidR="00C04C83">
        <w:rPr>
          <w:sz w:val="24"/>
          <w:szCs w:val="24"/>
        </w:rPr>
        <w:t>”</w:t>
      </w:r>
      <w:r w:rsidR="009846A5">
        <w:rPr>
          <w:sz w:val="24"/>
          <w:szCs w:val="24"/>
        </w:rPr>
        <w:t xml:space="preserve"> </w:t>
      </w:r>
      <w:r>
        <w:rPr>
          <w:sz w:val="24"/>
          <w:szCs w:val="24"/>
        </w:rPr>
        <w:t xml:space="preserve">is that </w:t>
      </w:r>
      <w:r w:rsidR="009846A5">
        <w:rPr>
          <w:sz w:val="24"/>
          <w:szCs w:val="24"/>
        </w:rPr>
        <w:t>God has co</w:t>
      </w:r>
      <w:r w:rsidR="00C04C83">
        <w:rPr>
          <w:sz w:val="24"/>
          <w:szCs w:val="24"/>
        </w:rPr>
        <w:t>-</w:t>
      </w:r>
      <w:r w:rsidR="0078604E" w:rsidRPr="5BE4FE72">
        <w:rPr>
          <w:sz w:val="24"/>
          <w:szCs w:val="24"/>
        </w:rPr>
        <w:t>workers</w:t>
      </w:r>
      <w:r>
        <w:rPr>
          <w:sz w:val="24"/>
          <w:szCs w:val="24"/>
        </w:rPr>
        <w:t>.</w:t>
      </w:r>
      <w:r w:rsidR="0078604E" w:rsidRPr="5BE4FE72">
        <w:rPr>
          <w:sz w:val="24"/>
          <w:szCs w:val="24"/>
        </w:rPr>
        <w:t xml:space="preserve"> He calls them disciples. </w:t>
      </w:r>
      <w:r w:rsidR="0078604E" w:rsidRPr="5BE4FE72">
        <w:rPr>
          <w:rFonts w:eastAsiaTheme="minorEastAsia"/>
          <w:sz w:val="24"/>
          <w:szCs w:val="24"/>
          <w:lang w:val="en"/>
        </w:rPr>
        <w:t xml:space="preserve">He did not say, “Some of you go evangelize the nations.” He did not say, “Some of you go make converts.” He did </w:t>
      </w:r>
      <w:r w:rsidR="0078604E" w:rsidRPr="5BE4FE72">
        <w:rPr>
          <w:rFonts w:eastAsiaTheme="minorEastAsia"/>
          <w:i/>
          <w:iCs/>
          <w:sz w:val="24"/>
          <w:szCs w:val="24"/>
          <w:lang w:val="en"/>
        </w:rPr>
        <w:t>not s</w:t>
      </w:r>
      <w:r w:rsidR="0078604E" w:rsidRPr="5BE4FE72">
        <w:rPr>
          <w:rFonts w:eastAsiaTheme="minorEastAsia"/>
          <w:sz w:val="24"/>
          <w:szCs w:val="24"/>
          <w:lang w:val="en"/>
        </w:rPr>
        <w:t>ay: “Go and build buildings.” He said, “</w:t>
      </w:r>
      <w:r w:rsidR="0078604E" w:rsidRPr="00EF5145">
        <w:rPr>
          <w:rFonts w:eastAsiaTheme="minorEastAsia"/>
          <w:bCs/>
          <w:i/>
          <w:iCs/>
          <w:sz w:val="24"/>
          <w:szCs w:val="24"/>
          <w:lang w:val="en"/>
        </w:rPr>
        <w:t>Go and turn people into disciples</w:t>
      </w:r>
      <w:r w:rsidR="0078604E" w:rsidRPr="00EF5145">
        <w:rPr>
          <w:rFonts w:eastAsiaTheme="minorEastAsia"/>
          <w:i/>
          <w:iCs/>
          <w:sz w:val="24"/>
          <w:szCs w:val="24"/>
          <w:lang w:val="en"/>
        </w:rPr>
        <w:t>.”</w:t>
      </w:r>
      <w:r>
        <w:rPr>
          <w:rFonts w:eastAsiaTheme="minorEastAsia"/>
          <w:i/>
          <w:iCs/>
          <w:sz w:val="24"/>
          <w:szCs w:val="24"/>
          <w:lang w:val="en"/>
        </w:rPr>
        <w:t xml:space="preserve"> </w:t>
      </w:r>
      <w:r w:rsidR="0078604E" w:rsidRPr="00EF5145">
        <w:rPr>
          <w:rFonts w:eastAsiaTheme="minorEastAsia"/>
          <w:i/>
          <w:iCs/>
          <w:sz w:val="24"/>
          <w:szCs w:val="24"/>
          <w:lang w:val="en"/>
        </w:rPr>
        <w:t xml:space="preserve"> </w:t>
      </w:r>
      <w:r w:rsidR="00E263A9" w:rsidRPr="00EF5145">
        <w:rPr>
          <w:sz w:val="24"/>
          <w:szCs w:val="24"/>
        </w:rPr>
        <w:t>It was</w:t>
      </w:r>
      <w:r w:rsidR="00E263A9">
        <w:rPr>
          <w:sz w:val="24"/>
          <w:szCs w:val="24"/>
        </w:rPr>
        <w:t xml:space="preserve"> never His intent</w:t>
      </w:r>
      <w:r w:rsidR="0078604E" w:rsidRPr="5BE4FE72">
        <w:rPr>
          <w:sz w:val="24"/>
          <w:szCs w:val="24"/>
        </w:rPr>
        <w:t xml:space="preserve"> that just a few in the body of Christ would enter His labor force while everyone else sat on th</w:t>
      </w:r>
      <w:r w:rsidR="00F35EB6">
        <w:rPr>
          <w:sz w:val="24"/>
          <w:szCs w:val="24"/>
        </w:rPr>
        <w:t>eir hands and watched them work.</w:t>
      </w:r>
      <w:r w:rsidR="0078604E" w:rsidRPr="5BE4FE72">
        <w:rPr>
          <w:sz w:val="24"/>
          <w:szCs w:val="24"/>
        </w:rPr>
        <w:t xml:space="preserve"> But, if we are honest, isn’t that what we have </w:t>
      </w:r>
      <w:r w:rsidR="006C4E79">
        <w:rPr>
          <w:sz w:val="24"/>
          <w:szCs w:val="24"/>
        </w:rPr>
        <w:t xml:space="preserve">done? Furthermore, is it </w:t>
      </w:r>
      <w:r w:rsidR="0078604E" w:rsidRPr="5BE4FE72">
        <w:rPr>
          <w:sz w:val="24"/>
          <w:szCs w:val="24"/>
        </w:rPr>
        <w:t>realistic to think a handful of foreign missionaries can make disciples of all nati</w:t>
      </w:r>
      <w:r w:rsidR="000926C6">
        <w:rPr>
          <w:sz w:val="24"/>
          <w:szCs w:val="24"/>
        </w:rPr>
        <w:t>ons? It is not possible unless</w:t>
      </w:r>
      <w:r w:rsidR="0078604E" w:rsidRPr="5BE4FE72">
        <w:rPr>
          <w:sz w:val="24"/>
          <w:szCs w:val="24"/>
        </w:rPr>
        <w:t xml:space="preserve"> </w:t>
      </w:r>
      <w:r w:rsidR="0078604E" w:rsidRPr="5BE4FE72">
        <w:rPr>
          <w:i/>
          <w:iCs/>
          <w:sz w:val="24"/>
          <w:szCs w:val="24"/>
        </w:rPr>
        <w:t>every believer from every ethnic</w:t>
      </w:r>
      <w:r w:rsidR="0078604E" w:rsidRPr="5BE4FE72">
        <w:rPr>
          <w:sz w:val="24"/>
          <w:szCs w:val="24"/>
        </w:rPr>
        <w:t xml:space="preserve"> group is equipped and mobilized with the strategy of Jesus. It b</w:t>
      </w:r>
      <w:r w:rsidR="00EF097A">
        <w:rPr>
          <w:sz w:val="24"/>
          <w:szCs w:val="24"/>
        </w:rPr>
        <w:t>egins in our own Jerusalem, but</w:t>
      </w:r>
      <w:r w:rsidR="0078604E" w:rsidRPr="5BE4FE72">
        <w:rPr>
          <w:sz w:val="24"/>
          <w:szCs w:val="24"/>
        </w:rPr>
        <w:t xml:space="preserve"> if we follow His plan from o</w:t>
      </w:r>
      <w:r w:rsidR="00EF097A">
        <w:rPr>
          <w:sz w:val="24"/>
          <w:szCs w:val="24"/>
        </w:rPr>
        <w:t>ur home base we reach the world</w:t>
      </w:r>
      <w:r w:rsidR="0078604E" w:rsidRPr="5BE4FE72">
        <w:rPr>
          <w:sz w:val="24"/>
          <w:szCs w:val="24"/>
        </w:rPr>
        <w:t xml:space="preserve"> (Acts 1:8)</w:t>
      </w:r>
      <w:r w:rsidR="00EF097A">
        <w:rPr>
          <w:sz w:val="24"/>
          <w:szCs w:val="24"/>
        </w:rPr>
        <w:t>.</w:t>
      </w:r>
    </w:p>
    <w:p w14:paraId="6FA8667E" w14:textId="77777777" w:rsidR="0078604E" w:rsidRDefault="0078604E" w:rsidP="0078604E">
      <w:pPr>
        <w:pStyle w:val="ListParagraph"/>
        <w:ind w:left="0" w:firstLine="720"/>
        <w:jc w:val="both"/>
        <w:rPr>
          <w:sz w:val="24"/>
          <w:szCs w:val="24"/>
        </w:rPr>
      </w:pPr>
    </w:p>
    <w:p w14:paraId="2A70DEF8" w14:textId="00A929FA" w:rsidR="0078604E" w:rsidRDefault="0078604E" w:rsidP="0078604E">
      <w:pPr>
        <w:pStyle w:val="ListParagraph"/>
        <w:ind w:left="0" w:firstLine="720"/>
        <w:jc w:val="both"/>
        <w:rPr>
          <w:sz w:val="24"/>
          <w:szCs w:val="24"/>
        </w:rPr>
      </w:pPr>
      <w:r w:rsidRPr="00F05BAD">
        <w:rPr>
          <w:sz w:val="24"/>
          <w:szCs w:val="24"/>
        </w:rPr>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w:t>
      </w:r>
      <w:r w:rsidR="00070644">
        <w:rPr>
          <w:sz w:val="24"/>
          <w:szCs w:val="24"/>
        </w:rPr>
        <w:t>.</w:t>
      </w:r>
      <w:r w:rsidRPr="00F05BAD">
        <w:rPr>
          <w:sz w:val="24"/>
          <w:szCs w:val="24"/>
        </w:rPr>
        <w:t xml:space="preserve"> Kingdom building is people building</w:t>
      </w:r>
      <w:r>
        <w:rPr>
          <w:sz w:val="24"/>
          <w:szCs w:val="24"/>
        </w:rPr>
        <w:t>, t</w:t>
      </w:r>
      <w:r w:rsidRPr="00F05BAD">
        <w:rPr>
          <w:sz w:val="24"/>
          <w:szCs w:val="24"/>
        </w:rPr>
        <w:t>here is no other plan</w:t>
      </w:r>
      <w:r w:rsidR="00C3714A">
        <w:rPr>
          <w:sz w:val="24"/>
          <w:szCs w:val="24"/>
        </w:rPr>
        <w:t>. T</w:t>
      </w:r>
      <w:r w:rsidRPr="00F05BAD">
        <w:rPr>
          <w:sz w:val="24"/>
          <w:szCs w:val="24"/>
        </w:rPr>
        <w:t>his is the mission</w:t>
      </w:r>
      <w:r w:rsidR="00070644">
        <w:rPr>
          <w:sz w:val="24"/>
          <w:szCs w:val="24"/>
        </w:rPr>
        <w:t>.</w:t>
      </w:r>
      <w:r w:rsidRPr="00F05BAD">
        <w:rPr>
          <w:sz w:val="24"/>
          <w:szCs w:val="24"/>
        </w:rPr>
        <w:t xml:space="preserve"> </w:t>
      </w:r>
    </w:p>
    <w:p w14:paraId="472698D9" w14:textId="77777777" w:rsidR="00347967" w:rsidRDefault="00347967" w:rsidP="0078604E">
      <w:pPr>
        <w:pStyle w:val="ListParagraph"/>
        <w:ind w:left="0" w:firstLine="720"/>
        <w:jc w:val="both"/>
        <w:rPr>
          <w:sz w:val="24"/>
          <w:szCs w:val="24"/>
        </w:rPr>
      </w:pPr>
    </w:p>
    <w:p w14:paraId="2EC2A4FC" w14:textId="306D157B" w:rsidR="0078604E" w:rsidRDefault="0078604E" w:rsidP="0078604E">
      <w:pPr>
        <w:pStyle w:val="ListParagraph"/>
        <w:ind w:left="0"/>
        <w:jc w:val="both"/>
        <w:rPr>
          <w:sz w:val="24"/>
          <w:szCs w:val="24"/>
        </w:rPr>
      </w:pPr>
      <w:r w:rsidRPr="00124866">
        <w:rPr>
          <w:b/>
          <w:sz w:val="28"/>
          <w:szCs w:val="28"/>
        </w:rPr>
        <w:t>Digging Deeper:</w:t>
      </w:r>
      <w:r>
        <w:rPr>
          <w:sz w:val="24"/>
          <w:szCs w:val="24"/>
        </w:rPr>
        <w:t xml:space="preserve"> Mark 10:45; Matthew 10:23:6-7; Luke 9:46-50, 22:24-27; Philippians 2:3-11; 1 John 3:16; </w:t>
      </w:r>
      <w:r w:rsidRPr="00F05BAD">
        <w:rPr>
          <w:sz w:val="24"/>
          <w:szCs w:val="24"/>
        </w:rPr>
        <w:t xml:space="preserve">2 Corinthians 5:16-20  </w:t>
      </w:r>
    </w:p>
    <w:p w14:paraId="7C401D74" w14:textId="77777777" w:rsidR="0078604E" w:rsidRPr="009541A3" w:rsidRDefault="0078604E" w:rsidP="0078604E">
      <w:pPr>
        <w:jc w:val="center"/>
        <w:rPr>
          <w:b/>
          <w:sz w:val="28"/>
          <w:szCs w:val="28"/>
        </w:rPr>
      </w:pPr>
      <w:r w:rsidRPr="009541A3">
        <w:rPr>
          <w:b/>
          <w:sz w:val="28"/>
          <w:szCs w:val="28"/>
        </w:rPr>
        <w:lastRenderedPageBreak/>
        <w:t>What is a Disciple?</w:t>
      </w:r>
    </w:p>
    <w:p w14:paraId="7310D41B" w14:textId="211A8A63" w:rsidR="00FB679B" w:rsidRDefault="0078604E" w:rsidP="00FB679B">
      <w:pPr>
        <w:spacing w:line="336" w:lineRule="atLeast"/>
        <w:ind w:firstLine="720"/>
        <w:jc w:val="both"/>
        <w:rPr>
          <w:rFonts w:eastAsiaTheme="minorEastAsia"/>
          <w:sz w:val="24"/>
          <w:szCs w:val="24"/>
          <w:lang w:val="en"/>
        </w:rPr>
      </w:pPr>
      <w:r w:rsidRPr="3E05FF5F">
        <w:rPr>
          <w:sz w:val="24"/>
          <w:szCs w:val="24"/>
        </w:rPr>
        <w:t xml:space="preserve">What exactly is a disciple? What does a disciple do, and how are they made? </w:t>
      </w:r>
      <w:r w:rsidRPr="3E05FF5F">
        <w:rPr>
          <w:rFonts w:eastAsiaTheme="minorEastAsia"/>
          <w:sz w:val="24"/>
          <w:szCs w:val="24"/>
          <w:lang w:val="en"/>
        </w:rPr>
        <w:t>The name Christian (which means a follower of Christ) is found three tim</w:t>
      </w:r>
      <w:r w:rsidR="002948E8">
        <w:rPr>
          <w:rFonts w:eastAsiaTheme="minorEastAsia"/>
          <w:sz w:val="24"/>
          <w:szCs w:val="24"/>
          <w:lang w:val="en"/>
        </w:rPr>
        <w:t xml:space="preserve">es in the New Testament. On the other hand, the word disciple is </w:t>
      </w:r>
      <w:r w:rsidR="00CC5FDC">
        <w:rPr>
          <w:rFonts w:eastAsiaTheme="minorEastAsia"/>
          <w:sz w:val="24"/>
          <w:szCs w:val="24"/>
          <w:lang w:val="en"/>
        </w:rPr>
        <w:t>used</w:t>
      </w:r>
      <w:r w:rsidRPr="3E05FF5F">
        <w:rPr>
          <w:rFonts w:eastAsiaTheme="minorEastAsia"/>
          <w:sz w:val="24"/>
          <w:szCs w:val="24"/>
          <w:lang w:val="en"/>
        </w:rPr>
        <w:t xml:space="preserve"> 263 times. </w:t>
      </w:r>
      <w:r w:rsidR="003D552C">
        <w:rPr>
          <w:rFonts w:eastAsiaTheme="minorEastAsia"/>
          <w:sz w:val="24"/>
          <w:szCs w:val="24"/>
          <w:lang w:val="en"/>
        </w:rPr>
        <w:t>W</w:t>
      </w:r>
      <w:r w:rsidRPr="3E05FF5F">
        <w:rPr>
          <w:rFonts w:eastAsiaTheme="minorEastAsia"/>
          <w:sz w:val="24"/>
          <w:szCs w:val="24"/>
          <w:lang w:val="en"/>
        </w:rPr>
        <w:t xml:space="preserve">hat is the difference in these two names? </w:t>
      </w:r>
      <w:bookmarkStart w:id="2" w:name="_Hlk478898105"/>
      <w:r w:rsidR="00FB679B">
        <w:rPr>
          <w:rFonts w:eastAsiaTheme="minorEastAsia"/>
          <w:sz w:val="24"/>
          <w:szCs w:val="24"/>
          <w:lang w:val="en"/>
        </w:rPr>
        <w:t>To be a Christian means to profess belief in Je</w:t>
      </w:r>
      <w:r w:rsidR="009B5EAB">
        <w:rPr>
          <w:rFonts w:eastAsiaTheme="minorEastAsia"/>
          <w:sz w:val="24"/>
          <w:szCs w:val="24"/>
          <w:lang w:val="en"/>
        </w:rPr>
        <w:t>sus Christ</w:t>
      </w:r>
      <w:r w:rsidR="00FB679B">
        <w:rPr>
          <w:rFonts w:eastAsiaTheme="minorEastAsia"/>
          <w:sz w:val="24"/>
          <w:szCs w:val="24"/>
          <w:lang w:val="en"/>
        </w:rPr>
        <w:t xml:space="preserve"> </w:t>
      </w:r>
      <w:r w:rsidR="009B5EAB">
        <w:rPr>
          <w:rFonts w:eastAsiaTheme="minorEastAsia"/>
          <w:sz w:val="24"/>
          <w:szCs w:val="24"/>
          <w:lang w:val="en"/>
        </w:rPr>
        <w:t xml:space="preserve">as the Son of God </w:t>
      </w:r>
      <w:r w:rsidR="00FB679B">
        <w:rPr>
          <w:rFonts w:eastAsiaTheme="minorEastAsia"/>
          <w:sz w:val="24"/>
          <w:szCs w:val="24"/>
          <w:lang w:val="en"/>
        </w:rPr>
        <w:t xml:space="preserve">and to understand that salvation is a gift from God </w:t>
      </w:r>
      <w:r w:rsidR="004B034F">
        <w:rPr>
          <w:rFonts w:eastAsiaTheme="minorEastAsia"/>
          <w:sz w:val="24"/>
          <w:szCs w:val="24"/>
          <w:lang w:val="en"/>
        </w:rPr>
        <w:t>that</w:t>
      </w:r>
      <w:r w:rsidR="00FB679B">
        <w:rPr>
          <w:rFonts w:eastAsiaTheme="minorEastAsia"/>
          <w:sz w:val="24"/>
          <w:szCs w:val="24"/>
          <w:lang w:val="en"/>
        </w:rPr>
        <w:t xml:space="preserve"> c</w:t>
      </w:r>
      <w:r w:rsidR="00DE5B7B">
        <w:rPr>
          <w:rFonts w:eastAsiaTheme="minorEastAsia"/>
          <w:sz w:val="24"/>
          <w:szCs w:val="24"/>
          <w:lang w:val="en"/>
        </w:rPr>
        <w:t>annot be earned</w:t>
      </w:r>
      <w:r w:rsidR="00FB679B">
        <w:rPr>
          <w:rFonts w:eastAsiaTheme="minorEastAsia"/>
          <w:sz w:val="24"/>
          <w:szCs w:val="24"/>
          <w:lang w:val="en"/>
        </w:rPr>
        <w:t xml:space="preserve">. </w:t>
      </w:r>
      <w:r w:rsidR="009B5EAB">
        <w:rPr>
          <w:rFonts w:eastAsiaTheme="minorEastAsia"/>
          <w:sz w:val="24"/>
          <w:szCs w:val="24"/>
          <w:lang w:val="en"/>
        </w:rPr>
        <w:t xml:space="preserve">It requires </w:t>
      </w:r>
      <w:r w:rsidR="00FB679B">
        <w:rPr>
          <w:rFonts w:eastAsiaTheme="minorEastAsia"/>
          <w:sz w:val="24"/>
          <w:szCs w:val="24"/>
          <w:lang w:val="en"/>
        </w:rPr>
        <w:t>acceptance</w:t>
      </w:r>
      <w:r w:rsidR="009B5EAB">
        <w:rPr>
          <w:rFonts w:eastAsiaTheme="minorEastAsia"/>
          <w:sz w:val="24"/>
          <w:szCs w:val="24"/>
          <w:lang w:val="en"/>
        </w:rPr>
        <w:t xml:space="preserve"> of that gift</w:t>
      </w:r>
      <w:r w:rsidR="00FB679B">
        <w:rPr>
          <w:rFonts w:eastAsiaTheme="minorEastAsia"/>
          <w:sz w:val="24"/>
          <w:szCs w:val="24"/>
          <w:lang w:val="en"/>
        </w:rPr>
        <w:t>.</w:t>
      </w:r>
      <w:r w:rsidR="009B5EAB">
        <w:rPr>
          <w:rFonts w:eastAsiaTheme="minorEastAsia"/>
          <w:sz w:val="24"/>
          <w:szCs w:val="24"/>
          <w:lang w:val="en"/>
        </w:rPr>
        <w:t xml:space="preserve"> This</w:t>
      </w:r>
      <w:r w:rsidR="004B572C">
        <w:rPr>
          <w:rFonts w:eastAsiaTheme="minorEastAsia"/>
          <w:sz w:val="24"/>
          <w:szCs w:val="24"/>
          <w:lang w:val="en"/>
        </w:rPr>
        <w:t xml:space="preserve"> is, no doubt, a critical </w:t>
      </w:r>
      <w:r w:rsidR="009B5EAB">
        <w:rPr>
          <w:rFonts w:eastAsiaTheme="minorEastAsia"/>
          <w:sz w:val="24"/>
          <w:szCs w:val="24"/>
          <w:lang w:val="en"/>
        </w:rPr>
        <w:t>step, and its importance should not be diminished.</w:t>
      </w:r>
      <w:r w:rsidR="00FB679B">
        <w:rPr>
          <w:rFonts w:eastAsiaTheme="minorEastAsia"/>
          <w:sz w:val="24"/>
          <w:szCs w:val="24"/>
          <w:lang w:val="en"/>
        </w:rPr>
        <w:t xml:space="preserve"> </w:t>
      </w:r>
      <w:r w:rsidR="00BB2AED">
        <w:rPr>
          <w:rFonts w:eastAsiaTheme="minorEastAsia"/>
          <w:sz w:val="24"/>
          <w:szCs w:val="24"/>
          <w:lang w:val="en"/>
        </w:rPr>
        <w:t>It is, however, a</w:t>
      </w:r>
      <w:r w:rsidR="009B5EAB">
        <w:rPr>
          <w:rFonts w:eastAsiaTheme="minorEastAsia"/>
          <w:sz w:val="24"/>
          <w:szCs w:val="24"/>
          <w:lang w:val="en"/>
        </w:rPr>
        <w:t xml:space="preserve"> passive role. T</w:t>
      </w:r>
      <w:r w:rsidR="00FB679B">
        <w:rPr>
          <w:rFonts w:eastAsiaTheme="minorEastAsia"/>
          <w:sz w:val="24"/>
          <w:szCs w:val="24"/>
          <w:lang w:val="en"/>
        </w:rPr>
        <w:t>o be a disciple of Christ requires action on your part. It means to be a follower of Jesus</w:t>
      </w:r>
      <w:r w:rsidR="004B034F">
        <w:rPr>
          <w:rFonts w:eastAsiaTheme="minorEastAsia"/>
          <w:sz w:val="24"/>
          <w:szCs w:val="24"/>
          <w:lang w:val="en"/>
        </w:rPr>
        <w:t xml:space="preserve"> and</w:t>
      </w:r>
      <w:r w:rsidR="00FB679B">
        <w:rPr>
          <w:rFonts w:eastAsiaTheme="minorEastAsia"/>
          <w:sz w:val="24"/>
          <w:szCs w:val="24"/>
          <w:lang w:val="en"/>
        </w:rPr>
        <w:t xml:space="preserve"> </w:t>
      </w:r>
      <w:r w:rsidR="009B5EAB">
        <w:rPr>
          <w:rFonts w:eastAsiaTheme="minorEastAsia"/>
          <w:sz w:val="24"/>
          <w:szCs w:val="24"/>
          <w:lang w:val="en"/>
        </w:rPr>
        <w:t xml:space="preserve">His example—to </w:t>
      </w:r>
      <w:r w:rsidR="00FB679B">
        <w:rPr>
          <w:rFonts w:eastAsiaTheme="minorEastAsia"/>
          <w:sz w:val="24"/>
          <w:szCs w:val="24"/>
          <w:lang w:val="en"/>
        </w:rPr>
        <w:t xml:space="preserve">do the things He said to do for the benefit of His kingdom. </w:t>
      </w:r>
      <w:bookmarkEnd w:id="2"/>
      <w:r w:rsidR="00315575">
        <w:rPr>
          <w:rFonts w:eastAsiaTheme="minorEastAsia"/>
          <w:sz w:val="24"/>
          <w:szCs w:val="24"/>
          <w:lang w:val="en"/>
        </w:rPr>
        <w:t>A disciple makes disciples</w:t>
      </w:r>
      <w:r w:rsidR="00070644">
        <w:rPr>
          <w:rFonts w:eastAsiaTheme="minorEastAsia"/>
          <w:sz w:val="24"/>
          <w:szCs w:val="24"/>
          <w:lang w:val="en"/>
        </w:rPr>
        <w:t>.</w:t>
      </w:r>
    </w:p>
    <w:p w14:paraId="275BAD85" w14:textId="08A6D4C0" w:rsidR="0078604E" w:rsidRPr="00FB679B" w:rsidRDefault="0078604E" w:rsidP="00FB679B">
      <w:pPr>
        <w:spacing w:line="336" w:lineRule="atLeast"/>
        <w:jc w:val="both"/>
        <w:rPr>
          <w:rFonts w:eastAsiaTheme="minorEastAsia"/>
          <w:sz w:val="24"/>
          <w:szCs w:val="24"/>
          <w:lang w:val="en"/>
        </w:rPr>
      </w:pPr>
      <w:r w:rsidRPr="00721752">
        <w:rPr>
          <w:b/>
          <w:sz w:val="28"/>
          <w:szCs w:val="28"/>
        </w:rPr>
        <w:t>Digging Deeper</w:t>
      </w:r>
      <w:r>
        <w:rPr>
          <w:sz w:val="24"/>
          <w:szCs w:val="24"/>
        </w:rPr>
        <w:t xml:space="preserve">: Matthew 12:46-50; John 15:7-8; </w:t>
      </w:r>
      <w:r w:rsidRPr="00721752">
        <w:rPr>
          <w:sz w:val="24"/>
          <w:szCs w:val="24"/>
        </w:rPr>
        <w:t>Hebrews 5:11-14</w:t>
      </w:r>
      <w:r>
        <w:rPr>
          <w:sz w:val="24"/>
          <w:szCs w:val="24"/>
        </w:rPr>
        <w:t>;</w:t>
      </w:r>
      <w:r w:rsidRPr="00721752">
        <w:rPr>
          <w:sz w:val="24"/>
          <w:szCs w:val="24"/>
        </w:rPr>
        <w:t xml:space="preserve"> 2 Peter 2:2</w:t>
      </w:r>
      <w:r>
        <w:rPr>
          <w:sz w:val="24"/>
          <w:szCs w:val="24"/>
        </w:rPr>
        <w:t xml:space="preserve">; Luke 9:22-27, 10:39-42; </w:t>
      </w:r>
      <w:r w:rsidRPr="00F05BAD">
        <w:rPr>
          <w:sz w:val="24"/>
          <w:szCs w:val="24"/>
        </w:rPr>
        <w:t>Psalm 78:1-8</w:t>
      </w:r>
      <w:r>
        <w:rPr>
          <w:sz w:val="24"/>
          <w:szCs w:val="24"/>
        </w:rPr>
        <w:t>;</w:t>
      </w:r>
      <w:r w:rsidRPr="00F05BAD">
        <w:rPr>
          <w:sz w:val="24"/>
          <w:szCs w:val="24"/>
        </w:rPr>
        <w:t xml:space="preserve"> 2 Timothy 2:2</w:t>
      </w:r>
      <w:r>
        <w:rPr>
          <w:sz w:val="24"/>
          <w:szCs w:val="24"/>
        </w:rPr>
        <w:t>;</w:t>
      </w:r>
      <w:r w:rsidRPr="00473975">
        <w:rPr>
          <w:sz w:val="24"/>
          <w:szCs w:val="24"/>
        </w:rPr>
        <w:t xml:space="preserve"> </w:t>
      </w:r>
      <w:r w:rsidRPr="00721752">
        <w:rPr>
          <w:sz w:val="24"/>
          <w:szCs w:val="24"/>
        </w:rPr>
        <w:t>1 Corinthians 3:2, 14:20</w:t>
      </w:r>
      <w:r>
        <w:rPr>
          <w:sz w:val="24"/>
          <w:szCs w:val="24"/>
        </w:rPr>
        <w:t>;</w:t>
      </w:r>
      <w:r w:rsidRPr="00F05BAD">
        <w:rPr>
          <w:sz w:val="24"/>
          <w:szCs w:val="24"/>
        </w:rPr>
        <w:t xml:space="preserve"> 2 Corinthians 5:17-20</w:t>
      </w:r>
    </w:p>
    <w:p w14:paraId="7D29A19C" w14:textId="7F435E7C" w:rsidR="0078604E" w:rsidRPr="00D3747C" w:rsidRDefault="0078604E" w:rsidP="0078604E">
      <w:pPr>
        <w:jc w:val="center"/>
        <w:rPr>
          <w:b/>
          <w:sz w:val="28"/>
          <w:szCs w:val="28"/>
        </w:rPr>
      </w:pPr>
      <w:r w:rsidRPr="00D3747C">
        <w:rPr>
          <w:b/>
          <w:sz w:val="28"/>
          <w:szCs w:val="28"/>
        </w:rPr>
        <w:t>His Pattern to Model</w:t>
      </w:r>
    </w:p>
    <w:p w14:paraId="4129D050" w14:textId="77777777" w:rsidR="0078604E" w:rsidRPr="00347967" w:rsidRDefault="0078604E" w:rsidP="0078604E">
      <w:pPr>
        <w:pStyle w:val="ListParagraph"/>
        <w:ind w:left="0"/>
        <w:jc w:val="center"/>
        <w:rPr>
          <w:b/>
          <w:sz w:val="24"/>
          <w:szCs w:val="24"/>
        </w:rPr>
      </w:pPr>
      <w:r w:rsidRPr="00347967">
        <w:rPr>
          <w:b/>
          <w:sz w:val="24"/>
          <w:szCs w:val="24"/>
        </w:rPr>
        <w:t>John 12:26 (N</w:t>
      </w:r>
      <w:r w:rsidR="00347967" w:rsidRPr="00347967">
        <w:rPr>
          <w:b/>
          <w:sz w:val="24"/>
          <w:szCs w:val="24"/>
        </w:rPr>
        <w:t>ET</w:t>
      </w:r>
      <w:r w:rsidRPr="00347967">
        <w:rPr>
          <w:b/>
          <w:sz w:val="24"/>
          <w:szCs w:val="24"/>
        </w:rPr>
        <w:t>)</w:t>
      </w:r>
    </w:p>
    <w:p w14:paraId="7C29639A" w14:textId="7C6CA94C" w:rsidR="0078604E" w:rsidRPr="00347967" w:rsidRDefault="0078604E" w:rsidP="0078604E">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wants to serve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he must follow</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and</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where</w:t>
      </w:r>
      <w:r w:rsidR="00347967" w:rsidRPr="00347967">
        <w:rPr>
          <w:rStyle w:val="apple-converted-space"/>
          <w:rFonts w:asciiTheme="minorHAnsi" w:hAnsiTheme="minorHAnsi" w:cstheme="minorHAnsi"/>
          <w:b/>
          <w:i/>
          <w:color w:val="000000"/>
          <w:sz w:val="24"/>
          <w:szCs w:val="24"/>
          <w:shd w:val="clear" w:color="auto" w:fill="FFFFFF"/>
        </w:rPr>
        <w:t> </w:t>
      </w:r>
      <w:r w:rsidR="00347967" w:rsidRPr="00713A7A">
        <w:rPr>
          <w:rStyle w:val="s"/>
          <w:rFonts w:asciiTheme="minorHAnsi" w:hAnsiTheme="minorHAnsi" w:cstheme="minorHAnsi"/>
          <w:b/>
          <w:i/>
          <w:noProof/>
          <w:color w:val="000000"/>
          <w:sz w:val="24"/>
          <w:szCs w:val="24"/>
          <w:shd w:val="clear" w:color="auto" w:fill="FFFFFF"/>
        </w:rPr>
        <w:t>I</w:t>
      </w:r>
      <w:r w:rsidR="00EB6B21" w:rsidRPr="00713A7A">
        <w:rPr>
          <w:rStyle w:val="s"/>
          <w:rFonts w:asciiTheme="minorHAnsi" w:hAnsiTheme="minorHAnsi" w:cstheme="minorHAnsi"/>
          <w:b/>
          <w:i/>
          <w:noProof/>
          <w:color w:val="000000"/>
          <w:sz w:val="24"/>
          <w:szCs w:val="24"/>
          <w:shd w:val="clear" w:color="auto" w:fill="FFFFFF"/>
        </w:rPr>
        <w:t xml:space="preserve"> </w:t>
      </w:r>
      <w:r w:rsidR="00347967" w:rsidRPr="00713A7A">
        <w:rPr>
          <w:rStyle w:val="s"/>
          <w:rFonts w:asciiTheme="minorHAnsi" w:hAnsiTheme="minorHAnsi" w:cstheme="minorHAnsi"/>
          <w:b/>
          <w:i/>
          <w:noProof/>
          <w:color w:val="000000"/>
          <w:sz w:val="24"/>
          <w:szCs w:val="24"/>
          <w:shd w:val="clear" w:color="auto" w:fill="FFFFFF"/>
        </w:rPr>
        <w:t>am</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my</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servant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be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too</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serves</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the Father</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honor him</w:t>
      </w:r>
      <w:r w:rsidR="00347967" w:rsidRPr="00347967">
        <w:rPr>
          <w:rFonts w:asciiTheme="minorHAnsi" w:hAnsiTheme="minorHAnsi" w:cstheme="minorHAnsi"/>
          <w:b/>
          <w:i/>
          <w:color w:val="000000"/>
          <w:sz w:val="24"/>
          <w:szCs w:val="24"/>
          <w:shd w:val="clear" w:color="auto" w:fill="FFFFFF"/>
        </w:rPr>
        <w:t>.</w:t>
      </w:r>
    </w:p>
    <w:p w14:paraId="5ADF0347" w14:textId="3800BC21" w:rsidR="0078604E" w:rsidRPr="001F5A40" w:rsidRDefault="00CC5FDC" w:rsidP="0078604E">
      <w:pPr>
        <w:spacing w:line="336" w:lineRule="atLeast"/>
        <w:ind w:firstLine="720"/>
        <w:jc w:val="both"/>
        <w:rPr>
          <w:rFonts w:cstheme="minorHAnsi"/>
          <w:i/>
          <w:sz w:val="24"/>
          <w:szCs w:val="24"/>
          <w:lang w:val="en"/>
        </w:rPr>
      </w:pPr>
      <w:r>
        <w:rPr>
          <w:sz w:val="24"/>
          <w:szCs w:val="24"/>
        </w:rPr>
        <w:t>A d</w:t>
      </w:r>
      <w:r w:rsidR="0078604E" w:rsidRPr="3E05FF5F">
        <w:rPr>
          <w:sz w:val="24"/>
          <w:szCs w:val="24"/>
        </w:rPr>
        <w:t xml:space="preserve">isciple could be defined as one who sits at the feet of another to learn from that person. In the business </w:t>
      </w:r>
      <w:r w:rsidR="0078604E" w:rsidRPr="00A80511">
        <w:rPr>
          <w:noProof/>
          <w:sz w:val="24"/>
          <w:szCs w:val="24"/>
        </w:rPr>
        <w:t>world</w:t>
      </w:r>
      <w:r w:rsidR="0078604E" w:rsidRPr="3E05FF5F">
        <w:rPr>
          <w:sz w:val="24"/>
          <w:szCs w:val="24"/>
        </w:rPr>
        <w:t xml:space="preserve"> we call this a mentee, intern, ap</w:t>
      </w:r>
      <w:r>
        <w:rPr>
          <w:sz w:val="24"/>
          <w:szCs w:val="24"/>
        </w:rPr>
        <w:t>prentice or</w:t>
      </w:r>
      <w:r w:rsidR="004503E3">
        <w:rPr>
          <w:sz w:val="24"/>
          <w:szCs w:val="24"/>
        </w:rPr>
        <w:t>,</w:t>
      </w:r>
      <w:r>
        <w:rPr>
          <w:sz w:val="24"/>
          <w:szCs w:val="24"/>
        </w:rPr>
        <w:t xml:space="preserve"> in short, a learner.</w:t>
      </w:r>
      <w:r w:rsidR="0078604E" w:rsidRPr="3E05FF5F">
        <w:rPr>
          <w:sz w:val="24"/>
          <w:szCs w:val="24"/>
        </w:rPr>
        <w:t xml:space="preserve"> </w:t>
      </w:r>
      <w:r>
        <w:rPr>
          <w:rFonts w:eastAsiaTheme="minorEastAsia"/>
          <w:sz w:val="24"/>
          <w:szCs w:val="24"/>
          <w:lang w:val="en"/>
        </w:rPr>
        <w:t>B</w:t>
      </w:r>
      <w:r w:rsidR="0078604E"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0078604E" w:rsidRPr="3E05FF5F">
        <w:rPr>
          <w:rFonts w:eastAsiaTheme="minorEastAsia"/>
          <w:i/>
          <w:iCs/>
          <w:sz w:val="24"/>
          <w:szCs w:val="24"/>
          <w:lang w:val="en"/>
        </w:rPr>
        <w:t>di</w:t>
      </w:r>
      <w:r w:rsidR="006B5A21">
        <w:rPr>
          <w:rFonts w:eastAsiaTheme="minorEastAsia"/>
          <w:i/>
          <w:iCs/>
          <w:sz w:val="24"/>
          <w:szCs w:val="24"/>
          <w:lang w:val="en"/>
        </w:rPr>
        <w:t xml:space="preserve">sciple </w:t>
      </w:r>
      <w:r w:rsidR="0078604E" w:rsidRPr="3E05FF5F">
        <w:rPr>
          <w:rFonts w:eastAsiaTheme="minorEastAsia"/>
          <w:i/>
          <w:iCs/>
          <w:sz w:val="24"/>
          <w:szCs w:val="24"/>
          <w:lang w:val="en"/>
        </w:rPr>
        <w:t>making</w:t>
      </w:r>
      <w:r w:rsidR="00070644">
        <w:rPr>
          <w:rFonts w:eastAsiaTheme="minorEastAsia"/>
          <w:i/>
          <w:iCs/>
          <w:sz w:val="24"/>
          <w:szCs w:val="24"/>
          <w:lang w:val="en"/>
        </w:rPr>
        <w:t>.</w:t>
      </w:r>
    </w:p>
    <w:p w14:paraId="388DB035" w14:textId="582542BD" w:rsidR="0078604E" w:rsidRDefault="0078604E" w:rsidP="0078604E">
      <w:pPr>
        <w:ind w:firstLine="720"/>
        <w:jc w:val="both"/>
        <w:rPr>
          <w:sz w:val="24"/>
          <w:szCs w:val="24"/>
        </w:rPr>
      </w:pPr>
      <w:r w:rsidRPr="357B2944">
        <w:rPr>
          <w:rFonts w:eastAsiaTheme="minorEastAsia"/>
          <w:sz w:val="24"/>
          <w:szCs w:val="24"/>
          <w:lang w:val="en"/>
        </w:rPr>
        <w:t>Where can you find disciple making in the Bible? The concept is everywhere</w:t>
      </w:r>
      <w:r w:rsidR="00DD08DA">
        <w:rPr>
          <w:rFonts w:eastAsiaTheme="minorEastAsia"/>
          <w:sz w:val="24"/>
          <w:szCs w:val="24"/>
          <w:lang w:val="en"/>
        </w:rPr>
        <w:t>.</w:t>
      </w:r>
      <w:r w:rsidRPr="357B2944">
        <w:rPr>
          <w:rFonts w:eastAsiaTheme="minorEastAsia"/>
          <w:sz w:val="24"/>
          <w:szCs w:val="24"/>
          <w:lang w:val="en"/>
        </w:rPr>
        <w:t xml:space="preserv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sidR="00930B3E">
        <w:rPr>
          <w:rFonts w:eastAsiaTheme="minorEastAsia"/>
          <w:sz w:val="24"/>
          <w:szCs w:val="24"/>
          <w:lang w:val="en"/>
        </w:rPr>
        <w:t xml:space="preserve">ailed to make even one disciple </w:t>
      </w:r>
      <w:r w:rsidRPr="357B2944">
        <w:rPr>
          <w:rFonts w:eastAsiaTheme="minorEastAsia"/>
          <w:sz w:val="24"/>
          <w:szCs w:val="24"/>
          <w:lang w:val="en"/>
        </w:rPr>
        <w:t>(Joshua 1:1-9)</w:t>
      </w:r>
      <w:r w:rsidR="00930B3E">
        <w:rPr>
          <w:rFonts w:eastAsiaTheme="minorEastAsia"/>
          <w:sz w:val="24"/>
          <w:szCs w:val="24"/>
          <w:lang w:val="en"/>
        </w:rPr>
        <w:t>.</w:t>
      </w:r>
      <w:r w:rsidR="00FD5FD9">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sidR="00930B3E">
        <w:rPr>
          <w:rFonts w:eastAsiaTheme="minorEastAsia"/>
          <w:sz w:val="24"/>
          <w:szCs w:val="24"/>
          <w:lang w:val="en"/>
        </w:rPr>
        <w:t>isciples in Isaiah chapter eight</w:t>
      </w:r>
      <w:r w:rsidRPr="357B2944">
        <w:rPr>
          <w:rFonts w:eastAsiaTheme="minorEastAsia"/>
          <w:sz w:val="24"/>
          <w:szCs w:val="24"/>
          <w:lang w:val="en"/>
        </w:rPr>
        <w:t>. Isaiah foretold</w:t>
      </w:r>
      <w:r w:rsidR="00930B3E">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disciple of His Father. How do we know that? He </w:t>
      </w:r>
      <w:r w:rsidR="00FD5FD9">
        <w:rPr>
          <w:sz w:val="24"/>
          <w:szCs w:val="24"/>
        </w:rPr>
        <w:t>told us</w:t>
      </w:r>
      <w:r w:rsidR="00DD08DA">
        <w:rPr>
          <w:sz w:val="24"/>
          <w:szCs w:val="24"/>
        </w:rPr>
        <w:t xml:space="preserve"> that </w:t>
      </w:r>
      <w:r w:rsidR="00FD5FD9">
        <w:rPr>
          <w:sz w:val="24"/>
          <w:szCs w:val="24"/>
        </w:rPr>
        <w:t>H</w:t>
      </w:r>
      <w:r w:rsidR="00DD08DA">
        <w:rPr>
          <w:sz w:val="24"/>
          <w:szCs w:val="24"/>
        </w:rPr>
        <w:t xml:space="preserve">e said and did </w:t>
      </w:r>
      <w:r w:rsidR="00FD5FD9" w:rsidRPr="357B2944">
        <w:rPr>
          <w:sz w:val="24"/>
          <w:szCs w:val="24"/>
        </w:rPr>
        <w:t>exactly</w:t>
      </w:r>
      <w:r w:rsidR="00FD5FD9">
        <w:rPr>
          <w:sz w:val="24"/>
          <w:szCs w:val="24"/>
        </w:rPr>
        <w:t xml:space="preserve"> </w:t>
      </w:r>
      <w:r w:rsidR="00DD08DA">
        <w:rPr>
          <w:sz w:val="24"/>
          <w:szCs w:val="24"/>
        </w:rPr>
        <w:t xml:space="preserve">what </w:t>
      </w:r>
      <w:r w:rsidR="00637C54">
        <w:rPr>
          <w:sz w:val="24"/>
          <w:szCs w:val="24"/>
        </w:rPr>
        <w:t>H</w:t>
      </w:r>
      <w:r w:rsidR="00DD08DA">
        <w:rPr>
          <w:sz w:val="24"/>
          <w:szCs w:val="24"/>
        </w:rPr>
        <w:t xml:space="preserve">e </w:t>
      </w:r>
      <w:r w:rsidR="00637C54" w:rsidRPr="357B2944">
        <w:rPr>
          <w:sz w:val="24"/>
          <w:szCs w:val="24"/>
        </w:rPr>
        <w:t>saw His Father do</w:t>
      </w:r>
      <w:r w:rsidR="00FD5FD9">
        <w:rPr>
          <w:sz w:val="24"/>
          <w:szCs w:val="24"/>
        </w:rPr>
        <w:t>,</w:t>
      </w:r>
      <w:r w:rsidR="00637C54" w:rsidRPr="357B2944">
        <w:rPr>
          <w:sz w:val="24"/>
          <w:szCs w:val="24"/>
        </w:rPr>
        <w:t xml:space="preserve"> </w:t>
      </w:r>
      <w:r w:rsidRPr="357B2944">
        <w:rPr>
          <w:sz w:val="24"/>
          <w:szCs w:val="24"/>
        </w:rPr>
        <w:t>demonstrat</w:t>
      </w:r>
      <w:r w:rsidR="00FD5FD9">
        <w:rPr>
          <w:sz w:val="24"/>
          <w:szCs w:val="24"/>
        </w:rPr>
        <w:t>ing</w:t>
      </w:r>
      <w:r w:rsidRPr="357B2944">
        <w:rPr>
          <w:sz w:val="24"/>
          <w:szCs w:val="24"/>
        </w:rPr>
        <w:t xml:space="preserve"> His submission to the Father. </w:t>
      </w:r>
    </w:p>
    <w:p w14:paraId="47A00685" w14:textId="77777777" w:rsidR="00FD5FD9" w:rsidRDefault="0078604E" w:rsidP="0078604E">
      <w:pPr>
        <w:ind w:firstLine="720"/>
        <w:jc w:val="both"/>
        <w:rPr>
          <w:sz w:val="24"/>
          <w:szCs w:val="24"/>
        </w:rPr>
      </w:pPr>
      <w:r w:rsidRPr="357B2944">
        <w:rPr>
          <w:rFonts w:eastAsiaTheme="minorEastAsia"/>
          <w:sz w:val="24"/>
          <w:szCs w:val="24"/>
          <w:lang w:val="en"/>
        </w:rPr>
        <w:t>This is how Jesus made disciples. After consulting His Father in prayer, He selected 12 men and consecrated all His time and effort</w:t>
      </w:r>
      <w:r w:rsidR="007728DE">
        <w:rPr>
          <w:rFonts w:eastAsiaTheme="minorEastAsia"/>
          <w:sz w:val="24"/>
          <w:szCs w:val="24"/>
          <w:lang w:val="en"/>
        </w:rPr>
        <w:t xml:space="preserve"> into them. Don’t miss this all-</w:t>
      </w:r>
      <w:r w:rsidRPr="357B2944">
        <w:rPr>
          <w:rFonts w:eastAsiaTheme="minorEastAsia"/>
          <w:sz w:val="24"/>
          <w:szCs w:val="24"/>
          <w:lang w:val="en"/>
        </w:rPr>
        <w:t xml:space="preserve">important aspect of His strategy: </w:t>
      </w:r>
      <w:r w:rsidRPr="357B2944">
        <w:rPr>
          <w:sz w:val="24"/>
          <w:szCs w:val="24"/>
        </w:rPr>
        <w:t>He personally and intentionally spent 9/10ths of His</w:t>
      </w:r>
      <w:r w:rsidR="00930B3E">
        <w:rPr>
          <w:sz w:val="24"/>
          <w:szCs w:val="24"/>
        </w:rPr>
        <w:t xml:space="preserve"> three years of public ministry</w:t>
      </w:r>
      <w:r w:rsidRPr="357B2944">
        <w:rPr>
          <w:sz w:val="24"/>
          <w:szCs w:val="24"/>
        </w:rPr>
        <w:t xml:space="preserve"> investing in 12 ordinary, uneducated men</w:t>
      </w:r>
      <w:r w:rsidR="00FD5FD9">
        <w:rPr>
          <w:sz w:val="24"/>
          <w:szCs w:val="24"/>
        </w:rPr>
        <w:t xml:space="preserve"> (Acts 4:13-19)</w:t>
      </w:r>
      <w:r w:rsidRPr="357B2944">
        <w:rPr>
          <w:sz w:val="24"/>
          <w:szCs w:val="24"/>
        </w:rPr>
        <w:t xml:space="preserve">. This amounted to about 26,000 hours. </w:t>
      </w:r>
    </w:p>
    <w:p w14:paraId="06690A75" w14:textId="3441D624" w:rsidR="00A80511" w:rsidRPr="00A80511" w:rsidRDefault="0078604E" w:rsidP="0078604E">
      <w:pPr>
        <w:ind w:firstLine="720"/>
        <w:jc w:val="both"/>
        <w:rPr>
          <w:sz w:val="24"/>
          <w:szCs w:val="24"/>
        </w:rPr>
      </w:pPr>
      <w:r w:rsidRPr="357B2944">
        <w:rPr>
          <w:sz w:val="24"/>
          <w:szCs w:val="24"/>
        </w:rPr>
        <w:lastRenderedPageBreak/>
        <w:t xml:space="preserve">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sidR="00BB619A">
        <w:rPr>
          <w:sz w:val="24"/>
          <w:szCs w:val="24"/>
        </w:rPr>
        <w:t>addition was not His intent;</w:t>
      </w:r>
      <w:r w:rsidRPr="357B2944">
        <w:rPr>
          <w:sz w:val="24"/>
          <w:szCs w:val="24"/>
        </w:rPr>
        <w:t xml:space="preserve"> multiplication</w:t>
      </w:r>
      <w:r w:rsidR="00BB619A">
        <w:rPr>
          <w:sz w:val="24"/>
          <w:szCs w:val="24"/>
        </w:rPr>
        <w:t xml:space="preserve"> was</w:t>
      </w:r>
      <w:r w:rsidRPr="357B2944">
        <w:rPr>
          <w:sz w:val="24"/>
          <w:szCs w:val="24"/>
        </w:rPr>
        <w:t>.  The return on His three</w:t>
      </w:r>
      <w:r w:rsidR="004529E5">
        <w:rPr>
          <w:sz w:val="24"/>
          <w:szCs w:val="24"/>
        </w:rPr>
        <w:t>-year investment into the 12</w:t>
      </w:r>
      <w:r w:rsidRPr="357B2944">
        <w:rPr>
          <w:sz w:val="24"/>
          <w:szCs w:val="24"/>
        </w:rPr>
        <w:t xml:space="preserve"> resulted in multitudes of souls being reached. </w:t>
      </w:r>
      <w:r w:rsidR="00544377">
        <w:rPr>
          <w:sz w:val="24"/>
          <w:szCs w:val="24"/>
        </w:rPr>
        <w:t>He reached them through building into the lives of these</w:t>
      </w:r>
      <w:r w:rsidRPr="357B2944">
        <w:rPr>
          <w:sz w:val="24"/>
          <w:szCs w:val="24"/>
        </w:rPr>
        <w:t xml:space="preserve"> twelve ordinary </w:t>
      </w:r>
      <w:r w:rsidRPr="00A80511">
        <w:rPr>
          <w:sz w:val="24"/>
          <w:szCs w:val="24"/>
        </w:rPr>
        <w:t>men</w:t>
      </w:r>
      <w:bookmarkStart w:id="3" w:name="_Hlk478900977"/>
      <w:r w:rsidRPr="00A80511">
        <w:rPr>
          <w:sz w:val="24"/>
          <w:szCs w:val="24"/>
        </w:rPr>
        <w:t xml:space="preserve">. </w:t>
      </w:r>
    </w:p>
    <w:bookmarkEnd w:id="3"/>
    <w:p w14:paraId="6CB1B48D" w14:textId="6690E414" w:rsidR="0078604E" w:rsidRDefault="0078604E" w:rsidP="0078604E">
      <w:pPr>
        <w:jc w:val="both"/>
        <w:rPr>
          <w:sz w:val="24"/>
          <w:szCs w:val="24"/>
        </w:rPr>
      </w:pPr>
      <w:r w:rsidRPr="00124866">
        <w:rPr>
          <w:rFonts w:eastAsia="Arial" w:cstheme="minorHAnsi"/>
          <w:b/>
          <w:sz w:val="28"/>
          <w:szCs w:val="28"/>
          <w:lang w:val="en"/>
        </w:rPr>
        <w:t>Digging Deeper</w:t>
      </w:r>
      <w:r>
        <w:rPr>
          <w:rFonts w:eastAsia="Arial" w:cstheme="minorHAnsi"/>
          <w:sz w:val="24"/>
          <w:szCs w:val="24"/>
          <w:lang w:val="en"/>
        </w:rPr>
        <w:t xml:space="preserve">: </w:t>
      </w:r>
      <w:r w:rsidRPr="00124866">
        <w:rPr>
          <w:rFonts w:eastAsia="Arial" w:cstheme="minorHAnsi"/>
          <w:sz w:val="24"/>
          <w:szCs w:val="24"/>
          <w:lang w:val="en"/>
        </w:rPr>
        <w:t>Isaiah 8:1-16, 40:3-4; John 1:19-40</w:t>
      </w:r>
      <w:r>
        <w:rPr>
          <w:rFonts w:eastAsia="Arial" w:cstheme="minorHAnsi"/>
          <w:sz w:val="24"/>
          <w:szCs w:val="24"/>
          <w:lang w:val="en"/>
        </w:rPr>
        <w:t>, 3:22,</w:t>
      </w:r>
      <w:r w:rsidRPr="00013855">
        <w:rPr>
          <w:sz w:val="24"/>
          <w:szCs w:val="24"/>
        </w:rPr>
        <w:t xml:space="preserve"> </w:t>
      </w:r>
      <w:r w:rsidRPr="00F05BAD">
        <w:rPr>
          <w:sz w:val="24"/>
          <w:szCs w:val="24"/>
        </w:rPr>
        <w:t>17:4-26</w:t>
      </w:r>
      <w:r>
        <w:rPr>
          <w:sz w:val="24"/>
          <w:szCs w:val="24"/>
        </w:rPr>
        <w:t>; Mark 3:13-19, 6:7-12, 9:2; Matthew 17:1; Luke 9:28</w:t>
      </w:r>
      <w:r w:rsidRPr="00F05BAD">
        <w:rPr>
          <w:sz w:val="24"/>
          <w:szCs w:val="24"/>
        </w:rPr>
        <w:t xml:space="preserve">  </w:t>
      </w:r>
    </w:p>
    <w:p w14:paraId="786864E7" w14:textId="77777777" w:rsidR="0078604E" w:rsidRDefault="0078604E" w:rsidP="0078604E">
      <w:pPr>
        <w:jc w:val="center"/>
        <w:rPr>
          <w:b/>
          <w:sz w:val="28"/>
          <w:szCs w:val="28"/>
        </w:rPr>
      </w:pPr>
      <w:r w:rsidRPr="00A0423C">
        <w:rPr>
          <w:b/>
          <w:sz w:val="28"/>
          <w:szCs w:val="28"/>
        </w:rPr>
        <w:t>A Spiritual Relationship</w:t>
      </w:r>
    </w:p>
    <w:p w14:paraId="57F3F079" w14:textId="360B7E5A" w:rsidR="0078604E" w:rsidRDefault="0078604E" w:rsidP="0078604E">
      <w:pPr>
        <w:spacing w:line="336" w:lineRule="atLeast"/>
        <w:ind w:firstLine="720"/>
        <w:jc w:val="both"/>
        <w:rPr>
          <w:sz w:val="24"/>
          <w:szCs w:val="24"/>
        </w:rPr>
      </w:pPr>
      <w:r w:rsidRPr="357B2944">
        <w:rPr>
          <w:sz w:val="24"/>
          <w:szCs w:val="24"/>
        </w:rPr>
        <w:t>First and foremost</w:t>
      </w:r>
      <w:r w:rsidRPr="00052CD4">
        <w:rPr>
          <w:sz w:val="24"/>
          <w:szCs w:val="24"/>
        </w:rPr>
        <w:t xml:space="preserve">, </w:t>
      </w:r>
      <w:r w:rsidR="00544377">
        <w:rPr>
          <w:sz w:val="24"/>
          <w:szCs w:val="24"/>
        </w:rPr>
        <w:t>d</w:t>
      </w:r>
      <w:r w:rsidRPr="00052CD4">
        <w:rPr>
          <w:bCs/>
          <w:iCs/>
          <w:sz w:val="24"/>
          <w:szCs w:val="24"/>
        </w:rPr>
        <w:t xml:space="preserve">isciple making is a spiritual relationship. It’s a way of life. </w:t>
      </w:r>
      <w:r w:rsidRPr="00052CD4">
        <w:rPr>
          <w:sz w:val="24"/>
          <w:szCs w:val="24"/>
        </w:rPr>
        <w:t>More specifically, it was the way Jesus lived His life. The ultimate goal of making disciples is to become</w:t>
      </w:r>
      <w:r w:rsidRPr="357B2944">
        <w:rPr>
          <w:sz w:val="24"/>
          <w:szCs w:val="24"/>
        </w:rPr>
        <w:t xml:space="preserve"> like Christ Jesus, and He was a disciple maker</w:t>
      </w:r>
      <w:r w:rsidR="00544377">
        <w:rPr>
          <w:sz w:val="24"/>
          <w:szCs w:val="24"/>
        </w:rPr>
        <w:t>.</w:t>
      </w:r>
      <w:r w:rsidRPr="357B2944">
        <w:rPr>
          <w:sz w:val="24"/>
          <w:szCs w:val="24"/>
        </w:rPr>
        <w:t xml:space="preserve"> Programs, no matt</w:t>
      </w:r>
      <w:r w:rsidR="001B316F">
        <w:rPr>
          <w:sz w:val="24"/>
          <w:szCs w:val="24"/>
        </w:rPr>
        <w:t xml:space="preserve">er how good they may </w:t>
      </w:r>
      <w:r w:rsidR="00544377">
        <w:rPr>
          <w:sz w:val="24"/>
          <w:szCs w:val="24"/>
        </w:rPr>
        <w:t>be, cannot</w:t>
      </w:r>
      <w:r w:rsidRPr="357B2944">
        <w:rPr>
          <w:sz w:val="24"/>
          <w:szCs w:val="24"/>
        </w:rPr>
        <w:t xml:space="preserve"> make disciples. People make disciples</w:t>
      </w:r>
      <w:r w:rsidR="00544377">
        <w:rPr>
          <w:sz w:val="24"/>
          <w:szCs w:val="24"/>
        </w:rPr>
        <w:t>.</w:t>
      </w:r>
    </w:p>
    <w:p w14:paraId="445D23DB" w14:textId="0036810D" w:rsidR="0078604E" w:rsidRDefault="0078604E" w:rsidP="0078604E">
      <w:pPr>
        <w:spacing w:line="336" w:lineRule="atLeast"/>
        <w:ind w:firstLine="720"/>
        <w:jc w:val="both"/>
        <w:rPr>
          <w:sz w:val="24"/>
          <w:szCs w:val="24"/>
        </w:rPr>
      </w:pP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w:t>
      </w:r>
      <w:r w:rsidR="00544377">
        <w:rPr>
          <w:sz w:val="24"/>
          <w:szCs w:val="24"/>
        </w:rPr>
        <w:t>But, y</w:t>
      </w:r>
      <w:r w:rsidRPr="357B2944">
        <w:rPr>
          <w:sz w:val="24"/>
          <w:szCs w:val="24"/>
        </w:rPr>
        <w:t xml:space="preserve">ou </w:t>
      </w:r>
      <w:r w:rsidR="00544377">
        <w:rPr>
          <w:sz w:val="24"/>
          <w:szCs w:val="24"/>
        </w:rPr>
        <w:t xml:space="preserve">don’t </w:t>
      </w:r>
      <w:r w:rsidRPr="357B2944">
        <w:rPr>
          <w:sz w:val="24"/>
          <w:szCs w:val="24"/>
        </w:rPr>
        <w:t xml:space="preserve">make disciples </w:t>
      </w:r>
      <w:r w:rsidR="00544377">
        <w:rPr>
          <w:sz w:val="24"/>
          <w:szCs w:val="24"/>
        </w:rPr>
        <w:t>simply</w:t>
      </w:r>
      <w:r w:rsidR="0027690D">
        <w:rPr>
          <w:sz w:val="24"/>
          <w:szCs w:val="24"/>
        </w:rPr>
        <w:t xml:space="preserve"> </w:t>
      </w:r>
      <w:r w:rsidRPr="357B2944">
        <w:rPr>
          <w:sz w:val="24"/>
          <w:szCs w:val="24"/>
        </w:rPr>
        <w:t>by enrolling someone in a 12</w:t>
      </w:r>
      <w:r>
        <w:rPr>
          <w:sz w:val="24"/>
          <w:szCs w:val="24"/>
        </w:rPr>
        <w:t>-</w:t>
      </w:r>
      <w:r w:rsidRPr="357B2944">
        <w:rPr>
          <w:sz w:val="24"/>
          <w:szCs w:val="24"/>
        </w:rPr>
        <w:t>week Bible study</w:t>
      </w:r>
      <w:r w:rsidR="00544377">
        <w:rPr>
          <w:sz w:val="24"/>
          <w:szCs w:val="24"/>
        </w:rPr>
        <w:t xml:space="preserve">. And, </w:t>
      </w:r>
      <w:r w:rsidRPr="357B2944">
        <w:rPr>
          <w:sz w:val="24"/>
          <w:szCs w:val="24"/>
        </w:rPr>
        <w:t xml:space="preserve">furthermore, they can’t be mass produced. Are children raised by putting them in a classroom full of other students for a once a week lesson?  </w:t>
      </w:r>
      <w:r w:rsidR="00544377">
        <w:rPr>
          <w:sz w:val="24"/>
          <w:szCs w:val="24"/>
        </w:rPr>
        <w:t>Of course not.</w:t>
      </w:r>
      <w:r w:rsidRPr="357B2944">
        <w:rPr>
          <w:sz w:val="24"/>
          <w:szCs w:val="24"/>
        </w:rPr>
        <w:t xml:space="preserve"> The very same principle can be applied to God’s children. Yet sadly, many believers (me included) have remained in spiritual infancy or childhood even though they have known the Lord Jesus for many years. Why is this? </w:t>
      </w:r>
      <w:r w:rsidR="00544377">
        <w:rPr>
          <w:sz w:val="24"/>
          <w:szCs w:val="24"/>
        </w:rPr>
        <w:t>The bottom line is that we</w:t>
      </w:r>
      <w:r w:rsidRPr="357B2944">
        <w:rPr>
          <w:sz w:val="24"/>
          <w:szCs w:val="24"/>
        </w:rPr>
        <w:t xml:space="preserve"> have </w:t>
      </w:r>
      <w:r w:rsidR="00544377">
        <w:rPr>
          <w:sz w:val="24"/>
          <w:szCs w:val="24"/>
        </w:rPr>
        <w:t xml:space="preserve">misunderstood </w:t>
      </w:r>
      <w:r w:rsidRPr="357B2944">
        <w:rPr>
          <w:sz w:val="24"/>
          <w:szCs w:val="24"/>
        </w:rPr>
        <w:t xml:space="preserve">the Great Commission. </w:t>
      </w:r>
      <w:r w:rsidR="00363539">
        <w:rPr>
          <w:sz w:val="24"/>
          <w:szCs w:val="24"/>
        </w:rPr>
        <w:t xml:space="preserve">But the aim of this lesson, and this ministry is to change that. </w:t>
      </w:r>
    </w:p>
    <w:p w14:paraId="4435507D" w14:textId="20BAE25F" w:rsidR="0078604E" w:rsidRDefault="0078604E" w:rsidP="0078604E">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a </w:t>
      </w:r>
      <w:r w:rsidRPr="00A80511">
        <w:rPr>
          <w:noProof/>
          <w:sz w:val="24"/>
          <w:szCs w:val="24"/>
        </w:rPr>
        <w:t>discipling</w:t>
      </w:r>
      <w:r w:rsidR="004529E5">
        <w:rPr>
          <w:sz w:val="24"/>
          <w:szCs w:val="24"/>
        </w:rPr>
        <w:t xml:space="preserve"> relationship. </w:t>
      </w:r>
      <w:r w:rsidR="00363539">
        <w:rPr>
          <w:sz w:val="24"/>
          <w:szCs w:val="24"/>
        </w:rPr>
        <w:t xml:space="preserve">First, we are </w:t>
      </w:r>
      <w:r w:rsidRPr="357B2944">
        <w:rPr>
          <w:sz w:val="24"/>
          <w:szCs w:val="24"/>
        </w:rPr>
        <w:t xml:space="preserve">not </w:t>
      </w:r>
      <w:r w:rsidR="00363539">
        <w:rPr>
          <w:sz w:val="24"/>
          <w:szCs w:val="24"/>
        </w:rPr>
        <w:t xml:space="preserve">proposing </w:t>
      </w:r>
      <w:r w:rsidRPr="357B2944">
        <w:rPr>
          <w:sz w:val="24"/>
          <w:szCs w:val="24"/>
        </w:rPr>
        <w:t>adding another religiou</w:t>
      </w:r>
      <w:r w:rsidR="004529E5">
        <w:rPr>
          <w:sz w:val="24"/>
          <w:szCs w:val="24"/>
        </w:rPr>
        <w:t>s activity to your life</w:t>
      </w:r>
      <w:r w:rsidR="00363539">
        <w:rPr>
          <w:sz w:val="24"/>
          <w:szCs w:val="24"/>
        </w:rPr>
        <w:t xml:space="preserve">, but </w:t>
      </w:r>
      <w:r w:rsidR="004529E5">
        <w:rPr>
          <w:sz w:val="24"/>
          <w:szCs w:val="24"/>
        </w:rPr>
        <w:t>you are</w:t>
      </w:r>
      <w:r w:rsidRPr="357B2944">
        <w:rPr>
          <w:sz w:val="24"/>
          <w:szCs w:val="24"/>
        </w:rPr>
        <w:t xml:space="preserve"> bringing a person or two along with you and doing life with them. This way they can see what the Christian life really looks like and what it means to be a true follower of Jesus. Make no mistake a</w:t>
      </w:r>
      <w:r w:rsidR="00CE29BC">
        <w:rPr>
          <w:sz w:val="24"/>
          <w:szCs w:val="24"/>
        </w:rPr>
        <w:t>bout it, you cannot</w:t>
      </w:r>
      <w:r w:rsidRPr="357B2944">
        <w:rPr>
          <w:sz w:val="24"/>
          <w:szCs w:val="24"/>
        </w:rPr>
        <w:t xml:space="preserve"> make a disciple quickly. It takes </w:t>
      </w:r>
      <w:r w:rsidR="00751D9F">
        <w:rPr>
          <w:sz w:val="24"/>
          <w:szCs w:val="24"/>
        </w:rPr>
        <w:t>time. I</w:t>
      </w:r>
      <w:r w:rsidRPr="357B2944">
        <w:rPr>
          <w:sz w:val="24"/>
          <w:szCs w:val="24"/>
        </w:rPr>
        <w:t>n the case of the Jesus</w:t>
      </w:r>
      <w:r w:rsidR="00751D9F">
        <w:rPr>
          <w:sz w:val="24"/>
          <w:szCs w:val="24"/>
        </w:rPr>
        <w:t>’</w:t>
      </w:r>
      <w:r w:rsidRPr="357B2944">
        <w:rPr>
          <w:sz w:val="24"/>
          <w:szCs w:val="24"/>
        </w:rPr>
        <w:t xml:space="preserve"> disciple</w:t>
      </w:r>
      <w:r w:rsidR="00751D9F">
        <w:rPr>
          <w:sz w:val="24"/>
          <w:szCs w:val="24"/>
        </w:rPr>
        <w:t>s—a</w:t>
      </w:r>
      <w:r w:rsidRPr="357B2944">
        <w:rPr>
          <w:sz w:val="24"/>
          <w:szCs w:val="24"/>
        </w:rPr>
        <w:t xml:space="preserve"> three</w:t>
      </w:r>
      <w:r>
        <w:rPr>
          <w:sz w:val="24"/>
          <w:szCs w:val="24"/>
        </w:rPr>
        <w:t>-</w:t>
      </w:r>
      <w:r w:rsidRPr="357B2944">
        <w:rPr>
          <w:sz w:val="24"/>
          <w:szCs w:val="24"/>
        </w:rPr>
        <w:t>year period</w:t>
      </w:r>
      <w:r w:rsidR="006169D2">
        <w:rPr>
          <w:sz w:val="24"/>
          <w:szCs w:val="24"/>
        </w:rPr>
        <w:t>.</w:t>
      </w:r>
    </w:p>
    <w:p w14:paraId="61C09D20" w14:textId="50C4C381" w:rsidR="006169D2" w:rsidRDefault="006169D2" w:rsidP="006169D2">
      <w:pPr>
        <w:pStyle w:val="ListParagraph"/>
        <w:tabs>
          <w:tab w:val="left" w:pos="2745"/>
        </w:tabs>
        <w:ind w:left="0" w:firstLine="720"/>
        <w:jc w:val="both"/>
        <w:rPr>
          <w:sz w:val="24"/>
          <w:szCs w:val="24"/>
        </w:rPr>
      </w:pPr>
      <w:r>
        <w:rPr>
          <w:sz w:val="24"/>
          <w:szCs w:val="24"/>
        </w:rPr>
        <w:tab/>
      </w:r>
    </w:p>
    <w:p w14:paraId="4C5DB3A3" w14:textId="56C359EF" w:rsidR="0078604E" w:rsidRDefault="006169D2" w:rsidP="0078604E">
      <w:pPr>
        <w:pStyle w:val="ListParagraph"/>
        <w:ind w:left="0" w:firstLine="720"/>
        <w:jc w:val="both"/>
        <w:rPr>
          <w:sz w:val="24"/>
          <w:szCs w:val="24"/>
        </w:rPr>
      </w:pPr>
      <w:r>
        <w:rPr>
          <w:sz w:val="24"/>
          <w:szCs w:val="24"/>
        </w:rPr>
        <w:t>W</w:t>
      </w:r>
      <w:r w:rsidR="0078604E" w:rsidRPr="357B2944">
        <w:rPr>
          <w:sz w:val="24"/>
          <w:szCs w:val="24"/>
        </w:rPr>
        <w:t xml:space="preserve">hat does it really </w:t>
      </w:r>
      <w:r w:rsidR="00751D9F">
        <w:rPr>
          <w:sz w:val="24"/>
          <w:szCs w:val="24"/>
        </w:rPr>
        <w:t xml:space="preserve">mean to be a disciple maker? A </w:t>
      </w:r>
      <w:r w:rsidR="00751D9F" w:rsidRPr="00640B2D">
        <w:rPr>
          <w:noProof/>
          <w:sz w:val="24"/>
          <w:szCs w:val="24"/>
        </w:rPr>
        <w:t>disciple</w:t>
      </w:r>
      <w:r w:rsidR="00640B2D">
        <w:rPr>
          <w:noProof/>
          <w:sz w:val="24"/>
          <w:szCs w:val="24"/>
        </w:rPr>
        <w:t>-</w:t>
      </w:r>
      <w:r w:rsidR="00751D9F" w:rsidRPr="00640B2D">
        <w:rPr>
          <w:noProof/>
          <w:sz w:val="24"/>
          <w:szCs w:val="24"/>
        </w:rPr>
        <w:t>m</w:t>
      </w:r>
      <w:r w:rsidR="0078604E" w:rsidRPr="00640B2D">
        <w:rPr>
          <w:noProof/>
          <w:sz w:val="24"/>
          <w:szCs w:val="24"/>
        </w:rPr>
        <w:t>aker</w:t>
      </w:r>
      <w:r w:rsidR="0078604E" w:rsidRPr="357B2944">
        <w:rPr>
          <w:sz w:val="24"/>
          <w:szCs w:val="24"/>
        </w:rPr>
        <w:t xml:space="preserve"> is a lifelong le</w:t>
      </w:r>
      <w:r w:rsidR="00751D9F">
        <w:rPr>
          <w:sz w:val="24"/>
          <w:szCs w:val="24"/>
        </w:rPr>
        <w:t>arner and follower of Christ—a</w:t>
      </w:r>
      <w:r w:rsidR="0078604E" w:rsidRPr="357B2944">
        <w:rPr>
          <w:sz w:val="24"/>
          <w:szCs w:val="24"/>
        </w:rPr>
        <w:t xml:space="preserve"> disciple themselves. This person is not a perfect person; they, as all believers, are in the process of sanctification. And as maturing</w:t>
      </w:r>
      <w:r w:rsidR="00751D9F">
        <w:rPr>
          <w:sz w:val="24"/>
          <w:szCs w:val="24"/>
        </w:rPr>
        <w:t>,</w:t>
      </w:r>
      <w:r w:rsidR="0078604E" w:rsidRPr="357B2944">
        <w:rPr>
          <w:sz w:val="24"/>
          <w:szCs w:val="24"/>
        </w:rPr>
        <w:t xml:space="preserve"> Godly leaders they must be </w:t>
      </w:r>
      <w:r w:rsidR="0078604E" w:rsidRPr="00EF5145">
        <w:rPr>
          <w:bCs/>
          <w:iCs/>
          <w:sz w:val="24"/>
          <w:szCs w:val="24"/>
        </w:rPr>
        <w:t xml:space="preserve">intentional about </w:t>
      </w:r>
      <w:r w:rsidR="0078604E" w:rsidRPr="00EF5145">
        <w:rPr>
          <w:sz w:val="24"/>
          <w:szCs w:val="24"/>
        </w:rPr>
        <w:t>investing</w:t>
      </w:r>
      <w:r w:rsidR="0078604E" w:rsidRPr="00EF5145">
        <w:rPr>
          <w:iCs/>
          <w:sz w:val="24"/>
          <w:szCs w:val="24"/>
        </w:rPr>
        <w:t xml:space="preserve"> </w:t>
      </w:r>
      <w:r w:rsidR="00946DD0" w:rsidRPr="00EF5145">
        <w:rPr>
          <w:sz w:val="24"/>
          <w:szCs w:val="24"/>
        </w:rPr>
        <w:t xml:space="preserve">both </w:t>
      </w:r>
      <w:r w:rsidR="0078604E" w:rsidRPr="00EF5145">
        <w:rPr>
          <w:bCs/>
          <w:iCs/>
          <w:sz w:val="24"/>
          <w:szCs w:val="24"/>
        </w:rPr>
        <w:t>their</w:t>
      </w:r>
      <w:r w:rsidR="0078604E" w:rsidRPr="00EF5145">
        <w:rPr>
          <w:iCs/>
          <w:sz w:val="24"/>
          <w:szCs w:val="24"/>
        </w:rPr>
        <w:t xml:space="preserve"> </w:t>
      </w:r>
      <w:r w:rsidR="0078604E" w:rsidRPr="00EF5145">
        <w:rPr>
          <w:bCs/>
          <w:iCs/>
          <w:sz w:val="24"/>
          <w:szCs w:val="24"/>
        </w:rPr>
        <w:t>life</w:t>
      </w:r>
      <w:r w:rsidR="0078604E" w:rsidRPr="00EF5145">
        <w:rPr>
          <w:sz w:val="24"/>
          <w:szCs w:val="24"/>
        </w:rPr>
        <w:t xml:space="preserve"> and </w:t>
      </w:r>
      <w:r w:rsidR="0078604E" w:rsidRPr="00EF5145">
        <w:rPr>
          <w:bCs/>
          <w:iCs/>
          <w:sz w:val="24"/>
          <w:szCs w:val="24"/>
        </w:rPr>
        <w:t>God's truth</w:t>
      </w:r>
      <w:r w:rsidR="0078604E" w:rsidRPr="00EF5145">
        <w:rPr>
          <w:sz w:val="24"/>
          <w:szCs w:val="24"/>
        </w:rPr>
        <w:t xml:space="preserve"> into the l</w:t>
      </w:r>
      <w:r w:rsidR="00363539">
        <w:rPr>
          <w:sz w:val="24"/>
          <w:szCs w:val="24"/>
        </w:rPr>
        <w:t>ives of a few other people</w:t>
      </w:r>
      <w:r w:rsidR="0078604E" w:rsidRPr="357B2944">
        <w:rPr>
          <w:sz w:val="24"/>
          <w:szCs w:val="24"/>
        </w:rPr>
        <w:t>. Within the context of th</w:t>
      </w:r>
      <w:r w:rsidR="00751D9F">
        <w:rPr>
          <w:sz w:val="24"/>
          <w:szCs w:val="24"/>
        </w:rPr>
        <w:t>ese healthy relationships in</w:t>
      </w:r>
      <w:r w:rsidR="0078604E" w:rsidRPr="357B2944">
        <w:rPr>
          <w:sz w:val="24"/>
          <w:szCs w:val="24"/>
        </w:rPr>
        <w:t xml:space="preserve"> the family of God, we grow </w:t>
      </w:r>
      <w:r w:rsidR="00363539">
        <w:rPr>
          <w:sz w:val="24"/>
          <w:szCs w:val="24"/>
        </w:rPr>
        <w:t xml:space="preserve">in our relationship with the Lord, pray </w:t>
      </w:r>
      <w:r w:rsidR="00122D68">
        <w:rPr>
          <w:sz w:val="24"/>
          <w:szCs w:val="24"/>
        </w:rPr>
        <w:t>and</w:t>
      </w:r>
      <w:r w:rsidR="0078604E" w:rsidRPr="357B2944">
        <w:rPr>
          <w:sz w:val="24"/>
          <w:szCs w:val="24"/>
        </w:rPr>
        <w:t xml:space="preserve"> study the scriptures </w:t>
      </w:r>
      <w:r w:rsidR="00122D68">
        <w:rPr>
          <w:sz w:val="24"/>
          <w:szCs w:val="24"/>
        </w:rPr>
        <w:t xml:space="preserve">together </w:t>
      </w:r>
      <w:r w:rsidR="0078604E" w:rsidRPr="357B2944">
        <w:rPr>
          <w:sz w:val="24"/>
          <w:szCs w:val="24"/>
        </w:rPr>
        <w:t xml:space="preserve">and </w:t>
      </w:r>
      <w:r w:rsidR="00122D68">
        <w:rPr>
          <w:sz w:val="24"/>
          <w:szCs w:val="24"/>
        </w:rPr>
        <w:t xml:space="preserve">learn how to </w:t>
      </w:r>
      <w:r w:rsidR="0078604E" w:rsidRPr="357B2944">
        <w:rPr>
          <w:sz w:val="24"/>
          <w:szCs w:val="24"/>
        </w:rPr>
        <w:t xml:space="preserve">apply </w:t>
      </w:r>
      <w:r w:rsidR="00122D68">
        <w:rPr>
          <w:sz w:val="24"/>
          <w:szCs w:val="24"/>
        </w:rPr>
        <w:t>God’s Truths to every area of our lives</w:t>
      </w:r>
      <w:r w:rsidR="0078604E" w:rsidRPr="357B2944">
        <w:rPr>
          <w:sz w:val="24"/>
          <w:szCs w:val="24"/>
        </w:rPr>
        <w:t xml:space="preserve">. Disciple making is to be in an accountable, transparent relationship where we intentionally walk alongside a growing disciple to encourage, teach, correct and challenge </w:t>
      </w:r>
      <w:r w:rsidR="0078604E" w:rsidRPr="357B2944">
        <w:rPr>
          <w:sz w:val="24"/>
          <w:szCs w:val="24"/>
        </w:rPr>
        <w:lastRenderedPageBreak/>
        <w:t xml:space="preserve">them to grow towards maturity in Christ. While relating to others from a distance is much less demanding personally and emotionally, to really be effective in bringing children of God into spiritual maturity, we must make disciples the way Jesus built His twelve. </w:t>
      </w:r>
    </w:p>
    <w:p w14:paraId="41C14117" w14:textId="77777777" w:rsidR="0078604E" w:rsidRDefault="0078604E" w:rsidP="0078604E">
      <w:pPr>
        <w:pStyle w:val="ListParagraph"/>
        <w:ind w:left="0" w:firstLine="720"/>
        <w:jc w:val="both"/>
        <w:rPr>
          <w:sz w:val="24"/>
          <w:szCs w:val="24"/>
        </w:rPr>
      </w:pPr>
    </w:p>
    <w:p w14:paraId="2DEAF722" w14:textId="7455E330" w:rsidR="0078604E" w:rsidRDefault="0078604E" w:rsidP="0078604E">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sidR="00055B1E">
        <w:rPr>
          <w:sz w:val="24"/>
          <w:szCs w:val="24"/>
        </w:rPr>
        <w:t>.</w:t>
      </w:r>
      <w:r w:rsidRPr="357B2944">
        <w:rPr>
          <w:sz w:val="24"/>
          <w:szCs w:val="24"/>
        </w:rPr>
        <w:t xml:space="preserve"> By following Jesus' strategy, the truth of God’s Word will be deeply embedded in our lives</w:t>
      </w:r>
      <w:r w:rsidR="00122D68">
        <w:rPr>
          <w:sz w:val="24"/>
          <w:szCs w:val="24"/>
        </w:rPr>
        <w:t>. And,</w:t>
      </w:r>
      <w:r w:rsidR="006169D2">
        <w:rPr>
          <w:sz w:val="24"/>
          <w:szCs w:val="24"/>
        </w:rPr>
        <w:t xml:space="preserve"> </w:t>
      </w:r>
      <w:r w:rsidRPr="357B2944">
        <w:rPr>
          <w:sz w:val="24"/>
          <w:szCs w:val="24"/>
        </w:rPr>
        <w:t>the ones we disciple will become vital links to reach future generations. When the process is complete, the disciple will invest the truth that you have taugh</w:t>
      </w:r>
      <w:r w:rsidR="00055B1E">
        <w:rPr>
          <w:sz w:val="24"/>
          <w:szCs w:val="24"/>
        </w:rPr>
        <w:t>t them into the lives of others</w:t>
      </w:r>
      <w:r w:rsidR="00122D68">
        <w:rPr>
          <w:sz w:val="24"/>
          <w:szCs w:val="24"/>
        </w:rPr>
        <w:t>, hence the reproduction</w:t>
      </w:r>
      <w:r w:rsidRPr="357B2944">
        <w:rPr>
          <w:sz w:val="24"/>
          <w:szCs w:val="24"/>
        </w:rPr>
        <w:t xml:space="preserve"> (2 Timothy 2:2)</w:t>
      </w:r>
      <w:r w:rsidR="00055B1E">
        <w:rPr>
          <w:sz w:val="24"/>
          <w:szCs w:val="24"/>
        </w:rPr>
        <w:t>.</w:t>
      </w:r>
      <w:r w:rsidRPr="357B2944">
        <w:rPr>
          <w:sz w:val="24"/>
          <w:szCs w:val="24"/>
        </w:rPr>
        <w:t xml:space="preserve"> </w:t>
      </w:r>
    </w:p>
    <w:p w14:paraId="2A179CC8" w14:textId="77777777" w:rsidR="0078604E" w:rsidRPr="00347967" w:rsidRDefault="0078604E" w:rsidP="0078604E">
      <w:pPr>
        <w:spacing w:after="0"/>
        <w:jc w:val="center"/>
        <w:rPr>
          <w:b/>
          <w:sz w:val="24"/>
          <w:szCs w:val="24"/>
        </w:rPr>
      </w:pPr>
      <w:r w:rsidRPr="00347967">
        <w:rPr>
          <w:b/>
          <w:sz w:val="24"/>
          <w:szCs w:val="24"/>
        </w:rPr>
        <w:t>Luke 6:40 (</w:t>
      </w:r>
      <w:r w:rsidR="00347967" w:rsidRPr="00347967">
        <w:rPr>
          <w:b/>
          <w:sz w:val="24"/>
          <w:szCs w:val="24"/>
        </w:rPr>
        <w:t>NET</w:t>
      </w:r>
      <w:r w:rsidRPr="00347967">
        <w:rPr>
          <w:b/>
          <w:sz w:val="24"/>
          <w:szCs w:val="24"/>
        </w:rPr>
        <w:t>)</w:t>
      </w:r>
      <w:r w:rsidR="00347967">
        <w:rPr>
          <w:b/>
          <w:sz w:val="24"/>
          <w:szCs w:val="24"/>
        </w:rPr>
        <w:t xml:space="preserve"> </w:t>
      </w:r>
    </w:p>
    <w:p w14:paraId="66E67ECB" w14:textId="2148F31D" w:rsidR="0078604E" w:rsidRDefault="0078604E" w:rsidP="00EF5145">
      <w:pPr>
        <w:spacing w:after="0"/>
        <w:ind w:left="720" w:right="720"/>
        <w:jc w:val="center"/>
        <w:rPr>
          <w:b/>
          <w:i/>
          <w:sz w:val="24"/>
          <w:szCs w:val="24"/>
        </w:rPr>
      </w:pPr>
      <w:r w:rsidRPr="005B6B9D">
        <w:rPr>
          <w:b/>
          <w:i/>
          <w:sz w:val="24"/>
          <w:szCs w:val="24"/>
        </w:rPr>
        <w:t xml:space="preserve">A disciple is not </w:t>
      </w:r>
      <w:r w:rsidR="00347967">
        <w:rPr>
          <w:b/>
          <w:i/>
          <w:sz w:val="24"/>
          <w:szCs w:val="24"/>
        </w:rPr>
        <w:t>greater than</w:t>
      </w:r>
      <w:r w:rsidRPr="005B6B9D">
        <w:rPr>
          <w:b/>
          <w:i/>
          <w:sz w:val="24"/>
          <w:szCs w:val="24"/>
        </w:rPr>
        <w:t xml:space="preserve"> his teacher, but everyone wh</w:t>
      </w:r>
      <w:r w:rsidR="00347967">
        <w:rPr>
          <w:b/>
          <w:i/>
          <w:sz w:val="24"/>
          <w:szCs w:val="24"/>
        </w:rPr>
        <w:t>en</w:t>
      </w:r>
      <w:r w:rsidRPr="005B6B9D">
        <w:rPr>
          <w:b/>
          <w:i/>
          <w:sz w:val="24"/>
          <w:szCs w:val="24"/>
        </w:rPr>
        <w:t xml:space="preserve"> fully trained</w:t>
      </w:r>
      <w:r w:rsidRPr="005B6B9D">
        <w:rPr>
          <w:b/>
          <w:i/>
          <w:sz w:val="24"/>
          <w:szCs w:val="24"/>
        </w:rPr>
        <w:br/>
        <w:t>will be like his teacher.</w:t>
      </w:r>
    </w:p>
    <w:p w14:paraId="339B1F4B" w14:textId="77777777" w:rsidR="00347967" w:rsidRPr="005B6B9D" w:rsidRDefault="00347967" w:rsidP="00EF5145">
      <w:pPr>
        <w:spacing w:after="0"/>
        <w:ind w:left="720" w:right="720"/>
        <w:jc w:val="center"/>
        <w:rPr>
          <w:b/>
          <w:i/>
          <w:sz w:val="24"/>
          <w:szCs w:val="24"/>
        </w:rPr>
      </w:pPr>
    </w:p>
    <w:p w14:paraId="610C4926" w14:textId="77777777" w:rsidR="0078604E" w:rsidRDefault="0078604E" w:rsidP="0078604E">
      <w:pPr>
        <w:pStyle w:val="ListParagraph"/>
        <w:ind w:left="0"/>
        <w:jc w:val="both"/>
        <w:rPr>
          <w:sz w:val="24"/>
          <w:szCs w:val="24"/>
        </w:rPr>
      </w:pPr>
      <w:r w:rsidRPr="00D3747C">
        <w:rPr>
          <w:b/>
          <w:sz w:val="28"/>
          <w:szCs w:val="28"/>
        </w:rPr>
        <w:t xml:space="preserve">Digging Deeper: </w:t>
      </w:r>
      <w:r w:rsidRPr="00F05BAD">
        <w:rPr>
          <w:sz w:val="24"/>
          <w:szCs w:val="24"/>
        </w:rPr>
        <w:t>Luke 24:44-49</w:t>
      </w:r>
      <w:r>
        <w:rPr>
          <w:sz w:val="24"/>
          <w:szCs w:val="24"/>
        </w:rPr>
        <w:t>;</w:t>
      </w:r>
      <w:r w:rsidRPr="00F05BAD">
        <w:rPr>
          <w:sz w:val="24"/>
          <w:szCs w:val="24"/>
        </w:rPr>
        <w:t xml:space="preserve"> </w:t>
      </w:r>
      <w:r>
        <w:rPr>
          <w:sz w:val="24"/>
          <w:szCs w:val="24"/>
        </w:rPr>
        <w:t xml:space="preserve">John 14:1-21; </w:t>
      </w:r>
      <w:r w:rsidRPr="00F05BAD">
        <w:rPr>
          <w:sz w:val="24"/>
          <w:szCs w:val="24"/>
        </w:rPr>
        <w:t>Acts 1:8</w:t>
      </w:r>
      <w:r>
        <w:rPr>
          <w:sz w:val="24"/>
          <w:szCs w:val="24"/>
        </w:rPr>
        <w:t>;</w:t>
      </w:r>
      <w:r w:rsidRPr="00F05BAD">
        <w:rPr>
          <w:sz w:val="24"/>
          <w:szCs w:val="24"/>
        </w:rPr>
        <w:t xml:space="preserve"> Mark 16:15</w:t>
      </w:r>
      <w:r>
        <w:rPr>
          <w:sz w:val="24"/>
          <w:szCs w:val="24"/>
        </w:rPr>
        <w:t>;</w:t>
      </w:r>
      <w:r w:rsidRPr="00F05BAD">
        <w:rPr>
          <w:sz w:val="24"/>
          <w:szCs w:val="24"/>
        </w:rPr>
        <w:t xml:space="preserve"> Matthew 28:17-20</w:t>
      </w:r>
      <w:r>
        <w:rPr>
          <w:sz w:val="24"/>
          <w:szCs w:val="24"/>
        </w:rPr>
        <w:t xml:space="preserve">; 2 Timothy 2:2; </w:t>
      </w:r>
      <w:r w:rsidRPr="00F05BAD">
        <w:rPr>
          <w:sz w:val="24"/>
          <w:szCs w:val="24"/>
        </w:rPr>
        <w:t>Isaiah 42:6</w:t>
      </w:r>
      <w:r>
        <w:rPr>
          <w:sz w:val="24"/>
          <w:szCs w:val="24"/>
        </w:rPr>
        <w:t xml:space="preserve">; </w:t>
      </w:r>
      <w:r w:rsidRPr="00F05BAD">
        <w:rPr>
          <w:sz w:val="24"/>
          <w:szCs w:val="24"/>
        </w:rPr>
        <w:t>45:11-14</w:t>
      </w:r>
      <w:r>
        <w:rPr>
          <w:sz w:val="24"/>
          <w:szCs w:val="24"/>
        </w:rPr>
        <w:t>;</w:t>
      </w:r>
      <w:r w:rsidRPr="00F05BAD">
        <w:rPr>
          <w:sz w:val="24"/>
          <w:szCs w:val="24"/>
        </w:rPr>
        <w:t xml:space="preserve"> 49:6-7</w:t>
      </w:r>
      <w:r>
        <w:rPr>
          <w:sz w:val="24"/>
          <w:szCs w:val="24"/>
        </w:rPr>
        <w:t>;</w:t>
      </w:r>
      <w:r w:rsidRPr="00F05BAD">
        <w:rPr>
          <w:sz w:val="24"/>
          <w:szCs w:val="24"/>
        </w:rPr>
        <w:t xml:space="preserve"> Psalm 67:2</w:t>
      </w:r>
    </w:p>
    <w:p w14:paraId="2F5F2CE5" w14:textId="77777777" w:rsidR="0078604E" w:rsidRDefault="0078604E" w:rsidP="0078604E">
      <w:pPr>
        <w:pStyle w:val="ListParagraph"/>
        <w:ind w:left="0"/>
        <w:jc w:val="both"/>
        <w:rPr>
          <w:sz w:val="24"/>
          <w:szCs w:val="24"/>
        </w:rPr>
      </w:pPr>
    </w:p>
    <w:p w14:paraId="714A0ADB" w14:textId="77777777" w:rsidR="0078604E" w:rsidRDefault="0078604E" w:rsidP="0078604E">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to multiply</w:t>
      </w:r>
    </w:p>
    <w:p w14:paraId="408F6034" w14:textId="77777777" w:rsidR="00347967" w:rsidRDefault="00347967" w:rsidP="0078604E">
      <w:pPr>
        <w:pStyle w:val="ListParagraph"/>
        <w:ind w:left="0"/>
        <w:jc w:val="center"/>
        <w:rPr>
          <w:b/>
          <w:sz w:val="28"/>
          <w:szCs w:val="28"/>
        </w:rPr>
      </w:pPr>
    </w:p>
    <w:p w14:paraId="576A936A" w14:textId="3DB0E985" w:rsidR="0078604E" w:rsidRPr="008819E6" w:rsidRDefault="0078604E" w:rsidP="0078604E">
      <w:pPr>
        <w:pStyle w:val="ListParagraph"/>
        <w:ind w:left="0" w:firstLine="720"/>
        <w:jc w:val="both"/>
        <w:rPr>
          <w:sz w:val="24"/>
          <w:szCs w:val="24"/>
        </w:rPr>
      </w:pPr>
      <w:r w:rsidRPr="357B2944">
        <w:rPr>
          <w:sz w:val="24"/>
          <w:szCs w:val="24"/>
        </w:rPr>
        <w:t xml:space="preserve">Luke, the only Gentile writer of the Bible, wrote </w:t>
      </w:r>
      <w:r w:rsidR="006169D2">
        <w:rPr>
          <w:sz w:val="24"/>
          <w:szCs w:val="24"/>
        </w:rPr>
        <w:t>His</w:t>
      </w:r>
      <w:r w:rsidRPr="357B2944">
        <w:rPr>
          <w:sz w:val="24"/>
          <w:szCs w:val="24"/>
        </w:rPr>
        <w:t xml:space="preserve"> gospel to win the soul</w:t>
      </w:r>
      <w:r w:rsidR="00055B1E">
        <w:rPr>
          <w:sz w:val="24"/>
          <w:szCs w:val="24"/>
        </w:rPr>
        <w:t xml:space="preserve"> of another Gentile. </w:t>
      </w:r>
      <w:r w:rsidR="00055B1E" w:rsidRPr="008819E6">
        <w:rPr>
          <w:sz w:val="24"/>
          <w:szCs w:val="24"/>
        </w:rPr>
        <w:t>H</w:t>
      </w:r>
      <w:r w:rsidRPr="008819E6">
        <w:rPr>
          <w:sz w:val="24"/>
          <w:szCs w:val="24"/>
        </w:rPr>
        <w:t xml:space="preserve">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is the </w:t>
      </w:r>
      <w:r w:rsidR="00B106E9" w:rsidRPr="008819E6">
        <w:rPr>
          <w:sz w:val="24"/>
          <w:szCs w:val="24"/>
        </w:rPr>
        <w:t>entire recorded history of the d</w:t>
      </w:r>
      <w:r w:rsidRPr="008819E6">
        <w:rPr>
          <w:sz w:val="24"/>
          <w:szCs w:val="24"/>
        </w:rPr>
        <w:t>isciples</w:t>
      </w:r>
      <w:r w:rsidR="002A6E49" w:rsidRPr="008819E6">
        <w:rPr>
          <w:sz w:val="24"/>
          <w:szCs w:val="24"/>
        </w:rPr>
        <w:t>’</w:t>
      </w:r>
      <w:r w:rsidRPr="008819E6">
        <w:rPr>
          <w:sz w:val="24"/>
          <w:szCs w:val="24"/>
        </w:rPr>
        <w:t xml:space="preserve"> obedience to the Great Commission. </w:t>
      </w:r>
    </w:p>
    <w:p w14:paraId="2EA63242" w14:textId="7393430F" w:rsidR="0078604E" w:rsidRDefault="0078604E" w:rsidP="0078604E">
      <w:pPr>
        <w:pStyle w:val="ListParagraph"/>
        <w:ind w:left="0" w:firstLine="720"/>
        <w:jc w:val="both"/>
        <w:rPr>
          <w:sz w:val="24"/>
          <w:szCs w:val="24"/>
        </w:rPr>
      </w:pPr>
    </w:p>
    <w:p w14:paraId="38E2E545" w14:textId="60ED6FF8" w:rsidR="0078604E" w:rsidRDefault="0078604E" w:rsidP="0078604E">
      <w:pPr>
        <w:pStyle w:val="ListParagraph"/>
        <w:ind w:left="0" w:firstLine="720"/>
        <w:jc w:val="both"/>
        <w:rPr>
          <w:sz w:val="24"/>
          <w:szCs w:val="24"/>
        </w:rPr>
      </w:pPr>
      <w:r w:rsidRPr="008819E6">
        <w:rPr>
          <w:sz w:val="24"/>
          <w:szCs w:val="24"/>
        </w:rPr>
        <w:t xml:space="preserve">For 200 years God's plan of multiplication worked. </w:t>
      </w:r>
      <w:r w:rsidR="00122D68">
        <w:rPr>
          <w:sz w:val="24"/>
          <w:szCs w:val="24"/>
        </w:rPr>
        <w:t xml:space="preserve">In fact, it escalated so rapidly that by Acts chapter 17, they had reached the known world. </w:t>
      </w:r>
      <w:r w:rsidRPr="008819E6">
        <w:rPr>
          <w:sz w:val="24"/>
          <w:szCs w:val="24"/>
        </w:rPr>
        <w:t>This is ama</w:t>
      </w:r>
      <w:r>
        <w:rPr>
          <w:sz w:val="24"/>
          <w:szCs w:val="24"/>
        </w:rPr>
        <w:t>zing when you think of all the obstacles they had to overcome in fulfillment of their mission.</w:t>
      </w:r>
      <w:r w:rsidR="00055B1E">
        <w:rPr>
          <w:sz w:val="24"/>
          <w:szCs w:val="24"/>
        </w:rPr>
        <w:t xml:space="preserve"> T</w:t>
      </w:r>
      <w:r w:rsidRPr="00F05BAD">
        <w:rPr>
          <w:sz w:val="24"/>
          <w:szCs w:val="24"/>
        </w:rPr>
        <w:t xml:space="preserve">hey had no planes, trains, automobiles, </w:t>
      </w:r>
      <w:r w:rsidRPr="003F1655">
        <w:rPr>
          <w:noProof/>
          <w:sz w:val="24"/>
          <w:szCs w:val="24"/>
        </w:rPr>
        <w:t>internet</w:t>
      </w:r>
      <w:r w:rsidRPr="00F05BAD">
        <w:rPr>
          <w:sz w:val="24"/>
          <w:szCs w:val="24"/>
        </w:rPr>
        <w:t>, Facebook, televisions</w:t>
      </w:r>
      <w:r>
        <w:rPr>
          <w:sz w:val="24"/>
          <w:szCs w:val="24"/>
        </w:rPr>
        <w:t xml:space="preserve"> or telep</w:t>
      </w:r>
      <w:r w:rsidRPr="00F05BAD">
        <w:rPr>
          <w:sz w:val="24"/>
          <w:szCs w:val="24"/>
        </w:rPr>
        <w:t xml:space="preserve">hones. </w:t>
      </w:r>
      <w:r w:rsidR="003D552C">
        <w:rPr>
          <w:sz w:val="24"/>
          <w:szCs w:val="24"/>
        </w:rPr>
        <w:t>Wha</w:t>
      </w:r>
      <w:r w:rsidRPr="00F05BAD">
        <w:rPr>
          <w:sz w:val="24"/>
          <w:szCs w:val="24"/>
        </w:rPr>
        <w:t>t</w:t>
      </w:r>
      <w:r w:rsidR="006169D2">
        <w:rPr>
          <w:sz w:val="24"/>
          <w:szCs w:val="24"/>
        </w:rPr>
        <w:t xml:space="preserve"> </w:t>
      </w:r>
      <w:r w:rsidR="006169D2" w:rsidRPr="006169D2">
        <w:rPr>
          <w:sz w:val="24"/>
          <w:szCs w:val="24"/>
        </w:rPr>
        <w:t>means of communication</w:t>
      </w:r>
      <w:r w:rsidRPr="006169D2">
        <w:rPr>
          <w:sz w:val="24"/>
          <w:szCs w:val="24"/>
        </w:rPr>
        <w:t xml:space="preserve"> d</w:t>
      </w:r>
      <w:r w:rsidRPr="00F05BAD">
        <w:rPr>
          <w:sz w:val="24"/>
          <w:szCs w:val="24"/>
        </w:rPr>
        <w:t xml:space="preserve">id they have? </w:t>
      </w:r>
      <w:r>
        <w:rPr>
          <w:sz w:val="24"/>
          <w:szCs w:val="24"/>
        </w:rPr>
        <w:t>The plan was simple, tell-a-person and then build-a-person (by making disciples). It worked because they followed the Master</w:t>
      </w:r>
      <w:r w:rsidR="00055B1E">
        <w:rPr>
          <w:sz w:val="24"/>
          <w:szCs w:val="24"/>
        </w:rPr>
        <w:t>’</w:t>
      </w:r>
      <w:r>
        <w:rPr>
          <w:sz w:val="24"/>
          <w:szCs w:val="24"/>
        </w:rPr>
        <w:t>s plan</w:t>
      </w:r>
      <w:r w:rsidR="00055B1E">
        <w:rPr>
          <w:sz w:val="24"/>
          <w:szCs w:val="24"/>
        </w:rPr>
        <w:t>. W</w:t>
      </w:r>
      <w:r>
        <w:rPr>
          <w:sz w:val="24"/>
          <w:szCs w:val="24"/>
        </w:rPr>
        <w:t xml:space="preserve">hen they did, His power and presence </w:t>
      </w:r>
      <w:r w:rsidR="00951C93" w:rsidRPr="003D444C">
        <w:rPr>
          <w:noProof/>
          <w:sz w:val="24"/>
          <w:szCs w:val="24"/>
        </w:rPr>
        <w:t>were</w:t>
      </w:r>
      <w:r>
        <w:rPr>
          <w:sz w:val="24"/>
          <w:szCs w:val="24"/>
        </w:rPr>
        <w:t xml:space="preserve"> evident as they went about sharing the gospel </w:t>
      </w:r>
      <w:r w:rsidR="0079749A">
        <w:rPr>
          <w:sz w:val="24"/>
          <w:szCs w:val="24"/>
        </w:rPr>
        <w:t xml:space="preserve">and </w:t>
      </w:r>
      <w:r>
        <w:rPr>
          <w:sz w:val="24"/>
          <w:szCs w:val="24"/>
        </w:rPr>
        <w:t xml:space="preserve">then </w:t>
      </w:r>
      <w:r w:rsidRPr="00F05BAD">
        <w:rPr>
          <w:sz w:val="24"/>
          <w:szCs w:val="24"/>
        </w:rPr>
        <w:t>build</w:t>
      </w:r>
      <w:r>
        <w:rPr>
          <w:sz w:val="24"/>
          <w:szCs w:val="24"/>
        </w:rPr>
        <w:t>ing those who h</w:t>
      </w:r>
      <w:r w:rsidR="00FB4EC6">
        <w:rPr>
          <w:sz w:val="24"/>
          <w:szCs w:val="24"/>
        </w:rPr>
        <w:t xml:space="preserve">ad received the Lord. When any </w:t>
      </w:r>
      <w:r>
        <w:rPr>
          <w:sz w:val="24"/>
          <w:szCs w:val="24"/>
        </w:rPr>
        <w:t>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r>
        <w:rPr>
          <w:sz w:val="24"/>
          <w:szCs w:val="24"/>
        </w:rPr>
        <w:t>As you read the following account</w:t>
      </w:r>
      <w:r w:rsidR="00412A7E">
        <w:rPr>
          <w:sz w:val="24"/>
          <w:szCs w:val="24"/>
        </w:rPr>
        <w:t>s</w:t>
      </w:r>
      <w:r>
        <w:rPr>
          <w:sz w:val="24"/>
          <w:szCs w:val="24"/>
        </w:rPr>
        <w:t xml:space="preserve"> in chronological order, observe God’s strategy at work as the gospel was multiplied</w:t>
      </w:r>
      <w:r w:rsidRPr="00F05BAD">
        <w:rPr>
          <w:sz w:val="24"/>
          <w:szCs w:val="24"/>
        </w:rPr>
        <w:t>.</w:t>
      </w:r>
      <w:r w:rsidR="002E6214">
        <w:rPr>
          <w:sz w:val="24"/>
          <w:szCs w:val="24"/>
        </w:rPr>
        <w:t xml:space="preserve"> I</w:t>
      </w:r>
      <w:r>
        <w:rPr>
          <w:sz w:val="24"/>
          <w:szCs w:val="24"/>
        </w:rPr>
        <w:t xml:space="preserve">t is </w:t>
      </w:r>
      <w:r w:rsidRPr="00052CD4">
        <w:rPr>
          <w:sz w:val="24"/>
          <w:szCs w:val="24"/>
        </w:rPr>
        <w:t>called exponential growth.</w:t>
      </w:r>
    </w:p>
    <w:p w14:paraId="7A73D4C0" w14:textId="77777777" w:rsidR="006169D2" w:rsidRPr="00A128B9" w:rsidRDefault="006169D2" w:rsidP="0078604E">
      <w:pPr>
        <w:pStyle w:val="ListParagraph"/>
        <w:ind w:left="0" w:firstLine="720"/>
        <w:jc w:val="both"/>
        <w:rPr>
          <w:sz w:val="24"/>
          <w:szCs w:val="24"/>
        </w:rPr>
      </w:pPr>
    </w:p>
    <w:p w14:paraId="69B6CCB0" w14:textId="27FDFC03" w:rsidR="0078604E" w:rsidRDefault="0078604E" w:rsidP="0078604E">
      <w:pPr>
        <w:pStyle w:val="ListParagraph"/>
        <w:ind w:left="0"/>
        <w:jc w:val="both"/>
        <w:rPr>
          <w:sz w:val="24"/>
          <w:szCs w:val="24"/>
        </w:rPr>
      </w:pPr>
      <w:r w:rsidRPr="008E72B4">
        <w:rPr>
          <w:b/>
          <w:sz w:val="28"/>
          <w:szCs w:val="28"/>
        </w:rPr>
        <w:t>Digging Deeper:</w:t>
      </w:r>
      <w:r>
        <w:rPr>
          <w:sz w:val="24"/>
          <w:szCs w:val="24"/>
        </w:rPr>
        <w:t xml:space="preserve"> </w:t>
      </w:r>
      <w:r w:rsidRPr="00F05BAD">
        <w:rPr>
          <w:sz w:val="24"/>
          <w:szCs w:val="24"/>
        </w:rPr>
        <w:t>Acts</w:t>
      </w:r>
      <w:r>
        <w:rPr>
          <w:sz w:val="24"/>
          <w:szCs w:val="24"/>
        </w:rPr>
        <w:t xml:space="preserve"> </w:t>
      </w:r>
      <w:r w:rsidRPr="00F05BAD">
        <w:rPr>
          <w:sz w:val="24"/>
          <w:szCs w:val="24"/>
        </w:rPr>
        <w:t>1:8,</w:t>
      </w:r>
      <w:r>
        <w:rPr>
          <w:sz w:val="24"/>
          <w:szCs w:val="24"/>
        </w:rPr>
        <w:t xml:space="preserve"> </w:t>
      </w:r>
      <w:r w:rsidRPr="00F05BAD">
        <w:rPr>
          <w:sz w:val="24"/>
          <w:szCs w:val="24"/>
        </w:rPr>
        <w:t>15,</w:t>
      </w:r>
      <w:r>
        <w:rPr>
          <w:sz w:val="24"/>
          <w:szCs w:val="24"/>
        </w:rPr>
        <w:t xml:space="preserve"> </w:t>
      </w:r>
      <w:r w:rsidRPr="00F05BAD">
        <w:rPr>
          <w:sz w:val="24"/>
          <w:szCs w:val="24"/>
        </w:rPr>
        <w:t>2:41,</w:t>
      </w:r>
      <w:r>
        <w:rPr>
          <w:sz w:val="24"/>
          <w:szCs w:val="24"/>
        </w:rPr>
        <w:t xml:space="preserve"> </w:t>
      </w:r>
      <w:r w:rsidRPr="00F05BAD">
        <w:rPr>
          <w:sz w:val="24"/>
          <w:szCs w:val="24"/>
        </w:rPr>
        <w:t>47,</w:t>
      </w:r>
      <w:r>
        <w:rPr>
          <w:sz w:val="24"/>
          <w:szCs w:val="24"/>
        </w:rPr>
        <w:t xml:space="preserve"> </w:t>
      </w:r>
      <w:r w:rsidRPr="00F05BAD">
        <w:rPr>
          <w:sz w:val="24"/>
          <w:szCs w:val="24"/>
        </w:rPr>
        <w:t>5:14,</w:t>
      </w:r>
      <w:r>
        <w:rPr>
          <w:sz w:val="24"/>
          <w:szCs w:val="24"/>
        </w:rPr>
        <w:t xml:space="preserve"> </w:t>
      </w:r>
      <w:r w:rsidRPr="00F05BAD">
        <w:rPr>
          <w:sz w:val="24"/>
          <w:szCs w:val="24"/>
        </w:rPr>
        <w:t>42,</w:t>
      </w:r>
      <w:r>
        <w:rPr>
          <w:sz w:val="24"/>
          <w:szCs w:val="24"/>
        </w:rPr>
        <w:t xml:space="preserve"> </w:t>
      </w:r>
      <w:r w:rsidRPr="00F05BAD">
        <w:rPr>
          <w:sz w:val="24"/>
          <w:szCs w:val="24"/>
        </w:rPr>
        <w:t>6:1, 7,</w:t>
      </w:r>
      <w:r>
        <w:rPr>
          <w:sz w:val="24"/>
          <w:szCs w:val="24"/>
        </w:rPr>
        <w:t xml:space="preserve"> </w:t>
      </w:r>
      <w:r w:rsidRPr="00F05BAD">
        <w:rPr>
          <w:sz w:val="24"/>
          <w:szCs w:val="24"/>
        </w:rPr>
        <w:t>8:1, 4,</w:t>
      </w:r>
      <w:r>
        <w:rPr>
          <w:sz w:val="24"/>
          <w:szCs w:val="24"/>
        </w:rPr>
        <w:t xml:space="preserve"> </w:t>
      </w:r>
      <w:r w:rsidRPr="00F05BAD">
        <w:rPr>
          <w:sz w:val="24"/>
          <w:szCs w:val="24"/>
        </w:rPr>
        <w:t>9:31,</w:t>
      </w:r>
      <w:r>
        <w:rPr>
          <w:sz w:val="24"/>
          <w:szCs w:val="24"/>
        </w:rPr>
        <w:t xml:space="preserve"> </w:t>
      </w:r>
      <w:r w:rsidRPr="00F05BAD">
        <w:rPr>
          <w:sz w:val="24"/>
          <w:szCs w:val="24"/>
        </w:rPr>
        <w:t>13:47,</w:t>
      </w:r>
      <w:r>
        <w:rPr>
          <w:sz w:val="24"/>
          <w:szCs w:val="24"/>
        </w:rPr>
        <w:t xml:space="preserve"> </w:t>
      </w:r>
      <w:r w:rsidRPr="00F05BAD">
        <w:rPr>
          <w:sz w:val="24"/>
          <w:szCs w:val="24"/>
        </w:rPr>
        <w:t>12:24,</w:t>
      </w:r>
      <w:r>
        <w:rPr>
          <w:sz w:val="24"/>
          <w:szCs w:val="24"/>
        </w:rPr>
        <w:t xml:space="preserve"> </w:t>
      </w:r>
      <w:r w:rsidRPr="00F05BAD">
        <w:rPr>
          <w:sz w:val="24"/>
          <w:szCs w:val="24"/>
        </w:rPr>
        <w:t>14:21, 28, 16:5, 9-10,</w:t>
      </w:r>
      <w:r w:rsidR="00A128B9">
        <w:rPr>
          <w:sz w:val="24"/>
          <w:szCs w:val="24"/>
        </w:rPr>
        <w:t xml:space="preserve"> 17:6.</w:t>
      </w:r>
    </w:p>
    <w:p w14:paraId="55B9D3AF" w14:textId="1C739955" w:rsidR="008F3D20" w:rsidRDefault="008F3D20" w:rsidP="0078604E">
      <w:pPr>
        <w:pStyle w:val="ListParagraph"/>
        <w:ind w:left="0"/>
        <w:jc w:val="both"/>
        <w:rPr>
          <w:sz w:val="24"/>
          <w:szCs w:val="24"/>
        </w:rPr>
      </w:pPr>
    </w:p>
    <w:p w14:paraId="5B64B8AE" w14:textId="420DDF93" w:rsidR="00DA4785" w:rsidRDefault="0078604E" w:rsidP="00DA4785">
      <w:pPr>
        <w:pStyle w:val="ListParagraph"/>
        <w:ind w:left="0" w:firstLine="720"/>
        <w:jc w:val="both"/>
        <w:rPr>
          <w:sz w:val="24"/>
          <w:szCs w:val="24"/>
        </w:rPr>
      </w:pPr>
      <w:r>
        <w:rPr>
          <w:sz w:val="24"/>
          <w:szCs w:val="24"/>
        </w:rPr>
        <w:lastRenderedPageBreak/>
        <w:t xml:space="preserve">After 200 years of multiplication </w:t>
      </w:r>
      <w:r w:rsidR="00DA4785">
        <w:rPr>
          <w:sz w:val="24"/>
          <w:szCs w:val="24"/>
        </w:rPr>
        <w:t xml:space="preserve">and </w:t>
      </w:r>
      <w:r>
        <w:rPr>
          <w:sz w:val="24"/>
          <w:szCs w:val="24"/>
        </w:rPr>
        <w:t>church</w:t>
      </w:r>
      <w:r w:rsidR="00DA4785">
        <w:rPr>
          <w:sz w:val="24"/>
          <w:szCs w:val="24"/>
        </w:rPr>
        <w:t xml:space="preserve"> growth</w:t>
      </w:r>
      <w:r>
        <w:rPr>
          <w:sz w:val="24"/>
          <w:szCs w:val="24"/>
        </w:rPr>
        <w:t>, something happened. As is</w:t>
      </w:r>
      <w:r w:rsidR="003D444C">
        <w:rPr>
          <w:sz w:val="24"/>
          <w:szCs w:val="24"/>
        </w:rPr>
        <w:t xml:space="preserve"> always the case, Satan also has</w:t>
      </w:r>
      <w:r>
        <w:rPr>
          <w:sz w:val="24"/>
          <w:szCs w:val="24"/>
        </w:rPr>
        <w:t xml:space="preserve"> a </w:t>
      </w:r>
      <w:r w:rsidRPr="00F05BAD">
        <w:rPr>
          <w:sz w:val="24"/>
          <w:szCs w:val="24"/>
        </w:rPr>
        <w:t>strategy</w:t>
      </w:r>
      <w:r>
        <w:rPr>
          <w:sz w:val="24"/>
          <w:szCs w:val="24"/>
        </w:rPr>
        <w:t xml:space="preserve"> to </w:t>
      </w:r>
      <w:r w:rsidR="00DA4785">
        <w:rPr>
          <w:sz w:val="24"/>
          <w:szCs w:val="24"/>
        </w:rPr>
        <w:t>thwart</w:t>
      </w:r>
      <w:r>
        <w:rPr>
          <w:sz w:val="24"/>
          <w:szCs w:val="24"/>
        </w:rPr>
        <w:t xml:space="preserve">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the very instrument in the hands of evil one to stop the multiplication. You may be wondering how that was possible. The effect was this: the believers stopped going everywhere to tell</w:t>
      </w:r>
      <w:r w:rsidR="00A128B9">
        <w:rPr>
          <w:sz w:val="24"/>
          <w:szCs w:val="24"/>
        </w:rPr>
        <w:t>-a-</w:t>
      </w:r>
      <w:r>
        <w:rPr>
          <w:sz w:val="24"/>
          <w:szCs w:val="24"/>
        </w:rPr>
        <w:t>person.</w:t>
      </w:r>
      <w:r w:rsidR="00DA4785">
        <w:rPr>
          <w:sz w:val="24"/>
          <w:szCs w:val="24"/>
        </w:rPr>
        <w:t xml:space="preserve"> </w:t>
      </w:r>
      <w:r>
        <w:rPr>
          <w:sz w:val="24"/>
          <w:szCs w:val="24"/>
        </w:rPr>
        <w:t>Now they came into these extravagant buildings to sit and hear</w:t>
      </w:r>
      <w:r w:rsidR="00A128B9">
        <w:rPr>
          <w:sz w:val="24"/>
          <w:szCs w:val="24"/>
        </w:rPr>
        <w:t>-</w:t>
      </w:r>
      <w:r>
        <w:rPr>
          <w:sz w:val="24"/>
          <w:szCs w:val="24"/>
        </w:rPr>
        <w:t>a</w:t>
      </w:r>
      <w:r w:rsidR="00A128B9">
        <w:rPr>
          <w:sz w:val="24"/>
          <w:szCs w:val="24"/>
        </w:rPr>
        <w:t>-</w:t>
      </w:r>
      <w:r>
        <w:rPr>
          <w:sz w:val="24"/>
          <w:szCs w:val="24"/>
        </w:rPr>
        <w:t xml:space="preserve">person </w:t>
      </w:r>
      <w:r w:rsidRPr="00F05BAD">
        <w:rPr>
          <w:sz w:val="24"/>
          <w:szCs w:val="24"/>
        </w:rPr>
        <w:t xml:space="preserve">(priests </w:t>
      </w:r>
      <w:r w:rsidR="00A128B9">
        <w:rPr>
          <w:sz w:val="24"/>
          <w:szCs w:val="24"/>
        </w:rPr>
        <w:t>and only well-educated speakers</w:t>
      </w:r>
      <w:r>
        <w:rPr>
          <w:sz w:val="24"/>
          <w:szCs w:val="24"/>
        </w:rPr>
        <w:t>)</w:t>
      </w:r>
      <w:r w:rsidR="00A128B9">
        <w:rPr>
          <w:sz w:val="24"/>
          <w:szCs w:val="24"/>
        </w:rPr>
        <w:t xml:space="preserve">. </w:t>
      </w:r>
      <w:r w:rsidR="008F3D20">
        <w:rPr>
          <w:noProof/>
          <w:sz w:val="24"/>
          <w:szCs w:val="24"/>
        </w:rPr>
        <w:t xml:space="preserve">They </w:t>
      </w:r>
      <w:r w:rsidR="00A128B9">
        <w:rPr>
          <w:sz w:val="24"/>
          <w:szCs w:val="24"/>
        </w:rPr>
        <w:t>were told—you are</w:t>
      </w:r>
      <w:r>
        <w:rPr>
          <w:sz w:val="24"/>
          <w:szCs w:val="24"/>
        </w:rPr>
        <w:t xml:space="preserve"> not important or smart </w:t>
      </w:r>
      <w:r w:rsidR="00DE3045">
        <w:rPr>
          <w:sz w:val="24"/>
          <w:szCs w:val="24"/>
        </w:rPr>
        <w:t>or powerful enough to be used by</w:t>
      </w:r>
      <w:r>
        <w:rPr>
          <w:sz w:val="24"/>
          <w:szCs w:val="24"/>
        </w:rPr>
        <w:t xml:space="preserve">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sidR="008F3D20" w:rsidRPr="008F3D20">
        <w:rPr>
          <w:sz w:val="24"/>
          <w:szCs w:val="24"/>
        </w:rPr>
        <w:t xml:space="preserve">As a result, </w:t>
      </w:r>
      <w:r w:rsidR="008F3D20" w:rsidRPr="008F3D20">
        <w:rPr>
          <w:sz w:val="24"/>
        </w:rPr>
        <w:t xml:space="preserve">the majority of people who made up the church were </w:t>
      </w:r>
      <w:r w:rsidR="008F3D20" w:rsidRPr="008F3D20">
        <w:rPr>
          <w:sz w:val="24"/>
          <w:szCs w:val="24"/>
        </w:rPr>
        <w:t>“benched” or “</w:t>
      </w:r>
      <w:r w:rsidR="008F3D20" w:rsidRPr="008F3D20">
        <w:rPr>
          <w:noProof/>
          <w:sz w:val="24"/>
          <w:szCs w:val="24"/>
        </w:rPr>
        <w:t>pewed</w:t>
      </w:r>
      <w:r w:rsidR="008F3D20" w:rsidRPr="008F3D20">
        <w:rPr>
          <w:sz w:val="24"/>
          <w:szCs w:val="24"/>
        </w:rPr>
        <w:t xml:space="preserve">,” if you will. In other words, they were </w:t>
      </w:r>
      <w:r w:rsidR="008F3D20" w:rsidRPr="008F3D20">
        <w:rPr>
          <w:sz w:val="24"/>
        </w:rPr>
        <w:t>put out of “co-mission</w:t>
      </w:r>
      <w:r w:rsidR="008F3D20" w:rsidRPr="008F3D20">
        <w:rPr>
          <w:sz w:val="24"/>
          <w:szCs w:val="24"/>
        </w:rPr>
        <w:t>.”</w:t>
      </w:r>
      <w:r w:rsidR="00DA4785" w:rsidRPr="00DA4785">
        <w:rPr>
          <w:sz w:val="24"/>
        </w:rPr>
        <w:t xml:space="preserve"> </w:t>
      </w:r>
      <w:r w:rsidR="00DA4785" w:rsidRPr="008F3D20">
        <w:rPr>
          <w:sz w:val="24"/>
        </w:rPr>
        <w:t>Whose plan are you on—the come and sit to “hear-a-person,” or “as you go, tell-a-person”?</w:t>
      </w:r>
    </w:p>
    <w:p w14:paraId="59EB218A" w14:textId="77777777" w:rsidR="008F3D20" w:rsidRDefault="008F3D20" w:rsidP="0078604E">
      <w:pPr>
        <w:pStyle w:val="ListParagraph"/>
        <w:ind w:left="0" w:firstLine="720"/>
        <w:jc w:val="both"/>
        <w:rPr>
          <w:sz w:val="24"/>
          <w:szCs w:val="24"/>
        </w:rPr>
      </w:pPr>
    </w:p>
    <w:p w14:paraId="141941F9" w14:textId="05A97FC4" w:rsidR="008F3D20" w:rsidRDefault="0078604E" w:rsidP="008F3D20">
      <w:pPr>
        <w:pStyle w:val="ListParagraph"/>
        <w:ind w:left="0" w:firstLine="720"/>
        <w:jc w:val="both"/>
        <w:rPr>
          <w:sz w:val="24"/>
          <w:szCs w:val="24"/>
        </w:rPr>
      </w:pPr>
      <w:r>
        <w:rPr>
          <w:sz w:val="24"/>
          <w:szCs w:val="24"/>
        </w:rPr>
        <w:t>Does this mean that God is anti-chu</w:t>
      </w:r>
      <w:r w:rsidR="00617BD5">
        <w:rPr>
          <w:sz w:val="24"/>
          <w:szCs w:val="24"/>
        </w:rPr>
        <w:t xml:space="preserve">rch buildings? I don’t think so. </w:t>
      </w:r>
      <w:r w:rsidR="008F3D20" w:rsidRPr="008F3D20">
        <w:rPr>
          <w:sz w:val="24"/>
        </w:rPr>
        <w:t xml:space="preserve">Yet, when the focus becomes </w:t>
      </w:r>
      <w:r w:rsidR="008F3D20" w:rsidRPr="008F3D20">
        <w:rPr>
          <w:sz w:val="24"/>
          <w:szCs w:val="24"/>
        </w:rPr>
        <w:t xml:space="preserve">bricks and mortar instead of </w:t>
      </w:r>
      <w:r w:rsidR="008F3D20" w:rsidRPr="008F3D20">
        <w:rPr>
          <w:sz w:val="24"/>
        </w:rPr>
        <w:t xml:space="preserve">building the </w:t>
      </w:r>
      <w:r w:rsidR="008F3D20" w:rsidRPr="008F3D20">
        <w:rPr>
          <w:sz w:val="24"/>
          <w:szCs w:val="24"/>
        </w:rPr>
        <w:t>body of Christ</w:t>
      </w:r>
      <w:r w:rsidR="008F3D20" w:rsidRPr="008F3D20">
        <w:rPr>
          <w:sz w:val="24"/>
        </w:rPr>
        <w:t xml:space="preserve"> (people</w:t>
      </w:r>
      <w:r w:rsidR="008F3D20" w:rsidRPr="008F3D20">
        <w:rPr>
          <w:sz w:val="24"/>
          <w:szCs w:val="24"/>
        </w:rPr>
        <w:t>),</w:t>
      </w:r>
      <w:r w:rsidR="008F3D20" w:rsidRPr="008F3D20">
        <w:rPr>
          <w:sz w:val="24"/>
        </w:rPr>
        <w:t xml:space="preserve"> the multiplication stops</w:t>
      </w:r>
      <w:r w:rsidR="008F3D20" w:rsidRPr="008F3D20">
        <w:rPr>
          <w:sz w:val="24"/>
          <w:szCs w:val="24"/>
        </w:rPr>
        <w:t>.  What, then,</w:t>
      </w:r>
      <w:r w:rsidR="008F3D20" w:rsidRPr="008F3D20">
        <w:rPr>
          <w:sz w:val="24"/>
        </w:rPr>
        <w:t xml:space="preserve"> are the buildings for? The buildings </w:t>
      </w:r>
      <w:r w:rsidR="00DA4785" w:rsidRPr="008F3D20">
        <w:rPr>
          <w:sz w:val="24"/>
        </w:rPr>
        <w:t>are to be the base for the mission of the Church—not the place of the mission (Ephesians 4:1-16).</w:t>
      </w:r>
      <w:r w:rsidR="00DA4785">
        <w:rPr>
          <w:sz w:val="24"/>
        </w:rPr>
        <w:t xml:space="preserve"> By the way, the church </w:t>
      </w:r>
      <w:r w:rsidR="008F3D20" w:rsidRPr="008F3D20">
        <w:rPr>
          <w:sz w:val="24"/>
        </w:rPr>
        <w:t>may consist of a home, a shade tree or a movie theater</w:t>
      </w:r>
      <w:r w:rsidR="00DA4785">
        <w:rPr>
          <w:sz w:val="24"/>
        </w:rPr>
        <w:t xml:space="preserve">… it doesn’t really matter. What does matter is that people are being built to be lifelong reproducing Christ followers. </w:t>
      </w:r>
    </w:p>
    <w:p w14:paraId="2804B46A" w14:textId="77777777" w:rsidR="008F3D20" w:rsidRDefault="008F3D20" w:rsidP="008F3D20">
      <w:pPr>
        <w:pStyle w:val="ListParagraph"/>
        <w:ind w:left="0" w:firstLine="720"/>
        <w:jc w:val="both"/>
        <w:rPr>
          <w:sz w:val="24"/>
          <w:szCs w:val="24"/>
        </w:rPr>
      </w:pPr>
    </w:p>
    <w:p w14:paraId="09560E8A" w14:textId="77777777" w:rsidR="0078604E" w:rsidRPr="00F05BAD" w:rsidRDefault="0078604E" w:rsidP="0078604E">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457885FF" w14:textId="77777777" w:rsidR="0078604E" w:rsidRDefault="0078604E" w:rsidP="0078604E">
      <w:pPr>
        <w:pStyle w:val="ListParagraph"/>
        <w:ind w:left="0"/>
        <w:jc w:val="center"/>
        <w:rPr>
          <w:b/>
          <w:sz w:val="24"/>
          <w:szCs w:val="24"/>
        </w:rPr>
      </w:pPr>
    </w:p>
    <w:p w14:paraId="2DEFBA19" w14:textId="77777777" w:rsidR="008F3D20" w:rsidRPr="001502A8" w:rsidRDefault="0078604E" w:rsidP="008F3D20">
      <w:pPr>
        <w:pStyle w:val="ListParagraph"/>
        <w:ind w:left="0" w:firstLine="720"/>
        <w:jc w:val="both"/>
        <w:rPr>
          <w:sz w:val="24"/>
          <w:szCs w:val="24"/>
        </w:rPr>
      </w:pPr>
      <w:r>
        <w:rPr>
          <w:sz w:val="24"/>
          <w:szCs w:val="24"/>
        </w:rPr>
        <w:t xml:space="preserve">If you asked most Christians what the Great Commission is, they would most likely say </w:t>
      </w:r>
      <w:r w:rsidR="00AD5E90">
        <w:rPr>
          <w:sz w:val="24"/>
          <w:szCs w:val="24"/>
        </w:rPr>
        <w:t xml:space="preserve">that it is </w:t>
      </w:r>
      <w:r>
        <w:rPr>
          <w:sz w:val="24"/>
          <w:szCs w:val="24"/>
        </w:rPr>
        <w:t xml:space="preserve">evangelism. To </w:t>
      </w:r>
      <w:r w:rsidR="00AD5E90">
        <w:rPr>
          <w:sz w:val="24"/>
          <w:szCs w:val="24"/>
        </w:rPr>
        <w:t>evangelize is to add converts. H</w:t>
      </w:r>
      <w:r>
        <w:rPr>
          <w:sz w:val="24"/>
          <w:szCs w:val="24"/>
        </w:rPr>
        <w:t>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Furthermore, 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Pr="008F3D20">
        <w:rPr>
          <w:sz w:val="24"/>
          <w:szCs w:val="24"/>
        </w:rPr>
        <w:t>)</w:t>
      </w:r>
      <w:r w:rsidR="00EF3624" w:rsidRPr="008F3D20">
        <w:rPr>
          <w:sz w:val="24"/>
          <w:szCs w:val="24"/>
        </w:rPr>
        <w:t>.</w:t>
      </w:r>
      <w:r w:rsidRPr="008F3D20">
        <w:rPr>
          <w:sz w:val="24"/>
          <w:szCs w:val="24"/>
        </w:rPr>
        <w:t xml:space="preserve"> </w:t>
      </w:r>
      <w:r w:rsidR="008F3D20" w:rsidRPr="008F3D20">
        <w:rPr>
          <w:sz w:val="24"/>
          <w:szCs w:val="24"/>
        </w:rPr>
        <w:t>Jesus</w:t>
      </w:r>
      <w:r w:rsidR="008F3D20" w:rsidRPr="008F3D20">
        <w:rPr>
          <w:sz w:val="24"/>
        </w:rPr>
        <w:t xml:space="preserve"> did not say make </w:t>
      </w:r>
      <w:r w:rsidR="008F3D20" w:rsidRPr="008F3D20">
        <w:rPr>
          <w:i/>
          <w:sz w:val="24"/>
        </w:rPr>
        <w:t xml:space="preserve">a </w:t>
      </w:r>
      <w:r w:rsidR="008F3D20" w:rsidRPr="008F3D20">
        <w:rPr>
          <w:sz w:val="24"/>
        </w:rPr>
        <w:t xml:space="preserve">disciple. He said, “Go.” </w:t>
      </w:r>
      <w:r w:rsidR="008F3D20" w:rsidRPr="008F3D20">
        <w:rPr>
          <w:sz w:val="24"/>
          <w:szCs w:val="24"/>
        </w:rPr>
        <w:t xml:space="preserve"> By that,</w:t>
      </w:r>
      <w:r w:rsidR="008F3D20" w:rsidRPr="008F3D20">
        <w:rPr>
          <w:sz w:val="24"/>
        </w:rPr>
        <w:t xml:space="preserve"> He meant as you go (and wherever you go) about your daily life—make disciples of all nations. You do this with someone. </w:t>
      </w:r>
      <w:r w:rsidR="008F3D20" w:rsidRPr="008F3D20">
        <w:rPr>
          <w:sz w:val="24"/>
          <w:szCs w:val="24"/>
        </w:rPr>
        <w:t xml:space="preserve"> Furthermore</w:t>
      </w:r>
      <w:r w:rsidR="008F3D20" w:rsidRPr="008F3D20">
        <w:rPr>
          <w:sz w:val="24"/>
        </w:rPr>
        <w:t>, we have not made disciples unless the ones we disciple reproduce</w:t>
      </w:r>
      <w:r w:rsidR="008F3D20" w:rsidRPr="008F3D20">
        <w:rPr>
          <w:sz w:val="24"/>
          <w:szCs w:val="24"/>
        </w:rPr>
        <w:t>.</w:t>
      </w:r>
      <w:r w:rsidR="008F3D20">
        <w:rPr>
          <w:sz w:val="24"/>
          <w:szCs w:val="24"/>
        </w:rPr>
        <w:t xml:space="preserve"> </w:t>
      </w:r>
    </w:p>
    <w:p w14:paraId="4FEC0D5D" w14:textId="62B32C31" w:rsidR="0078604E" w:rsidRDefault="0078604E" w:rsidP="0078604E">
      <w:pPr>
        <w:ind w:firstLine="360"/>
        <w:jc w:val="both"/>
        <w:rPr>
          <w:sz w:val="24"/>
          <w:szCs w:val="24"/>
        </w:rPr>
      </w:pPr>
      <w:r w:rsidRPr="00474ED1">
        <w:rPr>
          <w:sz w:val="24"/>
          <w:szCs w:val="24"/>
        </w:rPr>
        <w:t xml:space="preserve">If you could win one person every day to the Lord, at the end of 16 years you could reach 5846 souls. But if you disciple only two people per year and they do the same, in 16 years you could impact 65,536 souls. </w:t>
      </w:r>
      <w:r w:rsidR="003D552C" w:rsidRPr="00474ED1">
        <w:rPr>
          <w:sz w:val="24"/>
          <w:szCs w:val="24"/>
        </w:rPr>
        <w:t>Impressive,</w:t>
      </w:r>
      <w:r w:rsidRPr="00474ED1">
        <w:rPr>
          <w:sz w:val="24"/>
          <w:szCs w:val="24"/>
        </w:rPr>
        <w:t xml:space="preserve"> isn’t it? But how many people have this kind of impact?</w:t>
      </w:r>
    </w:p>
    <w:p w14:paraId="0CB6E82E" w14:textId="77777777" w:rsidR="00774AD9" w:rsidRDefault="0078604E" w:rsidP="00276E28">
      <w:pPr>
        <w:ind w:firstLine="360"/>
        <w:jc w:val="both"/>
        <w:rPr>
          <w:sz w:val="24"/>
          <w:szCs w:val="24"/>
        </w:rPr>
      </w:pPr>
      <w:r>
        <w:rPr>
          <w:sz w:val="24"/>
          <w:szCs w:val="24"/>
        </w:rPr>
        <w:t xml:space="preserve">To use another analogy:  </w:t>
      </w:r>
      <w:r w:rsidRPr="00474ED1">
        <w:rPr>
          <w:sz w:val="24"/>
          <w:szCs w:val="24"/>
        </w:rPr>
        <w:t>Would you rather have a thousand dollars a day for one month or a penny a day, doubled, for the same thirty-one days? It is hard to believe that a penny a day doubled for a month ends up being more than a thousand dollars a day, but it does.</w:t>
      </w:r>
    </w:p>
    <w:p w14:paraId="4521EA05" w14:textId="7B7B126F" w:rsidR="00276E28" w:rsidRDefault="00BE2663" w:rsidP="00276E28">
      <w:pPr>
        <w:ind w:firstLine="360"/>
        <w:jc w:val="both"/>
        <w:rPr>
          <w:sz w:val="24"/>
          <w:szCs w:val="24"/>
        </w:rPr>
      </w:pPr>
      <w:r>
        <w:rPr>
          <w:sz w:val="24"/>
          <w:szCs w:val="24"/>
        </w:rPr>
        <w:lastRenderedPageBreak/>
        <w:t>Here is how it works:</w:t>
      </w:r>
    </w:p>
    <w:p w14:paraId="1BDF5249" w14:textId="44A9B7D1" w:rsidR="00276E28" w:rsidRDefault="00276E28" w:rsidP="00276E28">
      <w:pPr>
        <w:ind w:firstLine="360"/>
        <w:jc w:val="both"/>
        <w:rPr>
          <w:sz w:val="24"/>
          <w:szCs w:val="24"/>
        </w:rPr>
      </w:pPr>
      <w:r>
        <w:rPr>
          <w:sz w:val="24"/>
          <w:szCs w:val="24"/>
        </w:rPr>
        <w:t xml:space="preserve">Day 1=1 cent </w:t>
      </w:r>
    </w:p>
    <w:p w14:paraId="5FFE443E" w14:textId="56E78428" w:rsidR="00276E28" w:rsidRDefault="00276E28" w:rsidP="00276E28">
      <w:pPr>
        <w:ind w:firstLine="360"/>
        <w:jc w:val="both"/>
        <w:rPr>
          <w:sz w:val="24"/>
          <w:szCs w:val="24"/>
        </w:rPr>
      </w:pPr>
      <w:r>
        <w:rPr>
          <w:sz w:val="24"/>
          <w:szCs w:val="24"/>
        </w:rPr>
        <w:t xml:space="preserve">Day </w:t>
      </w:r>
      <w:r w:rsidR="0078604E" w:rsidRPr="00F05BAD">
        <w:rPr>
          <w:sz w:val="24"/>
          <w:szCs w:val="24"/>
        </w:rPr>
        <w:t>5=16</w:t>
      </w:r>
      <w:r w:rsidR="00F37C49">
        <w:rPr>
          <w:sz w:val="24"/>
          <w:szCs w:val="24"/>
        </w:rPr>
        <w:t xml:space="preserve"> </w:t>
      </w:r>
      <w:r w:rsidR="0078604E">
        <w:rPr>
          <w:sz w:val="24"/>
          <w:szCs w:val="24"/>
        </w:rPr>
        <w:t>cents</w:t>
      </w:r>
    </w:p>
    <w:p w14:paraId="151F453A" w14:textId="77777777" w:rsidR="00276E28" w:rsidRDefault="00276E28" w:rsidP="00276E28">
      <w:pPr>
        <w:ind w:firstLine="360"/>
        <w:jc w:val="both"/>
        <w:rPr>
          <w:sz w:val="24"/>
          <w:szCs w:val="24"/>
        </w:rPr>
      </w:pPr>
      <w:r>
        <w:rPr>
          <w:sz w:val="24"/>
          <w:szCs w:val="24"/>
        </w:rPr>
        <w:t xml:space="preserve">Day </w:t>
      </w:r>
      <w:r w:rsidR="000D1499">
        <w:rPr>
          <w:sz w:val="24"/>
          <w:szCs w:val="24"/>
        </w:rPr>
        <w:t>10</w:t>
      </w:r>
      <w:r w:rsidR="0078604E" w:rsidRPr="00F05BAD">
        <w:rPr>
          <w:sz w:val="24"/>
          <w:szCs w:val="24"/>
        </w:rPr>
        <w:t>=</w:t>
      </w:r>
      <w:r w:rsidR="0078604E">
        <w:rPr>
          <w:sz w:val="24"/>
          <w:szCs w:val="24"/>
        </w:rPr>
        <w:t>$</w:t>
      </w:r>
      <w:r>
        <w:rPr>
          <w:sz w:val="24"/>
          <w:szCs w:val="24"/>
        </w:rPr>
        <w:t>5.12</w:t>
      </w:r>
    </w:p>
    <w:p w14:paraId="66E3EA88" w14:textId="77777777" w:rsidR="00276E28" w:rsidRDefault="00276E28" w:rsidP="00276E28">
      <w:pPr>
        <w:ind w:firstLine="360"/>
        <w:jc w:val="both"/>
        <w:rPr>
          <w:sz w:val="24"/>
          <w:szCs w:val="24"/>
        </w:rPr>
      </w:pPr>
      <w:r>
        <w:rPr>
          <w:sz w:val="24"/>
          <w:szCs w:val="24"/>
        </w:rPr>
        <w:t xml:space="preserve">Day </w:t>
      </w:r>
      <w:r w:rsidR="0078604E" w:rsidRPr="00F05BAD">
        <w:rPr>
          <w:sz w:val="24"/>
          <w:szCs w:val="24"/>
        </w:rPr>
        <w:t>15=</w:t>
      </w:r>
      <w:r w:rsidR="00F37C49">
        <w:rPr>
          <w:sz w:val="24"/>
          <w:szCs w:val="24"/>
        </w:rPr>
        <w:t>$</w:t>
      </w:r>
      <w:r w:rsidR="0078604E" w:rsidRPr="00F05BAD">
        <w:rPr>
          <w:sz w:val="24"/>
          <w:szCs w:val="24"/>
        </w:rPr>
        <w:t>163.84</w:t>
      </w:r>
    </w:p>
    <w:p w14:paraId="29EF3FE8" w14:textId="15944C92" w:rsidR="0078604E" w:rsidRPr="00F05BAD" w:rsidRDefault="0078604E" w:rsidP="00276E28">
      <w:pPr>
        <w:ind w:firstLine="360"/>
        <w:jc w:val="both"/>
        <w:rPr>
          <w:sz w:val="24"/>
          <w:szCs w:val="24"/>
        </w:rPr>
      </w:pPr>
      <w:r>
        <w:rPr>
          <w:sz w:val="24"/>
          <w:szCs w:val="24"/>
        </w:rPr>
        <w:t xml:space="preserve"> </w:t>
      </w:r>
      <w:r w:rsidR="00E50619">
        <w:rPr>
          <w:sz w:val="24"/>
          <w:szCs w:val="24"/>
        </w:rPr>
        <w:tab/>
      </w:r>
      <w:r>
        <w:rPr>
          <w:sz w:val="24"/>
          <w:szCs w:val="24"/>
        </w:rPr>
        <w:t>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sidR="00F37C49">
        <w:rPr>
          <w:sz w:val="24"/>
          <w:szCs w:val="24"/>
        </w:rPr>
        <w:t>$</w:t>
      </w:r>
      <w:r w:rsidRPr="00F05BAD">
        <w:rPr>
          <w:sz w:val="24"/>
          <w:szCs w:val="24"/>
        </w:rPr>
        <w:t xml:space="preserve">327.67 for multiplication compared with </w:t>
      </w:r>
      <w:r w:rsidR="00F37C49">
        <w:rPr>
          <w:sz w:val="24"/>
          <w:szCs w:val="24"/>
        </w:rPr>
        <w:t>$</w:t>
      </w:r>
      <w:r w:rsidRPr="00F05BAD">
        <w:rPr>
          <w:sz w:val="24"/>
          <w:szCs w:val="24"/>
        </w:rPr>
        <w:t>15,000.00 for addition. The multiplication method is slow getting started, but it is st</w:t>
      </w:r>
      <w:r w:rsidR="00F37C49">
        <w:rPr>
          <w:sz w:val="24"/>
          <w:szCs w:val="24"/>
        </w:rPr>
        <w:t xml:space="preserve">ill the right choice. By day 20 you would have </w:t>
      </w:r>
      <w:r>
        <w:rPr>
          <w:sz w:val="24"/>
          <w:szCs w:val="24"/>
        </w:rPr>
        <w:t>$</w:t>
      </w:r>
      <w:r w:rsidR="00F37C49">
        <w:rPr>
          <w:sz w:val="24"/>
          <w:szCs w:val="24"/>
        </w:rPr>
        <w:t>5,242.88,</w:t>
      </w:r>
      <w:r w:rsidRPr="00F05BAD">
        <w:rPr>
          <w:sz w:val="24"/>
          <w:szCs w:val="24"/>
        </w:rPr>
        <w:t xml:space="preserve"> and when you reach day 31 the grand total of expediential growth of a penny a day doubled for </w:t>
      </w:r>
      <w:r w:rsidR="000D1499">
        <w:rPr>
          <w:sz w:val="24"/>
          <w:szCs w:val="24"/>
        </w:rPr>
        <w:t xml:space="preserve">the same thirty-one days is </w:t>
      </w:r>
      <w:r>
        <w:rPr>
          <w:sz w:val="24"/>
          <w:szCs w:val="24"/>
        </w:rPr>
        <w:t>$</w:t>
      </w:r>
      <w:r w:rsidRPr="00F05BAD">
        <w:rPr>
          <w:sz w:val="24"/>
          <w:szCs w:val="24"/>
        </w:rPr>
        <w:t>10,737,418.24!  We are not talking about pennies in the case of making disciples</w:t>
      </w:r>
      <w:r w:rsidR="000D1499">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5A736E76" w14:textId="2C86E498" w:rsidR="0078604E" w:rsidRDefault="0078604E" w:rsidP="0078604E">
      <w:pPr>
        <w:ind w:firstLine="720"/>
        <w:jc w:val="both"/>
        <w:rPr>
          <w:sz w:val="24"/>
          <w:szCs w:val="24"/>
        </w:rPr>
      </w:pPr>
      <w:r w:rsidRPr="00031305">
        <w:rPr>
          <w:sz w:val="24"/>
          <w:szCs w:val="24"/>
        </w:rPr>
        <w:t>Our math of addition has not reached one</w:t>
      </w:r>
      <w:r w:rsidR="00F3635B">
        <w:rPr>
          <w:sz w:val="24"/>
          <w:szCs w:val="24"/>
        </w:rPr>
        <w:t>-</w:t>
      </w:r>
      <w:r w:rsidRPr="00031305">
        <w:rPr>
          <w:sz w:val="24"/>
          <w:szCs w:val="24"/>
        </w:rPr>
        <w:t>third of the world</w:t>
      </w:r>
      <w:r w:rsidR="00F3635B">
        <w:rPr>
          <w:sz w:val="24"/>
          <w:szCs w:val="24"/>
        </w:rPr>
        <w:t>’s</w:t>
      </w:r>
      <w:r w:rsidRPr="00031305">
        <w:rPr>
          <w:sz w:val="24"/>
          <w:szCs w:val="24"/>
        </w:rPr>
        <w:t xml:space="preserve"> population even though statistics show professing Christians have increased tenfold in the last 200 years. </w:t>
      </w:r>
      <w:r w:rsidR="00DA4785">
        <w:rPr>
          <w:sz w:val="24"/>
          <w:szCs w:val="24"/>
        </w:rPr>
        <w:t>Incidentally,</w:t>
      </w:r>
      <w:r w:rsidRPr="00031305">
        <w:rPr>
          <w:sz w:val="24"/>
          <w:szCs w:val="24"/>
        </w:rPr>
        <w:t xml:space="preserve"> 57% of those professing </w:t>
      </w:r>
      <w:r w:rsidR="00F3635B">
        <w:rPr>
          <w:sz w:val="24"/>
          <w:szCs w:val="24"/>
        </w:rPr>
        <w:t>Christians live in Asia, Africa</w:t>
      </w:r>
      <w:r w:rsidR="00F62EE7">
        <w:rPr>
          <w:sz w:val="24"/>
          <w:szCs w:val="24"/>
        </w:rPr>
        <w:t xml:space="preserve"> or Latin America</w:t>
      </w:r>
      <w:r w:rsidR="00DA63BA">
        <w:rPr>
          <w:sz w:val="24"/>
          <w:szCs w:val="24"/>
        </w:rPr>
        <w:t>.</w:t>
      </w:r>
    </w:p>
    <w:p w14:paraId="19619423" w14:textId="77777777" w:rsidR="0078604E" w:rsidRDefault="0078604E" w:rsidP="0078604E">
      <w:pPr>
        <w:ind w:left="360"/>
        <w:jc w:val="center"/>
        <w:rPr>
          <w:b/>
          <w:sz w:val="28"/>
          <w:szCs w:val="28"/>
        </w:rPr>
      </w:pPr>
      <w:r w:rsidRPr="00F05BAD">
        <w:rPr>
          <w:b/>
          <w:sz w:val="28"/>
          <w:szCs w:val="28"/>
        </w:rPr>
        <w:t>God’s Vision</w:t>
      </w:r>
      <w:r>
        <w:rPr>
          <w:b/>
          <w:sz w:val="28"/>
          <w:szCs w:val="28"/>
        </w:rPr>
        <w:t xml:space="preserve"> is Global</w:t>
      </w:r>
    </w:p>
    <w:p w14:paraId="4F7CD270" w14:textId="3467DAF1" w:rsidR="0078604E" w:rsidRDefault="0078604E" w:rsidP="00347967">
      <w:pPr>
        <w:ind w:firstLine="720"/>
        <w:jc w:val="both"/>
        <w:rPr>
          <w:sz w:val="24"/>
          <w:szCs w:val="24"/>
        </w:rPr>
      </w:pPr>
      <w:r w:rsidRPr="006D2496">
        <w:rPr>
          <w:sz w:val="24"/>
          <w:szCs w:val="24"/>
        </w:rPr>
        <w:t>The following verse has been called the Great Commission of the Old Testament.</w:t>
      </w:r>
      <w:r>
        <w:rPr>
          <w:sz w:val="24"/>
          <w:szCs w:val="24"/>
        </w:rPr>
        <w:t xml:space="preserve"> The goal of the Lord is that His </w:t>
      </w:r>
      <w:r w:rsidR="00B3491D">
        <w:rPr>
          <w:sz w:val="24"/>
          <w:szCs w:val="24"/>
        </w:rPr>
        <w:t>Name, fame and salvation would</w:t>
      </w:r>
      <w:r>
        <w:rPr>
          <w:sz w:val="24"/>
          <w:szCs w:val="24"/>
        </w:rPr>
        <w:t xml:space="preserve"> reach the ends of the earth</w:t>
      </w:r>
      <w:r w:rsidR="00B3491D">
        <w:rPr>
          <w:sz w:val="24"/>
          <w:szCs w:val="24"/>
        </w:rPr>
        <w:t>…every tribe and nation and tongue.</w:t>
      </w:r>
    </w:p>
    <w:p w14:paraId="02A1F6B9" w14:textId="77777777" w:rsidR="0078604E" w:rsidRDefault="0078604E" w:rsidP="0078604E">
      <w:pPr>
        <w:spacing w:after="0"/>
        <w:ind w:left="360"/>
        <w:jc w:val="center"/>
        <w:rPr>
          <w:rFonts w:cstheme="minorHAnsi"/>
          <w:b/>
          <w:sz w:val="24"/>
          <w:szCs w:val="24"/>
        </w:rPr>
      </w:pPr>
      <w:r w:rsidRPr="00347967">
        <w:rPr>
          <w:rFonts w:cstheme="minorHAnsi"/>
          <w:b/>
          <w:sz w:val="24"/>
          <w:szCs w:val="24"/>
        </w:rPr>
        <w:t>Isaiah 49:5-6 (N</w:t>
      </w:r>
      <w:r w:rsidR="00347967" w:rsidRPr="00347967">
        <w:rPr>
          <w:rFonts w:cstheme="minorHAnsi"/>
          <w:b/>
          <w:sz w:val="24"/>
          <w:szCs w:val="24"/>
        </w:rPr>
        <w:t>ET</w:t>
      </w:r>
      <w:r w:rsidRPr="00347967">
        <w:rPr>
          <w:rFonts w:cstheme="minorHAnsi"/>
          <w:b/>
          <w:sz w:val="24"/>
          <w:szCs w:val="24"/>
        </w:rPr>
        <w:t>)</w:t>
      </w:r>
    </w:p>
    <w:p w14:paraId="1A82B721" w14:textId="2CFB7B14" w:rsidR="00347967" w:rsidRPr="00B3491D"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So now</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Lord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says</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the one who formed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me from birth</w:t>
      </w:r>
      <w:r w:rsidRPr="00B3491D">
        <w:rPr>
          <w:rStyle w:val="netvers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to be his servant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w:t>
      </w:r>
    </w:p>
    <w:p w14:paraId="23B82F01" w14:textId="77777777" w:rsidR="00347967" w:rsidRPr="00B3491D"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he did this</w:t>
      </w:r>
      <w:r w:rsidRPr="00B3491D">
        <w:rPr>
          <w:rStyle w:val="apple-converted-space"/>
          <w:rFonts w:asciiTheme="minorHAnsi" w:eastAsiaTheme="majorEastAsia" w:hAnsiTheme="minorHAnsi" w:cstheme="minorHAnsi"/>
          <w:b/>
          <w:i/>
          <w:color w:val="000000"/>
          <w:vertAlign w:val="superscript"/>
        </w:rPr>
        <w:t> </w:t>
      </w:r>
      <w:hyperlink r:id="rId14" w:history="1"/>
      <w:r w:rsidRPr="00B3491D">
        <w:rPr>
          <w:rStyle w:val="s"/>
          <w:rFonts w:asciiTheme="minorHAnsi" w:eastAsiaTheme="majorEastAsia" w:hAnsiTheme="minorHAnsi" w:cstheme="minorHAnsi"/>
          <w:b/>
          <w:i/>
          <w:color w:val="000000"/>
          <w:vertAlign w:val="superscript"/>
        </w:rPr>
        <w:t> </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restore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Jacob</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noProof/>
          <w:color w:val="000000"/>
        </w:rPr>
        <w:t>himself,</w:t>
      </w:r>
      <w:r w:rsidRPr="00B3491D">
        <w:rPr>
          <w:rStyle w:val="s"/>
          <w:rFonts w:asciiTheme="minorHAnsi" w:eastAsiaTheme="majorEastAsia" w:hAnsiTheme="minorHAnsi" w:cstheme="minorHAnsi"/>
          <w:b/>
          <w:i/>
          <w:color w:val="000000"/>
        </w:rPr>
        <w:t xml:space="preserve"> so that Israel</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might be gathered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him;</w:t>
      </w:r>
    </w:p>
    <w:p w14:paraId="6BF004D0" w14:textId="2F47D4DB" w:rsidR="00347967" w:rsidRPr="00B3491D"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B3491D">
        <w:rPr>
          <w:rStyle w:val="s"/>
          <w:rFonts w:asciiTheme="minorHAnsi" w:eastAsiaTheme="majorEastAsia" w:hAnsiTheme="minorHAnsi" w:cstheme="minorHAnsi"/>
          <w:b/>
          <w:i/>
          <w:color w:val="000000"/>
        </w:rPr>
        <w:t>and I will be honored</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in the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Lord’s</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sight</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for my God</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is my source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of strength</w:t>
      </w:r>
      <w:r w:rsidRPr="00B3491D">
        <w:rPr>
          <w:rStyle w:val="apple-converted-space"/>
          <w:rFonts w:asciiTheme="minorHAnsi" w:eastAsiaTheme="majorEastAsia" w:hAnsiTheme="minorHAnsi" w:cstheme="minorHAnsi"/>
          <w:b/>
          <w:i/>
          <w:color w:val="000000"/>
          <w:vertAlign w:val="superscript"/>
        </w:rPr>
        <w:t> </w:t>
      </w:r>
      <w:r w:rsidRPr="00B3491D">
        <w:rPr>
          <w:rStyle w:val="netverse"/>
          <w:rFonts w:asciiTheme="minorHAnsi" w:eastAsiaTheme="majorEastAsia" w:hAnsiTheme="minorHAnsi" w:cstheme="minorHAnsi"/>
          <w:b/>
          <w:i/>
          <w:color w:val="000000"/>
          <w:vertAlign w:val="superscript"/>
        </w:rPr>
        <w:t> </w:t>
      </w:r>
      <w:r w:rsidRPr="00B3491D">
        <w:rPr>
          <w:rStyle w:val="apple-converted-space"/>
          <w:rFonts w:asciiTheme="minorHAnsi" w:eastAsiaTheme="majorEastAsia" w:hAnsiTheme="minorHAnsi" w:cstheme="minorHAnsi"/>
          <w:b/>
          <w:i/>
          <w:color w:val="000000"/>
        </w:rPr>
        <w:t> </w:t>
      </w:r>
      <w:r w:rsidRPr="00B3491D">
        <w:rPr>
          <w:rStyle w:val="netverse"/>
          <w:rFonts w:asciiTheme="minorHAnsi" w:eastAsiaTheme="majorEastAsia" w:hAnsiTheme="minorHAnsi" w:cstheme="minorHAnsi"/>
          <w:b/>
          <w:i/>
          <w:color w:val="000000"/>
        </w:rPr>
        <w:t>–</w:t>
      </w:r>
    </w:p>
    <w:p w14:paraId="71F59C64" w14:textId="30BF2BB9" w:rsidR="00347967" w:rsidRPr="00B3491D" w:rsidRDefault="00347967" w:rsidP="00347967">
      <w:pPr>
        <w:pStyle w:val="poetry"/>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B3491D">
        <w:rPr>
          <w:rStyle w:val="s"/>
          <w:rFonts w:asciiTheme="minorHAnsi" w:eastAsiaTheme="majorEastAsia" w:hAnsiTheme="minorHAnsi" w:cstheme="minorHAnsi"/>
          <w:b/>
          <w:i/>
          <w:color w:val="000000"/>
        </w:rPr>
        <w:t>he says</w:t>
      </w:r>
      <w:r w:rsidRPr="00B3491D">
        <w:rPr>
          <w:rStyle w:val="netverse"/>
          <w:rFonts w:asciiTheme="minorHAnsi" w:eastAsiaTheme="majorEastAsia" w:hAnsiTheme="minorHAnsi" w:cstheme="minorHAnsi"/>
          <w:b/>
          <w:i/>
          <w:color w:val="000000"/>
        </w:rPr>
        <w: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“Is it too insignificant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a task for you to be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my servant</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to reestablish</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tribes</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of Jacob</w:t>
      </w:r>
      <w:r w:rsidRPr="00B3491D">
        <w:rPr>
          <w:rStyle w:val="netverse"/>
          <w:rFonts w:asciiTheme="minorHAnsi" w:eastAsiaTheme="majorEastAsia" w:hAnsiTheme="minorHAnsi" w:cstheme="minorHAnsi"/>
          <w:b/>
          <w:i/>
          <w:color w:val="000000"/>
        </w:rPr>
        <w:t xml:space="preserve">, </w:t>
      </w:r>
      <w:r w:rsidRPr="00B3491D">
        <w:rPr>
          <w:rStyle w:val="s"/>
          <w:rFonts w:asciiTheme="minorHAnsi" w:eastAsiaTheme="majorEastAsia" w:hAnsiTheme="minorHAnsi" w:cstheme="minorHAnsi"/>
          <w:b/>
          <w:i/>
          <w:color w:val="000000"/>
        </w:rPr>
        <w:t>and restore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remnant</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of Israel?</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I will make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you a light</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 the nations</w:t>
      </w:r>
      <w:r w:rsidRPr="00B3491D">
        <w:rPr>
          <w:rStyle w:val="netverse"/>
          <w:rFonts w:asciiTheme="minorHAnsi" w:eastAsiaTheme="majorEastAsia" w:hAnsiTheme="minorHAnsi" w:cstheme="minorHAnsi"/>
          <w:b/>
          <w:i/>
          <w:color w:val="000000"/>
        </w:rPr>
        <w:t>,</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so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you can bring</w:t>
      </w:r>
      <w:r w:rsidRPr="00B3491D">
        <w:rPr>
          <w:rStyle w:val="apple-converted-space"/>
          <w:rFonts w:asciiTheme="minorHAnsi" w:eastAsiaTheme="majorEastAsia" w:hAnsiTheme="minorHAnsi" w:cstheme="minorHAnsi"/>
          <w:b/>
          <w:i/>
          <w:color w:val="000000"/>
          <w:vertAlign w:val="superscript"/>
        </w:rPr>
        <w:t> </w:t>
      </w:r>
      <w:r w:rsidRPr="00B3491D">
        <w:rPr>
          <w:rStyle w:val="s"/>
          <w:rFonts w:asciiTheme="minorHAnsi" w:eastAsiaTheme="majorEastAsia" w:hAnsiTheme="minorHAnsi" w:cstheme="minorHAnsi"/>
          <w:b/>
          <w:i/>
          <w:color w:val="000000"/>
        </w:rPr>
        <w:t>my deliverance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to</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the remote</w:t>
      </w:r>
      <w:r w:rsidRPr="00B3491D">
        <w:rPr>
          <w:rStyle w:val="apple-converted-space"/>
          <w:rFonts w:asciiTheme="minorHAnsi" w:eastAsiaTheme="majorEastAsia" w:hAnsiTheme="minorHAnsi" w:cstheme="minorHAnsi"/>
          <w:b/>
          <w:i/>
          <w:color w:val="000000"/>
        </w:rPr>
        <w:t> </w:t>
      </w:r>
      <w:r w:rsidRPr="00B3491D">
        <w:rPr>
          <w:rStyle w:val="s"/>
          <w:rFonts w:asciiTheme="minorHAnsi" w:eastAsiaTheme="majorEastAsia" w:hAnsiTheme="minorHAnsi" w:cstheme="minorHAnsi"/>
          <w:b/>
          <w:i/>
          <w:color w:val="000000"/>
        </w:rPr>
        <w:t>regions of the earth</w:t>
      </w:r>
      <w:r w:rsidRPr="00B3491D">
        <w:rPr>
          <w:rStyle w:val="netverse"/>
          <w:rFonts w:asciiTheme="minorHAnsi" w:eastAsiaTheme="majorEastAsia" w:hAnsiTheme="minorHAnsi" w:cstheme="minorHAnsi"/>
          <w:b/>
          <w:i/>
          <w:color w:val="000000"/>
        </w:rPr>
        <w:t>.</w:t>
      </w:r>
    </w:p>
    <w:p w14:paraId="767D99D7" w14:textId="77777777" w:rsidR="00347967" w:rsidRPr="00B3491D" w:rsidRDefault="00347967" w:rsidP="0078604E">
      <w:pPr>
        <w:spacing w:after="0"/>
        <w:ind w:left="360"/>
        <w:jc w:val="center"/>
        <w:rPr>
          <w:rFonts w:asciiTheme="minorHAnsi" w:hAnsiTheme="minorHAnsi" w:cstheme="minorHAnsi"/>
          <w:b/>
          <w:sz w:val="24"/>
          <w:szCs w:val="24"/>
        </w:rPr>
      </w:pPr>
    </w:p>
    <w:p w14:paraId="4B83D480" w14:textId="7B596BD1" w:rsidR="002C727B" w:rsidRPr="00B3491D" w:rsidRDefault="0078604E" w:rsidP="002C727B">
      <w:pPr>
        <w:ind w:firstLine="720"/>
        <w:jc w:val="both"/>
        <w:rPr>
          <w:rFonts w:asciiTheme="minorHAnsi" w:hAnsiTheme="minorHAnsi" w:cstheme="minorHAnsi"/>
          <w:sz w:val="24"/>
          <w:szCs w:val="24"/>
        </w:rPr>
      </w:pPr>
      <w:r w:rsidRPr="00B3491D">
        <w:rPr>
          <w:rFonts w:asciiTheme="minorHAnsi" w:hAnsiTheme="minorHAnsi" w:cstheme="minorHAnsi"/>
          <w:sz w:val="24"/>
          <w:szCs w:val="24"/>
        </w:rPr>
        <w:t>Spiritual vision is seeing things</w:t>
      </w:r>
      <w:r w:rsidR="006670C9" w:rsidRPr="00B3491D">
        <w:rPr>
          <w:rFonts w:asciiTheme="minorHAnsi" w:hAnsiTheme="minorHAnsi" w:cstheme="minorHAnsi"/>
          <w:sz w:val="24"/>
          <w:szCs w:val="24"/>
        </w:rPr>
        <w:t xml:space="preserve"> from God’s point of view—what</w:t>
      </w:r>
      <w:r w:rsidRPr="00B3491D">
        <w:rPr>
          <w:rFonts w:asciiTheme="minorHAnsi" w:hAnsiTheme="minorHAnsi" w:cstheme="minorHAnsi"/>
          <w:sz w:val="24"/>
          <w:szCs w:val="24"/>
        </w:rPr>
        <w:t xml:space="preserve"> He sees</w:t>
      </w:r>
      <w:r w:rsidR="00C67EE6" w:rsidRPr="00B3491D">
        <w:rPr>
          <w:rFonts w:asciiTheme="minorHAnsi" w:hAnsiTheme="minorHAnsi" w:cstheme="minorHAnsi"/>
          <w:sz w:val="24"/>
          <w:szCs w:val="24"/>
        </w:rPr>
        <w:t>,</w:t>
      </w:r>
      <w:r w:rsidRPr="00B3491D">
        <w:rPr>
          <w:rFonts w:asciiTheme="minorHAnsi" w:hAnsiTheme="minorHAnsi" w:cstheme="minorHAnsi"/>
          <w:sz w:val="24"/>
          <w:szCs w:val="24"/>
        </w:rPr>
        <w:t xml:space="preserve"> and how He sees. “Where there is no vision the</w:t>
      </w:r>
      <w:r w:rsidR="006670C9" w:rsidRPr="00B3491D">
        <w:rPr>
          <w:rFonts w:asciiTheme="minorHAnsi" w:hAnsiTheme="minorHAnsi" w:cstheme="minorHAnsi"/>
          <w:sz w:val="24"/>
          <w:szCs w:val="24"/>
        </w:rPr>
        <w:t xml:space="preserve"> People perish</w:t>
      </w:r>
      <w:r w:rsidRPr="00B3491D">
        <w:rPr>
          <w:rFonts w:asciiTheme="minorHAnsi" w:hAnsiTheme="minorHAnsi" w:cstheme="minorHAnsi"/>
          <w:sz w:val="24"/>
          <w:szCs w:val="24"/>
        </w:rPr>
        <w:t>” (Proverbs 29:18 KJV</w:t>
      </w:r>
      <w:r w:rsidR="006670C9" w:rsidRPr="00B3491D">
        <w:rPr>
          <w:rFonts w:asciiTheme="minorHAnsi" w:hAnsiTheme="minorHAnsi" w:cstheme="minorHAnsi"/>
          <w:sz w:val="24"/>
          <w:szCs w:val="24"/>
        </w:rPr>
        <w:t xml:space="preserve">). </w:t>
      </w:r>
      <w:r w:rsidRPr="00B3491D">
        <w:rPr>
          <w:rFonts w:asciiTheme="minorHAnsi" w:hAnsiTheme="minorHAnsi" w:cstheme="minorHAnsi"/>
          <w:sz w:val="24"/>
          <w:szCs w:val="24"/>
        </w:rPr>
        <w:t xml:space="preserve">What is on God's heart? His heart is for the souls of men, </w:t>
      </w:r>
      <w:r w:rsidRPr="00B3491D">
        <w:rPr>
          <w:rFonts w:asciiTheme="minorHAnsi" w:hAnsiTheme="minorHAnsi" w:cstheme="minorHAnsi"/>
          <w:noProof/>
          <w:sz w:val="24"/>
          <w:szCs w:val="24"/>
        </w:rPr>
        <w:t>women</w:t>
      </w:r>
      <w:r w:rsidRPr="00B3491D">
        <w:rPr>
          <w:rFonts w:asciiTheme="minorHAnsi" w:hAnsiTheme="minorHAnsi" w:cstheme="minorHAnsi"/>
          <w:sz w:val="24"/>
          <w:szCs w:val="24"/>
        </w:rPr>
        <w:t xml:space="preserve"> and children from every nation.</w:t>
      </w:r>
      <w:r w:rsidR="00B3491D" w:rsidRPr="00B3491D">
        <w:rPr>
          <w:rFonts w:asciiTheme="minorHAnsi" w:hAnsiTheme="minorHAnsi" w:cstheme="minorHAnsi"/>
          <w:sz w:val="24"/>
          <w:szCs w:val="24"/>
        </w:rPr>
        <w:t xml:space="preserve"> Did you know that approximately 6000 perish every hour without ever having heard the name Jesus? And</w:t>
      </w:r>
      <w:r w:rsidRPr="00B3491D">
        <w:rPr>
          <w:rFonts w:asciiTheme="minorHAnsi" w:hAnsiTheme="minorHAnsi" w:cstheme="minorHAnsi"/>
          <w:sz w:val="24"/>
          <w:szCs w:val="24"/>
        </w:rPr>
        <w:t xml:space="preserve"> </w:t>
      </w:r>
      <w:r w:rsidR="00B3491D" w:rsidRPr="00B3491D">
        <w:rPr>
          <w:rFonts w:asciiTheme="minorHAnsi" w:hAnsiTheme="minorHAnsi" w:cstheme="minorHAnsi"/>
          <w:sz w:val="24"/>
          <w:szCs w:val="24"/>
        </w:rPr>
        <w:t>p</w:t>
      </w:r>
      <w:r w:rsidR="00B3491D" w:rsidRPr="00B3491D">
        <w:rPr>
          <w:rFonts w:asciiTheme="minorHAnsi" w:hAnsiTheme="minorHAnsi" w:cstheme="minorHAnsi"/>
          <w:noProof/>
          <w:sz w:val="24"/>
          <w:szCs w:val="24"/>
        </w:rPr>
        <w:t>eople</w:t>
      </w:r>
      <w:r w:rsidR="00B3491D" w:rsidRPr="00B3491D">
        <w:rPr>
          <w:rFonts w:asciiTheme="minorHAnsi" w:hAnsiTheme="minorHAnsi" w:cstheme="minorHAnsi"/>
          <w:sz w:val="24"/>
          <w:szCs w:val="24"/>
        </w:rPr>
        <w:t xml:space="preserve"> will</w:t>
      </w:r>
      <w:r w:rsidRPr="00B3491D">
        <w:rPr>
          <w:rFonts w:asciiTheme="minorHAnsi" w:hAnsiTheme="minorHAnsi" w:cstheme="minorHAnsi"/>
          <w:sz w:val="24"/>
          <w:szCs w:val="24"/>
        </w:rPr>
        <w:t xml:space="preserve"> continue to perish unless God's people can catch His vision</w:t>
      </w:r>
      <w:r w:rsidR="00B3491D" w:rsidRPr="00B3491D">
        <w:rPr>
          <w:rFonts w:asciiTheme="minorHAnsi" w:hAnsiTheme="minorHAnsi" w:cstheme="minorHAnsi"/>
          <w:sz w:val="24"/>
          <w:szCs w:val="24"/>
        </w:rPr>
        <w:t xml:space="preserve"> </w:t>
      </w:r>
      <w:r w:rsidRPr="00B3491D">
        <w:rPr>
          <w:rFonts w:asciiTheme="minorHAnsi" w:hAnsiTheme="minorHAnsi" w:cstheme="minorHAnsi"/>
          <w:sz w:val="24"/>
          <w:szCs w:val="24"/>
        </w:rPr>
        <w:t xml:space="preserve">and obey </w:t>
      </w:r>
      <w:r w:rsidR="00B3491D" w:rsidRPr="00B3491D">
        <w:rPr>
          <w:rFonts w:asciiTheme="minorHAnsi" w:hAnsiTheme="minorHAnsi" w:cstheme="minorHAnsi"/>
          <w:sz w:val="24"/>
          <w:szCs w:val="24"/>
        </w:rPr>
        <w:t>HIs</w:t>
      </w:r>
      <w:r w:rsidRPr="00B3491D">
        <w:rPr>
          <w:rFonts w:asciiTheme="minorHAnsi" w:hAnsiTheme="minorHAnsi" w:cstheme="minorHAnsi"/>
          <w:sz w:val="24"/>
          <w:szCs w:val="24"/>
        </w:rPr>
        <w:t xml:space="preserve"> last command </w:t>
      </w:r>
      <w:r w:rsidR="00131B0E" w:rsidRPr="00B3491D">
        <w:rPr>
          <w:rFonts w:asciiTheme="minorHAnsi" w:hAnsiTheme="minorHAnsi" w:cstheme="minorHAnsi"/>
          <w:sz w:val="24"/>
          <w:szCs w:val="24"/>
        </w:rPr>
        <w:t xml:space="preserve">to </w:t>
      </w:r>
      <w:r w:rsidR="00B3491D" w:rsidRPr="00B3491D">
        <w:rPr>
          <w:rFonts w:asciiTheme="minorHAnsi" w:hAnsiTheme="minorHAnsi" w:cstheme="minorHAnsi"/>
          <w:sz w:val="24"/>
          <w:szCs w:val="24"/>
        </w:rPr>
        <w:t xml:space="preserve">make disciples! </w:t>
      </w:r>
      <w:r w:rsidRPr="00B3491D">
        <w:rPr>
          <w:rFonts w:asciiTheme="minorHAnsi" w:hAnsiTheme="minorHAnsi" w:cstheme="minorHAnsi"/>
          <w:sz w:val="24"/>
          <w:szCs w:val="24"/>
        </w:rPr>
        <w:t>This is God’s plan to bring the light of the gospel to the ends of this earth</w:t>
      </w:r>
      <w:r w:rsidR="006670C9" w:rsidRPr="00B3491D">
        <w:rPr>
          <w:rFonts w:asciiTheme="minorHAnsi" w:hAnsiTheme="minorHAnsi" w:cstheme="minorHAnsi"/>
          <w:sz w:val="24"/>
          <w:szCs w:val="24"/>
        </w:rPr>
        <w:t>.</w:t>
      </w:r>
      <w:r w:rsidR="002C727B" w:rsidRPr="00B3491D">
        <w:rPr>
          <w:rFonts w:asciiTheme="minorHAnsi" w:hAnsiTheme="minorHAnsi" w:cstheme="minorHAnsi"/>
          <w:sz w:val="24"/>
          <w:szCs w:val="24"/>
        </w:rPr>
        <w:t xml:space="preserve"> </w:t>
      </w:r>
      <w:r w:rsidRPr="00B3491D">
        <w:rPr>
          <w:rFonts w:asciiTheme="minorHAnsi" w:hAnsiTheme="minorHAnsi" w:cstheme="minorHAnsi"/>
          <w:sz w:val="24"/>
          <w:szCs w:val="24"/>
        </w:rPr>
        <w:t xml:space="preserve">For those who catch the vision and obey God’s last command, an incredible promise is made. Just as </w:t>
      </w:r>
      <w:r w:rsidRPr="00B3491D">
        <w:rPr>
          <w:rFonts w:asciiTheme="minorHAnsi" w:hAnsiTheme="minorHAnsi" w:cstheme="minorHAnsi"/>
          <w:sz w:val="24"/>
          <w:szCs w:val="24"/>
        </w:rPr>
        <w:lastRenderedPageBreak/>
        <w:t xml:space="preserve">the Holy Spirit was working with and through the early church, He will </w:t>
      </w:r>
      <w:r w:rsidR="00470518" w:rsidRPr="00B3491D">
        <w:rPr>
          <w:rFonts w:asciiTheme="minorHAnsi" w:hAnsiTheme="minorHAnsi" w:cstheme="minorHAnsi"/>
          <w:sz w:val="24"/>
          <w:szCs w:val="24"/>
        </w:rPr>
        <w:t>be with us in this endeavor.</w:t>
      </w:r>
      <w:r w:rsidRPr="00B3491D">
        <w:rPr>
          <w:rFonts w:asciiTheme="minorHAnsi" w:hAnsiTheme="minorHAnsi" w:cstheme="minorHAnsi"/>
          <w:sz w:val="24"/>
          <w:szCs w:val="24"/>
        </w:rPr>
        <w:t xml:space="preserve"> His power and authority will ensure the mission will be a success</w:t>
      </w:r>
      <w:r w:rsidR="002C727B" w:rsidRPr="00B3491D">
        <w:rPr>
          <w:rFonts w:asciiTheme="minorHAnsi" w:hAnsiTheme="minorHAnsi" w:cstheme="minorHAnsi"/>
          <w:sz w:val="24"/>
          <w:szCs w:val="24"/>
        </w:rPr>
        <w:t>.</w:t>
      </w:r>
      <w:r w:rsidR="00B3491D" w:rsidRPr="00B3491D">
        <w:rPr>
          <w:rFonts w:asciiTheme="minorHAnsi" w:hAnsiTheme="minorHAnsi" w:cstheme="minorHAnsi"/>
          <w:sz w:val="24"/>
          <w:szCs w:val="24"/>
        </w:rPr>
        <w:t xml:space="preserve"> Any “disciple making” that does not include equipping other ethnic groups falls short of Jesus’ mandate.</w:t>
      </w:r>
    </w:p>
    <w:p w14:paraId="1B7C1509" w14:textId="2FCC3ABD" w:rsidR="0078604E" w:rsidRDefault="0078604E" w:rsidP="0078604E">
      <w:pPr>
        <w:pStyle w:val="ListParagraph"/>
        <w:ind w:left="0" w:firstLine="720"/>
        <w:jc w:val="both"/>
        <w:rPr>
          <w:sz w:val="24"/>
          <w:szCs w:val="24"/>
        </w:rPr>
      </w:pPr>
      <w:r w:rsidRPr="00B3491D">
        <w:rPr>
          <w:rFonts w:asciiTheme="minorHAnsi" w:hAnsiTheme="minorHAnsi" w:cstheme="minorHAnsi"/>
          <w:sz w:val="24"/>
          <w:szCs w:val="24"/>
        </w:rPr>
        <w:t xml:space="preserve">Just before Jesus went to the cross and finished the </w:t>
      </w:r>
      <w:r w:rsidRPr="00B3491D">
        <w:rPr>
          <w:rFonts w:asciiTheme="minorHAnsi" w:hAnsiTheme="minorHAnsi" w:cstheme="minorHAnsi"/>
          <w:i/>
          <w:sz w:val="24"/>
          <w:szCs w:val="24"/>
        </w:rPr>
        <w:t>work of redemption</w:t>
      </w:r>
      <w:r w:rsidRPr="00B3491D">
        <w:rPr>
          <w:rFonts w:asciiTheme="minorHAnsi" w:hAnsiTheme="minorHAnsi" w:cstheme="minorHAnsi"/>
          <w:sz w:val="24"/>
          <w:szCs w:val="24"/>
        </w:rPr>
        <w:t>, He prayed the following prayer:</w:t>
      </w:r>
      <w:r w:rsidRPr="00B3491D">
        <w:rPr>
          <w:rFonts w:asciiTheme="minorHAnsi" w:hAnsiTheme="minorHAnsi" w:cstheme="minorHAnsi"/>
          <w:b/>
          <w:i/>
          <w:sz w:val="24"/>
          <w:szCs w:val="24"/>
        </w:rPr>
        <w:t xml:space="preserve"> </w:t>
      </w:r>
      <w:r w:rsidRPr="00B3491D">
        <w:rPr>
          <w:rFonts w:asciiTheme="minorHAnsi" w:hAnsiTheme="minorHAnsi" w:cstheme="minorHAnsi"/>
          <w:sz w:val="24"/>
          <w:szCs w:val="24"/>
        </w:rPr>
        <w:t>“I have glorified you o</w:t>
      </w:r>
      <w:r w:rsidR="003D1CEF" w:rsidRPr="00B3491D">
        <w:rPr>
          <w:rFonts w:asciiTheme="minorHAnsi" w:hAnsiTheme="minorHAnsi" w:cstheme="minorHAnsi"/>
          <w:sz w:val="24"/>
          <w:szCs w:val="24"/>
        </w:rPr>
        <w:t>n the earth by completing</w:t>
      </w:r>
      <w:r w:rsidRPr="00B3491D">
        <w:rPr>
          <w:rFonts w:asciiTheme="minorHAnsi" w:hAnsiTheme="minorHAnsi" w:cstheme="minorHAnsi"/>
          <w:sz w:val="24"/>
          <w:szCs w:val="24"/>
        </w:rPr>
        <w:t xml:space="preserve"> t</w:t>
      </w:r>
      <w:r w:rsidR="003D1CEF" w:rsidRPr="00B3491D">
        <w:rPr>
          <w:rFonts w:asciiTheme="minorHAnsi" w:hAnsiTheme="minorHAnsi" w:cstheme="minorHAnsi"/>
          <w:sz w:val="24"/>
          <w:szCs w:val="24"/>
        </w:rPr>
        <w:t>he work you gave</w:t>
      </w:r>
      <w:r w:rsidR="002C727B" w:rsidRPr="00B3491D">
        <w:rPr>
          <w:rFonts w:asciiTheme="minorHAnsi" w:hAnsiTheme="minorHAnsi" w:cstheme="minorHAnsi"/>
          <w:sz w:val="24"/>
          <w:szCs w:val="24"/>
        </w:rPr>
        <w:t xml:space="preserve"> Me to do</w:t>
      </w:r>
      <w:r w:rsidR="003D1CEF" w:rsidRPr="00B3491D">
        <w:rPr>
          <w:rFonts w:asciiTheme="minorHAnsi" w:hAnsiTheme="minorHAnsi" w:cstheme="minorHAnsi"/>
          <w:sz w:val="24"/>
          <w:szCs w:val="24"/>
        </w:rPr>
        <w:t>” (John 17:4</w:t>
      </w:r>
      <w:r w:rsidRPr="00B3491D">
        <w:rPr>
          <w:rFonts w:asciiTheme="minorHAnsi" w:hAnsiTheme="minorHAnsi" w:cstheme="minorHAnsi"/>
          <w:sz w:val="24"/>
          <w:szCs w:val="24"/>
        </w:rPr>
        <w:t>)</w:t>
      </w:r>
      <w:r w:rsidR="002C727B" w:rsidRPr="00B3491D">
        <w:rPr>
          <w:rFonts w:asciiTheme="minorHAnsi" w:hAnsiTheme="minorHAnsi" w:cstheme="minorHAnsi"/>
          <w:sz w:val="24"/>
          <w:szCs w:val="24"/>
        </w:rPr>
        <w:t>.</w:t>
      </w:r>
      <w:r w:rsidRPr="00B3491D">
        <w:rPr>
          <w:rFonts w:asciiTheme="minorHAnsi" w:hAnsiTheme="minorHAnsi" w:cstheme="minorHAnsi"/>
          <w:sz w:val="24"/>
          <w:szCs w:val="24"/>
        </w:rPr>
        <w:t xml:space="preserve"> He used the exact same word in the above pas</w:t>
      </w:r>
      <w:r w:rsidR="002C727B" w:rsidRPr="00B3491D">
        <w:rPr>
          <w:rFonts w:asciiTheme="minorHAnsi" w:hAnsiTheme="minorHAnsi" w:cstheme="minorHAnsi"/>
          <w:sz w:val="24"/>
          <w:szCs w:val="24"/>
        </w:rPr>
        <w:t xml:space="preserve">sage that He used on the cross: </w:t>
      </w:r>
      <w:r w:rsidRPr="00B3491D">
        <w:rPr>
          <w:rFonts w:asciiTheme="minorHAnsi" w:hAnsiTheme="minorHAnsi" w:cstheme="minorHAnsi"/>
          <w:sz w:val="24"/>
          <w:szCs w:val="24"/>
        </w:rPr>
        <w:t xml:space="preserve">“It is finished.” What </w:t>
      </w:r>
      <w:r w:rsidRPr="00B3491D">
        <w:rPr>
          <w:rFonts w:asciiTheme="minorHAnsi" w:hAnsiTheme="minorHAnsi" w:cstheme="minorHAnsi"/>
          <w:i/>
          <w:sz w:val="24"/>
          <w:szCs w:val="24"/>
        </w:rPr>
        <w:t>work</w:t>
      </w:r>
      <w:r w:rsidRPr="00B3491D">
        <w:rPr>
          <w:rFonts w:asciiTheme="minorHAnsi" w:hAnsiTheme="minorHAnsi" w:cstheme="minorHAnsi"/>
          <w:sz w:val="24"/>
          <w:szCs w:val="24"/>
        </w:rPr>
        <w:t xml:space="preserve"> </w:t>
      </w:r>
      <w:r w:rsidR="00640B2D" w:rsidRPr="00B3491D">
        <w:rPr>
          <w:rFonts w:asciiTheme="minorHAnsi" w:hAnsiTheme="minorHAnsi" w:cstheme="minorHAnsi"/>
          <w:noProof/>
          <w:sz w:val="24"/>
          <w:szCs w:val="24"/>
        </w:rPr>
        <w:t>had He</w:t>
      </w:r>
      <w:r w:rsidRPr="00B3491D">
        <w:rPr>
          <w:rFonts w:asciiTheme="minorHAnsi" w:hAnsiTheme="minorHAnsi" w:cstheme="minorHAnsi"/>
          <w:sz w:val="24"/>
          <w:szCs w:val="24"/>
        </w:rPr>
        <w:t xml:space="preserve"> just completed? If you read the content of this detailed conversation between Jesus and His Father, it becomes clear that His completed work was the building of His twelve disciples. </w:t>
      </w:r>
      <w:r w:rsidR="00C67F42" w:rsidRPr="00B3491D">
        <w:rPr>
          <w:rFonts w:asciiTheme="minorHAnsi" w:hAnsiTheme="minorHAnsi" w:cstheme="minorHAnsi"/>
          <w:sz w:val="24"/>
          <w:szCs w:val="24"/>
        </w:rPr>
        <w:t xml:space="preserve"> </w:t>
      </w:r>
      <w:r w:rsidRPr="00B3491D">
        <w:rPr>
          <w:rFonts w:asciiTheme="minorHAnsi" w:hAnsiTheme="minorHAnsi" w:cstheme="minorHAnsi"/>
          <w:sz w:val="24"/>
          <w:szCs w:val="24"/>
        </w:rPr>
        <w:t>Just before returning to heaven, He gave the twelve (and all His future discipl</w:t>
      </w:r>
      <w:r w:rsidR="00C67F42" w:rsidRPr="00B3491D">
        <w:rPr>
          <w:rFonts w:asciiTheme="minorHAnsi" w:hAnsiTheme="minorHAnsi" w:cstheme="minorHAnsi"/>
          <w:sz w:val="24"/>
          <w:szCs w:val="24"/>
        </w:rPr>
        <w:t xml:space="preserve">es) His final marching orders: </w:t>
      </w:r>
      <w:r w:rsidRPr="00B3491D">
        <w:rPr>
          <w:rFonts w:asciiTheme="minorHAnsi" w:hAnsiTheme="minorHAnsi" w:cstheme="minorHAnsi"/>
          <w:sz w:val="24"/>
          <w:szCs w:val="24"/>
        </w:rPr>
        <w:t xml:space="preserve">go make disciples! There were no instructions </w:t>
      </w:r>
      <w:r w:rsidRPr="00B3491D">
        <w:rPr>
          <w:rFonts w:asciiTheme="minorHAnsi" w:hAnsiTheme="minorHAnsi" w:cstheme="minorHAnsi"/>
          <w:noProof/>
          <w:sz w:val="24"/>
          <w:szCs w:val="24"/>
        </w:rPr>
        <w:t>about</w:t>
      </w:r>
      <w:r w:rsidRPr="00B3491D">
        <w:rPr>
          <w:rFonts w:asciiTheme="minorHAnsi" w:hAnsiTheme="minorHAnsi" w:cstheme="minorHAnsi"/>
          <w:sz w:val="24"/>
          <w:szCs w:val="24"/>
        </w:rPr>
        <w:t xml:space="preserve"> how to make</w:t>
      </w:r>
      <w:r>
        <w:rPr>
          <w:sz w:val="24"/>
          <w:szCs w:val="24"/>
        </w:rPr>
        <w:t xml:space="preserve"> disciples because they knew exactly what</w:t>
      </w:r>
      <w:r w:rsidR="00C67F42">
        <w:rPr>
          <w:sz w:val="24"/>
          <w:szCs w:val="24"/>
        </w:rPr>
        <w:t xml:space="preserve"> He meant. T</w:t>
      </w:r>
      <w:r>
        <w:rPr>
          <w:sz w:val="24"/>
          <w:szCs w:val="24"/>
        </w:rPr>
        <w:t>hey were to choose a few other people and bring them alo</w:t>
      </w:r>
      <w:r w:rsidR="00C67F42">
        <w:rPr>
          <w:sz w:val="24"/>
          <w:szCs w:val="24"/>
        </w:rPr>
        <w:t>ng as they lived life,</w:t>
      </w:r>
      <w:r>
        <w:rPr>
          <w:sz w:val="24"/>
          <w:szCs w:val="24"/>
        </w:rPr>
        <w:t xml:space="preserve"> and </w:t>
      </w:r>
      <w:r w:rsidR="00C67F42">
        <w:rPr>
          <w:sz w:val="24"/>
          <w:szCs w:val="24"/>
        </w:rPr>
        <w:t xml:space="preserve">they were to </w:t>
      </w:r>
      <w:r>
        <w:rPr>
          <w:sz w:val="24"/>
          <w:szCs w:val="24"/>
        </w:rPr>
        <w:t xml:space="preserve">teach them the very same things that they had learned. </w:t>
      </w:r>
    </w:p>
    <w:p w14:paraId="023FA848" w14:textId="77777777" w:rsidR="0078604E" w:rsidRDefault="0078604E" w:rsidP="0078604E">
      <w:pPr>
        <w:pStyle w:val="ListParagraph"/>
        <w:ind w:left="0" w:firstLine="720"/>
        <w:jc w:val="both"/>
        <w:rPr>
          <w:sz w:val="24"/>
          <w:szCs w:val="24"/>
        </w:rPr>
      </w:pPr>
    </w:p>
    <w:p w14:paraId="5F27737F" w14:textId="4F9ACDD4" w:rsidR="0078604E" w:rsidRDefault="0081185C" w:rsidP="0078604E">
      <w:pPr>
        <w:pStyle w:val="ListParagraph"/>
        <w:ind w:left="0" w:firstLine="720"/>
        <w:jc w:val="both"/>
        <w:rPr>
          <w:sz w:val="24"/>
          <w:szCs w:val="24"/>
        </w:rPr>
      </w:pPr>
      <w:r>
        <w:rPr>
          <w:sz w:val="24"/>
          <w:szCs w:val="24"/>
        </w:rPr>
        <w:t>The greatest command to</w:t>
      </w:r>
      <w:r w:rsidR="0078604E">
        <w:rPr>
          <w:sz w:val="24"/>
          <w:szCs w:val="24"/>
        </w:rPr>
        <w:t xml:space="preserve"> “L</w:t>
      </w:r>
      <w:r w:rsidR="0078604E" w:rsidRPr="00F05BAD">
        <w:rPr>
          <w:sz w:val="24"/>
          <w:szCs w:val="24"/>
        </w:rPr>
        <w:t xml:space="preserve">ove the </w:t>
      </w:r>
      <w:r w:rsidR="0078604E">
        <w:rPr>
          <w:sz w:val="24"/>
          <w:szCs w:val="24"/>
        </w:rPr>
        <w:t>L</w:t>
      </w:r>
      <w:r w:rsidR="0078604E" w:rsidRPr="00F05BAD">
        <w:rPr>
          <w:sz w:val="24"/>
          <w:szCs w:val="24"/>
        </w:rPr>
        <w:t>ord with all our heart</w:t>
      </w:r>
      <w:r>
        <w:rPr>
          <w:sz w:val="24"/>
          <w:szCs w:val="24"/>
        </w:rPr>
        <w:t>s</w:t>
      </w:r>
      <w:r w:rsidR="0078604E">
        <w:rPr>
          <w:sz w:val="24"/>
          <w:szCs w:val="24"/>
        </w:rPr>
        <w:t>” is the motivation that moves us to obedience to the last command: “Go</w:t>
      </w:r>
      <w:r w:rsidR="0078604E" w:rsidRPr="00F05BAD">
        <w:rPr>
          <w:sz w:val="24"/>
          <w:szCs w:val="24"/>
        </w:rPr>
        <w:t xml:space="preserve"> make disciples</w:t>
      </w:r>
      <w:r w:rsidR="0078604E">
        <w:rPr>
          <w:sz w:val="24"/>
          <w:szCs w:val="24"/>
        </w:rPr>
        <w:t xml:space="preserve"> of all nations</w:t>
      </w:r>
      <w:r w:rsidR="0078604E" w:rsidRPr="474D494D">
        <w:rPr>
          <w:sz w:val="24"/>
          <w:szCs w:val="24"/>
        </w:rPr>
        <w:t>."</w:t>
      </w:r>
      <w:r w:rsidR="00A07F00">
        <w:rPr>
          <w:sz w:val="24"/>
          <w:szCs w:val="24"/>
        </w:rPr>
        <w:t xml:space="preserve"> For Jesus</w:t>
      </w:r>
      <w:r w:rsidR="0078604E">
        <w:rPr>
          <w:sz w:val="24"/>
          <w:szCs w:val="24"/>
        </w:rPr>
        <w:t xml:space="preserve"> said, “If you love me, you will keep my commandments.” Do you love Him? </w:t>
      </w:r>
    </w:p>
    <w:p w14:paraId="00D72C9D" w14:textId="7247811B" w:rsidR="004C74E7" w:rsidRDefault="004C74E7" w:rsidP="0078604E">
      <w:pPr>
        <w:pStyle w:val="ListParagraph"/>
        <w:ind w:left="0" w:firstLine="720"/>
        <w:jc w:val="both"/>
        <w:rPr>
          <w:sz w:val="24"/>
          <w:szCs w:val="24"/>
        </w:rPr>
      </w:pPr>
    </w:p>
    <w:p w14:paraId="3C30E4F7" w14:textId="2709EAB8" w:rsidR="004C74E7" w:rsidRDefault="004C74E7" w:rsidP="0078604E">
      <w:pPr>
        <w:pStyle w:val="ListParagraph"/>
        <w:ind w:left="0" w:firstLine="720"/>
        <w:jc w:val="both"/>
        <w:rPr>
          <w:sz w:val="24"/>
          <w:szCs w:val="24"/>
        </w:rPr>
      </w:pPr>
    </w:p>
    <w:p w14:paraId="427E6611" w14:textId="3B43BE5D" w:rsidR="004C74E7" w:rsidRDefault="004C74E7" w:rsidP="0078604E">
      <w:pPr>
        <w:pStyle w:val="ListParagraph"/>
        <w:ind w:left="0" w:firstLine="720"/>
        <w:jc w:val="both"/>
        <w:rPr>
          <w:sz w:val="24"/>
          <w:szCs w:val="24"/>
        </w:rPr>
      </w:pPr>
    </w:p>
    <w:p w14:paraId="30EABE3E" w14:textId="5F132851" w:rsidR="004C74E7" w:rsidRDefault="004C74E7" w:rsidP="0078604E">
      <w:pPr>
        <w:pStyle w:val="ListParagraph"/>
        <w:ind w:left="0" w:firstLine="720"/>
        <w:jc w:val="both"/>
        <w:rPr>
          <w:sz w:val="24"/>
          <w:szCs w:val="24"/>
        </w:rPr>
      </w:pPr>
    </w:p>
    <w:p w14:paraId="7CFE9D17" w14:textId="61D5ABE1" w:rsidR="004C74E7" w:rsidRDefault="004C74E7" w:rsidP="0078604E">
      <w:pPr>
        <w:pStyle w:val="ListParagraph"/>
        <w:ind w:left="0" w:firstLine="720"/>
        <w:jc w:val="both"/>
        <w:rPr>
          <w:sz w:val="24"/>
          <w:szCs w:val="24"/>
        </w:rPr>
      </w:pPr>
    </w:p>
    <w:p w14:paraId="5D2FBB5E" w14:textId="0C8F9919" w:rsidR="004C74E7" w:rsidRDefault="004C74E7" w:rsidP="0078604E">
      <w:pPr>
        <w:pStyle w:val="ListParagraph"/>
        <w:ind w:left="0" w:firstLine="720"/>
        <w:jc w:val="both"/>
        <w:rPr>
          <w:sz w:val="24"/>
          <w:szCs w:val="24"/>
        </w:rPr>
      </w:pPr>
    </w:p>
    <w:p w14:paraId="7BF115DE" w14:textId="543AF32A" w:rsidR="00774AD9" w:rsidRDefault="00774AD9" w:rsidP="0078604E">
      <w:pPr>
        <w:pStyle w:val="ListParagraph"/>
        <w:ind w:left="0" w:firstLine="720"/>
        <w:jc w:val="both"/>
        <w:rPr>
          <w:sz w:val="24"/>
          <w:szCs w:val="24"/>
        </w:rPr>
      </w:pPr>
    </w:p>
    <w:p w14:paraId="748F7C0E" w14:textId="3216981B" w:rsidR="00774AD9" w:rsidRDefault="00774AD9" w:rsidP="0078604E">
      <w:pPr>
        <w:pStyle w:val="ListParagraph"/>
        <w:ind w:left="0" w:firstLine="720"/>
        <w:jc w:val="both"/>
        <w:rPr>
          <w:sz w:val="24"/>
          <w:szCs w:val="24"/>
        </w:rPr>
      </w:pPr>
    </w:p>
    <w:p w14:paraId="27D61C13" w14:textId="6C43B9C1" w:rsidR="00774AD9" w:rsidRDefault="00774AD9" w:rsidP="0078604E">
      <w:pPr>
        <w:pStyle w:val="ListParagraph"/>
        <w:ind w:left="0" w:firstLine="720"/>
        <w:jc w:val="both"/>
        <w:rPr>
          <w:sz w:val="24"/>
          <w:szCs w:val="24"/>
        </w:rPr>
      </w:pPr>
    </w:p>
    <w:p w14:paraId="7D3A1D91" w14:textId="6C40F868" w:rsidR="00774AD9" w:rsidRDefault="00774AD9" w:rsidP="0078604E">
      <w:pPr>
        <w:pStyle w:val="ListParagraph"/>
        <w:ind w:left="0" w:firstLine="720"/>
        <w:jc w:val="both"/>
        <w:rPr>
          <w:sz w:val="24"/>
          <w:szCs w:val="24"/>
        </w:rPr>
      </w:pPr>
    </w:p>
    <w:p w14:paraId="13869556" w14:textId="68F70B58" w:rsidR="00774AD9" w:rsidRDefault="00774AD9" w:rsidP="0078604E">
      <w:pPr>
        <w:pStyle w:val="ListParagraph"/>
        <w:ind w:left="0" w:firstLine="720"/>
        <w:jc w:val="both"/>
        <w:rPr>
          <w:sz w:val="24"/>
          <w:szCs w:val="24"/>
        </w:rPr>
      </w:pPr>
    </w:p>
    <w:p w14:paraId="687B0D87" w14:textId="77777777" w:rsidR="00774AD9" w:rsidRDefault="00774AD9" w:rsidP="0078604E">
      <w:pPr>
        <w:pStyle w:val="ListParagraph"/>
        <w:ind w:left="0" w:firstLine="720"/>
        <w:jc w:val="both"/>
        <w:rPr>
          <w:sz w:val="24"/>
          <w:szCs w:val="24"/>
        </w:rPr>
      </w:pPr>
    </w:p>
    <w:p w14:paraId="273C0882" w14:textId="29038FC4" w:rsidR="004C74E7" w:rsidRDefault="004C74E7" w:rsidP="0078604E">
      <w:pPr>
        <w:pStyle w:val="ListParagraph"/>
        <w:ind w:left="0" w:firstLine="720"/>
        <w:jc w:val="both"/>
        <w:rPr>
          <w:sz w:val="24"/>
          <w:szCs w:val="24"/>
        </w:rPr>
      </w:pPr>
    </w:p>
    <w:p w14:paraId="08AF200F" w14:textId="2B5F138C" w:rsidR="004C74E7" w:rsidRDefault="004C74E7" w:rsidP="0078604E">
      <w:pPr>
        <w:pStyle w:val="ListParagraph"/>
        <w:ind w:left="0" w:firstLine="720"/>
        <w:jc w:val="both"/>
        <w:rPr>
          <w:sz w:val="24"/>
          <w:szCs w:val="24"/>
        </w:rPr>
      </w:pPr>
    </w:p>
    <w:p w14:paraId="797DA8E4" w14:textId="79A92D8A" w:rsidR="004C74E7" w:rsidRDefault="004C74E7" w:rsidP="0078604E">
      <w:pPr>
        <w:pStyle w:val="ListParagraph"/>
        <w:ind w:left="0" w:firstLine="720"/>
        <w:jc w:val="both"/>
        <w:rPr>
          <w:sz w:val="24"/>
          <w:szCs w:val="24"/>
        </w:rPr>
      </w:pPr>
    </w:p>
    <w:p w14:paraId="6A44F640" w14:textId="28C2F824" w:rsidR="004C74E7" w:rsidRDefault="004C74E7" w:rsidP="0078604E">
      <w:pPr>
        <w:pStyle w:val="ListParagraph"/>
        <w:ind w:left="0" w:firstLine="720"/>
        <w:jc w:val="both"/>
        <w:rPr>
          <w:sz w:val="24"/>
          <w:szCs w:val="24"/>
        </w:rPr>
      </w:pPr>
    </w:p>
    <w:p w14:paraId="5AB649F4" w14:textId="466F4AE2" w:rsidR="004C74E7" w:rsidRDefault="004C74E7" w:rsidP="0078604E">
      <w:pPr>
        <w:pStyle w:val="ListParagraph"/>
        <w:ind w:left="0" w:firstLine="720"/>
        <w:jc w:val="both"/>
        <w:rPr>
          <w:sz w:val="24"/>
          <w:szCs w:val="24"/>
        </w:rPr>
      </w:pPr>
    </w:p>
    <w:p w14:paraId="36989093" w14:textId="34F0D07B" w:rsidR="00EF5145" w:rsidRDefault="00EF5145" w:rsidP="0078604E">
      <w:pPr>
        <w:pStyle w:val="ListParagraph"/>
        <w:ind w:left="0" w:firstLine="720"/>
        <w:jc w:val="both"/>
        <w:rPr>
          <w:sz w:val="24"/>
          <w:szCs w:val="24"/>
        </w:rPr>
      </w:pPr>
    </w:p>
    <w:p w14:paraId="157AD42E" w14:textId="50A1A81A" w:rsidR="00EF5145" w:rsidRDefault="00EF5145" w:rsidP="0078604E">
      <w:pPr>
        <w:pStyle w:val="ListParagraph"/>
        <w:ind w:left="0" w:firstLine="720"/>
        <w:jc w:val="both"/>
        <w:rPr>
          <w:sz w:val="24"/>
          <w:szCs w:val="24"/>
        </w:rPr>
      </w:pPr>
    </w:p>
    <w:p w14:paraId="64BACD94" w14:textId="64D0F5BD" w:rsidR="00665819" w:rsidRDefault="00665819" w:rsidP="0078604E">
      <w:pPr>
        <w:pStyle w:val="ListParagraph"/>
        <w:ind w:left="0" w:firstLine="720"/>
        <w:jc w:val="both"/>
        <w:rPr>
          <w:sz w:val="24"/>
          <w:szCs w:val="24"/>
        </w:rPr>
      </w:pPr>
    </w:p>
    <w:p w14:paraId="3F704B65" w14:textId="77777777" w:rsidR="00665819" w:rsidRDefault="00665819" w:rsidP="0078604E">
      <w:pPr>
        <w:pStyle w:val="ListParagraph"/>
        <w:ind w:left="0" w:firstLine="720"/>
        <w:jc w:val="both"/>
        <w:rPr>
          <w:sz w:val="24"/>
          <w:szCs w:val="24"/>
        </w:rPr>
      </w:pPr>
    </w:p>
    <w:p w14:paraId="0786C8D4" w14:textId="77777777" w:rsidR="009E5C2B" w:rsidRPr="00257886" w:rsidRDefault="009E5C2B"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58D31088" w14:textId="77777777" w:rsidR="009E5C2B" w:rsidRDefault="0078604E" w:rsidP="0037103A">
      <w:pPr>
        <w:pStyle w:val="ListParagraph"/>
        <w:numPr>
          <w:ilvl w:val="0"/>
          <w:numId w:val="36"/>
        </w:numPr>
        <w:jc w:val="both"/>
        <w:rPr>
          <w:sz w:val="24"/>
          <w:szCs w:val="24"/>
        </w:rPr>
      </w:pPr>
      <w:r w:rsidRPr="009E5C2B">
        <w:rPr>
          <w:sz w:val="24"/>
          <w:szCs w:val="24"/>
        </w:rPr>
        <w:t xml:space="preserve">What is the only command in the Great Commission? </w:t>
      </w:r>
      <w:r w:rsidR="009E5C2B">
        <w:rPr>
          <w:sz w:val="24"/>
          <w:szCs w:val="24"/>
        </w:rPr>
        <w:t>_____________________________</w:t>
      </w:r>
    </w:p>
    <w:p w14:paraId="342E0EFE" w14:textId="77777777" w:rsidR="009E5C2B" w:rsidRPr="009E5C2B" w:rsidRDefault="0078604E" w:rsidP="0037103A">
      <w:pPr>
        <w:pStyle w:val="ListParagraph"/>
        <w:numPr>
          <w:ilvl w:val="0"/>
          <w:numId w:val="36"/>
        </w:numPr>
        <w:rPr>
          <w:sz w:val="24"/>
          <w:szCs w:val="24"/>
        </w:rPr>
      </w:pPr>
      <w:r w:rsidRPr="009E5C2B">
        <w:rPr>
          <w:sz w:val="24"/>
          <w:szCs w:val="24"/>
        </w:rPr>
        <w:t>Read Acts 14:21-28 an</w:t>
      </w:r>
      <w:r w:rsidR="00076954" w:rsidRPr="009E5C2B">
        <w:rPr>
          <w:sz w:val="24"/>
          <w:szCs w:val="24"/>
        </w:rPr>
        <w:t xml:space="preserve">d identify the words </w:t>
      </w:r>
      <w:r w:rsidRPr="009E5C2B">
        <w:rPr>
          <w:sz w:val="24"/>
          <w:szCs w:val="24"/>
        </w:rPr>
        <w:t xml:space="preserve">evangelized and make disciples. In your own words, describe the difference in evangelizing and making disciples. </w:t>
      </w:r>
      <w:r w:rsidR="009E5C2B">
        <w:rPr>
          <w:sz w:val="24"/>
          <w:szCs w:val="24"/>
        </w:rPr>
        <w:t>________________________________________________________________________</w:t>
      </w:r>
    </w:p>
    <w:p w14:paraId="6601FB17" w14:textId="06E0F03D" w:rsidR="009E5C2B" w:rsidRDefault="0078604E" w:rsidP="0037103A">
      <w:pPr>
        <w:pStyle w:val="ListParagraph"/>
        <w:numPr>
          <w:ilvl w:val="0"/>
          <w:numId w:val="36"/>
        </w:numPr>
        <w:jc w:val="both"/>
        <w:rPr>
          <w:sz w:val="24"/>
          <w:szCs w:val="24"/>
        </w:rPr>
      </w:pPr>
      <w:r w:rsidRPr="009E5C2B">
        <w:rPr>
          <w:sz w:val="24"/>
          <w:szCs w:val="24"/>
        </w:rPr>
        <w:t xml:space="preserve">In Acts 14:28, and Acts 11:25-26, how much time was invested in </w:t>
      </w:r>
      <w:r w:rsidR="008F3D20">
        <w:rPr>
          <w:sz w:val="24"/>
          <w:szCs w:val="24"/>
        </w:rPr>
        <w:t xml:space="preserve">making </w:t>
      </w:r>
      <w:r w:rsidRPr="009E5C2B">
        <w:rPr>
          <w:sz w:val="24"/>
          <w:szCs w:val="24"/>
        </w:rPr>
        <w:t>disciple</w:t>
      </w:r>
      <w:r w:rsidR="008F3D20">
        <w:rPr>
          <w:sz w:val="24"/>
          <w:szCs w:val="24"/>
        </w:rPr>
        <w:t>s? __________________________________________________________________</w:t>
      </w:r>
      <w:r w:rsidR="005A6702">
        <w:rPr>
          <w:sz w:val="24"/>
          <w:szCs w:val="24"/>
        </w:rPr>
        <w:t>______</w:t>
      </w:r>
    </w:p>
    <w:p w14:paraId="750A92DE" w14:textId="5E0C7D7F" w:rsidR="009E5C2B" w:rsidRDefault="0078604E" w:rsidP="0037103A">
      <w:pPr>
        <w:pStyle w:val="ListParagraph"/>
        <w:numPr>
          <w:ilvl w:val="0"/>
          <w:numId w:val="36"/>
        </w:numPr>
        <w:jc w:val="both"/>
        <w:rPr>
          <w:sz w:val="24"/>
          <w:szCs w:val="24"/>
        </w:rPr>
      </w:pPr>
      <w:r w:rsidRPr="009E5C2B">
        <w:rPr>
          <w:sz w:val="24"/>
          <w:szCs w:val="24"/>
        </w:rPr>
        <w:t xml:space="preserve"> How many hours did Jesus invest in the making of His </w:t>
      </w:r>
      <w:r w:rsidR="00701169" w:rsidRPr="009E5C2B">
        <w:rPr>
          <w:sz w:val="24"/>
          <w:szCs w:val="24"/>
        </w:rPr>
        <w:t>disciples?</w:t>
      </w:r>
      <w:r w:rsidR="00701169">
        <w:rPr>
          <w:sz w:val="24"/>
          <w:szCs w:val="24"/>
        </w:rPr>
        <w:t xml:space="preserve"> _</w:t>
      </w:r>
      <w:r w:rsidR="00A61E49">
        <w:rPr>
          <w:sz w:val="24"/>
          <w:szCs w:val="24"/>
        </w:rPr>
        <w:t>___________________</w:t>
      </w:r>
      <w:r w:rsidRPr="009E5C2B">
        <w:rPr>
          <w:sz w:val="24"/>
          <w:szCs w:val="24"/>
        </w:rPr>
        <w:t xml:space="preserve"> </w:t>
      </w:r>
    </w:p>
    <w:p w14:paraId="31B155F8" w14:textId="2E2557C0" w:rsidR="009E5C2B" w:rsidRDefault="0078604E" w:rsidP="0037103A">
      <w:pPr>
        <w:pStyle w:val="ListParagraph"/>
        <w:numPr>
          <w:ilvl w:val="0"/>
          <w:numId w:val="36"/>
        </w:numPr>
        <w:jc w:val="both"/>
        <w:rPr>
          <w:sz w:val="24"/>
          <w:szCs w:val="24"/>
        </w:rPr>
      </w:pPr>
      <w:r w:rsidRPr="009E5C2B">
        <w:rPr>
          <w:sz w:val="24"/>
          <w:szCs w:val="24"/>
        </w:rPr>
        <w:t xml:space="preserve">Have you ever heard of a pyramid scheme? Do you see any similarities in disciple </w:t>
      </w:r>
      <w:r w:rsidR="00701169" w:rsidRPr="009E5C2B">
        <w:rPr>
          <w:sz w:val="24"/>
          <w:szCs w:val="24"/>
        </w:rPr>
        <w:t>making?</w:t>
      </w:r>
      <w:r w:rsidR="00701169">
        <w:rPr>
          <w:sz w:val="24"/>
          <w:szCs w:val="24"/>
        </w:rPr>
        <w:t xml:space="preserve"> _</w:t>
      </w:r>
      <w:r w:rsidR="00A61E49">
        <w:rPr>
          <w:sz w:val="24"/>
          <w:szCs w:val="24"/>
        </w:rPr>
        <w:t>________________________________________________________________</w:t>
      </w:r>
      <w:r w:rsidRPr="009E5C2B">
        <w:rPr>
          <w:sz w:val="24"/>
          <w:szCs w:val="24"/>
        </w:rPr>
        <w:t xml:space="preserve"> </w:t>
      </w:r>
    </w:p>
    <w:p w14:paraId="7B3BE6BA" w14:textId="542BC5EF" w:rsidR="009E5C2B" w:rsidRDefault="0078604E" w:rsidP="0037103A">
      <w:pPr>
        <w:pStyle w:val="ListParagraph"/>
        <w:numPr>
          <w:ilvl w:val="0"/>
          <w:numId w:val="36"/>
        </w:numPr>
        <w:jc w:val="both"/>
        <w:rPr>
          <w:sz w:val="24"/>
          <w:szCs w:val="24"/>
        </w:rPr>
      </w:pPr>
      <w:r w:rsidRPr="009E5C2B">
        <w:rPr>
          <w:sz w:val="24"/>
          <w:szCs w:val="24"/>
        </w:rPr>
        <w:t xml:space="preserve">Do you think the Lord intends for His Children to </w:t>
      </w:r>
      <w:r w:rsidRPr="009E5C2B">
        <w:rPr>
          <w:i/>
          <w:sz w:val="24"/>
          <w:szCs w:val="24"/>
        </w:rPr>
        <w:t>retire from service</w:t>
      </w:r>
      <w:r w:rsidRPr="009E5C2B">
        <w:rPr>
          <w:sz w:val="24"/>
          <w:szCs w:val="24"/>
        </w:rPr>
        <w:t xml:space="preserve"> when they reach a certain </w:t>
      </w:r>
      <w:r w:rsidR="00701169" w:rsidRPr="009E5C2B">
        <w:rPr>
          <w:sz w:val="24"/>
          <w:szCs w:val="24"/>
        </w:rPr>
        <w:t>age?</w:t>
      </w:r>
      <w:r w:rsidR="00701169">
        <w:rPr>
          <w:sz w:val="24"/>
          <w:szCs w:val="24"/>
        </w:rPr>
        <w:t xml:space="preserve"> _</w:t>
      </w:r>
      <w:r w:rsidR="00A61E49">
        <w:rPr>
          <w:sz w:val="24"/>
          <w:szCs w:val="24"/>
        </w:rPr>
        <w:t>_____________________________________________________________</w:t>
      </w:r>
    </w:p>
    <w:p w14:paraId="440F7364" w14:textId="77777777" w:rsidR="009E5C2B" w:rsidRDefault="0078604E" w:rsidP="0037103A">
      <w:pPr>
        <w:pStyle w:val="ListParagraph"/>
        <w:numPr>
          <w:ilvl w:val="0"/>
          <w:numId w:val="36"/>
        </w:numPr>
        <w:jc w:val="both"/>
        <w:rPr>
          <w:sz w:val="24"/>
          <w:szCs w:val="24"/>
        </w:rPr>
      </w:pPr>
      <w:r w:rsidRPr="009E5C2B">
        <w:rPr>
          <w:sz w:val="24"/>
          <w:szCs w:val="24"/>
        </w:rPr>
        <w:t xml:space="preserve"> What would it look like for someone to do life with you? </w:t>
      </w:r>
      <w:r w:rsidR="00A61E49">
        <w:rPr>
          <w:sz w:val="24"/>
          <w:szCs w:val="24"/>
        </w:rPr>
        <w:t>__________________________</w:t>
      </w:r>
    </w:p>
    <w:p w14:paraId="1FCAAD0E" w14:textId="2B32479F" w:rsidR="009E5C2B" w:rsidRDefault="0078604E" w:rsidP="00701169">
      <w:pPr>
        <w:pStyle w:val="ListParagraph"/>
        <w:numPr>
          <w:ilvl w:val="0"/>
          <w:numId w:val="36"/>
        </w:numPr>
        <w:rPr>
          <w:sz w:val="24"/>
          <w:szCs w:val="24"/>
        </w:rPr>
      </w:pPr>
      <w:r w:rsidRPr="009E5C2B">
        <w:rPr>
          <w:sz w:val="24"/>
          <w:szCs w:val="24"/>
        </w:rPr>
        <w:t xml:space="preserve">Honestly answer this question: is the work I am presently doing in service </w:t>
      </w:r>
      <w:r w:rsidR="00076954" w:rsidRPr="009E5C2B">
        <w:rPr>
          <w:sz w:val="24"/>
          <w:szCs w:val="24"/>
        </w:rPr>
        <w:t>for the Lord on a regular basis</w:t>
      </w:r>
      <w:r w:rsidRPr="009E5C2B">
        <w:rPr>
          <w:sz w:val="24"/>
          <w:szCs w:val="24"/>
        </w:rPr>
        <w:t xml:space="preserve"> bringing anyone to </w:t>
      </w:r>
      <w:r w:rsidR="00A61E49">
        <w:rPr>
          <w:sz w:val="24"/>
          <w:szCs w:val="24"/>
        </w:rPr>
        <w:t xml:space="preserve">a saving faith in Christ </w:t>
      </w:r>
      <w:r w:rsidR="00701169">
        <w:rPr>
          <w:sz w:val="24"/>
          <w:szCs w:val="24"/>
        </w:rPr>
        <w:t>Jesus? _</w:t>
      </w:r>
      <w:r w:rsidR="00A61E49">
        <w:rPr>
          <w:sz w:val="24"/>
          <w:szCs w:val="24"/>
        </w:rPr>
        <w:t>__________________________________________________________________</w:t>
      </w:r>
    </w:p>
    <w:p w14:paraId="3D5DB0E0" w14:textId="357B829C" w:rsidR="009E5C2B" w:rsidRDefault="0078604E" w:rsidP="00701169">
      <w:pPr>
        <w:pStyle w:val="ListParagraph"/>
        <w:numPr>
          <w:ilvl w:val="0"/>
          <w:numId w:val="36"/>
        </w:numPr>
        <w:rPr>
          <w:sz w:val="24"/>
          <w:szCs w:val="24"/>
        </w:rPr>
      </w:pPr>
      <w:r w:rsidRPr="009E5C2B">
        <w:rPr>
          <w:sz w:val="24"/>
          <w:szCs w:val="24"/>
        </w:rPr>
        <w:t>What are you doing to reach other ethnic groups for Christ?</w:t>
      </w:r>
      <w:r w:rsidR="00701169">
        <w:rPr>
          <w:sz w:val="24"/>
          <w:szCs w:val="24"/>
        </w:rPr>
        <w:t xml:space="preserve"> </w:t>
      </w:r>
      <w:r w:rsidR="00A61E49">
        <w:rPr>
          <w:sz w:val="24"/>
          <w:szCs w:val="24"/>
        </w:rPr>
        <w:t>__________________________________________________________________</w:t>
      </w:r>
      <w:r w:rsidR="00701169">
        <w:rPr>
          <w:sz w:val="24"/>
          <w:szCs w:val="24"/>
        </w:rPr>
        <w:t>______</w:t>
      </w:r>
    </w:p>
    <w:p w14:paraId="4E576375" w14:textId="77777777" w:rsidR="009E5C2B" w:rsidRPr="00A61E49" w:rsidRDefault="0078604E" w:rsidP="0037103A">
      <w:pPr>
        <w:pStyle w:val="ListParagraph"/>
        <w:numPr>
          <w:ilvl w:val="0"/>
          <w:numId w:val="36"/>
        </w:numPr>
        <w:jc w:val="both"/>
        <w:rPr>
          <w:sz w:val="24"/>
          <w:szCs w:val="24"/>
        </w:rPr>
      </w:pPr>
      <w:r w:rsidRPr="00A61E49">
        <w:rPr>
          <w:sz w:val="24"/>
          <w:szCs w:val="24"/>
        </w:rPr>
        <w:t xml:space="preserve"> </w:t>
      </w:r>
      <w:r w:rsidR="00076954" w:rsidRPr="00A61E49">
        <w:rPr>
          <w:sz w:val="24"/>
          <w:szCs w:val="24"/>
        </w:rPr>
        <w:t>Read Genesis 12:1-3 and Acts 13:47</w:t>
      </w:r>
      <w:r w:rsidRPr="00A61E49">
        <w:rPr>
          <w:sz w:val="24"/>
          <w:szCs w:val="24"/>
        </w:rPr>
        <w:t xml:space="preserve"> and answer this question: </w:t>
      </w:r>
      <w:r w:rsidR="00A61E49" w:rsidRPr="00A61E49">
        <w:rPr>
          <w:sz w:val="24"/>
          <w:szCs w:val="24"/>
        </w:rPr>
        <w:t xml:space="preserve"> </w:t>
      </w:r>
      <w:r w:rsidRPr="00A61E49">
        <w:rPr>
          <w:sz w:val="24"/>
          <w:szCs w:val="24"/>
        </w:rPr>
        <w:t>What is the end goal of our salva</w:t>
      </w:r>
      <w:r w:rsidR="00076954" w:rsidRPr="00A61E49">
        <w:rPr>
          <w:sz w:val="24"/>
          <w:szCs w:val="24"/>
        </w:rPr>
        <w:t>tion?</w:t>
      </w:r>
      <w:r w:rsidRPr="00A61E49">
        <w:rPr>
          <w:sz w:val="24"/>
          <w:szCs w:val="24"/>
        </w:rPr>
        <w:t xml:space="preserve"> </w:t>
      </w:r>
      <w:r w:rsidR="00A61E49">
        <w:rPr>
          <w:sz w:val="24"/>
          <w:szCs w:val="24"/>
        </w:rPr>
        <w:t>____________________________________________________________</w:t>
      </w:r>
    </w:p>
    <w:p w14:paraId="098F506E" w14:textId="4F6177EE" w:rsidR="009E5C2B" w:rsidRDefault="0078604E" w:rsidP="0037103A">
      <w:pPr>
        <w:pStyle w:val="ListParagraph"/>
        <w:numPr>
          <w:ilvl w:val="0"/>
          <w:numId w:val="36"/>
        </w:numPr>
        <w:jc w:val="both"/>
        <w:rPr>
          <w:sz w:val="24"/>
          <w:szCs w:val="24"/>
        </w:rPr>
      </w:pPr>
      <w:r w:rsidRPr="009E5C2B">
        <w:rPr>
          <w:sz w:val="24"/>
          <w:szCs w:val="24"/>
        </w:rPr>
        <w:t xml:space="preserve">Am I really building another person to be a true lifelong follower of </w:t>
      </w:r>
      <w:r w:rsidR="00701169" w:rsidRPr="009E5C2B">
        <w:rPr>
          <w:sz w:val="24"/>
          <w:szCs w:val="24"/>
        </w:rPr>
        <w:t>Christ?</w:t>
      </w:r>
      <w:r w:rsidR="00701169">
        <w:rPr>
          <w:sz w:val="24"/>
          <w:szCs w:val="24"/>
        </w:rPr>
        <w:t xml:space="preserve"> _</w:t>
      </w:r>
      <w:r w:rsidR="00A61E49">
        <w:rPr>
          <w:sz w:val="24"/>
          <w:szCs w:val="24"/>
        </w:rPr>
        <w:t>___________</w:t>
      </w:r>
    </w:p>
    <w:p w14:paraId="5A0D4607" w14:textId="73130A24" w:rsidR="009E5C2B" w:rsidRDefault="0078604E" w:rsidP="00E51283">
      <w:pPr>
        <w:pStyle w:val="ListParagraph"/>
        <w:numPr>
          <w:ilvl w:val="0"/>
          <w:numId w:val="36"/>
        </w:numPr>
        <w:rPr>
          <w:sz w:val="24"/>
          <w:szCs w:val="24"/>
        </w:rPr>
      </w:pPr>
      <w:r w:rsidRPr="009E5C2B">
        <w:rPr>
          <w:sz w:val="24"/>
          <w:szCs w:val="24"/>
        </w:rPr>
        <w:t xml:space="preserve"> Have you caught t</w:t>
      </w:r>
      <w:r w:rsidR="00076954" w:rsidRPr="009E5C2B">
        <w:rPr>
          <w:sz w:val="24"/>
          <w:szCs w:val="24"/>
        </w:rPr>
        <w:t>he vision of the Great Co</w:t>
      </w:r>
      <w:r w:rsidR="00121185" w:rsidRPr="009E5C2B">
        <w:rPr>
          <w:sz w:val="24"/>
          <w:szCs w:val="24"/>
        </w:rPr>
        <w:t>m</w:t>
      </w:r>
      <w:r w:rsidRPr="009E5C2B">
        <w:rPr>
          <w:sz w:val="24"/>
          <w:szCs w:val="24"/>
        </w:rPr>
        <w:t xml:space="preserve">mission? </w:t>
      </w:r>
      <w:r w:rsidR="009E5C2B">
        <w:rPr>
          <w:sz w:val="24"/>
          <w:szCs w:val="24"/>
        </w:rPr>
        <w:t>If so</w:t>
      </w:r>
      <w:r w:rsidR="00E51283">
        <w:rPr>
          <w:sz w:val="24"/>
          <w:szCs w:val="24"/>
        </w:rPr>
        <w:t>,</w:t>
      </w:r>
      <w:r w:rsidR="009E5C2B">
        <w:rPr>
          <w:sz w:val="24"/>
          <w:szCs w:val="24"/>
        </w:rPr>
        <w:t xml:space="preserve"> are you ready to obey His last command?</w:t>
      </w:r>
      <w:r w:rsidR="00E51283">
        <w:rPr>
          <w:sz w:val="24"/>
          <w:szCs w:val="24"/>
        </w:rPr>
        <w:t xml:space="preserve"> How and where will you begin?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4471FA" w14:textId="22B055EB" w:rsidR="0078604E" w:rsidRDefault="0078604E" w:rsidP="0078604E">
      <w:pPr>
        <w:spacing w:after="0"/>
        <w:jc w:val="center"/>
        <w:rPr>
          <w:b/>
          <w:i/>
          <w:sz w:val="24"/>
          <w:szCs w:val="24"/>
        </w:rPr>
      </w:pPr>
    </w:p>
    <w:p w14:paraId="61DCE9E4" w14:textId="77777777" w:rsidR="005F04FB" w:rsidRDefault="005F04FB" w:rsidP="0078604E">
      <w:pPr>
        <w:spacing w:after="0"/>
        <w:jc w:val="center"/>
        <w:rPr>
          <w:b/>
          <w:i/>
          <w:sz w:val="24"/>
          <w:szCs w:val="24"/>
        </w:rPr>
      </w:pPr>
    </w:p>
    <w:p w14:paraId="3ED57231" w14:textId="77777777" w:rsidR="00992E99" w:rsidRDefault="00992E99" w:rsidP="0078604E">
      <w:pPr>
        <w:spacing w:after="0"/>
        <w:jc w:val="center"/>
        <w:rPr>
          <w:b/>
          <w:i/>
          <w:sz w:val="24"/>
          <w:szCs w:val="24"/>
        </w:rPr>
      </w:pPr>
    </w:p>
    <w:p w14:paraId="1D8A8AA2" w14:textId="276B926F" w:rsidR="00992E99" w:rsidRDefault="00992E99" w:rsidP="0078604E">
      <w:pPr>
        <w:spacing w:after="0"/>
        <w:jc w:val="center"/>
        <w:rPr>
          <w:b/>
          <w:i/>
          <w:sz w:val="24"/>
          <w:szCs w:val="24"/>
        </w:rPr>
      </w:pPr>
    </w:p>
    <w:p w14:paraId="64DD63D8" w14:textId="6E3F691C" w:rsidR="006C52CA" w:rsidRDefault="006C52CA" w:rsidP="0078604E">
      <w:pPr>
        <w:spacing w:after="0"/>
        <w:jc w:val="center"/>
        <w:rPr>
          <w:b/>
          <w:i/>
          <w:sz w:val="24"/>
          <w:szCs w:val="24"/>
        </w:rPr>
      </w:pPr>
    </w:p>
    <w:p w14:paraId="11B04F3F" w14:textId="641D2C26" w:rsidR="00E50619" w:rsidRDefault="00E50619" w:rsidP="0078604E">
      <w:pPr>
        <w:spacing w:after="0"/>
        <w:jc w:val="center"/>
        <w:rPr>
          <w:b/>
          <w:i/>
          <w:sz w:val="24"/>
          <w:szCs w:val="24"/>
        </w:rPr>
      </w:pPr>
    </w:p>
    <w:p w14:paraId="4E33ABD5" w14:textId="7788AAD4" w:rsidR="00E50619" w:rsidRDefault="00E50619" w:rsidP="0078604E">
      <w:pPr>
        <w:spacing w:after="0"/>
        <w:jc w:val="center"/>
        <w:rPr>
          <w:b/>
          <w:i/>
          <w:sz w:val="24"/>
          <w:szCs w:val="24"/>
        </w:rPr>
      </w:pPr>
    </w:p>
    <w:p w14:paraId="510E72E9" w14:textId="54074805" w:rsidR="00E50619" w:rsidRDefault="00E50619" w:rsidP="0078604E">
      <w:pPr>
        <w:spacing w:after="0"/>
        <w:jc w:val="center"/>
        <w:rPr>
          <w:b/>
          <w:i/>
          <w:sz w:val="24"/>
          <w:szCs w:val="24"/>
        </w:rPr>
      </w:pPr>
    </w:p>
    <w:p w14:paraId="3662BC43" w14:textId="77777777" w:rsidR="00E50619" w:rsidRDefault="00E50619" w:rsidP="0078604E">
      <w:pPr>
        <w:spacing w:after="0"/>
        <w:jc w:val="center"/>
        <w:rPr>
          <w:b/>
          <w:i/>
          <w:sz w:val="24"/>
          <w:szCs w:val="24"/>
        </w:rPr>
      </w:pPr>
    </w:p>
    <w:p w14:paraId="1F71160A" w14:textId="58063D57" w:rsidR="006C52CA" w:rsidRDefault="006C52CA" w:rsidP="0078604E">
      <w:pPr>
        <w:spacing w:after="0"/>
        <w:jc w:val="center"/>
        <w:rPr>
          <w:b/>
          <w:i/>
          <w:sz w:val="24"/>
          <w:szCs w:val="24"/>
        </w:rPr>
      </w:pPr>
    </w:p>
    <w:p w14:paraId="3BC52812" w14:textId="7E6F07BB" w:rsidR="0078604E" w:rsidRPr="0078604E" w:rsidRDefault="00334F45" w:rsidP="0078604E">
      <w:pPr>
        <w:spacing w:after="0"/>
        <w:jc w:val="center"/>
        <w:rPr>
          <w:rFonts w:ascii="Edwardian Script ITC" w:hAnsi="Edwardian Script ITC"/>
          <w:b/>
          <w:sz w:val="72"/>
          <w:szCs w:val="72"/>
        </w:rPr>
      </w:pPr>
      <w:r>
        <w:rPr>
          <w:rFonts w:ascii="Edwardian Script ITC" w:hAnsi="Edwardian Script ITC"/>
          <w:b/>
          <w:sz w:val="72"/>
          <w:szCs w:val="72"/>
        </w:rPr>
        <w:lastRenderedPageBreak/>
        <w:t xml:space="preserve">The </w:t>
      </w:r>
      <w:r w:rsidR="00CA7F84">
        <w:rPr>
          <w:rFonts w:ascii="Edwardian Script ITC" w:hAnsi="Edwardian Script ITC"/>
          <w:b/>
          <w:sz w:val="72"/>
          <w:szCs w:val="72"/>
        </w:rPr>
        <w:t>Five</w:t>
      </w:r>
      <w:r>
        <w:rPr>
          <w:rFonts w:ascii="Edwardian Script ITC" w:hAnsi="Edwardian Script ITC"/>
          <w:b/>
          <w:sz w:val="72"/>
          <w:szCs w:val="72"/>
        </w:rPr>
        <w:t xml:space="preserve"> </w:t>
      </w:r>
      <w:r w:rsidR="0078604E" w:rsidRPr="0078604E">
        <w:rPr>
          <w:rFonts w:ascii="Edwardian Script ITC" w:hAnsi="Edwardian Script ITC"/>
          <w:b/>
          <w:sz w:val="72"/>
          <w:szCs w:val="72"/>
        </w:rPr>
        <w:t>Stages of Spiritual Growth</w:t>
      </w:r>
    </w:p>
    <w:p w14:paraId="159F1834" w14:textId="77777777" w:rsidR="0078604E" w:rsidRPr="00DB4E35" w:rsidRDefault="0078604E" w:rsidP="0078604E">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7256F8F2" w14:textId="77777777" w:rsidR="00CE3A01" w:rsidRPr="00052CD4" w:rsidRDefault="00CE3A01" w:rsidP="004679F7">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r w:rsidR="0078604E" w:rsidRPr="00052CD4">
        <w:rPr>
          <w:rFonts w:eastAsiaTheme="minorEastAsia"/>
          <w:b/>
          <w:bCs/>
          <w:iCs/>
          <w:sz w:val="24"/>
          <w:szCs w:val="24"/>
          <w:lang w:val="en"/>
        </w:rPr>
        <w:t>)</w:t>
      </w:r>
    </w:p>
    <w:p w14:paraId="0D5654FF" w14:textId="79668240" w:rsidR="00CE3A01" w:rsidRPr="00CE3A01" w:rsidRDefault="00CE3A01" w:rsidP="004679F7">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sidR="00EE6685">
        <w:rPr>
          <w:b/>
          <w:i/>
          <w:sz w:val="24"/>
          <w:szCs w:val="24"/>
        </w:rPr>
        <w:t>H</w:t>
      </w:r>
      <w:r w:rsidRPr="00CE3A01">
        <w:rPr>
          <w:b/>
          <w:i/>
          <w:sz w:val="24"/>
          <w:szCs w:val="24"/>
        </w:rPr>
        <w:t>im the whole body grows, fitted and held together through every supporting ligament. As each one does its part, the body grows in love.</w:t>
      </w:r>
    </w:p>
    <w:p w14:paraId="1BE66309" w14:textId="77777777" w:rsidR="0078604E" w:rsidRPr="00AE4FB4" w:rsidRDefault="0078604E" w:rsidP="0078604E">
      <w:pPr>
        <w:spacing w:before="100" w:beforeAutospacing="1" w:after="100" w:afterAutospacing="1" w:line="336" w:lineRule="atLeast"/>
        <w:jc w:val="center"/>
        <w:rPr>
          <w:rFonts w:eastAsia="Times New Roman" w:cstheme="minorHAnsi"/>
          <w:sz w:val="28"/>
          <w:szCs w:val="28"/>
          <w:lang w:val="en"/>
        </w:rPr>
      </w:pPr>
      <w:r w:rsidRPr="5897EC05">
        <w:rPr>
          <w:rFonts w:eastAsiaTheme="minorEastAsia"/>
          <w:b/>
          <w:bCs/>
          <w:sz w:val="28"/>
          <w:szCs w:val="28"/>
          <w:lang w:val="en"/>
        </w:rPr>
        <w:t>Introduction</w:t>
      </w:r>
    </w:p>
    <w:p w14:paraId="70721DAB" w14:textId="3D3AC7D5" w:rsidR="0078604E" w:rsidRDefault="0078604E" w:rsidP="0078604E">
      <w:pPr>
        <w:ind w:firstLine="720"/>
        <w:jc w:val="both"/>
        <w:rPr>
          <w:rFonts w:eastAsiaTheme="minorEastAsia"/>
          <w:sz w:val="24"/>
          <w:szCs w:val="24"/>
        </w:rPr>
      </w:pPr>
      <w:r>
        <w:rPr>
          <w:rFonts w:eastAsiaTheme="minorEastAsia"/>
          <w:sz w:val="24"/>
          <w:szCs w:val="24"/>
        </w:rPr>
        <w:t xml:space="preserve">Perhaps you have noticed that there is a common thread that runs throughout </w:t>
      </w:r>
      <w:r w:rsidR="00A96E53">
        <w:rPr>
          <w:rFonts w:eastAsiaTheme="minorEastAsia"/>
          <w:sz w:val="24"/>
          <w:szCs w:val="24"/>
        </w:rPr>
        <w:t>the Bible</w:t>
      </w:r>
      <w:r w:rsidR="00B02E47">
        <w:rPr>
          <w:rFonts w:eastAsiaTheme="minorEastAsia"/>
          <w:sz w:val="24"/>
          <w:szCs w:val="24"/>
        </w:rPr>
        <w:t>; it is</w:t>
      </w:r>
      <w:r>
        <w:rPr>
          <w:rFonts w:eastAsiaTheme="minorEastAsia"/>
          <w:sz w:val="24"/>
          <w:szCs w:val="24"/>
        </w:rPr>
        <w:t xml:space="preserve"> the theme of home and family. This is not a coincidence. The family is the first institution God established. </w:t>
      </w:r>
      <w:r w:rsidR="009C5A1D">
        <w:rPr>
          <w:rFonts w:eastAsiaTheme="minorEastAsia"/>
          <w:sz w:val="24"/>
          <w:szCs w:val="24"/>
        </w:rPr>
        <w:t>And, s</w:t>
      </w:r>
      <w:r>
        <w:rPr>
          <w:rFonts w:eastAsiaTheme="minorEastAsia"/>
          <w:sz w:val="24"/>
          <w:szCs w:val="24"/>
        </w:rPr>
        <w:t xml:space="preserve">ociety is only as healthy as the families that make up that society. </w:t>
      </w:r>
      <w:r w:rsidRPr="5897EC05">
        <w:rPr>
          <w:rFonts w:eastAsiaTheme="minorEastAsia"/>
          <w:sz w:val="24"/>
          <w:szCs w:val="24"/>
        </w:rPr>
        <w:t xml:space="preserve">For </w:t>
      </w:r>
      <w:r>
        <w:rPr>
          <w:rFonts w:eastAsiaTheme="minorEastAsia"/>
          <w:sz w:val="24"/>
          <w:szCs w:val="24"/>
        </w:rPr>
        <w:t>instance</w:t>
      </w:r>
      <w:r w:rsidRPr="5897EC05">
        <w:rPr>
          <w:rFonts w:eastAsiaTheme="minorEastAsia"/>
          <w:sz w:val="24"/>
          <w:szCs w:val="24"/>
        </w:rPr>
        <w:t>,</w:t>
      </w:r>
      <w:r w:rsidR="004D2A27">
        <w:rPr>
          <w:rFonts w:eastAsiaTheme="minorEastAsia"/>
          <w:sz w:val="24"/>
          <w:szCs w:val="24"/>
        </w:rPr>
        <w:t xml:space="preserve"> as seen in our key passage</w:t>
      </w:r>
      <w:r>
        <w:rPr>
          <w:rFonts w:eastAsiaTheme="minorEastAsia"/>
          <w:sz w:val="24"/>
          <w:szCs w:val="24"/>
        </w:rPr>
        <w:t xml:space="preserve">, the Father is very concerned with the growth and spiritual health of </w:t>
      </w:r>
      <w:r w:rsidRPr="00032CFE">
        <w:rPr>
          <w:rFonts w:eastAsiaTheme="minorEastAsia"/>
          <w:i/>
          <w:sz w:val="24"/>
          <w:szCs w:val="24"/>
        </w:rPr>
        <w:t>His family</w:t>
      </w:r>
      <w:r>
        <w:rPr>
          <w:rFonts w:eastAsiaTheme="minorEastAsia"/>
          <w:sz w:val="24"/>
          <w:szCs w:val="24"/>
        </w:rPr>
        <w:t>. A h</w:t>
      </w:r>
      <w:r w:rsidR="002F26B5">
        <w:rPr>
          <w:rFonts w:eastAsiaTheme="minorEastAsia"/>
          <w:sz w:val="24"/>
          <w:szCs w:val="24"/>
        </w:rPr>
        <w:t>ealthy family is made up of</w:t>
      </w:r>
      <w:r>
        <w:rPr>
          <w:rFonts w:eastAsiaTheme="minorEastAsia"/>
          <w:sz w:val="24"/>
          <w:szCs w:val="24"/>
        </w:rPr>
        <w:t xml:space="preserve"> a mother and a father who are well equipped to care for their children. So it is with God’s children, and</w:t>
      </w:r>
      <w:r w:rsidR="00D76385">
        <w:rPr>
          <w:rFonts w:eastAsiaTheme="minorEastAsia"/>
          <w:sz w:val="24"/>
          <w:szCs w:val="24"/>
        </w:rPr>
        <w:t>,</w:t>
      </w:r>
      <w:r>
        <w:rPr>
          <w:rFonts w:eastAsiaTheme="minorEastAsia"/>
          <w:sz w:val="24"/>
          <w:szCs w:val="24"/>
        </w:rPr>
        <w:t xml:space="preserve"> </w:t>
      </w:r>
      <w:r w:rsidRPr="00131462">
        <w:rPr>
          <w:rFonts w:eastAsiaTheme="minorEastAsia"/>
          <w:noProof/>
          <w:sz w:val="24"/>
          <w:szCs w:val="24"/>
        </w:rPr>
        <w:t>clearl</w:t>
      </w:r>
      <w:r>
        <w:rPr>
          <w:rFonts w:eastAsiaTheme="minorEastAsia"/>
          <w:noProof/>
          <w:sz w:val="24"/>
          <w:szCs w:val="24"/>
        </w:rPr>
        <w:t>y</w:t>
      </w:r>
      <w:r w:rsidRPr="00131462">
        <w:rPr>
          <w:rFonts w:eastAsiaTheme="minorEastAsia"/>
          <w:noProof/>
          <w:sz w:val="24"/>
          <w:szCs w:val="24"/>
        </w:rPr>
        <w:t>,</w:t>
      </w:r>
      <w:r>
        <w:rPr>
          <w:rFonts w:eastAsiaTheme="minorEastAsia"/>
          <w:sz w:val="24"/>
          <w:szCs w:val="24"/>
        </w:rPr>
        <w:t xml:space="preserve"> Paul recognized how important this is. For instance, to the saints at Thessalonica, he was like a nursing mother, as well as a spi</w:t>
      </w:r>
      <w:r w:rsidR="00F14429">
        <w:rPr>
          <w:rFonts w:eastAsiaTheme="minorEastAsia"/>
          <w:sz w:val="24"/>
          <w:szCs w:val="24"/>
        </w:rPr>
        <w:t>ritual father. And then there are</w:t>
      </w:r>
      <w:r>
        <w:rPr>
          <w:rFonts w:eastAsiaTheme="minorEastAsia"/>
          <w:sz w:val="24"/>
          <w:szCs w:val="24"/>
        </w:rPr>
        <w:t xml:space="preserve"> the apostle</w:t>
      </w:r>
      <w:r w:rsidR="00F14429">
        <w:rPr>
          <w:rFonts w:eastAsiaTheme="minorEastAsia"/>
          <w:sz w:val="24"/>
          <w:szCs w:val="24"/>
        </w:rPr>
        <w:t>s</w:t>
      </w:r>
      <w:r w:rsidR="009336C0">
        <w:rPr>
          <w:rFonts w:eastAsiaTheme="minorEastAsia"/>
          <w:sz w:val="24"/>
          <w:szCs w:val="24"/>
        </w:rPr>
        <w:t xml:space="preserve"> John and Peter </w:t>
      </w:r>
      <w:r>
        <w:rPr>
          <w:rFonts w:eastAsiaTheme="minorEastAsia"/>
          <w:sz w:val="24"/>
          <w:szCs w:val="24"/>
        </w:rPr>
        <w:t>who wrote of the concept of spiritual birth and infants needing milk to grow up in the faith.</w:t>
      </w:r>
    </w:p>
    <w:p w14:paraId="64E91B4F" w14:textId="2D3B92FF" w:rsidR="0078604E" w:rsidRDefault="0078604E" w:rsidP="0078604E">
      <w:pPr>
        <w:ind w:firstLine="720"/>
        <w:jc w:val="both"/>
        <w:rPr>
          <w:rFonts w:eastAsiaTheme="minorEastAsia"/>
          <w:sz w:val="24"/>
          <w:szCs w:val="24"/>
          <w:lang w:val="en"/>
        </w:rPr>
      </w:pPr>
      <w:r>
        <w:rPr>
          <w:rFonts w:eastAsiaTheme="minorEastAsia"/>
          <w:sz w:val="24"/>
          <w:szCs w:val="24"/>
        </w:rPr>
        <w:t>W</w:t>
      </w:r>
      <w:r w:rsidRPr="5897EC05">
        <w:rPr>
          <w:rFonts w:eastAsiaTheme="minorEastAsia"/>
          <w:sz w:val="24"/>
          <w:szCs w:val="24"/>
        </w:rPr>
        <w:t>hen we’re born physically</w:t>
      </w:r>
      <w:r>
        <w:rPr>
          <w:rFonts w:eastAsiaTheme="minorEastAsia"/>
          <w:sz w:val="24"/>
          <w:szCs w:val="24"/>
        </w:rPr>
        <w:t>,</w:t>
      </w:r>
      <w:r w:rsidRPr="5897EC05">
        <w:rPr>
          <w:rFonts w:eastAsiaTheme="minorEastAsia"/>
          <w:sz w:val="24"/>
          <w:szCs w:val="24"/>
        </w:rPr>
        <w:t xml:space="preserve"> there is a natural growth </w:t>
      </w:r>
      <w:r w:rsidRPr="5897EC05">
        <w:rPr>
          <w:rFonts w:eastAsiaTheme="minorEastAsia"/>
          <w:sz w:val="24"/>
          <w:szCs w:val="24"/>
          <w:lang w:val="en"/>
        </w:rPr>
        <w:t>process</w:t>
      </w:r>
      <w:r>
        <w:rPr>
          <w:rFonts w:eastAsiaTheme="minorEastAsia"/>
          <w:sz w:val="24"/>
          <w:szCs w:val="24"/>
          <w:lang w:val="en"/>
        </w:rPr>
        <w:t>, and the same is true when</w:t>
      </w:r>
      <w:r w:rsidRPr="5897EC05">
        <w:rPr>
          <w:rFonts w:eastAsiaTheme="minorEastAsia"/>
          <w:sz w:val="24"/>
          <w:szCs w:val="24"/>
          <w:lang w:val="en"/>
        </w:rPr>
        <w:t xml:space="preserve"> we are born </w:t>
      </w:r>
      <w:r>
        <w:rPr>
          <w:rFonts w:eastAsiaTheme="minorEastAsia"/>
          <w:sz w:val="24"/>
          <w:szCs w:val="24"/>
          <w:lang w:val="en"/>
        </w:rPr>
        <w:t xml:space="preserve">spiritually. </w:t>
      </w:r>
      <w:r>
        <w:rPr>
          <w:sz w:val="24"/>
          <w:szCs w:val="24"/>
        </w:rPr>
        <w:t xml:space="preserve">Whether it be physical, educational, mental or spiritual, </w:t>
      </w:r>
      <w:r>
        <w:rPr>
          <w:rFonts w:eastAsiaTheme="minorEastAsia"/>
          <w:sz w:val="24"/>
          <w:szCs w:val="24"/>
          <w:lang w:val="en"/>
        </w:rPr>
        <w:t>w</w:t>
      </w:r>
      <w:r w:rsidRPr="5897EC05">
        <w:rPr>
          <w:rFonts w:eastAsiaTheme="minorEastAsia"/>
          <w:sz w:val="24"/>
          <w:szCs w:val="24"/>
          <w:lang w:val="en"/>
        </w:rPr>
        <w:t xml:space="preserve">e </w:t>
      </w:r>
      <w:r>
        <w:rPr>
          <w:rFonts w:eastAsiaTheme="minorEastAsia"/>
          <w:sz w:val="24"/>
          <w:szCs w:val="24"/>
          <w:lang w:val="en"/>
        </w:rPr>
        <w:t>are either moving</w:t>
      </w:r>
      <w:r w:rsidRPr="5897EC05">
        <w:rPr>
          <w:rFonts w:eastAsiaTheme="minorEastAsia"/>
          <w:sz w:val="24"/>
          <w:szCs w:val="24"/>
          <w:lang w:val="en"/>
        </w:rPr>
        <w:t xml:space="preserve"> forward growing and learning, or we </w:t>
      </w:r>
      <w:r>
        <w:rPr>
          <w:rFonts w:eastAsiaTheme="minorEastAsia"/>
          <w:sz w:val="24"/>
          <w:szCs w:val="24"/>
          <w:lang w:val="en"/>
        </w:rPr>
        <w:t>are regressing</w:t>
      </w:r>
      <w:r w:rsidRPr="5897EC05">
        <w:rPr>
          <w:rFonts w:eastAsiaTheme="minorEastAsia"/>
          <w:sz w:val="24"/>
          <w:szCs w:val="24"/>
          <w:lang w:val="en"/>
        </w:rPr>
        <w:t>.</w:t>
      </w:r>
      <w:r w:rsidRPr="0028201C">
        <w:rPr>
          <w:sz w:val="24"/>
          <w:szCs w:val="24"/>
        </w:rPr>
        <w:t xml:space="preserve"> </w:t>
      </w:r>
      <w:r>
        <w:rPr>
          <w:sz w:val="24"/>
          <w:szCs w:val="24"/>
        </w:rPr>
        <w:t>But we</w:t>
      </w:r>
      <w:r w:rsidRPr="5897EC05">
        <w:rPr>
          <w:rFonts w:eastAsiaTheme="minorEastAsia"/>
          <w:sz w:val="24"/>
          <w:szCs w:val="24"/>
          <w:lang w:val="en"/>
        </w:rPr>
        <w:t xml:space="preserve"> never stay in the same place</w:t>
      </w:r>
      <w:r>
        <w:rPr>
          <w:rFonts w:eastAsiaTheme="minorEastAsia"/>
          <w:sz w:val="24"/>
          <w:szCs w:val="24"/>
          <w:lang w:val="en"/>
        </w:rPr>
        <w:t xml:space="preserve">. </w:t>
      </w:r>
      <w:r w:rsidR="000D14BA">
        <w:rPr>
          <w:rFonts w:eastAsiaTheme="minorEastAsia"/>
          <w:sz w:val="24"/>
          <w:szCs w:val="24"/>
          <w:lang w:val="en"/>
        </w:rPr>
        <w:t>It does not matter</w:t>
      </w:r>
      <w:r>
        <w:rPr>
          <w:rFonts w:eastAsiaTheme="minorEastAsia"/>
          <w:sz w:val="24"/>
          <w:szCs w:val="24"/>
          <w:lang w:val="en"/>
        </w:rPr>
        <w:t xml:space="preserve"> if we call this equipping the saints, building the body, parenting God’s children or making disciples; all this falls under the umbrella of </w:t>
      </w:r>
      <w:r w:rsidR="00E447A6">
        <w:rPr>
          <w:rFonts w:eastAsiaTheme="minorEastAsia"/>
          <w:sz w:val="24"/>
          <w:szCs w:val="24"/>
          <w:lang w:val="en"/>
        </w:rPr>
        <w:t xml:space="preserve">the </w:t>
      </w:r>
      <w:r>
        <w:rPr>
          <w:rFonts w:eastAsiaTheme="minorEastAsia"/>
          <w:sz w:val="24"/>
          <w:szCs w:val="24"/>
          <w:lang w:val="en"/>
        </w:rPr>
        <w:t>growth and health of the church.</w:t>
      </w:r>
    </w:p>
    <w:p w14:paraId="5DC99F02" w14:textId="18624D69" w:rsidR="0078604E" w:rsidRDefault="0078604E" w:rsidP="0078604E">
      <w:pPr>
        <w:ind w:firstLine="720"/>
        <w:jc w:val="both"/>
        <w:rPr>
          <w:rFonts w:eastAsiaTheme="minorEastAsia"/>
          <w:sz w:val="24"/>
          <w:szCs w:val="24"/>
          <w:lang w:val="en"/>
        </w:rPr>
      </w:pPr>
      <w:r>
        <w:rPr>
          <w:sz w:val="24"/>
          <w:szCs w:val="24"/>
        </w:rPr>
        <w:t>As we work our way through the five stages of spiritual growth, notice the numerous references to birth, infancy, children, young adults and</w:t>
      </w:r>
      <w:r w:rsidR="0022009A">
        <w:rPr>
          <w:sz w:val="24"/>
          <w:szCs w:val="24"/>
        </w:rPr>
        <w:t>,</w:t>
      </w:r>
      <w:r>
        <w:rPr>
          <w:sz w:val="24"/>
          <w:szCs w:val="24"/>
        </w:rPr>
        <w:t xml:space="preserve"> finally</w:t>
      </w:r>
      <w:r w:rsidR="0022009A">
        <w:rPr>
          <w:sz w:val="24"/>
          <w:szCs w:val="24"/>
        </w:rPr>
        <w:t>,</w:t>
      </w:r>
      <w:r>
        <w:rPr>
          <w:sz w:val="24"/>
          <w:szCs w:val="24"/>
        </w:rPr>
        <w:t xml:space="preserve"> spiritual parents. You may be surprised at </w:t>
      </w:r>
      <w:r>
        <w:rPr>
          <w:noProof/>
          <w:sz w:val="24"/>
          <w:szCs w:val="24"/>
        </w:rPr>
        <w:t xml:space="preserve">the number </w:t>
      </w:r>
      <w:r w:rsidRPr="00131462">
        <w:rPr>
          <w:noProof/>
          <w:sz w:val="24"/>
          <w:szCs w:val="24"/>
        </w:rPr>
        <w:t>of</w:t>
      </w:r>
      <w:r>
        <w:rPr>
          <w:sz w:val="24"/>
          <w:szCs w:val="24"/>
        </w:rPr>
        <w:t xml:space="preserve"> similarities.  </w:t>
      </w:r>
      <w:r w:rsidR="008F3D20">
        <w:rPr>
          <w:sz w:val="24"/>
          <w:szCs w:val="24"/>
        </w:rPr>
        <w:t>Now</w:t>
      </w:r>
      <w:r>
        <w:rPr>
          <w:sz w:val="24"/>
          <w:szCs w:val="24"/>
        </w:rPr>
        <w:t xml:space="preserve"> it’s time to find out where we are</w:t>
      </w:r>
      <w:r w:rsidRPr="5897EC05">
        <w:rPr>
          <w:rFonts w:eastAsiaTheme="minorEastAsia"/>
          <w:sz w:val="24"/>
          <w:szCs w:val="24"/>
          <w:lang w:val="en"/>
        </w:rPr>
        <w:t xml:space="preserve"> in the </w:t>
      </w:r>
      <w:r>
        <w:rPr>
          <w:rFonts w:eastAsiaTheme="minorEastAsia"/>
          <w:sz w:val="24"/>
          <w:szCs w:val="24"/>
          <w:lang w:val="en"/>
        </w:rPr>
        <w:t>five</w:t>
      </w:r>
      <w:r w:rsidRPr="5897EC05">
        <w:rPr>
          <w:rFonts w:eastAsiaTheme="minorEastAsia"/>
          <w:sz w:val="24"/>
          <w:szCs w:val="24"/>
          <w:lang w:val="en"/>
        </w:rPr>
        <w:t xml:space="preserve"> </w:t>
      </w:r>
      <w:r>
        <w:rPr>
          <w:rFonts w:eastAsiaTheme="minorEastAsia"/>
          <w:sz w:val="24"/>
          <w:szCs w:val="24"/>
          <w:lang w:val="en"/>
        </w:rPr>
        <w:t>stages</w:t>
      </w:r>
      <w:r w:rsidRPr="5897EC05">
        <w:rPr>
          <w:rFonts w:eastAsiaTheme="minorEastAsia"/>
          <w:sz w:val="24"/>
          <w:szCs w:val="24"/>
          <w:lang w:val="en"/>
        </w:rPr>
        <w:t xml:space="preserve"> of spiritual growth</w:t>
      </w:r>
      <w:r>
        <w:rPr>
          <w:rFonts w:eastAsiaTheme="minorEastAsia"/>
          <w:sz w:val="24"/>
          <w:szCs w:val="24"/>
          <w:lang w:val="en"/>
        </w:rPr>
        <w:t>.</w:t>
      </w:r>
      <w:r w:rsidRPr="5897EC05">
        <w:rPr>
          <w:rFonts w:eastAsiaTheme="minorEastAsia"/>
          <w:sz w:val="24"/>
          <w:szCs w:val="24"/>
          <w:lang w:val="en"/>
        </w:rPr>
        <w:t xml:space="preserve"> Let’s look at the growth chart.</w:t>
      </w:r>
    </w:p>
    <w:p w14:paraId="1AE5EC7E"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Pr>
          <w:rFonts w:cstheme="minorHAnsi"/>
          <w:noProof/>
          <w:sz w:val="28"/>
          <w:szCs w:val="28"/>
        </w:rPr>
        <w:lastRenderedPageBreak/>
        <w:drawing>
          <wp:inline distT="0" distB="0" distL="0" distR="0" wp14:anchorId="206C6EB7" wp14:editId="7AE01E32">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ED78DE">
        <w:rPr>
          <w:rFonts w:cstheme="minorHAnsi"/>
          <w:sz w:val="28"/>
          <w:szCs w:val="28"/>
        </w:rPr>
        <w:br/>
      </w:r>
      <w:r w:rsidRPr="00A1229E">
        <w:rPr>
          <w:rFonts w:eastAsiaTheme="minorEastAsia"/>
          <w:b/>
          <w:bCs/>
          <w:sz w:val="28"/>
          <w:szCs w:val="28"/>
          <w:lang w:val="en"/>
        </w:rPr>
        <w:t>Stage 1</w:t>
      </w:r>
    </w:p>
    <w:p w14:paraId="01AE4C4F"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Spiritually Dead</w:t>
      </w:r>
    </w:p>
    <w:p w14:paraId="7B872079" w14:textId="77777777" w:rsidR="00E66722" w:rsidRPr="00052CD4" w:rsidRDefault="00E66722" w:rsidP="004679F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Ephesians 2:1-7 (NET)</w:t>
      </w:r>
    </w:p>
    <w:p w14:paraId="49782B93" w14:textId="03AFA068" w:rsidR="00E66722" w:rsidRPr="00E66722" w:rsidRDefault="00E66722" w:rsidP="004679F7">
      <w:pPr>
        <w:pStyle w:val="bodytext"/>
        <w:spacing w:before="0" w:beforeAutospacing="0" w:after="0" w:afterAutospacing="0"/>
        <w:jc w:val="center"/>
        <w:rPr>
          <w:rFonts w:asciiTheme="minorHAnsi" w:hAnsiTheme="minorHAnsi"/>
          <w:b/>
          <w:i/>
        </w:rPr>
      </w:pP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although 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your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sins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world’s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present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path, 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kingdom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air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 of the spirit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that is now</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energizing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disobedience</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among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all</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also 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 out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our lives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cravings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indulging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desires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mind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by nature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children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wrath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even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rest</w:t>
      </w:r>
      <w:r w:rsidRPr="00E66722">
        <w:rPr>
          <w:rStyle w:val="netverse"/>
          <w:rFonts w:asciiTheme="minorHAnsi" w:eastAsiaTheme="majorEastAsia" w:hAnsiTheme="minorHAnsi"/>
          <w:b/>
          <w:i/>
        </w:rPr>
        <w:t>…</w:t>
      </w:r>
      <w:r w:rsidRPr="00E66722">
        <w:rPr>
          <w:rStyle w:val="s"/>
          <w:rFonts w:asciiTheme="minorHAnsi" w:eastAsiaTheme="majorEastAsia" w:hAnsiTheme="minorHAnsi"/>
          <w:b/>
          <w:i/>
        </w:rPr>
        <w:t>But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God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rich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mercy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because</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of h</w:t>
      </w:r>
      <w:r w:rsidRPr="00E66722">
        <w:rPr>
          <w:rStyle w:val="s"/>
          <w:rFonts w:asciiTheme="minorHAnsi" w:eastAsiaTheme="majorEastAsia" w:hAnsiTheme="minorHAnsi"/>
          <w:b/>
          <w:i/>
        </w:rPr>
        <w:t>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great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love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which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e loved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even though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made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alive together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 xml:space="preserve">– by </w:t>
      </w:r>
      <w:r w:rsidRPr="00260043">
        <w:rPr>
          <w:rStyle w:val="s"/>
          <w:rFonts w:asciiTheme="minorHAnsi" w:eastAsiaTheme="majorEastAsia" w:hAnsiTheme="minorHAnsi"/>
          <w:b/>
          <w:i/>
          <w:noProof/>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 are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saved</w:t>
      </w:r>
      <w:r w:rsidRPr="00E66722">
        <w:rPr>
          <w:rStyle w:val="netverse"/>
          <w:rFonts w:asciiTheme="minorHAnsi" w:eastAsiaTheme="majorEastAsia" w:hAnsiTheme="minorHAnsi"/>
          <w:b/>
          <w:i/>
        </w:rPr>
        <w:t>! –</w:t>
      </w:r>
      <w:r w:rsidRPr="00E66722">
        <w:rPr>
          <w:rFonts w:asciiTheme="minorHAnsi"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00066BE9">
        <w:rPr>
          <w:rStyle w:val="s"/>
          <w:rFonts w:asciiTheme="minorHAnsi" w:eastAsiaTheme="majorEastAsia" w:hAnsiTheme="minorHAnsi"/>
          <w:b/>
          <w:i/>
        </w:rPr>
        <w:t>h</w:t>
      </w:r>
      <w:r w:rsidRPr="00E66722">
        <w:rPr>
          <w:rStyle w:val="s"/>
          <w:rFonts w:asciiTheme="minorHAnsi" w:eastAsiaTheme="majorEastAsia" w:hAnsiTheme="minorHAnsi"/>
          <w:b/>
          <w:i/>
        </w:rPr>
        <w:t>e raised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up</w:t>
      </w:r>
      <w:r w:rsidRPr="00E66722">
        <w:rPr>
          <w:rStyle w:val="netverse"/>
          <w:rFonts w:asciiTheme="minorHAnsi" w:eastAsiaTheme="majorEastAsia" w:hAnsiTheme="minorHAnsi"/>
          <w:b/>
          <w:i/>
        </w:rPr>
        <w:t xml:space="preserve"> </w:t>
      </w:r>
      <w:r w:rsidR="005E0BB6">
        <w:rPr>
          <w:rStyle w:val="s"/>
          <w:rFonts w:asciiTheme="minorHAnsi" w:eastAsiaTheme="majorEastAsia" w:hAnsiTheme="minorHAnsi"/>
          <w:b/>
          <w:i/>
        </w:rPr>
        <w:t xml:space="preserve">with </w:t>
      </w:r>
      <w:r w:rsidR="0029197E">
        <w:rPr>
          <w:rStyle w:val="s"/>
          <w:rFonts w:asciiTheme="minorHAnsi" w:eastAsiaTheme="majorEastAsia" w:hAnsiTheme="minorHAnsi"/>
          <w:b/>
          <w:i/>
        </w:rPr>
        <w:t>h</w:t>
      </w:r>
      <w:r w:rsidRPr="00E66722">
        <w:rPr>
          <w:rStyle w:val="s"/>
          <w:rFonts w:asciiTheme="minorHAnsi" w:eastAsiaTheme="majorEastAsia" w:hAnsiTheme="minorHAnsi"/>
          <w:b/>
          <w:i/>
        </w:rPr>
        <w:t>im 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seated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with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im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heavenly realms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demonstrate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coming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ages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surpassing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wealth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kindness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toward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p>
    <w:p w14:paraId="01C31201" w14:textId="36478896" w:rsidR="00E66722" w:rsidRDefault="00E66722" w:rsidP="004679F7">
      <w:pPr>
        <w:spacing w:before="100" w:beforeAutospacing="1" w:after="100" w:afterAutospacing="1" w:line="336" w:lineRule="atLeast"/>
        <w:jc w:val="both"/>
        <w:rPr>
          <w:rFonts w:eastAsiaTheme="minorEastAsia"/>
          <w:sz w:val="24"/>
          <w:szCs w:val="24"/>
        </w:rPr>
      </w:pPr>
      <w:r w:rsidRPr="004679F7">
        <w:rPr>
          <w:rFonts w:eastAsiaTheme="minorEastAsia"/>
          <w:sz w:val="24"/>
          <w:szCs w:val="24"/>
          <w:lang w:val="en"/>
        </w:rPr>
        <w:t xml:space="preserve">             In </w:t>
      </w:r>
      <w:r w:rsidRPr="004679F7">
        <w:rPr>
          <w:rFonts w:eastAsiaTheme="minorEastAsia"/>
          <w:sz w:val="24"/>
          <w:szCs w:val="24"/>
        </w:rPr>
        <w:t>the beginning of the study of Paul’s letter to the Ephesians, we discovered that we have an enormous problem. In</w:t>
      </w:r>
      <w:r w:rsidR="00D16E10">
        <w:rPr>
          <w:rFonts w:eastAsiaTheme="minorEastAsia"/>
          <w:sz w:val="24"/>
          <w:szCs w:val="24"/>
        </w:rPr>
        <w:t xml:space="preserve"> fact</w:t>
      </w:r>
      <w:r w:rsidRPr="004679F7">
        <w:rPr>
          <w:rFonts w:eastAsiaTheme="minorEastAsia"/>
          <w:sz w:val="24"/>
          <w:szCs w:val="24"/>
        </w:rPr>
        <w:t xml:space="preserve">, it is the root cause of </w:t>
      </w:r>
      <w:r w:rsidRPr="004679F7">
        <w:rPr>
          <w:rFonts w:eastAsiaTheme="minorEastAsia"/>
          <w:i/>
          <w:sz w:val="24"/>
          <w:szCs w:val="24"/>
        </w:rPr>
        <w:t xml:space="preserve">all </w:t>
      </w:r>
      <w:r w:rsidRPr="004679F7">
        <w:rPr>
          <w:rFonts w:eastAsiaTheme="minorEastAsia"/>
          <w:sz w:val="24"/>
          <w:szCs w:val="24"/>
        </w:rPr>
        <w:t>our problems, and we</w:t>
      </w:r>
      <w:r>
        <w:rPr>
          <w:rFonts w:eastAsiaTheme="minorEastAsia"/>
          <w:sz w:val="24"/>
          <w:szCs w:val="24"/>
        </w:rPr>
        <w:t xml:space="preserve"> can trace it all the way back to the Garden of Eden. We’ve got a sin problem. By birth, by nature and by </w:t>
      </w:r>
      <w:r w:rsidRPr="00131462">
        <w:rPr>
          <w:rFonts w:eastAsiaTheme="minorEastAsia"/>
          <w:noProof/>
          <w:sz w:val="24"/>
          <w:szCs w:val="24"/>
        </w:rPr>
        <w:t>choice,</w:t>
      </w:r>
      <w:r>
        <w:rPr>
          <w:rFonts w:eastAsiaTheme="minorEastAsia"/>
          <w:sz w:val="24"/>
          <w:szCs w:val="24"/>
        </w:rPr>
        <w:t xml:space="preserve"> we are all sinners. And this brings us to our second dile</w:t>
      </w:r>
      <w:r w:rsidR="00F00494">
        <w:rPr>
          <w:rFonts w:eastAsiaTheme="minorEastAsia"/>
          <w:sz w:val="24"/>
          <w:szCs w:val="24"/>
        </w:rPr>
        <w:t>mma. Because we are</w:t>
      </w:r>
      <w:r>
        <w:rPr>
          <w:rFonts w:eastAsiaTheme="minorEastAsia"/>
          <w:sz w:val="24"/>
          <w:szCs w:val="24"/>
        </w:rPr>
        <w:t xml:space="preserve"> born sinners, we are spiritually dea</w:t>
      </w:r>
      <w:r w:rsidR="00B30D54">
        <w:rPr>
          <w:rFonts w:eastAsiaTheme="minorEastAsia"/>
          <w:sz w:val="24"/>
          <w:szCs w:val="24"/>
        </w:rPr>
        <w:t>d and separated from God. What is</w:t>
      </w:r>
      <w:r>
        <w:rPr>
          <w:rFonts w:eastAsiaTheme="minorEastAsia"/>
          <w:sz w:val="24"/>
          <w:szCs w:val="24"/>
        </w:rPr>
        <w:t xml:space="preserve"> more, i</w:t>
      </w:r>
      <w:r w:rsidRPr="5897EC05">
        <w:rPr>
          <w:rFonts w:eastAsiaTheme="minorEastAsia"/>
          <w:sz w:val="24"/>
          <w:szCs w:val="24"/>
        </w:rPr>
        <w:t>f we remain in this condition (</w:t>
      </w:r>
      <w:r w:rsidR="00D16E10">
        <w:rPr>
          <w:rFonts w:eastAsiaTheme="minorEastAsia"/>
          <w:sz w:val="24"/>
          <w:szCs w:val="24"/>
        </w:rPr>
        <w:t xml:space="preserve">only physically </w:t>
      </w:r>
      <w:r w:rsidRPr="5897EC05">
        <w:rPr>
          <w:rFonts w:eastAsiaTheme="minorEastAsia"/>
          <w:sz w:val="24"/>
          <w:szCs w:val="24"/>
        </w:rPr>
        <w:t>born) we will be eternally lost. To alter this sad st</w:t>
      </w:r>
      <w:r w:rsidR="00B30D54">
        <w:rPr>
          <w:rFonts w:eastAsiaTheme="minorEastAsia"/>
          <w:sz w:val="24"/>
          <w:szCs w:val="24"/>
        </w:rPr>
        <w:t xml:space="preserve">ate requires a miraculous birth—a </w:t>
      </w:r>
      <w:r w:rsidRPr="00A96E53">
        <w:rPr>
          <w:rFonts w:eastAsiaTheme="minorEastAsia"/>
          <w:bCs/>
          <w:i/>
          <w:iCs/>
          <w:sz w:val="24"/>
          <w:szCs w:val="24"/>
        </w:rPr>
        <w:t>spiritual birth</w:t>
      </w:r>
      <w:r w:rsidRPr="00A96E53">
        <w:rPr>
          <w:rFonts w:eastAsiaTheme="minorEastAsia"/>
          <w:sz w:val="24"/>
          <w:szCs w:val="24"/>
        </w:rPr>
        <w:t xml:space="preserve"> (John</w:t>
      </w:r>
      <w:r w:rsidRPr="5897EC05">
        <w:rPr>
          <w:rFonts w:eastAsiaTheme="minorEastAsia"/>
          <w:sz w:val="24"/>
          <w:szCs w:val="24"/>
        </w:rPr>
        <w:t xml:space="preserve"> 3:1-20)</w:t>
      </w:r>
      <w:r>
        <w:rPr>
          <w:rFonts w:eastAsiaTheme="minorEastAsia"/>
          <w:sz w:val="24"/>
          <w:szCs w:val="24"/>
        </w:rPr>
        <w:t>.</w:t>
      </w:r>
    </w:p>
    <w:p w14:paraId="714FBBE1" w14:textId="77777777" w:rsidR="00774AD9" w:rsidRDefault="00774AD9" w:rsidP="004679F7">
      <w:pPr>
        <w:spacing w:before="100" w:beforeAutospacing="1" w:after="100" w:afterAutospacing="1" w:line="336" w:lineRule="atLeast"/>
        <w:jc w:val="both"/>
        <w:rPr>
          <w:rFonts w:eastAsiaTheme="minorEastAsia"/>
          <w:sz w:val="24"/>
          <w:szCs w:val="24"/>
        </w:rPr>
      </w:pPr>
    </w:p>
    <w:p w14:paraId="2C223B79" w14:textId="26EF7DA6" w:rsidR="0078604E" w:rsidRPr="00052CD4" w:rsidRDefault="00B934CA" w:rsidP="004679F7">
      <w:pPr>
        <w:spacing w:after="0" w:line="336" w:lineRule="atLeast"/>
        <w:jc w:val="center"/>
        <w:rPr>
          <w:rFonts w:eastAsiaTheme="minorEastAsia"/>
          <w:b/>
          <w:bCs/>
          <w:iCs/>
          <w:sz w:val="24"/>
          <w:szCs w:val="24"/>
        </w:rPr>
      </w:pPr>
      <w:r w:rsidRPr="00052CD4">
        <w:rPr>
          <w:rFonts w:eastAsiaTheme="minorEastAsia"/>
          <w:b/>
          <w:bCs/>
          <w:iCs/>
          <w:sz w:val="24"/>
          <w:szCs w:val="24"/>
        </w:rPr>
        <w:lastRenderedPageBreak/>
        <w:t>John 3:3-7 (NET</w:t>
      </w:r>
      <w:r w:rsidR="0078604E" w:rsidRPr="00052CD4">
        <w:rPr>
          <w:rFonts w:eastAsiaTheme="minorEastAsia"/>
          <w:b/>
          <w:bCs/>
          <w:iCs/>
          <w:sz w:val="24"/>
          <w:szCs w:val="24"/>
        </w:rPr>
        <w:t>)</w:t>
      </w:r>
    </w:p>
    <w:p w14:paraId="2F020F34" w14:textId="3F1014DE" w:rsidR="00B934CA" w:rsidRPr="00B934CA" w:rsidRDefault="00B934CA" w:rsidP="004679F7">
      <w:pPr>
        <w:pStyle w:val="bodytext"/>
        <w:spacing w:before="0" w:beforeAutospacing="0" w:after="0" w:afterAutospacing="0"/>
        <w:jc w:val="center"/>
        <w:rPr>
          <w:rFonts w:asciiTheme="minorHAnsi" w:hAnsiTheme="minorHAnsi"/>
          <w:b/>
          <w:i/>
        </w:rPr>
      </w:pP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replied</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see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Nicodemus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“How</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man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when he 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old? 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mother’s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womb</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second time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 he?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answered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water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the 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Do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amazed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that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 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must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all 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p>
    <w:p w14:paraId="7CFBE9DC" w14:textId="4BAA9694" w:rsidR="0078604E" w:rsidRDefault="0078604E" w:rsidP="0078604E">
      <w:pPr>
        <w:spacing w:before="100" w:beforeAutospacing="1" w:after="100" w:afterAutospacing="1" w:line="336" w:lineRule="atLeast"/>
        <w:ind w:firstLine="720"/>
        <w:jc w:val="both"/>
        <w:rPr>
          <w:rFonts w:eastAsiaTheme="minorEastAsia"/>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w:t>
      </w:r>
      <w:r w:rsidRPr="00131462">
        <w:rPr>
          <w:rStyle w:val="woc"/>
          <w:bCs/>
          <w:iCs/>
          <w:noProof/>
          <w:sz w:val="24"/>
          <w:szCs w:val="24"/>
        </w:rPr>
        <w:t>Nic</w:t>
      </w:r>
      <w:r>
        <w:rPr>
          <w:rStyle w:val="woc"/>
          <w:bCs/>
          <w:iCs/>
          <w:noProof/>
          <w:sz w:val="24"/>
          <w:szCs w:val="24"/>
        </w:rPr>
        <w:t>o</w:t>
      </w:r>
      <w:r w:rsidRPr="00131462">
        <w:rPr>
          <w:rStyle w:val="woc"/>
          <w:bCs/>
          <w:iCs/>
          <w:noProof/>
          <w:sz w:val="24"/>
          <w:szCs w:val="24"/>
        </w:rPr>
        <w:t>demus</w:t>
      </w:r>
      <w:r w:rsidR="00C56435">
        <w:rPr>
          <w:rStyle w:val="woc"/>
          <w:bCs/>
          <w:iCs/>
          <w:sz w:val="24"/>
          <w:szCs w:val="24"/>
        </w:rPr>
        <w:t>, the Bible teacher.</w:t>
      </w:r>
      <w:r>
        <w:rPr>
          <w:rStyle w:val="woc"/>
          <w:bCs/>
          <w:iCs/>
          <w:sz w:val="24"/>
          <w:szCs w:val="24"/>
        </w:rPr>
        <w:t xml:space="preserve"> For one thing, wouldn’t you agree that it </w:t>
      </w:r>
      <w:r w:rsidRPr="5897EC05">
        <w:rPr>
          <w:rFonts w:eastAsiaTheme="minorEastAsia"/>
          <w:sz w:val="24"/>
          <w:szCs w:val="24"/>
          <w:lang w:val="en"/>
        </w:rPr>
        <w:t>takes something living to bring life to something that is dead</w:t>
      </w:r>
      <w:r>
        <w:rPr>
          <w:rFonts w:eastAsiaTheme="minorEastAsia"/>
          <w:sz w:val="24"/>
          <w:szCs w:val="24"/>
          <w:lang w:val="en"/>
        </w:rPr>
        <w:t xml:space="preserve">? And just as a natural birth begins with a seed, so does a spiritual birth. The </w:t>
      </w:r>
      <w:r w:rsidRPr="00131462">
        <w:rPr>
          <w:rFonts w:eastAsiaTheme="minorEastAsia"/>
          <w:noProof/>
          <w:sz w:val="24"/>
          <w:szCs w:val="24"/>
          <w:lang w:val="en"/>
        </w:rPr>
        <w:t>life</w:t>
      </w:r>
      <w:r>
        <w:rPr>
          <w:rFonts w:eastAsiaTheme="minorEastAsia"/>
          <w:noProof/>
          <w:sz w:val="24"/>
          <w:szCs w:val="24"/>
          <w:lang w:val="en"/>
        </w:rPr>
        <w:t>-</w:t>
      </w:r>
      <w:r w:rsidRPr="00131462">
        <w:rPr>
          <w:rFonts w:eastAsiaTheme="minorEastAsia"/>
          <w:noProof/>
          <w:sz w:val="24"/>
          <w:szCs w:val="24"/>
          <w:lang w:val="en"/>
        </w:rPr>
        <w:t>giving</w:t>
      </w:r>
      <w:r>
        <w:rPr>
          <w:rFonts w:eastAsiaTheme="minorEastAsia"/>
          <w:sz w:val="24"/>
          <w:szCs w:val="24"/>
          <w:lang w:val="en"/>
        </w:rPr>
        <w:t xml:space="preserve"> “seed” is the Word of God! </w:t>
      </w:r>
    </w:p>
    <w:p w14:paraId="67479B8C" w14:textId="1D08A2CB" w:rsidR="0078604E" w:rsidRPr="00052CD4" w:rsidRDefault="00294D06" w:rsidP="004679F7">
      <w:pPr>
        <w:spacing w:after="0"/>
        <w:jc w:val="center"/>
        <w:rPr>
          <w:rFonts w:cstheme="minorHAnsi"/>
          <w:b/>
          <w:sz w:val="24"/>
          <w:szCs w:val="24"/>
        </w:rPr>
      </w:pPr>
      <w:r w:rsidRPr="00052CD4">
        <w:rPr>
          <w:rFonts w:cstheme="minorHAnsi"/>
          <w:b/>
          <w:sz w:val="24"/>
          <w:szCs w:val="24"/>
        </w:rPr>
        <w:t>1 Peter 1:23-25 (NET</w:t>
      </w:r>
      <w:r w:rsidR="0078604E" w:rsidRPr="00052CD4">
        <w:rPr>
          <w:rFonts w:cstheme="minorHAnsi"/>
          <w:b/>
          <w:sz w:val="24"/>
          <w:szCs w:val="24"/>
        </w:rPr>
        <w:t>)</w:t>
      </w:r>
    </w:p>
    <w:p w14:paraId="42310035" w14:textId="588B48CA" w:rsidR="00294D06" w:rsidRPr="00294D06" w:rsidRDefault="00294D06" w:rsidP="004679F7">
      <w:pPr>
        <w:spacing w:after="0" w:line="240" w:lineRule="auto"/>
        <w:jc w:val="center"/>
        <w:rPr>
          <w:rFonts w:asciiTheme="minorHAnsi" w:eastAsia="Times New Roman" w:hAnsiTheme="minorHAnsi"/>
          <w:b/>
          <w:i/>
          <w:sz w:val="24"/>
          <w:szCs w:val="24"/>
        </w:rPr>
      </w:pPr>
      <w:r w:rsidRPr="00294D06">
        <w:rPr>
          <w:rFonts w:asciiTheme="minorHAnsi" w:eastAsia="Times New Roman" w:hAnsiTheme="minorHAnsi"/>
          <w:b/>
          <w:i/>
          <w:sz w:val="24"/>
          <w:szCs w:val="24"/>
        </w:rPr>
        <w:t xml:space="preserve">You have been born anew, not from perishable but from imperishable seed, through the living and enduring word of God. For </w:t>
      </w:r>
      <w:r w:rsidRPr="00294D06">
        <w:rPr>
          <w:rFonts w:asciiTheme="minorHAnsi" w:eastAsia="Times New Roman" w:hAnsiTheme="minorHAnsi"/>
          <w:b/>
          <w:bCs/>
          <w:i/>
          <w:iCs/>
          <w:sz w:val="24"/>
          <w:szCs w:val="24"/>
        </w:rPr>
        <w:t>all flesh</w:t>
      </w:r>
      <w:r w:rsidRPr="00294D06">
        <w:rPr>
          <w:rFonts w:asciiTheme="minorHAnsi" w:eastAsia="Times New Roman" w:hAnsiTheme="minorHAnsi"/>
          <w:b/>
          <w:bCs/>
          <w:i/>
          <w:iCs/>
          <w:color w:val="0000FF"/>
          <w:sz w:val="24"/>
          <w:szCs w:val="24"/>
          <w:u w:val="single"/>
          <w:vertAlign w:val="superscript"/>
        </w:rPr>
        <w:t xml:space="preserve"> </w:t>
      </w:r>
      <w:r w:rsidRPr="00294D06">
        <w:rPr>
          <w:rFonts w:asciiTheme="minorHAnsi" w:eastAsia="Times New Roman" w:hAnsiTheme="minorHAnsi"/>
          <w:b/>
          <w:bCs/>
          <w:i/>
          <w:iCs/>
          <w:sz w:val="24"/>
          <w:szCs w:val="24"/>
        </w:rPr>
        <w:t>is like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and all its glory like the flower of the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the grass withers and the flower falls off,</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 xml:space="preserve">but the word of the Lord endures </w:t>
      </w:r>
      <w:r w:rsidR="002272F8" w:rsidRPr="00294D06">
        <w:rPr>
          <w:rFonts w:asciiTheme="minorHAnsi" w:eastAsia="Times New Roman" w:hAnsiTheme="minorHAnsi"/>
          <w:b/>
          <w:bCs/>
          <w:i/>
          <w:iCs/>
          <w:sz w:val="24"/>
          <w:szCs w:val="24"/>
        </w:rPr>
        <w:t>forever</w:t>
      </w:r>
      <w:r w:rsidR="002272F8" w:rsidRPr="00294D06">
        <w:rPr>
          <w:rFonts w:asciiTheme="minorHAnsi" w:eastAsia="Times New Roman" w:hAnsiTheme="minorHAnsi"/>
          <w:b/>
          <w:i/>
          <w:sz w:val="24"/>
          <w:szCs w:val="24"/>
        </w:rPr>
        <w:t>. And</w:t>
      </w:r>
      <w:r w:rsidRPr="00294D06">
        <w:rPr>
          <w:rFonts w:asciiTheme="minorHAnsi" w:eastAsia="Times New Roman" w:hAnsiTheme="minorHAnsi"/>
          <w:b/>
          <w:i/>
          <w:sz w:val="24"/>
          <w:szCs w:val="24"/>
        </w:rPr>
        <w:t xml:space="preserve"> this is the word that was proclaimed to you.</w:t>
      </w:r>
    </w:p>
    <w:p w14:paraId="1B2E9B0A" w14:textId="490DD01F" w:rsidR="0078604E" w:rsidRDefault="0078604E" w:rsidP="0078604E">
      <w:pPr>
        <w:pStyle w:val="NormalWeb"/>
        <w:spacing w:before="0" w:beforeAutospacing="0" w:after="0" w:afterAutospacing="0"/>
        <w:jc w:val="center"/>
        <w:rPr>
          <w:rStyle w:val="text"/>
          <w:rFonts w:asciiTheme="minorHAnsi" w:hAnsiTheme="minorHAnsi" w:cstheme="minorHAnsi"/>
          <w:b/>
          <w:i/>
        </w:rPr>
      </w:pPr>
    </w:p>
    <w:p w14:paraId="65FE8CBF" w14:textId="446CF116" w:rsidR="0078604E" w:rsidRDefault="0078604E" w:rsidP="0078604E">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sidR="00713A7A">
        <w:rPr>
          <w:rFonts w:cstheme="minorHAnsi"/>
          <w:sz w:val="24"/>
          <w:szCs w:val="24"/>
        </w:rPr>
        <w:t>. It</w:t>
      </w:r>
      <w:r w:rsidRPr="00BD0680">
        <w:rPr>
          <w:rFonts w:cstheme="minorHAnsi"/>
          <w:sz w:val="24"/>
          <w:szCs w:val="24"/>
        </w:rPr>
        <w:t xml:space="preserve"> </w:t>
      </w:r>
      <w:r>
        <w:rPr>
          <w:rFonts w:cstheme="minorHAnsi"/>
          <w:sz w:val="24"/>
          <w:szCs w:val="24"/>
        </w:rPr>
        <w:t xml:space="preserve">is </w:t>
      </w:r>
      <w:r w:rsidR="00B51B12">
        <w:rPr>
          <w:rFonts w:cstheme="minorHAnsi"/>
          <w:sz w:val="24"/>
          <w:szCs w:val="24"/>
        </w:rPr>
        <w:t>alive</w:t>
      </w:r>
      <w:r w:rsidRPr="00BD0680">
        <w:rPr>
          <w:rFonts w:cstheme="minorHAnsi"/>
          <w:sz w:val="24"/>
          <w:szCs w:val="24"/>
        </w:rPr>
        <w:t xml:space="preserve">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bookmarkStart w:id="4" w:name="_Hlk478934889"/>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quotes the prophet Isaiah who said</w:t>
      </w:r>
      <w:bookmarkStart w:id="5" w:name="_Hlk478935006"/>
      <w:r>
        <w:rPr>
          <w:sz w:val="24"/>
          <w:szCs w:val="24"/>
        </w:rPr>
        <w:t xml:space="preserve">, </w:t>
      </w:r>
      <w:r w:rsidR="008F0FF0">
        <w:rPr>
          <w:sz w:val="24"/>
          <w:szCs w:val="24"/>
        </w:rPr>
        <w:t>“</w:t>
      </w:r>
      <w:r w:rsidR="008F0FF0" w:rsidRPr="008F0FF0">
        <w:rPr>
          <w:sz w:val="24"/>
          <w:szCs w:val="24"/>
        </w:rPr>
        <w:t>The grass withereth, the flower fadeth: but the word of our God shall stand for ever</w:t>
      </w:r>
      <w:bookmarkEnd w:id="4"/>
      <w:bookmarkEnd w:id="5"/>
      <w:r w:rsidR="008F0FF0">
        <w:rPr>
          <w:sz w:val="24"/>
          <w:szCs w:val="24"/>
        </w:rPr>
        <w:t xml:space="preserve">” (Isaiah 40:8 King James Version). </w:t>
      </w: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w:t>
      </w:r>
      <w:r w:rsidR="001F095F">
        <w:rPr>
          <w:sz w:val="24"/>
          <w:szCs w:val="24"/>
        </w:rPr>
        <w:t xml:space="preserve"> 37</w:t>
      </w:r>
      <w:r>
        <w:rPr>
          <w:sz w:val="24"/>
          <w:szCs w:val="24"/>
        </w:rPr>
        <w:t xml:space="preserve">.) People must hear the gospel </w:t>
      </w:r>
      <w:r w:rsidRPr="000406DB">
        <w:rPr>
          <w:noProof/>
          <w:sz w:val="24"/>
          <w:szCs w:val="24"/>
        </w:rPr>
        <w:t>to be</w:t>
      </w:r>
      <w:r w:rsidR="00562682">
        <w:rPr>
          <w:sz w:val="24"/>
          <w:szCs w:val="24"/>
        </w:rPr>
        <w:t xml:space="preserve"> born again. But who is</w:t>
      </w:r>
      <w:r>
        <w:rPr>
          <w:sz w:val="24"/>
          <w:szCs w:val="24"/>
        </w:rPr>
        <w:t xml:space="preserve"> going to tell them? Disciple making is a natural venue for the advance of the gospel message. </w:t>
      </w:r>
    </w:p>
    <w:p w14:paraId="716A6B7A" w14:textId="021D85F5" w:rsidR="0078604E" w:rsidRPr="00052CD4" w:rsidRDefault="00B03777" w:rsidP="004679F7">
      <w:pPr>
        <w:spacing w:after="0"/>
        <w:jc w:val="center"/>
        <w:rPr>
          <w:b/>
          <w:bCs/>
          <w:iCs/>
          <w:sz w:val="24"/>
          <w:szCs w:val="24"/>
        </w:rPr>
      </w:pPr>
      <w:r w:rsidRPr="00052CD4">
        <w:rPr>
          <w:b/>
          <w:bCs/>
          <w:iCs/>
          <w:sz w:val="24"/>
          <w:szCs w:val="24"/>
        </w:rPr>
        <w:t>1 John 5:11-12 (NET</w:t>
      </w:r>
      <w:r w:rsidR="0078604E" w:rsidRPr="00052CD4">
        <w:rPr>
          <w:b/>
          <w:bCs/>
          <w:iCs/>
          <w:sz w:val="24"/>
          <w:szCs w:val="24"/>
        </w:rPr>
        <w:t>)</w:t>
      </w:r>
    </w:p>
    <w:p w14:paraId="358A7A3D" w14:textId="16CD64A4" w:rsidR="00B03777" w:rsidRPr="0089521E" w:rsidRDefault="00B03777" w:rsidP="004679F7">
      <w:pPr>
        <w:spacing w:after="0"/>
        <w:jc w:val="center"/>
        <w:rPr>
          <w:b/>
          <w:i/>
          <w:sz w:val="24"/>
          <w:szCs w:val="24"/>
        </w:rPr>
      </w:pPr>
      <w:r w:rsidRPr="00B03777">
        <w:rPr>
          <w:b/>
          <w:i/>
          <w:sz w:val="24"/>
          <w:szCs w:val="24"/>
        </w:rPr>
        <w:t>And this is the testimony: God has given us eternal life, and this life is in his Son. 5:12 The one who has the Son has this</w:t>
      </w:r>
      <w:r w:rsidRPr="00B03777">
        <w:rPr>
          <w:b/>
          <w:i/>
          <w:sz w:val="24"/>
          <w:szCs w:val="24"/>
          <w:vertAlign w:val="superscript"/>
        </w:rPr>
        <w:t xml:space="preserve"> </w:t>
      </w:r>
      <w:r w:rsidRPr="00B03777">
        <w:rPr>
          <w:b/>
          <w:i/>
          <w:sz w:val="24"/>
          <w:szCs w:val="24"/>
        </w:rPr>
        <w:t>eternal life; the one who does not have the Son of God does not have this</w:t>
      </w:r>
      <w:r w:rsidRPr="00B03777">
        <w:rPr>
          <w:b/>
          <w:i/>
          <w:sz w:val="24"/>
          <w:szCs w:val="24"/>
          <w:vertAlign w:val="superscript"/>
        </w:rPr>
        <w:t> </w:t>
      </w:r>
      <w:r w:rsidRPr="00B03777">
        <w:rPr>
          <w:b/>
          <w:i/>
          <w:sz w:val="24"/>
          <w:szCs w:val="24"/>
        </w:rPr>
        <w:t>eternal</w:t>
      </w:r>
      <w:r w:rsidRPr="00B03777">
        <w:rPr>
          <w:b/>
          <w:i/>
          <w:sz w:val="24"/>
          <w:szCs w:val="24"/>
          <w:vertAlign w:val="superscript"/>
        </w:rPr>
        <w:t xml:space="preserve"> </w:t>
      </w:r>
      <w:r w:rsidRPr="00B03777">
        <w:rPr>
          <w:b/>
          <w:i/>
          <w:sz w:val="24"/>
          <w:szCs w:val="24"/>
        </w:rPr>
        <w:t>life.</w:t>
      </w:r>
    </w:p>
    <w:p w14:paraId="0B342305" w14:textId="77777777" w:rsidR="0078604E" w:rsidRPr="006D64F9" w:rsidRDefault="0078604E" w:rsidP="0078604E">
      <w:pPr>
        <w:spacing w:before="100" w:beforeAutospacing="1" w:after="100" w:afterAutospacing="1" w:line="336" w:lineRule="atLeast"/>
        <w:jc w:val="both"/>
        <w:rPr>
          <w:rFonts w:eastAsia="Times New Roman" w:cstheme="minorHAnsi"/>
          <w:sz w:val="24"/>
          <w:szCs w:val="24"/>
          <w:lang w:val="en"/>
        </w:rPr>
      </w:pPr>
      <w:r w:rsidRPr="00EB4A48">
        <w:rPr>
          <w:rFonts w:eastAsiaTheme="minorEastAsia"/>
          <w:b/>
          <w:bCs/>
          <w:sz w:val="28"/>
          <w:szCs w:val="28"/>
          <w:lang w:val="en"/>
        </w:rPr>
        <w:t>DIGGING DEEPER: </w:t>
      </w:r>
      <w:r w:rsidRPr="00EB4A48">
        <w:rPr>
          <w:rFonts w:eastAsiaTheme="minorEastAsia"/>
          <w:bCs/>
          <w:sz w:val="24"/>
          <w:szCs w:val="24"/>
          <w:lang w:val="en"/>
        </w:rPr>
        <w:t>Matthew 4:19; 1 Corinthians 15:1-4</w:t>
      </w:r>
      <w:r>
        <w:rPr>
          <w:rFonts w:eastAsiaTheme="minorEastAsia"/>
          <w:bCs/>
          <w:sz w:val="24"/>
          <w:szCs w:val="24"/>
          <w:lang w:val="en"/>
        </w:rPr>
        <w:t>;</w:t>
      </w:r>
      <w:r w:rsidRPr="00EB4A48">
        <w:rPr>
          <w:rFonts w:eastAsiaTheme="minorEastAsia"/>
          <w:bCs/>
          <w:sz w:val="24"/>
          <w:szCs w:val="24"/>
          <w:lang w:val="en"/>
        </w:rPr>
        <w:t xml:space="preserve"> 2 Corinthians 5:15-20; Romans 1:16, 10:9-18; Acts 1:8</w:t>
      </w:r>
      <w:r>
        <w:rPr>
          <w:rFonts w:eastAsiaTheme="minorEastAsia"/>
          <w:bCs/>
          <w:sz w:val="24"/>
          <w:szCs w:val="24"/>
          <w:lang w:val="en"/>
        </w:rPr>
        <w:t>,</w:t>
      </w:r>
      <w:r w:rsidRPr="00EB4A48">
        <w:rPr>
          <w:rFonts w:eastAsiaTheme="minorEastAsia"/>
          <w:bCs/>
          <w:sz w:val="24"/>
          <w:szCs w:val="24"/>
          <w:lang w:val="en"/>
        </w:rPr>
        <w:t xml:space="preserve"> 20:20-21; 1 Peter 1:22-25</w:t>
      </w:r>
      <w:r>
        <w:rPr>
          <w:rFonts w:eastAsiaTheme="minorEastAsia"/>
          <w:bCs/>
          <w:sz w:val="24"/>
          <w:szCs w:val="24"/>
          <w:lang w:val="en"/>
        </w:rPr>
        <w:t>;</w:t>
      </w:r>
      <w:r w:rsidRPr="00CE5F50">
        <w:rPr>
          <w:rFonts w:eastAsiaTheme="minorEastAsia"/>
          <w:sz w:val="24"/>
          <w:szCs w:val="24"/>
          <w:lang w:val="en"/>
        </w:rPr>
        <w:t xml:space="preserve"> </w:t>
      </w:r>
      <w:r w:rsidRPr="5897EC05">
        <w:rPr>
          <w:rFonts w:eastAsiaTheme="minorEastAsia"/>
          <w:sz w:val="24"/>
          <w:szCs w:val="24"/>
          <w:lang w:val="en"/>
        </w:rPr>
        <w:t>Hebrew 4:12-13; Romans 10:9-18</w:t>
      </w:r>
    </w:p>
    <w:p w14:paraId="6A3021D3"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2</w:t>
      </w:r>
    </w:p>
    <w:p w14:paraId="4C466AC3" w14:textId="77777777" w:rsidR="004D6188" w:rsidRDefault="0078604E" w:rsidP="004D6188">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Infant in Christ</w:t>
      </w:r>
    </w:p>
    <w:p w14:paraId="1749868A" w14:textId="77777777" w:rsidR="00B24215" w:rsidRPr="00052CD4" w:rsidRDefault="004D6188" w:rsidP="00B24215">
      <w:pPr>
        <w:spacing w:after="0" w:line="240" w:lineRule="auto"/>
        <w:jc w:val="center"/>
        <w:rPr>
          <w:rFonts w:eastAsiaTheme="minorEastAsia"/>
          <w:b/>
          <w:bCs/>
          <w:sz w:val="24"/>
          <w:szCs w:val="24"/>
          <w:lang w:val="en"/>
        </w:rPr>
      </w:pPr>
      <w:r w:rsidRPr="004D6188">
        <w:rPr>
          <w:rFonts w:eastAsia="Times New Roman" w:cstheme="minorHAnsi"/>
          <w:b/>
          <w:i/>
          <w:sz w:val="24"/>
          <w:szCs w:val="24"/>
          <w:lang w:val="en"/>
        </w:rPr>
        <w:lastRenderedPageBreak/>
        <w:t xml:space="preserve"> </w:t>
      </w:r>
      <w:r w:rsidRPr="00052CD4">
        <w:rPr>
          <w:rFonts w:eastAsiaTheme="minorEastAsia"/>
          <w:b/>
          <w:bCs/>
          <w:sz w:val="24"/>
          <w:szCs w:val="24"/>
          <w:lang w:val="en"/>
        </w:rPr>
        <w:t>1 Peter 2:2-3 (NET)</w:t>
      </w:r>
    </w:p>
    <w:p w14:paraId="253337A7" w14:textId="401F5617" w:rsidR="004D6188" w:rsidRDefault="004D6188" w:rsidP="00B24215">
      <w:pPr>
        <w:spacing w:after="0" w:line="240" w:lineRule="auto"/>
        <w:jc w:val="center"/>
        <w:rPr>
          <w:rFonts w:eastAsia="Times New Roman" w:cstheme="minorHAnsi"/>
          <w:b/>
          <w:i/>
          <w:sz w:val="24"/>
          <w:szCs w:val="24"/>
          <w:lang w:val="en"/>
        </w:rPr>
      </w:pPr>
      <w:r w:rsidRPr="004D6188">
        <w:rPr>
          <w:rFonts w:eastAsia="Times New Roman" w:cstheme="minorHAnsi"/>
          <w:b/>
          <w:i/>
          <w:sz w:val="24"/>
          <w:szCs w:val="24"/>
          <w:lang w:val="en"/>
        </w:rPr>
        <w:t xml:space="preserve">And yearn like newborn infants for pure, spiritual milk, so that by it you may </w:t>
      </w:r>
      <w:r>
        <w:rPr>
          <w:rFonts w:eastAsia="Times New Roman" w:cstheme="minorHAnsi"/>
          <w:b/>
          <w:i/>
          <w:sz w:val="24"/>
          <w:szCs w:val="24"/>
          <w:lang w:val="en"/>
        </w:rPr>
        <w:t xml:space="preserve">grow up to </w:t>
      </w:r>
      <w:r w:rsidRPr="004D6188">
        <w:rPr>
          <w:rFonts w:eastAsia="Times New Roman" w:cstheme="minorHAnsi"/>
          <w:b/>
          <w:i/>
          <w:sz w:val="24"/>
          <w:szCs w:val="24"/>
          <w:lang w:val="en"/>
        </w:rPr>
        <w:t xml:space="preserve">salvation, if you have experienced the Lord’s kindness. </w:t>
      </w:r>
    </w:p>
    <w:p w14:paraId="0D368AA6" w14:textId="77777777" w:rsidR="00B24215" w:rsidRDefault="00B24215" w:rsidP="00B24215">
      <w:pPr>
        <w:spacing w:after="0" w:line="240" w:lineRule="auto"/>
        <w:jc w:val="center"/>
        <w:rPr>
          <w:rFonts w:eastAsia="Times New Roman" w:cstheme="minorHAnsi"/>
          <w:b/>
          <w:i/>
          <w:sz w:val="24"/>
          <w:szCs w:val="24"/>
          <w:lang w:val="en"/>
        </w:rPr>
      </w:pPr>
    </w:p>
    <w:p w14:paraId="754A4026" w14:textId="25B73E58" w:rsidR="0078604E" w:rsidRDefault="0078604E" w:rsidP="0078604E">
      <w:pPr>
        <w:ind w:firstLine="720"/>
        <w:jc w:val="both"/>
        <w:rPr>
          <w:rFonts w:eastAsiaTheme="minorEastAsia"/>
          <w:sz w:val="24"/>
          <w:szCs w:val="24"/>
        </w:rPr>
      </w:pPr>
      <w:r>
        <w:rPr>
          <w:rFonts w:eastAsiaTheme="minorEastAsia"/>
          <w:sz w:val="24"/>
          <w:szCs w:val="24"/>
        </w:rPr>
        <w:t xml:space="preserve">Once a person has experienced a </w:t>
      </w:r>
      <w:r w:rsidRPr="5897EC05">
        <w:rPr>
          <w:rFonts w:eastAsiaTheme="minorEastAsia"/>
          <w:sz w:val="24"/>
          <w:szCs w:val="24"/>
        </w:rPr>
        <w:t xml:space="preserve">miraculous </w:t>
      </w:r>
      <w:r>
        <w:rPr>
          <w:rFonts w:eastAsiaTheme="minorEastAsia"/>
          <w:sz w:val="24"/>
          <w:szCs w:val="24"/>
        </w:rPr>
        <w:t>birth,</w:t>
      </w:r>
      <w:r w:rsidRPr="5897EC05">
        <w:rPr>
          <w:rFonts w:eastAsiaTheme="minorEastAsia"/>
          <w:sz w:val="24"/>
          <w:szCs w:val="24"/>
        </w:rPr>
        <w:t xml:space="preserve"> </w:t>
      </w:r>
      <w:r w:rsidR="003636AF">
        <w:rPr>
          <w:rFonts w:eastAsiaTheme="minorEastAsia"/>
          <w:sz w:val="24"/>
          <w:szCs w:val="24"/>
        </w:rPr>
        <w:t>spiritually speaking, they cannot</w:t>
      </w:r>
      <w:r>
        <w:rPr>
          <w:rFonts w:eastAsiaTheme="minorEastAsia"/>
          <w:sz w:val="24"/>
          <w:szCs w:val="24"/>
        </w:rPr>
        <w:t xml:space="preserve"> do anything for themselves. Just as a baby needs to be cared for, so does a new believer. </w:t>
      </w:r>
      <w:r w:rsidRPr="5897EC05">
        <w:rPr>
          <w:rFonts w:eastAsiaTheme="minorEastAsia"/>
          <w:sz w:val="24"/>
          <w:szCs w:val="24"/>
        </w:rPr>
        <w:t xml:space="preserve">They </w:t>
      </w:r>
      <w:r>
        <w:rPr>
          <w:rFonts w:eastAsiaTheme="minorEastAsia"/>
          <w:sz w:val="24"/>
          <w:szCs w:val="24"/>
        </w:rPr>
        <w:t>desperately nee</w:t>
      </w:r>
      <w:r w:rsidRPr="5897EC05">
        <w:rPr>
          <w:rFonts w:eastAsiaTheme="minorEastAsia"/>
          <w:sz w:val="24"/>
          <w:szCs w:val="24"/>
        </w:rPr>
        <w:t>d someone to</w:t>
      </w:r>
      <w:r>
        <w:rPr>
          <w:rFonts w:eastAsiaTheme="minorEastAsia"/>
          <w:sz w:val="24"/>
          <w:szCs w:val="24"/>
        </w:rPr>
        <w:t xml:space="preserve"> feed them the Word of God. In an ideal world, this person would be a parent, but we don’t live in an ideal </w:t>
      </w:r>
      <w:r w:rsidRPr="00131462">
        <w:rPr>
          <w:rFonts w:eastAsiaTheme="minorEastAsia"/>
          <w:noProof/>
          <w:sz w:val="24"/>
          <w:szCs w:val="24"/>
        </w:rPr>
        <w:t>world,</w:t>
      </w:r>
      <w:r>
        <w:rPr>
          <w:rFonts w:eastAsiaTheme="minorEastAsia"/>
          <w:sz w:val="24"/>
          <w:szCs w:val="24"/>
        </w:rPr>
        <w:t xml:space="preserve"> do we? Sadly, so few of us have been </w:t>
      </w:r>
      <w:r w:rsidRPr="00424980">
        <w:rPr>
          <w:rFonts w:eastAsiaTheme="minorEastAsia"/>
          <w:noProof/>
          <w:sz w:val="24"/>
          <w:szCs w:val="24"/>
        </w:rPr>
        <w:t>discipled</w:t>
      </w:r>
      <w:r w:rsidR="00D2424E">
        <w:rPr>
          <w:rFonts w:eastAsiaTheme="minorEastAsia"/>
          <w:sz w:val="24"/>
          <w:szCs w:val="24"/>
        </w:rPr>
        <w:t xml:space="preserve"> </w:t>
      </w:r>
      <w:r>
        <w:rPr>
          <w:rFonts w:eastAsiaTheme="minorEastAsia"/>
          <w:sz w:val="24"/>
          <w:szCs w:val="24"/>
        </w:rPr>
        <w:t>that there is hardly anyone equipped to nurse God’s babies! And if they are not fed, the prospect of them growin</w:t>
      </w:r>
      <w:r w:rsidR="00B23E8E">
        <w:rPr>
          <w:rFonts w:eastAsiaTheme="minorEastAsia"/>
          <w:sz w:val="24"/>
          <w:szCs w:val="24"/>
        </w:rPr>
        <w:t>g up to maturity is slim</w:t>
      </w:r>
      <w:r>
        <w:rPr>
          <w:rFonts w:eastAsiaTheme="minorEastAsia"/>
          <w:sz w:val="24"/>
          <w:szCs w:val="24"/>
        </w:rPr>
        <w:t xml:space="preserve">.  </w:t>
      </w:r>
      <w:r w:rsidRPr="5897EC05">
        <w:rPr>
          <w:rFonts w:eastAsiaTheme="minorEastAsia"/>
          <w:sz w:val="24"/>
          <w:szCs w:val="24"/>
        </w:rPr>
        <w:t xml:space="preserve">If they are going to grow and thrive, they must be cared for by adults who are themselves spiritually healthy. Translation: </w:t>
      </w:r>
      <w:r w:rsidRPr="5897EC05">
        <w:rPr>
          <w:rFonts w:eastAsiaTheme="minorEastAsia"/>
          <w:i/>
          <w:iCs/>
          <w:sz w:val="24"/>
          <w:szCs w:val="24"/>
        </w:rPr>
        <w:t xml:space="preserve">they need to be </w:t>
      </w:r>
      <w:r w:rsidRPr="00424980">
        <w:rPr>
          <w:rFonts w:eastAsiaTheme="minorEastAsia"/>
          <w:i/>
          <w:iCs/>
          <w:noProof/>
          <w:sz w:val="24"/>
          <w:szCs w:val="24"/>
        </w:rPr>
        <w:t>discipled</w:t>
      </w:r>
      <w:r w:rsidRPr="5897EC05">
        <w:rPr>
          <w:rFonts w:eastAsiaTheme="minorEastAsia"/>
          <w:sz w:val="24"/>
          <w:szCs w:val="24"/>
        </w:rPr>
        <w:t xml:space="preserve">. </w:t>
      </w:r>
      <w:r w:rsidR="00E87381">
        <w:rPr>
          <w:rFonts w:eastAsiaTheme="minorEastAsia"/>
          <w:sz w:val="24"/>
          <w:szCs w:val="24"/>
        </w:rPr>
        <w:t xml:space="preserve"> </w:t>
      </w:r>
      <w:r w:rsidR="00D16E10">
        <w:rPr>
          <w:rFonts w:eastAsiaTheme="minorEastAsia"/>
          <w:sz w:val="24"/>
          <w:szCs w:val="24"/>
        </w:rPr>
        <w:t>F</w:t>
      </w:r>
      <w:r w:rsidR="00E87381">
        <w:rPr>
          <w:rFonts w:eastAsiaTheme="minorEastAsia"/>
          <w:sz w:val="24"/>
          <w:szCs w:val="24"/>
        </w:rPr>
        <w:t xml:space="preserve">urthermore, </w:t>
      </w:r>
      <w:r>
        <w:rPr>
          <w:rFonts w:eastAsiaTheme="minorEastAsia"/>
          <w:sz w:val="24"/>
          <w:szCs w:val="24"/>
        </w:rPr>
        <w:t>an infant in Christ can</w:t>
      </w:r>
      <w:r w:rsidR="00D16E10">
        <w:rPr>
          <w:rFonts w:eastAsiaTheme="minorEastAsia"/>
          <w:sz w:val="24"/>
          <w:szCs w:val="24"/>
        </w:rPr>
        <w:t>not</w:t>
      </w:r>
      <w:r>
        <w:rPr>
          <w:rFonts w:eastAsiaTheme="minorEastAsia"/>
          <w:sz w:val="24"/>
          <w:szCs w:val="24"/>
        </w:rPr>
        <w:t xml:space="preserve"> </w:t>
      </w:r>
      <w:r w:rsidRPr="00424980">
        <w:rPr>
          <w:rFonts w:eastAsiaTheme="minorEastAsia"/>
          <w:noProof/>
          <w:sz w:val="24"/>
          <w:szCs w:val="24"/>
        </w:rPr>
        <w:t>be cared</w:t>
      </w:r>
      <w:r w:rsidR="00D5752D">
        <w:rPr>
          <w:rFonts w:eastAsiaTheme="minorEastAsia"/>
          <w:sz w:val="24"/>
          <w:szCs w:val="24"/>
        </w:rPr>
        <w:t xml:space="preserve"> for just </w:t>
      </w:r>
      <w:r>
        <w:rPr>
          <w:rFonts w:eastAsiaTheme="minorEastAsia"/>
          <w:sz w:val="24"/>
          <w:szCs w:val="24"/>
        </w:rPr>
        <w:t xml:space="preserve">a few hours a week. </w:t>
      </w:r>
      <w:r w:rsidRPr="5897EC05">
        <w:rPr>
          <w:rFonts w:eastAsiaTheme="minorEastAsia"/>
          <w:sz w:val="24"/>
          <w:szCs w:val="24"/>
        </w:rPr>
        <w:t xml:space="preserve">Babies are </w:t>
      </w:r>
      <w:r w:rsidRPr="00131462">
        <w:rPr>
          <w:rFonts w:eastAsiaTheme="minorEastAsia"/>
          <w:noProof/>
          <w:sz w:val="24"/>
          <w:szCs w:val="24"/>
        </w:rPr>
        <w:t>full</w:t>
      </w:r>
      <w:r>
        <w:rPr>
          <w:rFonts w:eastAsiaTheme="minorEastAsia"/>
          <w:noProof/>
          <w:sz w:val="24"/>
          <w:szCs w:val="24"/>
        </w:rPr>
        <w:t>-</w:t>
      </w:r>
      <w:r w:rsidRPr="00131462">
        <w:rPr>
          <w:rFonts w:eastAsiaTheme="minorEastAsia"/>
          <w:noProof/>
          <w:sz w:val="24"/>
          <w:szCs w:val="24"/>
        </w:rPr>
        <w:t>time</w:t>
      </w:r>
      <w:r w:rsidRPr="5897EC05">
        <w:rPr>
          <w:rFonts w:eastAsiaTheme="minorEastAsia"/>
          <w:sz w:val="24"/>
          <w:szCs w:val="24"/>
        </w:rPr>
        <w:t xml:space="preserve"> work</w:t>
      </w:r>
      <w:r>
        <w:rPr>
          <w:rFonts w:eastAsiaTheme="minorEastAsia"/>
          <w:sz w:val="24"/>
          <w:szCs w:val="24"/>
        </w:rPr>
        <w:t>!</w:t>
      </w:r>
      <w:r w:rsidRPr="5897EC05">
        <w:rPr>
          <w:rFonts w:eastAsiaTheme="minorEastAsia"/>
          <w:sz w:val="24"/>
          <w:szCs w:val="24"/>
        </w:rPr>
        <w:t xml:space="preserve"> </w:t>
      </w:r>
    </w:p>
    <w:p w14:paraId="3C8BF23B" w14:textId="6949E075" w:rsidR="0078604E" w:rsidRDefault="0078604E" w:rsidP="0078604E">
      <w:pPr>
        <w:jc w:val="center"/>
        <w:rPr>
          <w:b/>
          <w:sz w:val="28"/>
          <w:szCs w:val="28"/>
        </w:rPr>
      </w:pPr>
      <w:r w:rsidRPr="002576F7">
        <w:rPr>
          <w:b/>
          <w:sz w:val="28"/>
          <w:szCs w:val="28"/>
        </w:rPr>
        <w:t>Healing for the Broken</w:t>
      </w:r>
    </w:p>
    <w:p w14:paraId="5234D646" w14:textId="3C27BF55" w:rsidR="007E6D0F" w:rsidRPr="00052CD4" w:rsidRDefault="007E6D0F" w:rsidP="004679F7">
      <w:pPr>
        <w:spacing w:after="0"/>
        <w:jc w:val="center"/>
        <w:rPr>
          <w:b/>
          <w:sz w:val="24"/>
          <w:szCs w:val="24"/>
        </w:rPr>
      </w:pPr>
      <w:r w:rsidRPr="00052CD4">
        <w:rPr>
          <w:b/>
          <w:sz w:val="24"/>
          <w:szCs w:val="24"/>
        </w:rPr>
        <w:t>Ephesians 4:11-13 (NET)</w:t>
      </w:r>
    </w:p>
    <w:p w14:paraId="384E4AFF" w14:textId="362757A6" w:rsidR="007E6D0F" w:rsidRDefault="007E6D0F" w:rsidP="004679F7">
      <w:pPr>
        <w:spacing w:after="0"/>
        <w:jc w:val="center"/>
        <w:rPr>
          <w:b/>
          <w:i/>
          <w:sz w:val="24"/>
          <w:szCs w:val="24"/>
        </w:rPr>
      </w:pPr>
      <w:r w:rsidRPr="007E6D0F">
        <w:rPr>
          <w:b/>
          <w:i/>
          <w:sz w:val="24"/>
          <w:szCs w:val="24"/>
        </w:rPr>
        <w:t xml:space="preserve"> </w:t>
      </w:r>
      <w:r>
        <w:rPr>
          <w:b/>
          <w:i/>
          <w:sz w:val="24"/>
          <w:szCs w:val="24"/>
        </w:rPr>
        <w:t>It was he w</w:t>
      </w:r>
      <w:r w:rsidRPr="007E6D0F">
        <w:rPr>
          <w:b/>
          <w:i/>
          <w:sz w:val="24"/>
          <w:szCs w:val="24"/>
        </w:rPr>
        <w:t xml:space="preserve">ho gave some as apostles, some as prophets, some as evangelists, and some as pastors and </w:t>
      </w:r>
      <w:r>
        <w:rPr>
          <w:b/>
          <w:i/>
          <w:sz w:val="24"/>
          <w:szCs w:val="24"/>
        </w:rPr>
        <w:t xml:space="preserve">teachers, </w:t>
      </w:r>
      <w:r w:rsidRPr="007E6D0F">
        <w:rPr>
          <w:b/>
          <w:i/>
          <w:sz w:val="24"/>
          <w:szCs w:val="24"/>
        </w:rPr>
        <w:t xml:space="preserve">to </w:t>
      </w:r>
      <w:r>
        <w:rPr>
          <w:b/>
          <w:i/>
          <w:sz w:val="24"/>
          <w:szCs w:val="24"/>
        </w:rPr>
        <w:t xml:space="preserve">equip </w:t>
      </w:r>
      <w:r w:rsidRPr="007E6D0F">
        <w:rPr>
          <w:b/>
          <w:i/>
          <w:sz w:val="24"/>
          <w:szCs w:val="24"/>
        </w:rPr>
        <w:t xml:space="preserve">the saints for the work of ministry, that is, to build up the body of Christ, until we all attain to the unity of the faith and of the knowledge of the Son of God – a mature person, </w:t>
      </w:r>
      <w:r>
        <w:rPr>
          <w:b/>
          <w:i/>
          <w:sz w:val="24"/>
          <w:szCs w:val="24"/>
        </w:rPr>
        <w:t xml:space="preserve">attaining to </w:t>
      </w:r>
      <w:r w:rsidRPr="007E6D0F">
        <w:rPr>
          <w:b/>
          <w:i/>
          <w:sz w:val="24"/>
          <w:szCs w:val="24"/>
        </w:rPr>
        <w:t>the measure of Christ’s full stature.</w:t>
      </w:r>
    </w:p>
    <w:p w14:paraId="1E5A3C59" w14:textId="77777777" w:rsidR="004679F7" w:rsidRPr="007E6D0F" w:rsidRDefault="004679F7" w:rsidP="004679F7">
      <w:pPr>
        <w:spacing w:after="0"/>
        <w:jc w:val="center"/>
        <w:rPr>
          <w:b/>
          <w:i/>
          <w:sz w:val="24"/>
          <w:szCs w:val="24"/>
        </w:rPr>
      </w:pPr>
    </w:p>
    <w:p w14:paraId="2E46972C" w14:textId="49C67A82" w:rsidR="00041A92" w:rsidRPr="00041A92" w:rsidRDefault="0078604E" w:rsidP="00041A92">
      <w:pPr>
        <w:ind w:firstLine="720"/>
        <w:jc w:val="both"/>
        <w:rPr>
          <w:rFonts w:cstheme="minorHAnsi"/>
          <w:sz w:val="24"/>
          <w:szCs w:val="24"/>
        </w:rPr>
      </w:pPr>
      <w:r w:rsidRPr="007F5036">
        <w:rPr>
          <w:rFonts w:eastAsiaTheme="minorEastAsia"/>
          <w:sz w:val="24"/>
          <w:szCs w:val="24"/>
        </w:rPr>
        <w:t xml:space="preserve">The Greek word for </w:t>
      </w:r>
      <w:r w:rsidRPr="00424980">
        <w:rPr>
          <w:rFonts w:eastAsiaTheme="minorEastAsia"/>
          <w:bCs/>
          <w:i/>
          <w:iCs/>
          <w:noProof/>
          <w:sz w:val="24"/>
          <w:szCs w:val="24"/>
        </w:rPr>
        <w:t>equip</w:t>
      </w:r>
      <w:r w:rsidRPr="007F5036">
        <w:rPr>
          <w:rFonts w:eastAsiaTheme="minorEastAsia"/>
          <w:i/>
          <w:sz w:val="24"/>
          <w:szCs w:val="24"/>
        </w:rPr>
        <w:t xml:space="preserve"> </w:t>
      </w:r>
      <w:r w:rsidR="00425508">
        <w:rPr>
          <w:rFonts w:eastAsiaTheme="minorEastAsia"/>
          <w:sz w:val="24"/>
          <w:szCs w:val="24"/>
        </w:rPr>
        <w:t>found in our k</w:t>
      </w:r>
      <w:r w:rsidRPr="007F5036">
        <w:rPr>
          <w:rFonts w:eastAsiaTheme="minorEastAsia"/>
          <w:sz w:val="24"/>
          <w:szCs w:val="24"/>
        </w:rPr>
        <w:t>ey passage</w:t>
      </w:r>
      <w:r w:rsidRPr="007F5036">
        <w:rPr>
          <w:rFonts w:eastAsiaTheme="minorEastAsia"/>
          <w:i/>
          <w:sz w:val="24"/>
          <w:szCs w:val="24"/>
        </w:rPr>
        <w:t xml:space="preserve"> </w:t>
      </w:r>
      <w:r w:rsidRPr="007F5036">
        <w:rPr>
          <w:rFonts w:eastAsiaTheme="minorEastAsia"/>
          <w:sz w:val="24"/>
          <w:szCs w:val="24"/>
        </w:rPr>
        <w:t xml:space="preserve">comes from the word translated as </w:t>
      </w:r>
      <w:r w:rsidRPr="007F5036">
        <w:rPr>
          <w:rFonts w:eastAsiaTheme="minorEastAsia"/>
          <w:bCs/>
          <w:i/>
          <w:iCs/>
          <w:sz w:val="24"/>
          <w:szCs w:val="24"/>
        </w:rPr>
        <w:t>restore</w:t>
      </w:r>
      <w:r w:rsidRPr="007F5036">
        <w:rPr>
          <w:rFonts w:eastAsiaTheme="minorEastAsia"/>
          <w:sz w:val="24"/>
          <w:szCs w:val="24"/>
        </w:rPr>
        <w:t xml:space="preserve"> or to “</w:t>
      </w:r>
      <w:r>
        <w:rPr>
          <w:rFonts w:eastAsiaTheme="minorEastAsia"/>
          <w:i/>
          <w:iCs/>
          <w:sz w:val="24"/>
          <w:szCs w:val="24"/>
        </w:rPr>
        <w:t>mend what is broken</w:t>
      </w:r>
      <w:r w:rsidRPr="007F5036">
        <w:rPr>
          <w:rFonts w:eastAsiaTheme="minorEastAsia"/>
          <w:sz w:val="24"/>
          <w:szCs w:val="24"/>
        </w:rPr>
        <w:t>” (Ephesians 4:12)</w:t>
      </w:r>
      <w:r>
        <w:rPr>
          <w:rFonts w:eastAsiaTheme="minorEastAsia"/>
          <w:sz w:val="24"/>
          <w:szCs w:val="24"/>
        </w:rPr>
        <w:t>.</w:t>
      </w:r>
      <w:r w:rsidRPr="007F5036">
        <w:rPr>
          <w:rFonts w:eastAsiaTheme="minorEastAsia"/>
          <w:sz w:val="24"/>
          <w:szCs w:val="24"/>
        </w:rPr>
        <w:t xml:space="preserve"> </w:t>
      </w:r>
      <w:r>
        <w:rPr>
          <w:rFonts w:eastAsiaTheme="minorEastAsia"/>
          <w:sz w:val="24"/>
          <w:szCs w:val="24"/>
        </w:rPr>
        <w:t xml:space="preserve">When one woman is </w:t>
      </w:r>
      <w:r w:rsidRPr="00424980">
        <w:rPr>
          <w:rFonts w:eastAsiaTheme="minorEastAsia"/>
          <w:noProof/>
          <w:sz w:val="24"/>
          <w:szCs w:val="24"/>
        </w:rPr>
        <w:t>discipling</w:t>
      </w:r>
      <w:r>
        <w:rPr>
          <w:rFonts w:eastAsiaTheme="minorEastAsia"/>
          <w:sz w:val="24"/>
          <w:szCs w:val="24"/>
        </w:rPr>
        <w:t xml:space="preserve"> another, this is a crucial step. </w:t>
      </w:r>
      <w:r w:rsidRPr="007F5036">
        <w:rPr>
          <w:rFonts w:eastAsiaTheme="minorEastAsia"/>
          <w:sz w:val="24"/>
          <w:szCs w:val="24"/>
        </w:rPr>
        <w:t>Without addressing these issues on the</w:t>
      </w:r>
      <w:r w:rsidRPr="00C440CD">
        <w:rPr>
          <w:rFonts w:eastAsiaTheme="minorEastAsia"/>
          <w:sz w:val="24"/>
          <w:szCs w:val="24"/>
        </w:rPr>
        <w:t xml:space="preserve"> front end, it will be quite difficult to help her grow to maturity. </w:t>
      </w:r>
      <w:r>
        <w:rPr>
          <w:rFonts w:eastAsiaTheme="minorEastAsia"/>
          <w:sz w:val="24"/>
          <w:szCs w:val="24"/>
          <w:lang w:val="en"/>
        </w:rPr>
        <w:t>For example, have you ever torn the ligaments in your leg (I have) or broke</w:t>
      </w:r>
      <w:r w:rsidR="007E6D0F">
        <w:rPr>
          <w:rFonts w:eastAsiaTheme="minorEastAsia"/>
          <w:sz w:val="24"/>
          <w:szCs w:val="24"/>
          <w:lang w:val="en"/>
        </w:rPr>
        <w:t>n</w:t>
      </w:r>
      <w:r>
        <w:rPr>
          <w:rFonts w:eastAsiaTheme="minorEastAsia"/>
          <w:sz w:val="24"/>
          <w:szCs w:val="24"/>
          <w:lang w:val="en"/>
        </w:rPr>
        <w:t xml:space="preserve"> a bone? If you have, then you know that to walk again you must first mend what is broken. </w:t>
      </w:r>
      <w:r w:rsidRPr="007F5036">
        <w:rPr>
          <w:sz w:val="24"/>
          <w:szCs w:val="24"/>
        </w:rPr>
        <w:t>We have already addressed the fac</w:t>
      </w:r>
      <w:r w:rsidR="00E86159">
        <w:rPr>
          <w:sz w:val="24"/>
          <w:szCs w:val="24"/>
        </w:rPr>
        <w:t>t that we are all broken in one</w:t>
      </w:r>
      <w:r w:rsidRPr="007F5036">
        <w:rPr>
          <w:sz w:val="24"/>
          <w:szCs w:val="24"/>
        </w:rPr>
        <w:t xml:space="preserv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sidR="00041A92" w:rsidRPr="00041A92">
        <w:rPr>
          <w:sz w:val="24"/>
          <w:szCs w:val="24"/>
        </w:rPr>
        <w:t>.</w:t>
      </w:r>
      <w:r w:rsidR="00041A92">
        <w:rPr>
          <w:sz w:val="24"/>
          <w:szCs w:val="24"/>
        </w:rPr>
        <w:t xml:space="preserve"> </w:t>
      </w:r>
      <w:r w:rsidR="00041A92" w:rsidRPr="00041A92">
        <w:rPr>
          <w:sz w:val="24"/>
          <w:szCs w:val="24"/>
        </w:rPr>
        <w:t>Personally, my spiritual growth was stunted for almost 20 years after I became a Christian. I have dealt with some of these issues myself</w:t>
      </w:r>
      <w:r w:rsidR="005D2EB2">
        <w:rPr>
          <w:sz w:val="24"/>
          <w:szCs w:val="24"/>
        </w:rPr>
        <w:t>,</w:t>
      </w:r>
      <w:r w:rsidR="00041A92" w:rsidRPr="00041A92">
        <w:rPr>
          <w:sz w:val="24"/>
          <w:szCs w:val="24"/>
        </w:rPr>
        <w:t xml:space="preserve"> like depression.</w:t>
      </w:r>
      <w:r w:rsidR="00FA54AF">
        <w:rPr>
          <w:sz w:val="24"/>
          <w:szCs w:val="24"/>
        </w:rPr>
        <w:t xml:space="preserve"> </w:t>
      </w:r>
      <w:r w:rsidR="00FA54AF" w:rsidRPr="00041A92">
        <w:rPr>
          <w:rFonts w:eastAsiaTheme="minorEastAsia"/>
          <w:sz w:val="24"/>
          <w:szCs w:val="24"/>
        </w:rPr>
        <w:t xml:space="preserve">The spiritual application is this: </w:t>
      </w:r>
      <w:r w:rsidR="00FA54AF" w:rsidRPr="00041A92">
        <w:rPr>
          <w:sz w:val="24"/>
          <w:szCs w:val="24"/>
        </w:rPr>
        <w:t>If these broken places are never dealt with, then our spirit</w:t>
      </w:r>
      <w:r w:rsidR="00FA54AF">
        <w:rPr>
          <w:sz w:val="24"/>
          <w:szCs w:val="24"/>
        </w:rPr>
        <w:t>ual growth will be stunted.</w:t>
      </w:r>
    </w:p>
    <w:p w14:paraId="59F8FEFA" w14:textId="2EEEBE5A" w:rsidR="00041A92" w:rsidRPr="00041A92" w:rsidRDefault="00FA54AF" w:rsidP="00041A92">
      <w:pPr>
        <w:ind w:firstLine="720"/>
        <w:jc w:val="both"/>
        <w:rPr>
          <w:rFonts w:cstheme="minorHAnsi"/>
          <w:sz w:val="24"/>
          <w:szCs w:val="24"/>
        </w:rPr>
      </w:pPr>
      <w:r>
        <w:rPr>
          <w:sz w:val="24"/>
          <w:szCs w:val="24"/>
        </w:rPr>
        <w:t>T</w:t>
      </w:r>
      <w:r w:rsidR="00041A92" w:rsidRPr="00041A92">
        <w:rPr>
          <w:sz w:val="24"/>
          <w:szCs w:val="24"/>
        </w:rPr>
        <w:t xml:space="preserve">he heavenly Father’s plan to care for His children’s needs is within the family of God. This necessitates staying connected to the </w:t>
      </w:r>
      <w:r w:rsidR="00F565D6">
        <w:rPr>
          <w:sz w:val="24"/>
          <w:szCs w:val="24"/>
        </w:rPr>
        <w:t>b</w:t>
      </w:r>
      <w:r w:rsidR="00041A92" w:rsidRPr="00041A92">
        <w:rPr>
          <w:sz w:val="24"/>
          <w:szCs w:val="24"/>
        </w:rPr>
        <w:t>ody of Christ, because He lives, works and moves within His body. So here is a question: When we say that we must be connected to a local body of believers, do we mean attending a once or twice a week gathering? Although that is what I have always been taught, now I know better</w:t>
      </w:r>
      <w:r w:rsidR="00041A92">
        <w:rPr>
          <w:sz w:val="24"/>
          <w:szCs w:val="24"/>
        </w:rPr>
        <w:t>.</w:t>
      </w:r>
    </w:p>
    <w:p w14:paraId="50124A07" w14:textId="77777777" w:rsidR="0078604E" w:rsidRPr="006D64F9" w:rsidRDefault="0078604E" w:rsidP="00B24215">
      <w:pPr>
        <w:spacing w:before="100" w:beforeAutospacing="1" w:after="100" w:afterAutospacing="1" w:line="336" w:lineRule="atLeast"/>
        <w:rPr>
          <w:sz w:val="24"/>
          <w:szCs w:val="24"/>
        </w:rPr>
      </w:pPr>
      <w:r w:rsidRPr="00EB4A48">
        <w:rPr>
          <w:rFonts w:eastAsiaTheme="minorEastAsia"/>
          <w:b/>
          <w:bCs/>
          <w:sz w:val="28"/>
          <w:szCs w:val="28"/>
          <w:lang w:val="en"/>
        </w:rPr>
        <w:lastRenderedPageBreak/>
        <w:t>DIGG</w:t>
      </w:r>
      <w:r w:rsidR="00E573C5">
        <w:rPr>
          <w:rFonts w:eastAsiaTheme="minorEastAsia"/>
          <w:b/>
          <w:bCs/>
          <w:sz w:val="28"/>
          <w:szCs w:val="28"/>
          <w:lang w:val="en"/>
        </w:rPr>
        <w:t xml:space="preserve">ING </w:t>
      </w:r>
      <w:r w:rsidRPr="00EB4A48">
        <w:rPr>
          <w:rFonts w:eastAsiaTheme="minorEastAsia"/>
          <w:b/>
          <w:bCs/>
          <w:sz w:val="28"/>
          <w:szCs w:val="28"/>
          <w:lang w:val="en"/>
        </w:rPr>
        <w:t xml:space="preserve">DEEPER: </w:t>
      </w:r>
      <w:r w:rsidRPr="006D64F9">
        <w:rPr>
          <w:sz w:val="24"/>
          <w:szCs w:val="24"/>
        </w:rPr>
        <w:t xml:space="preserve">Proverbs 4:20-22; Psalms 34:19, 42:11, 107:8-21; Jeremiah 8:8-22; </w:t>
      </w:r>
      <w:r w:rsidRPr="006D64F9">
        <w:rPr>
          <w:rFonts w:eastAsiaTheme="minorEastAsia"/>
          <w:bCs/>
          <w:sz w:val="24"/>
          <w:szCs w:val="24"/>
          <w:lang w:val="en"/>
        </w:rPr>
        <w:t>Hebrews 5:11-6:2; 1Peter 2:2; 1 Corinthians 3:1-4, 15:1-22; Acts 8:18-22; 1 Timothy 1:1-11;</w:t>
      </w:r>
      <w:r w:rsidRPr="006D64F9">
        <w:rPr>
          <w:sz w:val="24"/>
          <w:szCs w:val="24"/>
        </w:rPr>
        <w:t xml:space="preserve"> Acts 2:14-36; Deut. 6:5-9; 2 Timothy 1:5, 3:14-17 </w:t>
      </w:r>
    </w:p>
    <w:p w14:paraId="68AED6D7" w14:textId="20297EFE"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3</w:t>
      </w:r>
    </w:p>
    <w:p w14:paraId="1674F051"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Child in the Faith</w:t>
      </w:r>
    </w:p>
    <w:p w14:paraId="1F3410B8" w14:textId="6CD02525" w:rsidR="0078604E" w:rsidRPr="00052CD4" w:rsidRDefault="0078604E" w:rsidP="004679F7">
      <w:pPr>
        <w:spacing w:after="0" w:line="336" w:lineRule="atLeast"/>
        <w:jc w:val="center"/>
        <w:rPr>
          <w:rStyle w:val="passage-display-version"/>
          <w:rFonts w:cstheme="minorHAnsi"/>
          <w:b/>
          <w:bCs/>
          <w:color w:val="000000"/>
          <w:sz w:val="24"/>
          <w:szCs w:val="24"/>
        </w:rPr>
      </w:pPr>
      <w:r w:rsidRPr="00052CD4">
        <w:rPr>
          <w:rStyle w:val="passage-display-bcv"/>
          <w:rFonts w:cstheme="minorHAnsi"/>
          <w:b/>
          <w:bCs/>
          <w:color w:val="000000"/>
          <w:sz w:val="24"/>
          <w:szCs w:val="24"/>
        </w:rPr>
        <w:t>1 Thessalonians 2:7-8</w:t>
      </w:r>
      <w:r w:rsidR="00FE248A" w:rsidRPr="00052CD4">
        <w:rPr>
          <w:rStyle w:val="passage-display-version"/>
          <w:rFonts w:cstheme="minorHAnsi"/>
          <w:b/>
          <w:bCs/>
          <w:color w:val="000000"/>
          <w:sz w:val="24"/>
          <w:szCs w:val="24"/>
        </w:rPr>
        <w:t xml:space="preserve"> (NET</w:t>
      </w:r>
      <w:r w:rsidRPr="00052CD4">
        <w:rPr>
          <w:rStyle w:val="passage-display-version"/>
          <w:rFonts w:cstheme="minorHAnsi"/>
          <w:b/>
          <w:bCs/>
          <w:color w:val="000000"/>
          <w:sz w:val="24"/>
          <w:szCs w:val="24"/>
        </w:rPr>
        <w:t>)</w:t>
      </w:r>
    </w:p>
    <w:p w14:paraId="082DF3BB" w14:textId="11203762" w:rsidR="00FE248A" w:rsidRDefault="00FE248A" w:rsidP="004679F7">
      <w:pPr>
        <w:spacing w:after="0"/>
        <w:jc w:val="center"/>
        <w:rPr>
          <w:b/>
          <w:i/>
          <w:sz w:val="24"/>
          <w:szCs w:val="24"/>
        </w:rPr>
      </w:pPr>
      <w:r w:rsidRPr="00FE248A">
        <w:rPr>
          <w:b/>
          <w:i/>
          <w:sz w:val="24"/>
          <w:szCs w:val="24"/>
        </w:rPr>
        <w:t>Although we could have imposed our weight as apostles of Christ; instead we became</w:t>
      </w:r>
      <w:r w:rsidR="00E50619">
        <w:rPr>
          <w:b/>
          <w:i/>
          <w:sz w:val="24"/>
          <w:szCs w:val="24"/>
        </w:rPr>
        <w:t xml:space="preserve"> </w:t>
      </w:r>
      <w:r w:rsidRPr="00FE248A">
        <w:rPr>
          <w:b/>
          <w:i/>
          <w:sz w:val="24"/>
          <w:szCs w:val="24"/>
        </w:rPr>
        <w:t>little children</w:t>
      </w:r>
      <w:r w:rsidRPr="00FE248A">
        <w:rPr>
          <w:b/>
          <w:i/>
          <w:sz w:val="24"/>
          <w:szCs w:val="24"/>
          <w:vertAlign w:val="superscript"/>
        </w:rPr>
        <w:t xml:space="preserve"> </w:t>
      </w:r>
      <w:r w:rsidRPr="00FE248A">
        <w:rPr>
          <w:b/>
          <w:i/>
          <w:sz w:val="24"/>
          <w:szCs w:val="24"/>
        </w:rPr>
        <w:t>among you. Like a nursing mother caring for her own children, with such affection for you</w:t>
      </w:r>
      <w:r w:rsidRPr="00FE248A">
        <w:rPr>
          <w:b/>
          <w:i/>
          <w:color w:val="0000FF"/>
          <w:sz w:val="24"/>
          <w:szCs w:val="24"/>
          <w:u w:val="single"/>
          <w:vertAlign w:val="superscript"/>
        </w:rPr>
        <w:t xml:space="preserve"> </w:t>
      </w:r>
      <w:r w:rsidRPr="00FE248A">
        <w:rPr>
          <w:b/>
          <w:i/>
          <w:sz w:val="24"/>
          <w:szCs w:val="24"/>
        </w:rPr>
        <w:t>we were happy</w:t>
      </w:r>
      <w:r w:rsidRPr="00FE248A">
        <w:rPr>
          <w:b/>
          <w:i/>
          <w:color w:val="0000FF"/>
          <w:sz w:val="24"/>
          <w:szCs w:val="24"/>
          <w:u w:val="single"/>
          <w:vertAlign w:val="superscript"/>
        </w:rPr>
        <w:t xml:space="preserve"> </w:t>
      </w:r>
      <w:r w:rsidRPr="00FE248A">
        <w:rPr>
          <w:b/>
          <w:i/>
          <w:sz w:val="24"/>
          <w:szCs w:val="24"/>
        </w:rPr>
        <w:t>to share with you not only the gospel of God but also our own lives, because you had become dear to us.</w:t>
      </w:r>
    </w:p>
    <w:p w14:paraId="6650C028" w14:textId="77777777" w:rsidR="00FE248A" w:rsidRDefault="00FE248A" w:rsidP="00FE248A">
      <w:pPr>
        <w:spacing w:after="0"/>
        <w:ind w:firstLine="720"/>
        <w:jc w:val="both"/>
        <w:rPr>
          <w:b/>
          <w:i/>
          <w:sz w:val="24"/>
          <w:szCs w:val="24"/>
        </w:rPr>
      </w:pPr>
    </w:p>
    <w:p w14:paraId="4C07E0AD" w14:textId="61070B7E" w:rsidR="0078604E" w:rsidRDefault="0078604E" w:rsidP="009B196B">
      <w:pPr>
        <w:ind w:firstLine="720"/>
        <w:jc w:val="both"/>
        <w:rPr>
          <w:rFonts w:eastAsiaTheme="minorEastAsia"/>
          <w:sz w:val="24"/>
          <w:szCs w:val="24"/>
        </w:rPr>
      </w:pPr>
      <w:r>
        <w:rPr>
          <w:rFonts w:eastAsiaTheme="minorEastAsia"/>
          <w:sz w:val="24"/>
          <w:szCs w:val="24"/>
        </w:rPr>
        <w:t>I love being a grandmother.</w:t>
      </w:r>
      <w:r w:rsidRPr="5897EC05">
        <w:rPr>
          <w:rFonts w:eastAsiaTheme="minorEastAsia"/>
          <w:sz w:val="24"/>
          <w:szCs w:val="24"/>
        </w:rPr>
        <w:t xml:space="preserve"> </w:t>
      </w:r>
      <w:r>
        <w:rPr>
          <w:rFonts w:eastAsiaTheme="minorEastAsia"/>
          <w:sz w:val="24"/>
          <w:szCs w:val="24"/>
        </w:rPr>
        <w:t>Naomi, m</w:t>
      </w:r>
      <w:r w:rsidRPr="5897EC05">
        <w:rPr>
          <w:rFonts w:eastAsiaTheme="minorEastAsia"/>
          <w:sz w:val="24"/>
          <w:szCs w:val="24"/>
        </w:rPr>
        <w:t>y first grandchild</w:t>
      </w:r>
      <w:r>
        <w:rPr>
          <w:rFonts w:eastAsiaTheme="minorEastAsia"/>
          <w:sz w:val="24"/>
          <w:szCs w:val="24"/>
        </w:rPr>
        <w:t xml:space="preserve">, </w:t>
      </w:r>
      <w:r w:rsidRPr="5897EC05">
        <w:rPr>
          <w:rFonts w:eastAsiaTheme="minorEastAsia"/>
          <w:sz w:val="24"/>
          <w:szCs w:val="24"/>
        </w:rPr>
        <w:t xml:space="preserve">has just turned </w:t>
      </w:r>
      <w:r>
        <w:rPr>
          <w:rFonts w:eastAsiaTheme="minorEastAsia"/>
          <w:sz w:val="24"/>
          <w:szCs w:val="24"/>
        </w:rPr>
        <w:t>three</w:t>
      </w:r>
      <w:r w:rsidRPr="5897EC05">
        <w:rPr>
          <w:rFonts w:eastAsiaTheme="minorEastAsia"/>
          <w:sz w:val="24"/>
          <w:szCs w:val="24"/>
        </w:rPr>
        <w:t xml:space="preserve">, </w:t>
      </w:r>
      <w:r>
        <w:rPr>
          <w:rFonts w:eastAsiaTheme="minorEastAsia"/>
          <w:sz w:val="24"/>
          <w:szCs w:val="24"/>
        </w:rPr>
        <w:t xml:space="preserve">and </w:t>
      </w:r>
      <w:r w:rsidRPr="5897EC05">
        <w:rPr>
          <w:rFonts w:eastAsiaTheme="minorEastAsia"/>
          <w:sz w:val="24"/>
          <w:szCs w:val="24"/>
        </w:rPr>
        <w:t>her sister</w:t>
      </w:r>
      <w:r w:rsidR="00522A79">
        <w:rPr>
          <w:rFonts w:eastAsiaTheme="minorEastAsia"/>
          <w:sz w:val="24"/>
          <w:szCs w:val="24"/>
        </w:rPr>
        <w:t>,</w:t>
      </w:r>
      <w:r w:rsidRPr="5897EC05">
        <w:rPr>
          <w:rFonts w:eastAsiaTheme="minorEastAsia"/>
          <w:sz w:val="24"/>
          <w:szCs w:val="24"/>
        </w:rPr>
        <w:t xml:space="preserve"> Ada</w:t>
      </w:r>
      <w:r w:rsidR="00522A79">
        <w:rPr>
          <w:rFonts w:eastAsiaTheme="minorEastAsia"/>
          <w:sz w:val="24"/>
          <w:szCs w:val="24"/>
        </w:rPr>
        <w:t>,</w:t>
      </w:r>
      <w:r w:rsidRPr="5897EC05">
        <w:rPr>
          <w:rFonts w:eastAsiaTheme="minorEastAsia"/>
          <w:sz w:val="24"/>
          <w:szCs w:val="24"/>
        </w:rPr>
        <w:t xml:space="preserve"> is </w:t>
      </w:r>
      <w:r>
        <w:rPr>
          <w:rFonts w:eastAsiaTheme="minorEastAsia"/>
          <w:sz w:val="24"/>
          <w:szCs w:val="24"/>
        </w:rPr>
        <w:t>one and a half.</w:t>
      </w:r>
      <w:r w:rsidRPr="5897EC05">
        <w:rPr>
          <w:rFonts w:eastAsiaTheme="minorEastAsia"/>
          <w:sz w:val="24"/>
          <w:szCs w:val="24"/>
        </w:rPr>
        <w:t xml:space="preserve"> It is amazing how fast they grow and change. When I look at Ada, Naomi looks more and more like a little girl. </w:t>
      </w:r>
      <w:r>
        <w:rPr>
          <w:rFonts w:eastAsiaTheme="minorEastAsia"/>
          <w:sz w:val="24"/>
          <w:szCs w:val="24"/>
        </w:rPr>
        <w:t>And y</w:t>
      </w:r>
      <w:r w:rsidRPr="5897EC05">
        <w:rPr>
          <w:rFonts w:eastAsiaTheme="minorEastAsia"/>
          <w:sz w:val="24"/>
          <w:szCs w:val="24"/>
        </w:rPr>
        <w:t xml:space="preserve">et they both are children who are totally dependent on adults to care for and protect them. The same </w:t>
      </w:r>
      <w:r>
        <w:rPr>
          <w:rFonts w:eastAsiaTheme="minorEastAsia"/>
          <w:sz w:val="24"/>
          <w:szCs w:val="24"/>
        </w:rPr>
        <w:t xml:space="preserve">can be said of </w:t>
      </w:r>
      <w:r w:rsidRPr="5897EC05">
        <w:rPr>
          <w:rFonts w:eastAsiaTheme="minorEastAsia"/>
          <w:sz w:val="24"/>
          <w:szCs w:val="24"/>
        </w:rPr>
        <w:t xml:space="preserve">someone who is </w:t>
      </w:r>
      <w:r w:rsidRPr="008F1527">
        <w:rPr>
          <w:rFonts w:eastAsiaTheme="minorEastAsia"/>
          <w:sz w:val="24"/>
          <w:szCs w:val="24"/>
        </w:rPr>
        <w:t xml:space="preserve">a </w:t>
      </w:r>
      <w:r w:rsidRPr="00C440CD">
        <w:rPr>
          <w:rFonts w:eastAsiaTheme="minorEastAsia"/>
          <w:bCs/>
          <w:iCs/>
          <w:sz w:val="24"/>
          <w:szCs w:val="24"/>
        </w:rPr>
        <w:t>child in their faith</w:t>
      </w:r>
      <w:r w:rsidRPr="008F1527">
        <w:rPr>
          <w:rFonts w:eastAsiaTheme="minorEastAsia"/>
          <w:bCs/>
          <w:i/>
          <w:iCs/>
          <w:sz w:val="24"/>
          <w:szCs w:val="24"/>
        </w:rPr>
        <w:t>.</w:t>
      </w:r>
      <w:r w:rsidRPr="008F1527">
        <w:rPr>
          <w:rFonts w:eastAsiaTheme="minorEastAsia"/>
          <w:bCs/>
          <w:sz w:val="24"/>
          <w:szCs w:val="24"/>
        </w:rPr>
        <w:t xml:space="preserve"> </w:t>
      </w:r>
      <w:r w:rsidRPr="008F1527">
        <w:rPr>
          <w:rFonts w:eastAsiaTheme="minorEastAsia"/>
          <w:sz w:val="24"/>
          <w:szCs w:val="24"/>
        </w:rPr>
        <w:t>And</w:t>
      </w:r>
      <w:r w:rsidRPr="5897EC05">
        <w:rPr>
          <w:rFonts w:eastAsiaTheme="minorEastAsia"/>
          <w:sz w:val="24"/>
          <w:szCs w:val="24"/>
        </w:rPr>
        <w:t xml:space="preserve"> like a child, they will most likely be self-centered. </w:t>
      </w:r>
      <w:r>
        <w:rPr>
          <w:rFonts w:eastAsiaTheme="minorEastAsia"/>
          <w:sz w:val="24"/>
          <w:szCs w:val="24"/>
        </w:rPr>
        <w:t>I observe this even in my granddaughters, cherubs, as</w:t>
      </w:r>
      <w:r w:rsidR="00424980">
        <w:rPr>
          <w:rFonts w:eastAsiaTheme="minorEastAsia"/>
          <w:sz w:val="24"/>
          <w:szCs w:val="24"/>
        </w:rPr>
        <w:t xml:space="preserve"> my husband likes to call them.</w:t>
      </w:r>
      <w:r>
        <w:rPr>
          <w:rFonts w:eastAsiaTheme="minorEastAsia"/>
          <w:sz w:val="24"/>
          <w:szCs w:val="24"/>
        </w:rPr>
        <w:t xml:space="preserve"> It’s funny how quick they can go from being cherubs one </w:t>
      </w:r>
      <w:r>
        <w:rPr>
          <w:rFonts w:eastAsiaTheme="minorEastAsia"/>
          <w:noProof/>
          <w:sz w:val="24"/>
          <w:szCs w:val="24"/>
        </w:rPr>
        <w:t>moment</w:t>
      </w:r>
      <w:r>
        <w:rPr>
          <w:rFonts w:eastAsiaTheme="minorEastAsia"/>
          <w:sz w:val="24"/>
          <w:szCs w:val="24"/>
        </w:rPr>
        <w:t xml:space="preserve"> to acting like the devil the next. This is not </w:t>
      </w:r>
      <w:r w:rsidR="00424980" w:rsidRPr="00424980">
        <w:rPr>
          <w:rFonts w:eastAsiaTheme="minorEastAsia"/>
          <w:noProof/>
          <w:sz w:val="24"/>
          <w:szCs w:val="24"/>
        </w:rPr>
        <w:t>surprising</w:t>
      </w:r>
      <w:r>
        <w:rPr>
          <w:rFonts w:eastAsiaTheme="minorEastAsia"/>
          <w:sz w:val="24"/>
          <w:szCs w:val="24"/>
        </w:rPr>
        <w:t xml:space="preserve"> because</w:t>
      </w:r>
      <w:r w:rsidR="00424980">
        <w:rPr>
          <w:rFonts w:eastAsiaTheme="minorEastAsia"/>
          <w:sz w:val="24"/>
          <w:szCs w:val="24"/>
        </w:rPr>
        <w:t>,</w:t>
      </w:r>
      <w:r>
        <w:rPr>
          <w:rFonts w:eastAsiaTheme="minorEastAsia"/>
          <w:sz w:val="24"/>
          <w:szCs w:val="24"/>
        </w:rPr>
        <w:t xml:space="preserve"> after all, they have inherited our sin nature.</w:t>
      </w:r>
    </w:p>
    <w:p w14:paraId="654317A0" w14:textId="47EDE4B7" w:rsidR="0078604E" w:rsidRDefault="0078604E" w:rsidP="009B196B">
      <w:pPr>
        <w:spacing w:after="0"/>
        <w:ind w:firstLine="720"/>
        <w:jc w:val="both"/>
        <w:rPr>
          <w:rFonts w:eastAsiaTheme="minorEastAsia"/>
          <w:sz w:val="24"/>
          <w:szCs w:val="24"/>
        </w:rPr>
      </w:pPr>
      <w:r>
        <w:rPr>
          <w:rFonts w:eastAsiaTheme="minorEastAsia"/>
          <w:sz w:val="24"/>
          <w:szCs w:val="24"/>
        </w:rPr>
        <w:t>Now, what if no one ever teaches them</w:t>
      </w:r>
      <w:r w:rsidRPr="5897EC05">
        <w:rPr>
          <w:rFonts w:eastAsiaTheme="minorEastAsia"/>
          <w:sz w:val="24"/>
          <w:szCs w:val="24"/>
        </w:rPr>
        <w:t xml:space="preserve"> that</w:t>
      </w:r>
      <w:r>
        <w:rPr>
          <w:rFonts w:eastAsiaTheme="minorEastAsia"/>
          <w:sz w:val="24"/>
          <w:szCs w:val="24"/>
        </w:rPr>
        <w:t xml:space="preserve"> selfishness is a sin, and that “</w:t>
      </w:r>
      <w:r w:rsidRPr="5897EC05">
        <w:rPr>
          <w:rFonts w:eastAsiaTheme="minorEastAsia"/>
          <w:sz w:val="24"/>
          <w:szCs w:val="24"/>
        </w:rPr>
        <w:t xml:space="preserve">life </w:t>
      </w:r>
      <w:r>
        <w:rPr>
          <w:rFonts w:eastAsiaTheme="minorEastAsia"/>
          <w:sz w:val="24"/>
          <w:szCs w:val="24"/>
        </w:rPr>
        <w:t xml:space="preserve">does not revolve around you”? It quite unrealistic to expect them to simply morph into </w:t>
      </w:r>
      <w:r w:rsidRPr="00E869EC">
        <w:rPr>
          <w:rFonts w:eastAsiaTheme="minorEastAsia"/>
          <w:noProof/>
          <w:sz w:val="24"/>
          <w:szCs w:val="24"/>
        </w:rPr>
        <w:t>kind</w:t>
      </w:r>
      <w:r>
        <w:rPr>
          <w:rFonts w:eastAsiaTheme="minorEastAsia"/>
          <w:sz w:val="24"/>
          <w:szCs w:val="24"/>
        </w:rPr>
        <w:t xml:space="preserve"> and generous adults, isn’t it? </w:t>
      </w:r>
    </w:p>
    <w:p w14:paraId="59EE399A" w14:textId="456BF51E" w:rsidR="0078604E" w:rsidRPr="00052CD4" w:rsidRDefault="00CE67E8" w:rsidP="0078604E">
      <w:pPr>
        <w:spacing w:after="0"/>
        <w:jc w:val="center"/>
        <w:rPr>
          <w:b/>
          <w:sz w:val="24"/>
          <w:szCs w:val="24"/>
        </w:rPr>
      </w:pPr>
      <w:r w:rsidRPr="00052CD4">
        <w:rPr>
          <w:b/>
          <w:sz w:val="24"/>
          <w:szCs w:val="24"/>
        </w:rPr>
        <w:t>1 Corinthians 13:11-12 (NET</w:t>
      </w:r>
      <w:r w:rsidR="0078604E" w:rsidRPr="00052CD4">
        <w:rPr>
          <w:b/>
          <w:sz w:val="24"/>
          <w:szCs w:val="24"/>
        </w:rPr>
        <w:t>)</w:t>
      </w:r>
    </w:p>
    <w:p w14:paraId="05262AA5" w14:textId="710BD58D" w:rsidR="00CE67E8" w:rsidRPr="00CE67E8" w:rsidRDefault="00CE67E8" w:rsidP="00CE67E8">
      <w:pPr>
        <w:spacing w:after="0"/>
        <w:jc w:val="center"/>
        <w:rPr>
          <w:b/>
          <w:i/>
          <w:sz w:val="24"/>
          <w:szCs w:val="24"/>
        </w:rPr>
      </w:pPr>
      <w:r w:rsidRPr="00CE67E8">
        <w:rPr>
          <w:b/>
          <w:i/>
          <w:sz w:val="24"/>
          <w:szCs w:val="24"/>
        </w:rPr>
        <w:t>When I was a child, I talked like a child, I thought like a child, I reasoned like a child. But when I became an adult,</w:t>
      </w:r>
      <w:r w:rsidRPr="00CE67E8">
        <w:rPr>
          <w:b/>
          <w:i/>
          <w:sz w:val="24"/>
          <w:szCs w:val="24"/>
          <w:vertAlign w:val="superscript"/>
        </w:rPr>
        <w:t xml:space="preserve"> </w:t>
      </w:r>
      <w:r w:rsidRPr="00CE67E8">
        <w:rPr>
          <w:b/>
          <w:i/>
          <w:sz w:val="24"/>
          <w:szCs w:val="24"/>
        </w:rPr>
        <w:t>I set aside childish ways. For now we see in a mirror indirectly, but then we will see face to face. Now I know in part, but then I will know fully, just as I have been fully known.</w:t>
      </w:r>
    </w:p>
    <w:p w14:paraId="4A6E9B38" w14:textId="2F62ACDC" w:rsidR="0078604E" w:rsidRDefault="0078604E" w:rsidP="0078604E">
      <w:pPr>
        <w:ind w:firstLine="720"/>
        <w:jc w:val="both"/>
        <w:rPr>
          <w:rFonts w:eastAsiaTheme="minorEastAsia"/>
          <w:sz w:val="24"/>
          <w:szCs w:val="24"/>
        </w:rPr>
      </w:pPr>
      <w:r>
        <w:rPr>
          <w:sz w:val="24"/>
          <w:szCs w:val="24"/>
        </w:rPr>
        <w:t xml:space="preserve">When children speak and act as children, it’s cute. But when they have reached the teenage years and they are still acting as children, something is wrong. </w:t>
      </w:r>
      <w:r>
        <w:rPr>
          <w:rFonts w:eastAsiaTheme="minorEastAsia"/>
          <w:sz w:val="24"/>
          <w:szCs w:val="24"/>
        </w:rPr>
        <w:t>Just look at what happens to believers who never grow up.</w:t>
      </w:r>
    </w:p>
    <w:p w14:paraId="10457DC0" w14:textId="60EE9246" w:rsidR="0078604E" w:rsidRPr="00052CD4" w:rsidRDefault="00AA6982" w:rsidP="0078604E">
      <w:pPr>
        <w:spacing w:after="0"/>
        <w:jc w:val="center"/>
        <w:rPr>
          <w:rFonts w:eastAsiaTheme="minorEastAsia"/>
          <w:b/>
          <w:sz w:val="24"/>
          <w:szCs w:val="24"/>
        </w:rPr>
      </w:pPr>
      <w:r w:rsidRPr="00052CD4">
        <w:rPr>
          <w:rFonts w:eastAsiaTheme="minorEastAsia"/>
          <w:b/>
          <w:sz w:val="24"/>
          <w:szCs w:val="24"/>
        </w:rPr>
        <w:t>1 Corinthians 3:1-4 (NET</w:t>
      </w:r>
      <w:r w:rsidR="0078604E" w:rsidRPr="00052CD4">
        <w:rPr>
          <w:rFonts w:eastAsiaTheme="minorEastAsia"/>
          <w:b/>
          <w:sz w:val="24"/>
          <w:szCs w:val="24"/>
        </w:rPr>
        <w:t>)</w:t>
      </w:r>
    </w:p>
    <w:p w14:paraId="5CEEF78A" w14:textId="77777777" w:rsidR="00774AD9" w:rsidRDefault="00AA6982" w:rsidP="0078604E">
      <w:pPr>
        <w:spacing w:after="0"/>
        <w:jc w:val="center"/>
        <w:rPr>
          <w:b/>
          <w:i/>
          <w:sz w:val="24"/>
          <w:szCs w:val="24"/>
        </w:rPr>
      </w:pPr>
      <w:r w:rsidRPr="00AA6982">
        <w:rPr>
          <w:b/>
          <w:i/>
          <w:sz w:val="24"/>
          <w:szCs w:val="24"/>
        </w:rPr>
        <w:t>So, brothers and sisters,</w:t>
      </w:r>
      <w:r w:rsidRPr="00AA6982">
        <w:rPr>
          <w:b/>
          <w:i/>
          <w:sz w:val="24"/>
          <w:szCs w:val="24"/>
          <w:vertAlign w:val="superscript"/>
        </w:rPr>
        <w:t xml:space="preserve"> </w:t>
      </w:r>
      <w:r w:rsidRPr="00AA6982">
        <w:rPr>
          <w:b/>
          <w:i/>
          <w:sz w:val="24"/>
          <w:szCs w:val="24"/>
        </w:rPr>
        <w:t>I could not speak to you as spiritual people, but instead as people of the flesh,</w:t>
      </w:r>
      <w:r w:rsidRPr="00AA6982">
        <w:rPr>
          <w:b/>
          <w:i/>
          <w:sz w:val="24"/>
          <w:szCs w:val="24"/>
          <w:vertAlign w:val="superscript"/>
        </w:rPr>
        <w:t xml:space="preserve"> </w:t>
      </w:r>
      <w:r w:rsidRPr="00AA6982">
        <w:rPr>
          <w:b/>
          <w:i/>
          <w:sz w:val="24"/>
          <w:szCs w:val="24"/>
        </w:rPr>
        <w:t>as infants in Christ. I fed you milk,</w:t>
      </w:r>
      <w:r w:rsidRPr="00AA6982">
        <w:rPr>
          <w:b/>
          <w:i/>
          <w:sz w:val="24"/>
          <w:szCs w:val="24"/>
          <w:vertAlign w:val="superscript"/>
        </w:rPr>
        <w:t xml:space="preserve"> </w:t>
      </w:r>
      <w:r w:rsidRPr="00AA6982">
        <w:rPr>
          <w:b/>
          <w:i/>
          <w:sz w:val="24"/>
          <w:szCs w:val="24"/>
        </w:rPr>
        <w:t>not solid food, for you were not yet ready. In fact, you are still not ready, for you are still influenced by the flesh.</w:t>
      </w:r>
    </w:p>
    <w:p w14:paraId="128218EA" w14:textId="32A41CBB" w:rsidR="00AA6982" w:rsidRPr="00AA6982" w:rsidRDefault="00AA6982" w:rsidP="0078604E">
      <w:pPr>
        <w:spacing w:after="0"/>
        <w:jc w:val="center"/>
        <w:rPr>
          <w:rFonts w:eastAsiaTheme="minorEastAsia"/>
          <w:b/>
          <w:i/>
          <w:sz w:val="24"/>
          <w:szCs w:val="24"/>
        </w:rPr>
      </w:pPr>
      <w:r w:rsidRPr="00AA6982">
        <w:rPr>
          <w:b/>
          <w:i/>
          <w:sz w:val="24"/>
          <w:szCs w:val="24"/>
        </w:rPr>
        <w:lastRenderedPageBreak/>
        <w:t xml:space="preserve"> For since there is still jealousy and dissension among you, are you not influenced by the flesh and behaving like unregenerate people?</w:t>
      </w:r>
      <w:r w:rsidRPr="00AA6982">
        <w:rPr>
          <w:b/>
          <w:i/>
          <w:sz w:val="24"/>
          <w:szCs w:val="24"/>
          <w:vertAlign w:val="superscript"/>
        </w:rPr>
        <w:t xml:space="preserve"> </w:t>
      </w:r>
      <w:r w:rsidRPr="00AA6982">
        <w:rPr>
          <w:b/>
          <w:i/>
          <w:sz w:val="24"/>
          <w:szCs w:val="24"/>
        </w:rPr>
        <w:t>For whenever someone says, “I am with Paul,” or “I am with Apollos,” are you not merely human?</w:t>
      </w:r>
    </w:p>
    <w:p w14:paraId="11BFFB5F" w14:textId="04F16AA4" w:rsidR="00D77682" w:rsidRDefault="00D77682" w:rsidP="0078604E">
      <w:pPr>
        <w:pStyle w:val="NormalWeb"/>
        <w:spacing w:before="0" w:beforeAutospacing="0" w:after="0" w:afterAutospacing="0"/>
        <w:jc w:val="center"/>
        <w:rPr>
          <w:rStyle w:val="text"/>
          <w:rFonts w:asciiTheme="minorHAnsi" w:hAnsiTheme="minorHAnsi" w:cstheme="minorHAnsi"/>
          <w:b/>
          <w:i/>
        </w:rPr>
      </w:pPr>
    </w:p>
    <w:p w14:paraId="0D1B2882" w14:textId="7E1FEC93" w:rsidR="0078604E" w:rsidRDefault="0078604E" w:rsidP="0078604E">
      <w:pPr>
        <w:ind w:firstLine="720"/>
        <w:jc w:val="both"/>
        <w:rPr>
          <w:sz w:val="24"/>
          <w:szCs w:val="24"/>
        </w:rPr>
      </w:pPr>
      <w:r>
        <w:rPr>
          <w:sz w:val="24"/>
          <w:szCs w:val="24"/>
        </w:rPr>
        <w:t xml:space="preserve">The goal of God the Father for each one of His </w:t>
      </w:r>
      <w:r w:rsidRPr="00131462">
        <w:rPr>
          <w:noProof/>
          <w:sz w:val="24"/>
          <w:szCs w:val="24"/>
        </w:rPr>
        <w:t>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65EDB128" w14:textId="076DD07F" w:rsidR="0078604E" w:rsidRPr="00ED78DE" w:rsidRDefault="0078604E" w:rsidP="0078604E">
      <w:pPr>
        <w:ind w:firstLine="720"/>
        <w:jc w:val="both"/>
        <w:rPr>
          <w:rFonts w:eastAsia="Times New Roman" w:cstheme="minorHAnsi"/>
          <w:sz w:val="24"/>
          <w:szCs w:val="24"/>
          <w:lang w:val="en"/>
        </w:rPr>
      </w:pPr>
      <w:r>
        <w:rPr>
          <w:sz w:val="24"/>
          <w:szCs w:val="24"/>
        </w:rPr>
        <w:t xml:space="preserve">When </w:t>
      </w:r>
      <w:r w:rsidR="00D16E10">
        <w:rPr>
          <w:sz w:val="24"/>
          <w:szCs w:val="24"/>
        </w:rPr>
        <w:t>was</w:t>
      </w:r>
      <w:r>
        <w:rPr>
          <w:sz w:val="24"/>
          <w:szCs w:val="24"/>
        </w:rPr>
        <w:t xml:space="preserve"> the last time you kept a child and they ask you for broccoli, </w:t>
      </w:r>
      <w:r w:rsidRPr="003D449D">
        <w:rPr>
          <w:noProof/>
          <w:sz w:val="24"/>
          <w:szCs w:val="24"/>
        </w:rPr>
        <w:t>salad</w:t>
      </w:r>
      <w:r>
        <w:rPr>
          <w:sz w:val="24"/>
          <w:szCs w:val="24"/>
        </w:rPr>
        <w:t xml:space="preserve"> and whole grains? It’s not going to happen. They are pe</w:t>
      </w:r>
      <w:r w:rsidR="002D5361">
        <w:rPr>
          <w:sz w:val="24"/>
          <w:szCs w:val="24"/>
        </w:rPr>
        <w:t>rfectly content with a diet of</w:t>
      </w:r>
      <w:r w:rsidR="00D30298">
        <w:rPr>
          <w:sz w:val="24"/>
          <w:szCs w:val="24"/>
        </w:rPr>
        <w:t xml:space="preserve"> sweets and junk food. Here is</w:t>
      </w:r>
      <w:r>
        <w:rPr>
          <w:sz w:val="24"/>
          <w:szCs w:val="24"/>
        </w:rPr>
        <w:t xml:space="preserve">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w:t>
      </w:r>
      <w:r w:rsidRPr="00B44113">
        <w:rPr>
          <w:noProof/>
          <w:sz w:val="24"/>
          <w:szCs w:val="24"/>
        </w:rPr>
        <w:t>remain spiritual children</w:t>
      </w:r>
      <w:r>
        <w:rPr>
          <w:sz w:val="24"/>
          <w:szCs w:val="24"/>
        </w:rPr>
        <w:t xml:space="preserve"> because they </w:t>
      </w:r>
      <w:r w:rsidRPr="001074CF">
        <w:rPr>
          <w:sz w:val="24"/>
          <w:szCs w:val="24"/>
        </w:rPr>
        <w:t>are ma</w:t>
      </w:r>
      <w:r>
        <w:rPr>
          <w:sz w:val="24"/>
          <w:szCs w:val="24"/>
        </w:rPr>
        <w:t xml:space="preserve">lnourished. </w:t>
      </w:r>
      <w:r w:rsidRPr="00131462">
        <w:rPr>
          <w:noProof/>
          <w:sz w:val="24"/>
          <w:szCs w:val="24"/>
        </w:rPr>
        <w:t>Of course,</w:t>
      </w:r>
      <w:r>
        <w:rPr>
          <w:sz w:val="24"/>
          <w:szCs w:val="24"/>
        </w:rPr>
        <w:t xml:space="preserv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576E82A1" w14:textId="5F2E3E45" w:rsidR="00C77803" w:rsidRDefault="0078604E" w:rsidP="00193988">
      <w:pPr>
        <w:spacing w:after="0"/>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w:t>
      </w:r>
      <w:r w:rsidR="003D449D">
        <w:rPr>
          <w:sz w:val="24"/>
          <w:szCs w:val="24"/>
        </w:rPr>
        <w:t xml:space="preserve">at its best, can be difficult. </w:t>
      </w:r>
      <w:r w:rsidR="00D16E10">
        <w:rPr>
          <w:sz w:val="24"/>
          <w:szCs w:val="24"/>
        </w:rPr>
        <w:t>W</w:t>
      </w:r>
      <w:r>
        <w:rPr>
          <w:sz w:val="24"/>
          <w:szCs w:val="24"/>
        </w:rPr>
        <w:t xml:space="preserve">hat do these half-starved folks do when the realities of life come crashing in on them? When a child in the faith is not </w:t>
      </w:r>
      <w:r w:rsidRPr="00B44113">
        <w:rPr>
          <w:noProof/>
          <w:sz w:val="24"/>
          <w:szCs w:val="24"/>
        </w:rPr>
        <w:t>discipled</w:t>
      </w:r>
      <w:r>
        <w:rPr>
          <w:sz w:val="24"/>
          <w:szCs w:val="24"/>
        </w:rPr>
        <w:t xml:space="preserve">, life’s inevitable </w:t>
      </w:r>
      <w:r w:rsidR="003D449D">
        <w:rPr>
          <w:sz w:val="24"/>
          <w:szCs w:val="24"/>
        </w:rPr>
        <w:t>storms have the potential to de</w:t>
      </w:r>
      <w:r>
        <w:rPr>
          <w:sz w:val="24"/>
          <w:szCs w:val="24"/>
        </w:rPr>
        <w:t xml:space="preserve">rail them spiritually. But that’s not all, a </w:t>
      </w:r>
      <w:r w:rsidRPr="00B44113">
        <w:rPr>
          <w:noProof/>
          <w:sz w:val="24"/>
          <w:szCs w:val="24"/>
        </w:rPr>
        <w:t>babe</w:t>
      </w:r>
      <w:r>
        <w:rPr>
          <w:sz w:val="24"/>
          <w:szCs w:val="24"/>
        </w:rPr>
        <w:t xml:space="preserve"> or child in Christ is susceptible to all kinds of false teaching.</w:t>
      </w:r>
      <w:r w:rsidR="00D16E10">
        <w:rPr>
          <w:sz w:val="24"/>
          <w:szCs w:val="24"/>
        </w:rPr>
        <w:t xml:space="preserve"> </w:t>
      </w:r>
      <w:r w:rsidR="00D16E10" w:rsidRPr="00D16E10">
        <w:rPr>
          <w:sz w:val="24"/>
          <w:szCs w:val="24"/>
        </w:rPr>
        <w:t>Therefore, it is vital that they become well-grounded in sound doctrine at the beginning of their journey</w:t>
      </w:r>
      <w:r w:rsidR="00D16E10">
        <w:rPr>
          <w:sz w:val="24"/>
          <w:szCs w:val="24"/>
        </w:rPr>
        <w:t>.</w:t>
      </w:r>
      <w:r w:rsidR="00D16E10" w:rsidRPr="00D16E10">
        <w:rPr>
          <w:sz w:val="24"/>
          <w:szCs w:val="24"/>
        </w:rPr>
        <w:t xml:space="preserve"> </w:t>
      </w:r>
      <w:r>
        <w:rPr>
          <w:sz w:val="24"/>
          <w:szCs w:val="24"/>
        </w:rPr>
        <w:t>For this reason, we will study the foundational doctrines of the faith in the chapter called “Promised to One Husband” based on 2 Corinthians 11:1-15. On the flip-side, when a child in the faith remains connected with a spiritual parent who can feed them, they will not be blown off course when tria</w:t>
      </w:r>
      <w:r w:rsidR="00387D26">
        <w:rPr>
          <w:sz w:val="24"/>
          <w:szCs w:val="24"/>
        </w:rPr>
        <w:t>ls come.  For one thing, they are</w:t>
      </w:r>
      <w:r>
        <w:rPr>
          <w:sz w:val="24"/>
          <w:szCs w:val="24"/>
        </w:rPr>
        <w:t xml:space="preserve"> not alone </w:t>
      </w:r>
      <w:r w:rsidR="0018202E">
        <w:rPr>
          <w:sz w:val="24"/>
          <w:szCs w:val="24"/>
        </w:rPr>
        <w:t>to face these difficulties. S</w:t>
      </w:r>
      <w:r>
        <w:rPr>
          <w:sz w:val="24"/>
          <w:szCs w:val="24"/>
        </w:rPr>
        <w:t>econd</w:t>
      </w:r>
      <w:r w:rsidR="0018202E">
        <w:rPr>
          <w:sz w:val="24"/>
          <w:szCs w:val="24"/>
        </w:rPr>
        <w:t>ly</w:t>
      </w:r>
      <w:r>
        <w:rPr>
          <w:sz w:val="24"/>
          <w:szCs w:val="24"/>
        </w:rPr>
        <w:t>, they will know</w:t>
      </w:r>
      <w:r w:rsidR="0018202E">
        <w:rPr>
          <w:sz w:val="24"/>
          <w:szCs w:val="24"/>
        </w:rPr>
        <w:t xml:space="preserve"> how to take hold of God’s promises and</w:t>
      </w:r>
      <w:r>
        <w:rPr>
          <w:sz w:val="24"/>
          <w:szCs w:val="24"/>
        </w:rPr>
        <w:t xml:space="preserve"> find encouragement, </w:t>
      </w:r>
      <w:r w:rsidRPr="00131462">
        <w:rPr>
          <w:noProof/>
          <w:sz w:val="24"/>
          <w:szCs w:val="24"/>
        </w:rPr>
        <w:t>strength</w:t>
      </w:r>
      <w:r>
        <w:rPr>
          <w:sz w:val="24"/>
          <w:szCs w:val="24"/>
        </w:rPr>
        <w:t xml:space="preserve">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“Every Word that comes from the mouth of God,” will become the source </w:t>
      </w:r>
      <w:r w:rsidRPr="00052CD4">
        <w:rPr>
          <w:sz w:val="24"/>
          <w:szCs w:val="24"/>
        </w:rPr>
        <w:t>of spiritual food for</w:t>
      </w:r>
      <w:r w:rsidR="00193988" w:rsidRPr="00052CD4">
        <w:rPr>
          <w:sz w:val="24"/>
          <w:szCs w:val="24"/>
        </w:rPr>
        <w:t xml:space="preserve"> a multitude</w:t>
      </w:r>
      <w:r w:rsidR="00193988">
        <w:rPr>
          <w:sz w:val="24"/>
          <w:szCs w:val="24"/>
        </w:rPr>
        <w:t xml:space="preserve"> of starving souls</w:t>
      </w:r>
      <w:r w:rsidR="00774AD9">
        <w:rPr>
          <w:sz w:val="24"/>
          <w:szCs w:val="24"/>
        </w:rPr>
        <w:t>.</w:t>
      </w:r>
    </w:p>
    <w:p w14:paraId="09EA58A0" w14:textId="77777777" w:rsidR="00D16E10" w:rsidRDefault="00D16E10" w:rsidP="00193988">
      <w:pPr>
        <w:spacing w:after="0"/>
        <w:ind w:firstLine="720"/>
        <w:jc w:val="both"/>
        <w:rPr>
          <w:sz w:val="24"/>
          <w:szCs w:val="24"/>
        </w:rPr>
      </w:pPr>
    </w:p>
    <w:p w14:paraId="1B10DBE2" w14:textId="77777777" w:rsidR="00C77803" w:rsidRPr="00052CD4" w:rsidRDefault="00C77803" w:rsidP="00B24215">
      <w:pPr>
        <w:spacing w:after="0" w:line="240" w:lineRule="auto"/>
        <w:jc w:val="center"/>
        <w:rPr>
          <w:rFonts w:eastAsiaTheme="minorEastAsia"/>
          <w:b/>
          <w:bCs/>
          <w:iCs/>
          <w:sz w:val="24"/>
          <w:szCs w:val="24"/>
          <w:lang w:val="en"/>
        </w:rPr>
      </w:pPr>
      <w:r w:rsidRPr="00052CD4">
        <w:rPr>
          <w:rFonts w:eastAsiaTheme="minorEastAsia"/>
          <w:b/>
          <w:bCs/>
          <w:iCs/>
          <w:sz w:val="24"/>
          <w:szCs w:val="24"/>
          <w:lang w:val="en"/>
        </w:rPr>
        <w:t>2 John 1:1-4 (NET)</w:t>
      </w:r>
    </w:p>
    <w:p w14:paraId="4C6006B3" w14:textId="0C7DE3B6" w:rsidR="00C77803" w:rsidRDefault="00C77803" w:rsidP="00B24215">
      <w:pPr>
        <w:spacing w:after="0" w:line="240" w:lineRule="auto"/>
        <w:jc w:val="center"/>
        <w:rPr>
          <w:rFonts w:asciiTheme="minorHAnsi" w:eastAsia="Times New Roman" w:hAnsiTheme="minorHAnsi"/>
          <w:b/>
          <w:i/>
          <w:sz w:val="24"/>
          <w:szCs w:val="24"/>
        </w:rPr>
      </w:pPr>
      <w:r w:rsidRPr="00C77803">
        <w:rPr>
          <w:rFonts w:asciiTheme="minorHAnsi" w:eastAsia="Times New Roman" w:hAnsiTheme="minorHAnsi"/>
          <w:b/>
          <w:i/>
          <w:sz w:val="24"/>
          <w:szCs w:val="24"/>
        </w:rPr>
        <w:t>From</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the elder,</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to an elect lady</w:t>
      </w:r>
      <w:r w:rsidRPr="00C77803">
        <w:rPr>
          <w:rFonts w:asciiTheme="minorHAnsi" w:eastAsia="Times New Roman" w:hAnsiTheme="minorHAnsi"/>
          <w:b/>
          <w:i/>
          <w:color w:val="0000FF"/>
          <w:sz w:val="24"/>
          <w:szCs w:val="24"/>
          <w:u w:val="single"/>
          <w:vertAlign w:val="superscript"/>
        </w:rPr>
        <w:t xml:space="preserve"> </w:t>
      </w:r>
      <w:r w:rsidRPr="00C77803">
        <w:rPr>
          <w:rFonts w:asciiTheme="minorHAnsi" w:eastAsia="Times New Roman" w:hAnsiTheme="minorHAnsi"/>
          <w:b/>
          <w:i/>
          <w:sz w:val="24"/>
          <w:szCs w:val="24"/>
        </w:rPr>
        <w:t>and her children, whom I love in truth</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(and not I alone, but also all those</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who know the truth), because of the truth that resides in us and will be with us forever.  Grace, mercy, and</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56DA020E" w14:textId="77777777" w:rsidR="00B24215" w:rsidRPr="00C77803" w:rsidRDefault="00B24215" w:rsidP="00B24215">
      <w:pPr>
        <w:spacing w:after="0" w:line="240" w:lineRule="auto"/>
        <w:jc w:val="center"/>
        <w:rPr>
          <w:rFonts w:asciiTheme="minorHAnsi" w:eastAsia="Times New Roman" w:hAnsiTheme="minorHAnsi"/>
          <w:b/>
          <w:i/>
          <w:sz w:val="24"/>
          <w:szCs w:val="24"/>
        </w:rPr>
      </w:pPr>
    </w:p>
    <w:p w14:paraId="1CDB3E1D" w14:textId="4ACA7EDB" w:rsidR="0078604E" w:rsidRDefault="0078604E" w:rsidP="00B24215">
      <w:pPr>
        <w:spacing w:after="100" w:afterAutospacing="1" w:line="240" w:lineRule="auto"/>
        <w:rPr>
          <w:rFonts w:eastAsiaTheme="minorEastAsia"/>
          <w:bCs/>
          <w:sz w:val="24"/>
          <w:szCs w:val="24"/>
          <w:lang w:val="en"/>
        </w:rPr>
      </w:pPr>
      <w:r w:rsidRPr="00DB4E35">
        <w:rPr>
          <w:rFonts w:eastAsiaTheme="minorEastAsia"/>
          <w:b/>
          <w:bCs/>
          <w:sz w:val="28"/>
          <w:szCs w:val="28"/>
          <w:lang w:val="en"/>
        </w:rPr>
        <w:lastRenderedPageBreak/>
        <w:t>DIGGING DEEPER</w:t>
      </w:r>
      <w:r>
        <w:rPr>
          <w:rFonts w:eastAsiaTheme="minorEastAsia"/>
          <w:b/>
          <w:bCs/>
          <w:sz w:val="24"/>
          <w:szCs w:val="24"/>
          <w:lang w:val="en"/>
        </w:rPr>
        <w:t xml:space="preserve">: </w:t>
      </w:r>
      <w:r w:rsidRPr="006D64F9">
        <w:rPr>
          <w:rFonts w:eastAsiaTheme="minorEastAsia"/>
          <w:bCs/>
          <w:sz w:val="24"/>
          <w:szCs w:val="24"/>
          <w:lang w:val="en"/>
        </w:rPr>
        <w:t>Luke 1:80</w:t>
      </w:r>
      <w:r>
        <w:rPr>
          <w:rFonts w:eastAsiaTheme="minorEastAsia"/>
          <w:bCs/>
          <w:sz w:val="24"/>
          <w:szCs w:val="24"/>
          <w:lang w:val="en"/>
        </w:rPr>
        <w:t>; 1 Timothy 4:12; 2 Timothy 1:5, 3:10-17; Titus 1:4-10,</w:t>
      </w:r>
      <w:r w:rsidRPr="006D64F9">
        <w:rPr>
          <w:rFonts w:eastAsiaTheme="minorEastAsia"/>
          <w:bCs/>
          <w:sz w:val="24"/>
          <w:szCs w:val="24"/>
          <w:lang w:val="en"/>
        </w:rPr>
        <w:t xml:space="preserve"> 2:1-15; 1 John 2:12-29, 3:1</w:t>
      </w:r>
      <w:r>
        <w:rPr>
          <w:rFonts w:eastAsiaTheme="minorEastAsia"/>
          <w:bCs/>
          <w:sz w:val="24"/>
          <w:szCs w:val="24"/>
          <w:lang w:val="en"/>
        </w:rPr>
        <w:t>-24, 4:1-21, 5:21; John 1:1-4;</w:t>
      </w:r>
      <w:r w:rsidRPr="006D64F9">
        <w:rPr>
          <w:rFonts w:eastAsiaTheme="minorEastAsia"/>
          <w:bCs/>
          <w:sz w:val="24"/>
          <w:szCs w:val="24"/>
          <w:lang w:val="en"/>
        </w:rPr>
        <w:t xml:space="preserve"> 1 Thess</w:t>
      </w:r>
      <w:r w:rsidR="00B24215">
        <w:rPr>
          <w:rFonts w:eastAsiaTheme="minorEastAsia"/>
          <w:bCs/>
          <w:sz w:val="24"/>
          <w:szCs w:val="24"/>
          <w:lang w:val="en"/>
        </w:rPr>
        <w:t>alonians</w:t>
      </w:r>
      <w:r w:rsidRPr="006D64F9">
        <w:rPr>
          <w:rFonts w:eastAsiaTheme="minorEastAsia"/>
          <w:bCs/>
          <w:sz w:val="24"/>
          <w:szCs w:val="24"/>
          <w:lang w:val="en"/>
        </w:rPr>
        <w:t xml:space="preserve"> 2:7-13; J</w:t>
      </w:r>
      <w:r w:rsidR="00B24215">
        <w:rPr>
          <w:rFonts w:eastAsiaTheme="minorEastAsia"/>
          <w:bCs/>
          <w:sz w:val="24"/>
          <w:szCs w:val="24"/>
          <w:lang w:val="en"/>
        </w:rPr>
        <w:t xml:space="preserve">ohn 15:1-16; Ephesians 4:11-16; </w:t>
      </w:r>
      <w:r w:rsidRPr="006D64F9">
        <w:rPr>
          <w:rFonts w:eastAsiaTheme="minorEastAsia"/>
          <w:bCs/>
          <w:sz w:val="24"/>
          <w:szCs w:val="24"/>
          <w:lang w:val="en"/>
        </w:rPr>
        <w:t>1 Corinthians 3:1</w:t>
      </w:r>
    </w:p>
    <w:p w14:paraId="21EAA259" w14:textId="1CCE7CD2"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4</w:t>
      </w:r>
    </w:p>
    <w:p w14:paraId="4162F292"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Young Adult</w:t>
      </w:r>
    </w:p>
    <w:p w14:paraId="3BAABEF0" w14:textId="77777777" w:rsidR="00C77803" w:rsidRPr="00052CD4" w:rsidRDefault="0078604E" w:rsidP="00B24215">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w:t>
      </w:r>
      <w:r w:rsidR="00C77803" w:rsidRPr="00052CD4">
        <w:rPr>
          <w:rFonts w:eastAsiaTheme="minorEastAsia"/>
          <w:b/>
          <w:bCs/>
          <w:iCs/>
          <w:sz w:val="24"/>
          <w:szCs w:val="24"/>
          <w:lang w:val="en"/>
        </w:rPr>
        <w:t xml:space="preserve"> (NET</w:t>
      </w:r>
      <w:r w:rsidRPr="00052CD4">
        <w:rPr>
          <w:rFonts w:eastAsiaTheme="minorEastAsia"/>
          <w:b/>
          <w:bCs/>
          <w:iCs/>
          <w:sz w:val="24"/>
          <w:szCs w:val="24"/>
          <w:lang w:val="en"/>
        </w:rPr>
        <w:t>)</w:t>
      </w:r>
    </w:p>
    <w:p w14:paraId="0C009466" w14:textId="2EB12F1C" w:rsidR="0078604E" w:rsidRDefault="00C77803" w:rsidP="00B24215">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5E6921DB" w14:textId="77777777" w:rsidR="00B24215" w:rsidRDefault="00B24215" w:rsidP="00B24215">
      <w:pPr>
        <w:spacing w:after="0" w:line="336" w:lineRule="atLeast"/>
        <w:jc w:val="center"/>
        <w:rPr>
          <w:b/>
          <w:i/>
          <w:sz w:val="24"/>
          <w:szCs w:val="24"/>
        </w:rPr>
      </w:pPr>
    </w:p>
    <w:p w14:paraId="0D49B9DD" w14:textId="7A7D9298" w:rsidR="0078604E" w:rsidRDefault="0078604E" w:rsidP="00C77803">
      <w:pPr>
        <w:pStyle w:val="ListParagraph"/>
        <w:spacing w:after="0"/>
        <w:ind w:left="0"/>
        <w:jc w:val="both"/>
        <w:rPr>
          <w:sz w:val="24"/>
          <w:szCs w:val="24"/>
        </w:rPr>
      </w:pPr>
      <w:r>
        <w:rPr>
          <w:sz w:val="24"/>
          <w:szCs w:val="24"/>
        </w:rPr>
        <w:tab/>
        <w:t xml:space="preserve">One example of a young adult is found </w:t>
      </w:r>
      <w:r w:rsidR="00FC4938">
        <w:rPr>
          <w:sz w:val="24"/>
          <w:szCs w:val="24"/>
        </w:rPr>
        <w:t>in Acts 18</w:t>
      </w:r>
      <w:r>
        <w:rPr>
          <w:sz w:val="24"/>
          <w:szCs w:val="24"/>
        </w:rPr>
        <w:t xml:space="preserve"> with Priscilla, Aquila and a Jew they met in Ephesus. His name was Apollos. Although this man was powerful in his knowledge of the Scriptures, some of his </w:t>
      </w:r>
      <w:r w:rsidRPr="00B44113">
        <w:rPr>
          <w:noProof/>
          <w:sz w:val="24"/>
          <w:szCs w:val="24"/>
        </w:rPr>
        <w:t>doctrine</w:t>
      </w:r>
      <w:r>
        <w:rPr>
          <w:sz w:val="24"/>
          <w:szCs w:val="24"/>
        </w:rPr>
        <w:t xml:space="preserve"> needed correcting. He still had much to learn. Priscilla and Aquila took him home and taught him. As a side note, the buildings that the early church met in were “family homes.” Here they “lived the gospel” before Apollos. This “at home” approach to </w:t>
      </w:r>
      <w:r w:rsidRPr="00051923">
        <w:rPr>
          <w:noProof/>
          <w:sz w:val="24"/>
          <w:szCs w:val="24"/>
        </w:rPr>
        <w:t>discipling</w:t>
      </w:r>
      <w:r w:rsidR="009435DD">
        <w:rPr>
          <w:sz w:val="24"/>
          <w:szCs w:val="24"/>
        </w:rPr>
        <w:t xml:space="preserve"> resulted in all</w:t>
      </w:r>
      <w:r w:rsidRPr="00911B7E">
        <w:rPr>
          <w:sz w:val="24"/>
          <w:szCs w:val="24"/>
        </w:rPr>
        <w:t xml:space="preserve"> </w:t>
      </w:r>
      <w:r>
        <w:rPr>
          <w:sz w:val="24"/>
          <w:szCs w:val="24"/>
        </w:rPr>
        <w:t xml:space="preserve">the Jews and Greeks </w:t>
      </w:r>
      <w:r w:rsidRPr="00911B7E">
        <w:rPr>
          <w:sz w:val="24"/>
          <w:szCs w:val="24"/>
        </w:rPr>
        <w:t xml:space="preserve">who lived in Asia </w:t>
      </w:r>
      <w:r w:rsidR="009435DD">
        <w:rPr>
          <w:sz w:val="24"/>
          <w:szCs w:val="24"/>
        </w:rPr>
        <w:t xml:space="preserve">Minor </w:t>
      </w:r>
      <w:r w:rsidRPr="00911B7E">
        <w:rPr>
          <w:sz w:val="24"/>
          <w:szCs w:val="24"/>
        </w:rPr>
        <w:t>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6340E67A" w14:textId="77777777" w:rsidR="009456A6" w:rsidRDefault="009456A6" w:rsidP="00C77803">
      <w:pPr>
        <w:pStyle w:val="ListParagraph"/>
        <w:spacing w:after="0"/>
        <w:ind w:left="0"/>
        <w:jc w:val="both"/>
        <w:rPr>
          <w:sz w:val="24"/>
          <w:szCs w:val="24"/>
        </w:rPr>
      </w:pPr>
    </w:p>
    <w:p w14:paraId="606C1E96" w14:textId="7C26ACBD" w:rsidR="0078604E" w:rsidRDefault="0078604E" w:rsidP="0078604E">
      <w:pPr>
        <w:ind w:firstLine="720"/>
        <w:jc w:val="both"/>
        <w:rPr>
          <w:sz w:val="24"/>
          <w:szCs w:val="24"/>
        </w:rPr>
      </w:pPr>
      <w:r>
        <w:rPr>
          <w:sz w:val="24"/>
          <w:szCs w:val="24"/>
        </w:rPr>
        <w:t>This brings to light an important principle of disciple making. The core meaning of being a disciple of Christ is to be one who learns from others. To cease to lea</w:t>
      </w:r>
      <w:r w:rsidR="00B44113">
        <w:rPr>
          <w:sz w:val="24"/>
          <w:szCs w:val="24"/>
        </w:rPr>
        <w:t>rn is to cease to grow, and it is</w:t>
      </w:r>
      <w:r>
        <w:rPr>
          <w:sz w:val="24"/>
          <w:szCs w:val="24"/>
        </w:rPr>
        <w:t xml:space="preserve"> a lifelong process. Furthermore, if you become nothing more than one who contains truth, and never passes it on to others, you will lose it. To do so is to be</w:t>
      </w:r>
      <w:r w:rsidR="00670AE3">
        <w:rPr>
          <w:sz w:val="24"/>
          <w:szCs w:val="24"/>
        </w:rPr>
        <w:t>come like the Dead Sea—</w:t>
      </w:r>
      <w:r w:rsidR="0062006A">
        <w:rPr>
          <w:sz w:val="24"/>
          <w:szCs w:val="24"/>
        </w:rPr>
        <w:t>taking in</w:t>
      </w:r>
      <w:r>
        <w:rPr>
          <w:sz w:val="24"/>
          <w:szCs w:val="24"/>
        </w:rPr>
        <w:t xml:space="preserve">, but never giving out.  Priscilla and Aquila were faithful stewards of the truth they had received. They invested in Apollos, and because he was humble and teachable, the return on their investment was multiplied! </w:t>
      </w:r>
      <w:r w:rsidRPr="00CA0F91">
        <w:rPr>
          <w:sz w:val="24"/>
          <w:szCs w:val="24"/>
        </w:rPr>
        <w:t xml:space="preserve">Theoretically </w:t>
      </w:r>
      <w:r>
        <w:rPr>
          <w:sz w:val="24"/>
          <w:szCs w:val="24"/>
        </w:rPr>
        <w:t xml:space="preserve">speaking, </w:t>
      </w:r>
      <w:r w:rsidRPr="00CA0F91">
        <w:rPr>
          <w:sz w:val="24"/>
          <w:szCs w:val="24"/>
        </w:rPr>
        <w:t>by the</w:t>
      </w:r>
      <w:r w:rsidRPr="002045A9">
        <w:rPr>
          <w:sz w:val="24"/>
          <w:szCs w:val="24"/>
        </w:rPr>
        <w:t xml:space="preserve"> time we become parents, we should know intrinsically how to nurture our children. Isn’t that the way we were wired? But looking at society, we wonder, “If</w:t>
      </w:r>
      <w:r>
        <w:rPr>
          <w:sz w:val="24"/>
          <w:szCs w:val="24"/>
        </w:rPr>
        <w:t xml:space="preserve"> we are born with the</w:t>
      </w:r>
      <w:r w:rsidRPr="002045A9">
        <w:rPr>
          <w:sz w:val="24"/>
          <w:szCs w:val="24"/>
        </w:rPr>
        <w:t xml:space="preserve"> instinct</w:t>
      </w:r>
      <w:r>
        <w:rPr>
          <w:sz w:val="24"/>
          <w:szCs w:val="24"/>
        </w:rPr>
        <w:t xml:space="preserve"> to nurture our young</w:t>
      </w:r>
      <w:r w:rsidRPr="002045A9">
        <w:rPr>
          <w:sz w:val="24"/>
          <w:szCs w:val="24"/>
        </w:rPr>
        <w:t xml:space="preserve">, then something has gone terribly </w:t>
      </w:r>
      <w:r w:rsidRPr="00131462">
        <w:rPr>
          <w:noProof/>
          <w:sz w:val="24"/>
          <w:szCs w:val="24"/>
        </w:rPr>
        <w:t>haywire</w:t>
      </w:r>
      <w:r w:rsidRPr="002045A9">
        <w:rPr>
          <w:sz w:val="24"/>
          <w:szCs w:val="24"/>
        </w:rPr>
        <w:t>!” The tragic consequences of the fall remain. It’s been said that the Father is the head of the home, but the mother is the heart. What happens in the home when the “head” (the father) is missing, and the “heart” (the mother) is broken? Chaos ensues</w:t>
      </w:r>
      <w:r>
        <w:rPr>
          <w:sz w:val="24"/>
          <w:szCs w:val="24"/>
        </w:rPr>
        <w:t>,</w:t>
      </w:r>
      <w:r w:rsidRPr="002045A9">
        <w:rPr>
          <w:sz w:val="24"/>
          <w:szCs w:val="24"/>
        </w:rPr>
        <w:t xml:space="preserve"> and that house comes crashing down. The children from these broken homes will grow up and become just like their parents, thus, perpetuating the cycle</w:t>
      </w:r>
      <w:r>
        <w:rPr>
          <w:sz w:val="24"/>
          <w:szCs w:val="24"/>
        </w:rPr>
        <w:t>.</w:t>
      </w:r>
      <w:r w:rsidRPr="002045A9">
        <w:rPr>
          <w:sz w:val="24"/>
          <w:szCs w:val="24"/>
        </w:rPr>
        <w:t xml:space="preserve"> </w:t>
      </w:r>
    </w:p>
    <w:p w14:paraId="2EDE4F63" w14:textId="0026AB32" w:rsidR="0078604E" w:rsidRDefault="0078604E" w:rsidP="0078604E">
      <w:pPr>
        <w:ind w:firstLine="720"/>
        <w:jc w:val="both"/>
        <w:rPr>
          <w:rFonts w:eastAsiaTheme="minorEastAsia"/>
          <w:sz w:val="24"/>
          <w:szCs w:val="24"/>
          <w:lang w:val="en"/>
        </w:rPr>
      </w:pPr>
      <w:r>
        <w:rPr>
          <w:rFonts w:eastAsiaTheme="minorEastAsia"/>
          <w:sz w:val="24"/>
          <w:szCs w:val="24"/>
        </w:rPr>
        <w:lastRenderedPageBreak/>
        <w:t>Now i</w:t>
      </w:r>
      <w:r w:rsidRPr="5897EC05">
        <w:rPr>
          <w:rFonts w:eastAsiaTheme="minorEastAsia"/>
          <w:sz w:val="24"/>
          <w:szCs w:val="24"/>
        </w:rPr>
        <w:t>n the physical realm, when we reach young adulthood, we have the capability to reproduce</w:t>
      </w:r>
      <w:r>
        <w:rPr>
          <w:rFonts w:eastAsiaTheme="minorEastAsia"/>
          <w:sz w:val="24"/>
          <w:szCs w:val="24"/>
        </w:rPr>
        <w:t>. B</w:t>
      </w:r>
      <w:r w:rsidRPr="5897EC05">
        <w:rPr>
          <w:rFonts w:eastAsiaTheme="minorEastAsia"/>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w:t>
      </w:r>
      <w:r w:rsidRPr="00131462">
        <w:rPr>
          <w:rFonts w:eastAsiaTheme="minorEastAsia"/>
          <w:noProof/>
          <w:sz w:val="24"/>
          <w:szCs w:val="24"/>
        </w:rPr>
        <w:t>pattern</w:t>
      </w:r>
      <w:r w:rsidRPr="5897EC05">
        <w:rPr>
          <w:rFonts w:eastAsiaTheme="minorEastAsia"/>
          <w:sz w:val="24"/>
          <w:szCs w:val="24"/>
        </w:rPr>
        <w:t xml:space="preserve"> must be broken within the body of Christ. His remedy to fix this dysfunction is through spiritual adults parenting the children in His family! </w:t>
      </w:r>
      <w:r>
        <w:rPr>
          <w:rFonts w:eastAsiaTheme="minorEastAsia"/>
          <w:sz w:val="24"/>
          <w:szCs w:val="24"/>
        </w:rPr>
        <w:t>Jesus</w:t>
      </w:r>
      <w:r w:rsidRPr="5897EC05">
        <w:rPr>
          <w:rFonts w:eastAsiaTheme="minorEastAsia"/>
          <w:sz w:val="24"/>
          <w:szCs w:val="24"/>
        </w:rPr>
        <w:t xml:space="preserve"> called </w:t>
      </w:r>
      <w:r w:rsidR="0062006A">
        <w:rPr>
          <w:rFonts w:eastAsiaTheme="minorEastAsia"/>
          <w:sz w:val="24"/>
          <w:szCs w:val="24"/>
        </w:rPr>
        <w:t>this</w:t>
      </w:r>
      <w:r w:rsidRPr="5897EC05">
        <w:rPr>
          <w:rFonts w:eastAsiaTheme="minorEastAsia"/>
          <w:sz w:val="24"/>
          <w:szCs w:val="24"/>
        </w:rPr>
        <w:t xml:space="preserve"> disciple making, and he modeled it for us with His twelve disciples.</w:t>
      </w:r>
      <w:r>
        <w:rPr>
          <w:rFonts w:eastAsiaTheme="minorEastAsia"/>
          <w:sz w:val="24"/>
          <w:szCs w:val="24"/>
        </w:rPr>
        <w:t xml:space="preserve"> </w:t>
      </w:r>
    </w:p>
    <w:p w14:paraId="21985C36" w14:textId="4312A776" w:rsidR="0078604E" w:rsidRDefault="0078604E" w:rsidP="0078604E">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w:t>
      </w:r>
      <w:r w:rsidRPr="00051923">
        <w:rPr>
          <w:rFonts w:asciiTheme="minorHAnsi" w:eastAsiaTheme="minorEastAsia" w:hAnsiTheme="minorHAnsi" w:cstheme="minorBidi"/>
          <w:noProof/>
        </w:rPr>
        <w:t>on</w:t>
      </w:r>
      <w:r w:rsidRPr="5897EC05">
        <w:rPr>
          <w:rFonts w:asciiTheme="minorHAnsi" w:eastAsiaTheme="minorEastAsia" w:hAnsiTheme="minorHAnsi" w:cstheme="minorBidi"/>
        </w:rPr>
        <w:t xml:space="preserve">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bookmarkStart w:id="6" w:name="_Hlk478940791"/>
    </w:p>
    <w:bookmarkEnd w:id="6"/>
    <w:p w14:paraId="6D1655E3" w14:textId="77777777" w:rsidR="0078604E" w:rsidRDefault="0078604E" w:rsidP="0078604E">
      <w:pPr>
        <w:jc w:val="center"/>
        <w:rPr>
          <w:b/>
          <w:sz w:val="28"/>
          <w:szCs w:val="28"/>
        </w:rPr>
      </w:pPr>
      <w:r w:rsidRPr="00B0282E">
        <w:rPr>
          <w:b/>
          <w:sz w:val="28"/>
          <w:szCs w:val="28"/>
        </w:rPr>
        <w:t>This is What is Missing</w:t>
      </w:r>
    </w:p>
    <w:p w14:paraId="0CE9D03E" w14:textId="4C9F2B63" w:rsidR="0078604E" w:rsidRPr="00052CD4" w:rsidRDefault="0078604E" w:rsidP="0078604E">
      <w:pPr>
        <w:spacing w:after="0"/>
        <w:jc w:val="center"/>
        <w:rPr>
          <w:b/>
          <w:sz w:val="24"/>
          <w:szCs w:val="24"/>
        </w:rPr>
      </w:pPr>
      <w:r w:rsidRPr="00052CD4">
        <w:rPr>
          <w:b/>
          <w:sz w:val="24"/>
          <w:szCs w:val="24"/>
        </w:rPr>
        <w:t xml:space="preserve">Titus 2:3-5 </w:t>
      </w:r>
      <w:r w:rsidR="00773FDF" w:rsidRPr="00052CD4">
        <w:rPr>
          <w:b/>
          <w:sz w:val="24"/>
          <w:szCs w:val="24"/>
        </w:rPr>
        <w:t>(NET</w:t>
      </w:r>
      <w:r w:rsidRPr="00052CD4">
        <w:rPr>
          <w:b/>
          <w:sz w:val="24"/>
          <w:szCs w:val="24"/>
        </w:rPr>
        <w:t>)</w:t>
      </w:r>
    </w:p>
    <w:p w14:paraId="1AF1E0CB" w14:textId="31EE8FD9" w:rsidR="006F504C" w:rsidRPr="006F504C" w:rsidRDefault="006F504C" w:rsidP="0078604E">
      <w:pPr>
        <w:spacing w:after="0"/>
        <w:jc w:val="center"/>
        <w:rPr>
          <w:b/>
          <w:i/>
          <w:sz w:val="24"/>
          <w:szCs w:val="24"/>
        </w:rPr>
      </w:pPr>
      <w:r w:rsidRPr="006F504C">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6F504C">
        <w:rPr>
          <w:b/>
          <w:i/>
          <w:sz w:val="24"/>
          <w:szCs w:val="24"/>
          <w:vertAlign w:val="superscript"/>
        </w:rPr>
        <w:t xml:space="preserve"> </w:t>
      </w:r>
      <w:r w:rsidRPr="006F504C">
        <w:rPr>
          <w:b/>
          <w:i/>
          <w:sz w:val="24"/>
          <w:szCs w:val="24"/>
        </w:rPr>
        <w:t>of God may not be discredited.</w:t>
      </w:r>
    </w:p>
    <w:p w14:paraId="3E7002AD" w14:textId="77777777" w:rsidR="006F504C" w:rsidRPr="00BC76D0" w:rsidRDefault="006F504C" w:rsidP="0078604E">
      <w:pPr>
        <w:spacing w:after="0"/>
        <w:jc w:val="center"/>
        <w:rPr>
          <w:b/>
          <w:i/>
          <w:sz w:val="24"/>
          <w:szCs w:val="24"/>
        </w:rPr>
      </w:pPr>
    </w:p>
    <w:p w14:paraId="61221FD7" w14:textId="0E438BEE" w:rsidR="0078604E" w:rsidRDefault="0078604E" w:rsidP="0078604E">
      <w:pPr>
        <w:ind w:firstLine="720"/>
        <w:jc w:val="both"/>
        <w:rPr>
          <w:sz w:val="24"/>
          <w:szCs w:val="24"/>
        </w:rPr>
      </w:pPr>
      <w:r>
        <w:rPr>
          <w:sz w:val="24"/>
          <w:szCs w:val="24"/>
        </w:rPr>
        <w:t>When our church began to reexamine the Biblical mandate to make disciples, our pastor got</w:t>
      </w:r>
      <w:r w:rsidR="00051923">
        <w:rPr>
          <w:sz w:val="24"/>
          <w:szCs w:val="24"/>
        </w:rPr>
        <w:t xml:space="preserve"> a group of us together. There</w:t>
      </w:r>
      <w:r>
        <w:rPr>
          <w:sz w:val="24"/>
          <w:szCs w:val="24"/>
        </w:rPr>
        <w:t xml:space="preserv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D32FC7">
        <w:rPr>
          <w:noProof/>
          <w:sz w:val="24"/>
          <w:szCs w:val="24"/>
        </w:rPr>
        <w:t>discipled</w:t>
      </w:r>
      <w:r>
        <w:rPr>
          <w:sz w:val="24"/>
          <w:szCs w:val="24"/>
        </w:rPr>
        <w:t>? But even this relationship was for a short period of time. Even after years of church service, we had not even seen someone make disciples! The bottom line is thi</w:t>
      </w:r>
      <w:r w:rsidR="00D32FC7">
        <w:rPr>
          <w:sz w:val="24"/>
          <w:szCs w:val="24"/>
        </w:rPr>
        <w:t>s: we have not made disciples—not</w:t>
      </w:r>
      <w:r>
        <w:rPr>
          <w:sz w:val="24"/>
          <w:szCs w:val="24"/>
        </w:rPr>
        <w:t xml:space="preserve"> by Jesus’ mandate, </w:t>
      </w:r>
      <w:r w:rsidRPr="00D32FC7">
        <w:rPr>
          <w:noProof/>
          <w:sz w:val="24"/>
          <w:szCs w:val="24"/>
        </w:rPr>
        <w:t>model</w:t>
      </w:r>
      <w:r w:rsidR="00D32FC7">
        <w:rPr>
          <w:sz w:val="24"/>
          <w:szCs w:val="24"/>
        </w:rPr>
        <w:t xml:space="preserve"> and methodology.</w:t>
      </w:r>
    </w:p>
    <w:p w14:paraId="752C5C79" w14:textId="77777777" w:rsidR="0078604E" w:rsidRDefault="0078604E" w:rsidP="0078604E">
      <w:pPr>
        <w:ind w:firstLine="720"/>
        <w:jc w:val="both"/>
        <w:rPr>
          <w:sz w:val="24"/>
          <w:szCs w:val="24"/>
        </w:rPr>
      </w:pPr>
      <w:r>
        <w:rPr>
          <w:sz w:val="24"/>
          <w:szCs w:val="24"/>
        </w:rPr>
        <w:t xml:space="preserve">I asked a group of older women if they had ever been </w:t>
      </w:r>
      <w:r w:rsidRPr="00D32FC7">
        <w:rPr>
          <w:noProof/>
          <w:sz w:val="24"/>
          <w:szCs w:val="24"/>
        </w:rPr>
        <w:t>discipled</w:t>
      </w:r>
      <w:r>
        <w:rPr>
          <w:sz w:val="24"/>
          <w:szCs w:val="24"/>
        </w:rPr>
        <w:t xml:space="preserve"> by women like those described in Titus 2:1-14. Had they ever been taught how to truly love their husbands and children in a Biblical way? Out of the 12 senior saints, </w:t>
      </w:r>
      <w:r w:rsidRPr="00D32FC7">
        <w:rPr>
          <w:noProof/>
          <w:sz w:val="24"/>
          <w:szCs w:val="24"/>
        </w:rPr>
        <w:t>only</w:t>
      </w:r>
      <w:r>
        <w:rPr>
          <w:sz w:val="24"/>
          <w:szCs w:val="24"/>
        </w:rPr>
        <w:t xml:space="preserve"> one said her mother had taught her, but after her mother died she had no one. This is incredibly sad to me.  The writer of the book of Hebrews describes the condition of most of the professing church. </w:t>
      </w:r>
    </w:p>
    <w:p w14:paraId="41E47C8D" w14:textId="34FCAF67" w:rsidR="0078604E" w:rsidRPr="00052CD4" w:rsidRDefault="007A27EF" w:rsidP="0078604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Hebrews 5:11-14 (NET</w:t>
      </w:r>
      <w:r w:rsidR="0078604E" w:rsidRPr="00052CD4">
        <w:rPr>
          <w:rFonts w:eastAsiaTheme="minorEastAsia"/>
          <w:b/>
          <w:bCs/>
          <w:iCs/>
          <w:sz w:val="24"/>
          <w:szCs w:val="24"/>
          <w:lang w:val="en"/>
        </w:rPr>
        <w:t>)</w:t>
      </w:r>
    </w:p>
    <w:p w14:paraId="454E58B2" w14:textId="77777777" w:rsidR="00774AD9" w:rsidRDefault="007A27EF" w:rsidP="007A27EF">
      <w:pPr>
        <w:spacing w:after="0" w:line="336" w:lineRule="atLeast"/>
        <w:jc w:val="center"/>
        <w:rPr>
          <w:b/>
          <w:i/>
          <w:sz w:val="24"/>
          <w:szCs w:val="24"/>
        </w:rPr>
      </w:pPr>
      <w:r w:rsidRPr="007A27EF">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w:t>
      </w:r>
    </w:p>
    <w:p w14:paraId="1273B181" w14:textId="4ED465B3" w:rsidR="007A27EF" w:rsidRPr="007A27EF" w:rsidRDefault="007A27EF" w:rsidP="007A27EF">
      <w:pPr>
        <w:spacing w:after="0" w:line="336" w:lineRule="atLeast"/>
        <w:jc w:val="center"/>
        <w:rPr>
          <w:rFonts w:eastAsiaTheme="minorEastAsia"/>
          <w:b/>
          <w:bCs/>
          <w:i/>
          <w:iCs/>
          <w:sz w:val="24"/>
          <w:szCs w:val="24"/>
          <w:lang w:val="en"/>
        </w:rPr>
      </w:pPr>
      <w:r w:rsidRPr="007A27EF">
        <w:rPr>
          <w:b/>
          <w:i/>
          <w:sz w:val="24"/>
          <w:szCs w:val="24"/>
        </w:rPr>
        <w:lastRenderedPageBreak/>
        <w:t>You have gone back to needing milk, not solid food. For everyone who lives on milk is inexperienced in the message of righteousness, because he is an infant.  But solid food is for the mature, whose perceptions are trained by practice to discern both good and evil.</w:t>
      </w:r>
    </w:p>
    <w:p w14:paraId="1632F466" w14:textId="77777777" w:rsidR="007A27EF" w:rsidRDefault="007A27EF" w:rsidP="0078604E">
      <w:pPr>
        <w:spacing w:after="0" w:line="336" w:lineRule="atLeast"/>
        <w:jc w:val="center"/>
        <w:rPr>
          <w:rFonts w:eastAsiaTheme="minorEastAsia"/>
          <w:b/>
          <w:bCs/>
          <w:i/>
          <w:iCs/>
          <w:sz w:val="24"/>
          <w:szCs w:val="24"/>
          <w:lang w:val="en"/>
        </w:rPr>
      </w:pPr>
    </w:p>
    <w:p w14:paraId="3F716AE7" w14:textId="77777777" w:rsidR="00D77682" w:rsidRDefault="00D77682" w:rsidP="00D77682">
      <w:pPr>
        <w:ind w:firstLine="720"/>
        <w:jc w:val="both"/>
        <w:rPr>
          <w:sz w:val="24"/>
          <w:szCs w:val="24"/>
        </w:rPr>
      </w:pPr>
      <w:r>
        <w:rPr>
          <w:sz w:val="24"/>
          <w:szCs w:val="24"/>
        </w:rPr>
        <w:t xml:space="preserve">Here we find an important principle that we don’t want to miss. Our own spiritual growth </w:t>
      </w:r>
      <w:r w:rsidR="007C47D0">
        <w:rPr>
          <w:sz w:val="24"/>
          <w:szCs w:val="24"/>
        </w:rPr>
        <w:t>process</w:t>
      </w:r>
      <w:r>
        <w:rPr>
          <w:sz w:val="24"/>
          <w:szCs w:val="24"/>
        </w:rPr>
        <w:t xml:space="preserve"> is thwarted if we never learn to give away God’s Truth. In fact, we lose it. But the more we give it away by teaching others, then the Lord will </w:t>
      </w:r>
      <w:r w:rsidR="0032739E">
        <w:rPr>
          <w:sz w:val="24"/>
          <w:szCs w:val="24"/>
        </w:rPr>
        <w:t>entrust</w:t>
      </w:r>
      <w:r>
        <w:rPr>
          <w:sz w:val="24"/>
          <w:szCs w:val="24"/>
        </w:rPr>
        <w:t xml:space="preserve"> us with the richer meat of His Word (Matthew 13:</w:t>
      </w:r>
      <w:r w:rsidR="00522B40">
        <w:rPr>
          <w:sz w:val="24"/>
          <w:szCs w:val="24"/>
        </w:rPr>
        <w:t>10-23)</w:t>
      </w:r>
      <w:r>
        <w:rPr>
          <w:sz w:val="24"/>
          <w:szCs w:val="24"/>
        </w:rPr>
        <w:t xml:space="preserve">. </w:t>
      </w:r>
    </w:p>
    <w:p w14:paraId="7D1EE945"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5</w:t>
      </w:r>
    </w:p>
    <w:p w14:paraId="25E7F59A"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 Parent</w:t>
      </w:r>
    </w:p>
    <w:p w14:paraId="4EC5E066" w14:textId="283EFB8D" w:rsidR="0078604E" w:rsidRPr="00052CD4" w:rsidRDefault="00520D75" w:rsidP="0078604E">
      <w:pPr>
        <w:spacing w:after="0"/>
        <w:jc w:val="center"/>
        <w:rPr>
          <w:rFonts w:cstheme="minorHAnsi"/>
          <w:b/>
          <w:sz w:val="24"/>
          <w:szCs w:val="24"/>
        </w:rPr>
      </w:pPr>
      <w:r w:rsidRPr="00052CD4">
        <w:rPr>
          <w:rFonts w:cstheme="minorHAnsi"/>
          <w:b/>
          <w:sz w:val="24"/>
          <w:szCs w:val="24"/>
        </w:rPr>
        <w:t>1 Thessalonians 2:9</w:t>
      </w:r>
      <w:r w:rsidR="0078604E" w:rsidRPr="00052CD4">
        <w:rPr>
          <w:rFonts w:cstheme="minorHAnsi"/>
          <w:b/>
          <w:sz w:val="24"/>
          <w:szCs w:val="24"/>
        </w:rPr>
        <w:t>-12</w:t>
      </w:r>
      <w:r w:rsidR="00E2061D" w:rsidRPr="00052CD4">
        <w:rPr>
          <w:rFonts w:cstheme="minorHAnsi"/>
          <w:b/>
          <w:sz w:val="24"/>
          <w:szCs w:val="24"/>
        </w:rPr>
        <w:t xml:space="preserve"> (NET</w:t>
      </w:r>
      <w:r w:rsidR="0078604E" w:rsidRPr="00052CD4">
        <w:rPr>
          <w:rFonts w:cstheme="minorHAnsi"/>
          <w:b/>
          <w:sz w:val="24"/>
          <w:szCs w:val="24"/>
        </w:rPr>
        <w:t>)</w:t>
      </w:r>
    </w:p>
    <w:p w14:paraId="184BD022" w14:textId="1B0811DC" w:rsidR="00E2061D" w:rsidRPr="00E2061D" w:rsidRDefault="00E2061D" w:rsidP="00E2061D">
      <w:pPr>
        <w:spacing w:after="0"/>
        <w:jc w:val="center"/>
        <w:rPr>
          <w:rFonts w:cstheme="minorHAnsi"/>
          <w:b/>
          <w:i/>
          <w:sz w:val="24"/>
          <w:szCs w:val="24"/>
        </w:rPr>
      </w:pPr>
      <w:r w:rsidRPr="00E2061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30AF02AF" w14:textId="168C2322" w:rsidR="0078604E" w:rsidRDefault="0078604E" w:rsidP="00D32FC7">
      <w:pPr>
        <w:pStyle w:val="chapter-1"/>
        <w:spacing w:line="276" w:lineRule="auto"/>
        <w:jc w:val="both"/>
        <w:rPr>
          <w:rFonts w:asciiTheme="minorHAnsi" w:hAnsiTheme="minorHAnsi" w:cs="Arial"/>
        </w:rPr>
      </w:pP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w:t>
      </w:r>
      <w:r>
        <w:rPr>
          <w:rFonts w:asciiTheme="minorHAnsi" w:hAnsiTheme="minorHAnsi" w:cs="Arial"/>
        </w:rPr>
        <w:t>t of approximately 36,000 hours</w:t>
      </w:r>
      <w:r w:rsidRPr="006B7D60">
        <w:rPr>
          <w:rFonts w:asciiTheme="minorHAnsi" w:hAnsiTheme="minorHAnsi" w:cs="Arial"/>
        </w:rPr>
        <w:t xml:space="preserve"> (Mark 3:13-14)</w:t>
      </w:r>
      <w:r>
        <w:rPr>
          <w:rFonts w:asciiTheme="minorHAnsi" w:hAnsiTheme="minorHAnsi" w:cs="Arial"/>
        </w:rPr>
        <w:t>.</w:t>
      </w:r>
      <w:r w:rsidRPr="006B7D60">
        <w:rPr>
          <w:rFonts w:asciiTheme="minorHAnsi" w:hAnsiTheme="minorHAnsi" w:cs="Arial"/>
        </w:rPr>
        <w:t xml:space="preserve"> By this fact alone, we can see that disciple making takes time</w:t>
      </w:r>
      <w:r w:rsidR="00774AD9">
        <w:rPr>
          <w:rFonts w:asciiTheme="minorHAnsi" w:hAnsiTheme="minorHAnsi" w:cs="Arial"/>
        </w:rPr>
        <w:t>.</w:t>
      </w:r>
    </w:p>
    <w:p w14:paraId="4506C698" w14:textId="77777777" w:rsidR="0078604E" w:rsidRDefault="0078604E" w:rsidP="0078604E">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73E8EC45" w14:textId="77631A1D" w:rsidR="00627740" w:rsidRPr="00052CD4" w:rsidRDefault="00627740" w:rsidP="00B24215">
      <w:pPr>
        <w:spacing w:before="100" w:beforeAutospacing="1" w:after="0" w:line="240" w:lineRule="auto"/>
        <w:jc w:val="center"/>
      </w:pPr>
      <w:r w:rsidRPr="00052CD4">
        <w:rPr>
          <w:rFonts w:eastAsiaTheme="minorEastAsia"/>
          <w:b/>
          <w:bCs/>
          <w:iCs/>
          <w:sz w:val="24"/>
          <w:szCs w:val="24"/>
          <w:lang w:val="en"/>
        </w:rPr>
        <w:t>1 John 2:12-14 (NET</w:t>
      </w:r>
      <w:r w:rsidR="0078604E" w:rsidRPr="00052CD4">
        <w:rPr>
          <w:rFonts w:eastAsiaTheme="minorEastAsia"/>
          <w:b/>
          <w:bCs/>
          <w:iCs/>
          <w:sz w:val="24"/>
          <w:szCs w:val="24"/>
          <w:lang w:val="en"/>
        </w:rPr>
        <w:t>)</w:t>
      </w:r>
    </w:p>
    <w:p w14:paraId="50EADA04" w14:textId="77777777" w:rsidR="00665819" w:rsidRDefault="00627740" w:rsidP="00B24215">
      <w:pPr>
        <w:spacing w:after="0" w:line="240" w:lineRule="auto"/>
        <w:jc w:val="center"/>
        <w:rPr>
          <w:b/>
          <w:i/>
          <w:sz w:val="24"/>
          <w:szCs w:val="24"/>
        </w:rPr>
      </w:pPr>
      <w:r w:rsidRPr="00627740">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2FEDCB43" w14:textId="63E12F92" w:rsidR="00627740" w:rsidRDefault="00627740" w:rsidP="00B24215">
      <w:pPr>
        <w:spacing w:after="0" w:line="240" w:lineRule="auto"/>
        <w:jc w:val="center"/>
        <w:rPr>
          <w:b/>
          <w:i/>
          <w:sz w:val="24"/>
          <w:szCs w:val="24"/>
        </w:rPr>
      </w:pPr>
      <w:r w:rsidRPr="00627740">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62EF4729" w14:textId="77777777" w:rsidR="00B24215" w:rsidRDefault="00B24215" w:rsidP="00B24215">
      <w:pPr>
        <w:spacing w:after="0" w:line="240" w:lineRule="auto"/>
        <w:jc w:val="center"/>
        <w:rPr>
          <w:b/>
          <w:i/>
          <w:sz w:val="24"/>
          <w:szCs w:val="24"/>
        </w:rPr>
      </w:pPr>
    </w:p>
    <w:p w14:paraId="2EE1730D" w14:textId="144C9036" w:rsidR="0078604E" w:rsidRDefault="0078604E" w:rsidP="0078604E">
      <w:pPr>
        <w:ind w:firstLine="720"/>
        <w:jc w:val="both"/>
        <w:rPr>
          <w:sz w:val="24"/>
          <w:szCs w:val="24"/>
        </w:rPr>
      </w:pPr>
      <w:r w:rsidRPr="009F5B1B">
        <w:rPr>
          <w:sz w:val="24"/>
          <w:szCs w:val="24"/>
        </w:rPr>
        <w:lastRenderedPageBreak/>
        <w:t xml:space="preserve">After a person has been led by the kindness of the Lord to repentance and salvation, they are </w:t>
      </w:r>
      <w:r>
        <w:rPr>
          <w:sz w:val="24"/>
          <w:szCs w:val="24"/>
        </w:rPr>
        <w:t>infants</w:t>
      </w:r>
      <w:r w:rsidRPr="009F5B1B">
        <w:rPr>
          <w:sz w:val="24"/>
          <w:szCs w:val="24"/>
        </w:rPr>
        <w:t xml:space="preserve"> in Christ</w:t>
      </w:r>
      <w:r w:rsidR="00044CCF">
        <w:rPr>
          <w:sz w:val="24"/>
          <w:szCs w:val="24"/>
        </w:rPr>
        <w: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w:t>
      </w:r>
      <w:r w:rsidR="00F64C24">
        <w:rPr>
          <w:sz w:val="24"/>
          <w:szCs w:val="24"/>
        </w:rPr>
        <w:t xml:space="preserve"> us! Contemplate</w:t>
      </w:r>
      <w:r w:rsidR="00B9637B">
        <w:rPr>
          <w:sz w:val="24"/>
          <w:szCs w:val="24"/>
        </w:rPr>
        <w:t xml:space="preserve"> </w:t>
      </w:r>
      <w:r w:rsidR="00D32FC7">
        <w:rPr>
          <w:sz w:val="24"/>
          <w:szCs w:val="24"/>
        </w:rPr>
        <w:t>some parallels between</w:t>
      </w:r>
      <w:r>
        <w:rPr>
          <w:sz w:val="24"/>
          <w:szCs w:val="24"/>
        </w:rPr>
        <w:t xml:space="preserve"> flawed humans and God the Eternal Father. If you dropped your precious baby off at the </w:t>
      </w:r>
      <w:r w:rsidRPr="002E3582">
        <w:rPr>
          <w:noProof/>
          <w:sz w:val="24"/>
          <w:szCs w:val="24"/>
        </w:rPr>
        <w:t>daycare</w:t>
      </w:r>
      <w:r>
        <w:rPr>
          <w:sz w:val="24"/>
          <w:szCs w:val="24"/>
        </w:rPr>
        <w:t xml:space="preserve"> and returned to find them wet, </w:t>
      </w:r>
      <w:r w:rsidRPr="00131462">
        <w:rPr>
          <w:noProof/>
          <w:sz w:val="24"/>
          <w:szCs w:val="24"/>
        </w:rPr>
        <w:t>unfed</w:t>
      </w:r>
      <w:r>
        <w:rPr>
          <w:sz w:val="24"/>
          <w:szCs w:val="24"/>
        </w:rPr>
        <w:t xml:space="preserve"> and crying b</w:t>
      </w:r>
      <w:r w:rsidR="00E81097">
        <w:rPr>
          <w:sz w:val="24"/>
          <w:szCs w:val="24"/>
        </w:rPr>
        <w:t xml:space="preserve">ecause of neglect or </w:t>
      </w:r>
      <w:r>
        <w:rPr>
          <w:sz w:val="24"/>
          <w:szCs w:val="24"/>
        </w:rPr>
        <w:t xml:space="preserve">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1A078C39" w14:textId="0C6897E9" w:rsidR="0078604E" w:rsidRDefault="0078604E" w:rsidP="0078604E">
      <w:pPr>
        <w:ind w:firstLine="720"/>
        <w:jc w:val="both"/>
        <w:rPr>
          <w:sz w:val="24"/>
          <w:szCs w:val="24"/>
        </w:rPr>
      </w:pPr>
      <w:r w:rsidRPr="009F5B1B">
        <w:rPr>
          <w:sz w:val="24"/>
          <w:szCs w:val="24"/>
        </w:rPr>
        <w:t xml:space="preserve">There is </w:t>
      </w:r>
      <w:r w:rsidRPr="00637B51">
        <w:rPr>
          <w:noProof/>
          <w:sz w:val="24"/>
          <w:szCs w:val="24"/>
        </w:rPr>
        <w:t>a world</w:t>
      </w:r>
      <w:r w:rsidRPr="009F5B1B">
        <w:rPr>
          <w:sz w:val="24"/>
          <w:szCs w:val="24"/>
        </w:rPr>
        <w:t xml:space="preserve"> full of people who never grew </w:t>
      </w:r>
      <w:r w:rsidRPr="00131462">
        <w:rPr>
          <w:noProof/>
          <w:sz w:val="24"/>
          <w:szCs w:val="24"/>
        </w:rPr>
        <w:t>emotionally</w:t>
      </w:r>
      <w:r w:rsidRPr="009F5B1B">
        <w:rPr>
          <w:sz w:val="24"/>
          <w:szCs w:val="24"/>
        </w:rPr>
        <w:t xml:space="preserve">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 xml:space="preserve">Unless God brings a spiritual parent into our life, we could remain infants, or, at best, self-centered children in the faith.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 xml:space="preserve">emulate what they know, passing down a cycle of brokenness to their own children. Many who are born again into the body of Christ have already had a </w:t>
      </w:r>
      <w:r w:rsidRPr="00131462">
        <w:rPr>
          <w:noProof/>
          <w:sz w:val="24"/>
          <w:szCs w:val="24"/>
        </w:rPr>
        <w:t>lifetime</w:t>
      </w:r>
      <w:r>
        <w:rPr>
          <w:sz w:val="24"/>
          <w:szCs w:val="24"/>
        </w:rPr>
        <w:t xml:space="preserve"> of brokenness that will take real effort and </w:t>
      </w:r>
      <w:r w:rsidRPr="00131462">
        <w:rPr>
          <w:noProof/>
          <w:sz w:val="24"/>
          <w:szCs w:val="24"/>
        </w:rPr>
        <w:t>hands</w:t>
      </w:r>
      <w:r>
        <w:rPr>
          <w:noProof/>
          <w:sz w:val="24"/>
          <w:szCs w:val="24"/>
        </w:rPr>
        <w:t>-</w:t>
      </w:r>
      <w:r w:rsidRPr="00131462">
        <w:rPr>
          <w:noProof/>
          <w:sz w:val="24"/>
          <w:szCs w:val="24"/>
        </w:rPr>
        <w:t>on</w:t>
      </w:r>
      <w:r>
        <w:rPr>
          <w:sz w:val="24"/>
          <w:szCs w:val="24"/>
        </w:rPr>
        <w:t xml:space="preserve"> care from loving spiritual parents to mend.</w:t>
      </w:r>
      <w:r w:rsidRPr="00DE7220">
        <w:rPr>
          <w:sz w:val="24"/>
          <w:szCs w:val="24"/>
        </w:rPr>
        <w:t xml:space="preserve"> </w:t>
      </w:r>
      <w:r>
        <w:rPr>
          <w:sz w:val="24"/>
          <w:szCs w:val="24"/>
        </w:rPr>
        <w:t xml:space="preserve">This is the only possible way to break generational dysfunction. </w:t>
      </w:r>
    </w:p>
    <w:p w14:paraId="2E9B19A9" w14:textId="77777777" w:rsidR="0078604E" w:rsidRPr="00E72558" w:rsidRDefault="00E72558" w:rsidP="00E72558">
      <w:pPr>
        <w:pStyle w:val="Heading1"/>
        <w:ind w:left="3600"/>
        <w:rPr>
          <w:rFonts w:asciiTheme="minorHAnsi" w:hAnsiTheme="minorHAnsi" w:cstheme="minorHAnsi"/>
          <w:b/>
          <w:color w:val="auto"/>
          <w:sz w:val="24"/>
          <w:szCs w:val="24"/>
        </w:rPr>
      </w:pPr>
      <w:r w:rsidRPr="00E72558">
        <w:rPr>
          <w:rFonts w:asciiTheme="minorHAnsi" w:hAnsiTheme="minorHAnsi" w:cstheme="minorHAnsi"/>
          <w:b/>
          <w:color w:val="auto"/>
          <w:sz w:val="24"/>
          <w:szCs w:val="24"/>
        </w:rPr>
        <w:t>Acts 20:28 (NET)</w:t>
      </w:r>
    </w:p>
    <w:p w14:paraId="0F342FA8" w14:textId="78D47219" w:rsidR="00E72558" w:rsidRPr="00E72558" w:rsidRDefault="00E72558" w:rsidP="00E72558">
      <w:pPr>
        <w:jc w:val="center"/>
        <w:rPr>
          <w:rFonts w:asciiTheme="minorHAnsi" w:hAnsiTheme="minorHAnsi" w:cstheme="minorHAnsi"/>
          <w:b/>
          <w:i/>
          <w:sz w:val="24"/>
          <w:szCs w:val="24"/>
        </w:rPr>
      </w:pPr>
      <w:r w:rsidRPr="00E72558">
        <w:rPr>
          <w:rStyle w:val="s"/>
          <w:rFonts w:asciiTheme="minorHAnsi" w:hAnsiTheme="minorHAnsi" w:cstheme="minorHAnsi"/>
          <w:b/>
          <w:i/>
          <w:color w:val="000000"/>
          <w:sz w:val="24"/>
          <w:szCs w:val="24"/>
          <w:shd w:val="clear" w:color="auto" w:fill="FFFFFF"/>
        </w:rPr>
        <w:t>Watch out</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for</w:t>
      </w:r>
      <w:r w:rsidR="002272F8" w:rsidRPr="00E72558">
        <w:rPr>
          <w:rStyle w:val="s"/>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yourselves</w:t>
      </w:r>
      <w:r w:rsidRPr="00E72558">
        <w:rPr>
          <w:rStyle w:val="apple-converted-space"/>
          <w:rFonts w:asciiTheme="minorHAnsi" w:hAnsiTheme="minorHAnsi" w:cstheme="minorHAnsi"/>
          <w:b/>
          <w:i/>
          <w:color w:val="000000"/>
          <w:sz w:val="24"/>
          <w:szCs w:val="24"/>
          <w:shd w:val="clear" w:color="auto" w:fill="FFFFFF"/>
        </w:rPr>
        <w:t> </w:t>
      </w:r>
      <w:r w:rsidRPr="00637B51">
        <w:rPr>
          <w:rStyle w:val="s"/>
          <w:rFonts w:asciiTheme="minorHAnsi" w:hAnsiTheme="minorHAnsi" w:cstheme="minorHAnsi"/>
          <w:b/>
          <w:i/>
          <w:noProof/>
          <w:color w:val="000000"/>
          <w:sz w:val="24"/>
          <w:szCs w:val="24"/>
          <w:shd w:val="clear" w:color="auto" w:fill="FFFFFF"/>
        </w:rPr>
        <w:t>and</w:t>
      </w:r>
      <w:r w:rsidR="006546AC" w:rsidRPr="00637B51">
        <w:rPr>
          <w:rStyle w:val="s"/>
          <w:rFonts w:asciiTheme="minorHAnsi" w:hAnsiTheme="minorHAnsi" w:cstheme="minorHAnsi"/>
          <w:b/>
          <w:i/>
          <w:noProof/>
          <w:color w:val="000000"/>
          <w:sz w:val="24"/>
          <w:szCs w:val="24"/>
          <w:shd w:val="clear" w:color="auto" w:fill="FFFFFF"/>
        </w:rPr>
        <w:t xml:space="preserve"> </w:t>
      </w:r>
      <w:r w:rsidRPr="00637B51">
        <w:rPr>
          <w:rStyle w:val="s"/>
          <w:rFonts w:asciiTheme="minorHAnsi" w:hAnsiTheme="minorHAnsi" w:cstheme="minorHAnsi"/>
          <w:b/>
          <w:i/>
          <w:noProof/>
          <w:color w:val="000000"/>
          <w:sz w:val="24"/>
          <w:szCs w:val="24"/>
          <w:shd w:val="clear" w:color="auto" w:fill="FFFFFF"/>
        </w:rPr>
        <w:t>for</w:t>
      </w:r>
      <w:r w:rsidRPr="00E72558">
        <w:rPr>
          <w:rStyle w:val="s"/>
          <w:rFonts w:asciiTheme="minorHAnsi" w:hAnsiTheme="minorHAnsi" w:cstheme="minorHAnsi"/>
          <w:b/>
          <w:i/>
          <w:color w:val="000000"/>
          <w:sz w:val="24"/>
          <w:szCs w:val="24"/>
          <w:shd w:val="clear" w:color="auto" w:fill="FFFFFF"/>
        </w:rPr>
        <w:t xml:space="preserve"> all</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flock</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of which</w:t>
      </w:r>
      <w:r w:rsidRPr="00E72558">
        <w:rPr>
          <w:rStyle w:val="apple-converted-space"/>
          <w:rFonts w:asciiTheme="minorHAnsi" w:hAnsiTheme="minorHAnsi" w:cstheme="minorHAnsi"/>
          <w:b/>
          <w:i/>
          <w:color w:val="000000"/>
          <w:sz w:val="24"/>
          <w:szCs w:val="24"/>
          <w:shd w:val="clear" w:color="auto" w:fill="FFFFFF"/>
          <w:vertAlign w:val="superscript"/>
        </w:rPr>
        <w:t> </w:t>
      </w:r>
      <w:hyperlink r:id="rId20" w:history="1"/>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Holy</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Spirit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has made</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you</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overseers</w:t>
      </w:r>
      <w:r w:rsidR="002272F8" w:rsidRPr="00E72558">
        <w:rPr>
          <w:rStyle w:val="netverse"/>
          <w:rFonts w:asciiTheme="minorHAnsi" w:hAnsiTheme="minorHAnsi" w:cstheme="minorHAnsi"/>
          <w:b/>
          <w:i/>
          <w:color w:val="000000"/>
          <w:sz w:val="24"/>
          <w:szCs w:val="24"/>
          <w:shd w:val="clear" w:color="auto" w:fill="FFFFFF"/>
        </w:rPr>
        <w:t>,</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to</w:t>
      </w:r>
      <w:r w:rsidRPr="00E72558">
        <w:rPr>
          <w:rStyle w:val="s"/>
          <w:rFonts w:asciiTheme="minorHAnsi" w:hAnsiTheme="minorHAnsi" w:cstheme="minorHAnsi"/>
          <w:b/>
          <w:i/>
          <w:color w:val="000000"/>
          <w:sz w:val="24"/>
          <w:szCs w:val="24"/>
          <w:shd w:val="clear" w:color="auto" w:fill="FFFFFF"/>
        </w:rPr>
        <w:t xml:space="preserve"> shepherd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church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God</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that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he obtained</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s"/>
          <w:rFonts w:asciiTheme="minorHAnsi" w:hAnsiTheme="minorHAnsi" w:cstheme="minorHAnsi"/>
          <w:b/>
          <w:i/>
          <w:color w:val="000000"/>
          <w:sz w:val="24"/>
          <w:szCs w:val="24"/>
          <w:shd w:val="clear" w:color="auto" w:fill="FFFFFF"/>
        </w:rPr>
        <w:t>with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blood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his own</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Son</w:t>
      </w:r>
      <w:r w:rsidRPr="00E72558">
        <w:rPr>
          <w:rStyle w:val="netverse"/>
          <w:rFonts w:asciiTheme="minorHAnsi" w:hAnsiTheme="minorHAnsi" w:cstheme="minorHAnsi"/>
          <w:b/>
          <w:i/>
          <w:color w:val="000000"/>
          <w:sz w:val="24"/>
          <w:szCs w:val="24"/>
          <w:shd w:val="clear" w:color="auto" w:fill="FFFFFF"/>
        </w:rPr>
        <w:t>.</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apple-converted-space"/>
          <w:rFonts w:asciiTheme="minorHAnsi" w:hAnsiTheme="minorHAnsi" w:cstheme="minorHAnsi"/>
          <w:b/>
          <w:i/>
          <w:color w:val="000000"/>
          <w:sz w:val="24"/>
          <w:szCs w:val="24"/>
          <w:shd w:val="clear" w:color="auto" w:fill="FFFFFF"/>
        </w:rPr>
        <w:t> </w:t>
      </w:r>
    </w:p>
    <w:p w14:paraId="6014E98A" w14:textId="66C14A36" w:rsidR="0078604E" w:rsidRPr="00A0399E" w:rsidRDefault="0078604E" w:rsidP="0078604E">
      <w:pPr>
        <w:rPr>
          <w:sz w:val="24"/>
          <w:szCs w:val="24"/>
          <w:lang w:val="en"/>
        </w:rPr>
      </w:pPr>
      <w:r>
        <w:rPr>
          <w:rFonts w:cs="Calibri"/>
          <w:b/>
          <w:bCs/>
          <w:sz w:val="28"/>
          <w:szCs w:val="28"/>
        </w:rPr>
        <w:t xml:space="preserve">DIGGING DEEPER: </w:t>
      </w:r>
      <w:r>
        <w:rPr>
          <w:sz w:val="24"/>
          <w:szCs w:val="24"/>
        </w:rPr>
        <w:t>John 21:16-17; Romans 2:4-5;</w:t>
      </w:r>
      <w:r w:rsidRPr="00A0399E">
        <w:rPr>
          <w:sz w:val="24"/>
          <w:szCs w:val="24"/>
        </w:rPr>
        <w:t xml:space="preserve"> 2 Corinthians 7:9-10; Hebrews 5:11-14; 1 Peter 2:2; 1 Corinthians 3:1-9; Titus 2:1-14;</w:t>
      </w:r>
      <w:r w:rsidR="00774AD9">
        <w:rPr>
          <w:sz w:val="24"/>
          <w:szCs w:val="24"/>
        </w:rPr>
        <w:t xml:space="preserve"> </w:t>
      </w:r>
      <w:r w:rsidRPr="00A0399E">
        <w:rPr>
          <w:sz w:val="24"/>
          <w:szCs w:val="24"/>
        </w:rPr>
        <w:t>1 Thessalonians 2:7-13</w:t>
      </w:r>
    </w:p>
    <w:p w14:paraId="1D50451A" w14:textId="77777777" w:rsidR="0078604E" w:rsidRDefault="0078604E" w:rsidP="0078604E">
      <w:pPr>
        <w:jc w:val="center"/>
        <w:rPr>
          <w:b/>
          <w:sz w:val="28"/>
          <w:szCs w:val="28"/>
        </w:rPr>
      </w:pPr>
      <w:r>
        <w:rPr>
          <w:b/>
          <w:sz w:val="28"/>
          <w:szCs w:val="28"/>
        </w:rPr>
        <w:t>Biblical Examples to E</w:t>
      </w:r>
      <w:r w:rsidRPr="00653846">
        <w:rPr>
          <w:b/>
          <w:sz w:val="28"/>
          <w:szCs w:val="28"/>
        </w:rPr>
        <w:t>mulate</w:t>
      </w:r>
    </w:p>
    <w:p w14:paraId="2B77B47D" w14:textId="7AF061A9" w:rsidR="0078604E" w:rsidRDefault="00D73A68" w:rsidP="0078604E">
      <w:pPr>
        <w:pStyle w:val="txt-sm"/>
        <w:spacing w:before="0" w:beforeAutospacing="0" w:after="0" w:afterAutospacing="0"/>
        <w:jc w:val="center"/>
        <w:rPr>
          <w:rFonts w:asciiTheme="minorHAnsi" w:hAnsiTheme="minorHAnsi"/>
          <w:b/>
        </w:rPr>
      </w:pPr>
      <w:r>
        <w:rPr>
          <w:rFonts w:asciiTheme="minorHAnsi" w:hAnsiTheme="minorHAnsi"/>
          <w:b/>
        </w:rPr>
        <w:t>2 Timothy 3:14-17 (NET</w:t>
      </w:r>
      <w:r w:rsidR="0078604E" w:rsidRPr="00E72558">
        <w:rPr>
          <w:rFonts w:asciiTheme="minorHAnsi" w:hAnsiTheme="minorHAnsi"/>
          <w:b/>
        </w:rPr>
        <w:t>)</w:t>
      </w:r>
    </w:p>
    <w:p w14:paraId="24AA6349" w14:textId="77777777" w:rsidR="00665819" w:rsidRDefault="00D73A68" w:rsidP="0078604E">
      <w:pPr>
        <w:pStyle w:val="txt-sm"/>
        <w:spacing w:before="0" w:beforeAutospacing="0" w:after="0" w:afterAutospacing="0"/>
        <w:jc w:val="center"/>
        <w:rPr>
          <w:rFonts w:ascii="Calibri" w:eastAsia="Calibri" w:hAnsi="Calibri"/>
          <w:b/>
          <w:i/>
        </w:rPr>
      </w:pPr>
      <w:r w:rsidRPr="00D73A68">
        <w:rPr>
          <w:rFonts w:ascii="Calibri" w:eastAsia="Calibri" w:hAnsi="Calibri"/>
          <w:b/>
          <w:i/>
        </w:rPr>
        <w:t>You, however, must continue in the things you have learned and are confident about. You know who taught you and how from infancy you have known the holy writings, which are able to give you wisdom for salvation through faith in Christ Jesus.</w:t>
      </w:r>
    </w:p>
    <w:p w14:paraId="76E3891A" w14:textId="63468D5F" w:rsidR="00D73A68" w:rsidRPr="00D73A68" w:rsidRDefault="00D73A68" w:rsidP="0078604E">
      <w:pPr>
        <w:pStyle w:val="txt-sm"/>
        <w:spacing w:before="0" w:beforeAutospacing="0" w:after="0" w:afterAutospacing="0"/>
        <w:jc w:val="center"/>
        <w:rPr>
          <w:rFonts w:asciiTheme="minorHAnsi" w:hAnsiTheme="minorHAnsi"/>
          <w:b/>
          <w:i/>
        </w:rPr>
      </w:pPr>
      <w:r w:rsidRPr="00D73A68">
        <w:rPr>
          <w:rFonts w:ascii="Calibri" w:eastAsia="Calibri" w:hAnsi="Calibri"/>
          <w:b/>
          <w:i/>
        </w:rPr>
        <w:t xml:space="preserve">  Every scripture is inspired by God</w:t>
      </w:r>
      <w:r w:rsidRPr="00D73A68">
        <w:rPr>
          <w:rFonts w:ascii="Calibri" w:eastAsia="Calibri" w:hAnsi="Calibri"/>
          <w:b/>
          <w:i/>
          <w:vertAlign w:val="superscript"/>
        </w:rPr>
        <w:t xml:space="preserve"> </w:t>
      </w:r>
      <w:r w:rsidRPr="00D73A68">
        <w:rPr>
          <w:rFonts w:ascii="Calibri" w:eastAsia="Calibri" w:hAnsi="Calibri"/>
          <w:b/>
          <w:i/>
        </w:rPr>
        <w:t>and useful for teaching, for reproof, for correction, and for training in righteousness, that the person dedicated to God may be capable and equipped for every good work.</w:t>
      </w:r>
    </w:p>
    <w:p w14:paraId="683FA1C2" w14:textId="77777777" w:rsidR="00D73A68" w:rsidRPr="00E72558" w:rsidRDefault="00D73A68" w:rsidP="0078604E">
      <w:pPr>
        <w:pStyle w:val="txt-sm"/>
        <w:spacing w:before="0" w:beforeAutospacing="0" w:after="0" w:afterAutospacing="0"/>
        <w:jc w:val="center"/>
        <w:rPr>
          <w:rFonts w:asciiTheme="minorHAnsi" w:hAnsiTheme="minorHAnsi"/>
          <w:b/>
        </w:rPr>
      </w:pPr>
    </w:p>
    <w:p w14:paraId="1AD019CD" w14:textId="3298B949" w:rsidR="0078604E" w:rsidRDefault="00726294" w:rsidP="0078604E">
      <w:pPr>
        <w:ind w:firstLine="720"/>
        <w:jc w:val="both"/>
        <w:rPr>
          <w:sz w:val="24"/>
          <w:szCs w:val="24"/>
        </w:rPr>
      </w:pPr>
      <w:r>
        <w:rPr>
          <w:sz w:val="24"/>
          <w:szCs w:val="24"/>
        </w:rPr>
        <w:lastRenderedPageBreak/>
        <w:t>Many people in our modern world have never actually seen the Christian life lived out. That is why doing life together with those who you disciple is so importan</w:t>
      </w:r>
      <w:r w:rsidR="001B3F25">
        <w:rPr>
          <w:sz w:val="24"/>
          <w:szCs w:val="24"/>
        </w:rPr>
        <w:t>t. People need to see that the scriptures are not just a philosophy but, instead, a guide for every daily interaction.  Do not just tell them—show them.</w:t>
      </w:r>
      <w:r>
        <w:rPr>
          <w:sz w:val="24"/>
          <w:szCs w:val="24"/>
        </w:rPr>
        <w:t xml:space="preserve"> </w:t>
      </w:r>
    </w:p>
    <w:p w14:paraId="3C7A9B79" w14:textId="228E5AE0" w:rsidR="0078604E" w:rsidRPr="00052CD4" w:rsidRDefault="0078604E" w:rsidP="0078604E">
      <w:pPr>
        <w:pStyle w:val="ListParagraph"/>
        <w:ind w:left="0"/>
        <w:jc w:val="center"/>
        <w:rPr>
          <w:rFonts w:eastAsiaTheme="minorEastAsia"/>
          <w:b/>
          <w:bCs/>
          <w:iCs/>
          <w:sz w:val="24"/>
          <w:szCs w:val="24"/>
        </w:rPr>
      </w:pPr>
      <w:r w:rsidRPr="00942775">
        <w:rPr>
          <w:rFonts w:eastAsiaTheme="minorEastAsia"/>
          <w:b/>
          <w:bCs/>
          <w:i/>
          <w:iCs/>
          <w:sz w:val="24"/>
          <w:szCs w:val="24"/>
        </w:rPr>
        <w:t xml:space="preserve"> </w:t>
      </w:r>
      <w:r w:rsidRPr="00052CD4">
        <w:rPr>
          <w:rFonts w:eastAsiaTheme="minorEastAsia"/>
          <w:b/>
          <w:bCs/>
          <w:iCs/>
          <w:sz w:val="24"/>
          <w:szCs w:val="24"/>
        </w:rPr>
        <w:t>Philippians</w:t>
      </w:r>
      <w:r w:rsidR="00DC5EDE" w:rsidRPr="00052CD4">
        <w:rPr>
          <w:rFonts w:eastAsiaTheme="minorEastAsia"/>
          <w:b/>
          <w:bCs/>
          <w:iCs/>
          <w:sz w:val="24"/>
          <w:szCs w:val="24"/>
        </w:rPr>
        <w:t xml:space="preserve"> 3:17 (NET</w:t>
      </w:r>
      <w:r w:rsidRPr="00052CD4">
        <w:rPr>
          <w:rFonts w:eastAsiaTheme="minorEastAsia"/>
          <w:b/>
          <w:bCs/>
          <w:iCs/>
          <w:sz w:val="24"/>
          <w:szCs w:val="24"/>
        </w:rPr>
        <w:t>)</w:t>
      </w:r>
    </w:p>
    <w:p w14:paraId="07F1B6EF" w14:textId="591BB0E6" w:rsidR="00DC5EDE" w:rsidRPr="00DC5EDE" w:rsidRDefault="00DC5EDE" w:rsidP="0078604E">
      <w:pPr>
        <w:pStyle w:val="ListParagraph"/>
        <w:ind w:left="0"/>
        <w:jc w:val="center"/>
        <w:rPr>
          <w:rFonts w:cstheme="minorHAnsi"/>
          <w:b/>
          <w:i/>
          <w:sz w:val="24"/>
          <w:szCs w:val="24"/>
        </w:rPr>
      </w:pPr>
      <w:r w:rsidRPr="00DC5EDE">
        <w:rPr>
          <w:b/>
          <w:i/>
          <w:sz w:val="24"/>
          <w:szCs w:val="24"/>
        </w:rPr>
        <w:t>Be imitators of me, brothers and sisters, and watch carefully those who are living this way, just as you have us as an example.</w:t>
      </w:r>
    </w:p>
    <w:p w14:paraId="470A4EED" w14:textId="495CF59E" w:rsidR="0078604E" w:rsidRPr="00052CD4" w:rsidRDefault="00DC5EDE" w:rsidP="0078604E">
      <w:pPr>
        <w:spacing w:after="0"/>
        <w:ind w:left="360"/>
        <w:jc w:val="center"/>
        <w:rPr>
          <w:b/>
          <w:bCs/>
          <w:iCs/>
          <w:sz w:val="24"/>
          <w:szCs w:val="24"/>
        </w:rPr>
      </w:pPr>
      <w:r w:rsidRPr="00052CD4">
        <w:rPr>
          <w:b/>
          <w:bCs/>
          <w:iCs/>
          <w:sz w:val="24"/>
          <w:szCs w:val="24"/>
        </w:rPr>
        <w:t>1 Corinthians 11:1 (NET</w:t>
      </w:r>
      <w:r w:rsidR="0078604E" w:rsidRPr="00052CD4">
        <w:rPr>
          <w:b/>
          <w:bCs/>
          <w:iCs/>
          <w:sz w:val="24"/>
          <w:szCs w:val="24"/>
        </w:rPr>
        <w:t>)</w:t>
      </w:r>
    </w:p>
    <w:p w14:paraId="7182A686" w14:textId="6E05CB9E" w:rsidR="0078604E" w:rsidRDefault="0078604E" w:rsidP="0078604E">
      <w:pPr>
        <w:spacing w:after="0"/>
        <w:jc w:val="center"/>
        <w:rPr>
          <w:b/>
          <w:bCs/>
          <w:i/>
          <w:iCs/>
          <w:sz w:val="24"/>
          <w:szCs w:val="24"/>
        </w:rPr>
      </w:pPr>
      <w:r w:rsidRPr="5897EC05">
        <w:rPr>
          <w:b/>
          <w:bCs/>
          <w:i/>
          <w:iCs/>
          <w:sz w:val="24"/>
          <w:szCs w:val="24"/>
        </w:rPr>
        <w:t xml:space="preserve">“Be imitators of me, </w:t>
      </w:r>
      <w:r w:rsidR="00DC5EDE">
        <w:rPr>
          <w:b/>
          <w:bCs/>
          <w:i/>
          <w:iCs/>
          <w:sz w:val="24"/>
          <w:szCs w:val="24"/>
        </w:rPr>
        <w:t xml:space="preserve">just </w:t>
      </w:r>
      <w:r w:rsidRPr="5897EC05">
        <w:rPr>
          <w:b/>
          <w:bCs/>
          <w:i/>
          <w:iCs/>
          <w:sz w:val="24"/>
          <w:szCs w:val="24"/>
        </w:rPr>
        <w:t>as I also am of Christ.”</w:t>
      </w:r>
    </w:p>
    <w:p w14:paraId="50072C61" w14:textId="77777777" w:rsidR="00DC5EDE" w:rsidRPr="00A71B37" w:rsidRDefault="00DC5EDE" w:rsidP="0078604E">
      <w:pPr>
        <w:spacing w:after="0"/>
        <w:jc w:val="center"/>
        <w:rPr>
          <w:b/>
          <w:i/>
          <w:sz w:val="24"/>
          <w:szCs w:val="24"/>
        </w:rPr>
      </w:pPr>
    </w:p>
    <w:p w14:paraId="3C3B4702" w14:textId="3187709F" w:rsidR="0078604E" w:rsidRDefault="0062006A" w:rsidP="0078604E">
      <w:pPr>
        <w:ind w:firstLine="720"/>
        <w:jc w:val="both"/>
        <w:rPr>
          <w:sz w:val="24"/>
          <w:szCs w:val="24"/>
        </w:rPr>
      </w:pPr>
      <w:r>
        <w:rPr>
          <w:sz w:val="24"/>
          <w:szCs w:val="24"/>
        </w:rPr>
        <w:t xml:space="preserve">Despite </w:t>
      </w:r>
      <w:r w:rsidR="0078604E">
        <w:rPr>
          <w:sz w:val="24"/>
          <w:szCs w:val="24"/>
        </w:rPr>
        <w:t xml:space="preserve">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w:t>
      </w:r>
      <w:r w:rsidR="0078604E" w:rsidRPr="00131462">
        <w:rPr>
          <w:noProof/>
          <w:sz w:val="24"/>
          <w:szCs w:val="24"/>
        </w:rPr>
        <w:t>young</w:t>
      </w:r>
      <w:r w:rsidR="0078604E">
        <w:rPr>
          <w:noProof/>
          <w:sz w:val="24"/>
          <w:szCs w:val="24"/>
        </w:rPr>
        <w:t xml:space="preserve"> </w:t>
      </w:r>
      <w:r w:rsidR="0078604E" w:rsidRPr="00131462">
        <w:rPr>
          <w:noProof/>
          <w:sz w:val="24"/>
          <w:szCs w:val="24"/>
        </w:rPr>
        <w:t>adulthood</w:t>
      </w:r>
      <w:r w:rsidR="0078604E">
        <w:rPr>
          <w:sz w:val="24"/>
          <w:szCs w:val="24"/>
        </w:rPr>
        <w:t xml:space="preserve"> in Christ. </w:t>
      </w:r>
    </w:p>
    <w:p w14:paraId="491FF9F5" w14:textId="7DE70D66" w:rsidR="0078604E" w:rsidRPr="00052CD4" w:rsidRDefault="0078604E" w:rsidP="003F18CA">
      <w:pPr>
        <w:spacing w:after="0"/>
        <w:jc w:val="center"/>
        <w:rPr>
          <w:b/>
          <w:sz w:val="24"/>
          <w:szCs w:val="24"/>
        </w:rPr>
      </w:pPr>
      <w:r w:rsidRPr="00052CD4">
        <w:rPr>
          <w:b/>
          <w:sz w:val="24"/>
          <w:szCs w:val="24"/>
        </w:rPr>
        <w:t>Proverbs 6:20-23</w:t>
      </w:r>
      <w:r w:rsidR="00824C3C" w:rsidRPr="00052CD4">
        <w:rPr>
          <w:b/>
          <w:sz w:val="24"/>
          <w:szCs w:val="24"/>
        </w:rPr>
        <w:t xml:space="preserve"> (NET</w:t>
      </w:r>
      <w:r w:rsidRPr="00052CD4">
        <w:rPr>
          <w:b/>
          <w:sz w:val="24"/>
          <w:szCs w:val="24"/>
        </w:rPr>
        <w:t>)</w:t>
      </w:r>
    </w:p>
    <w:p w14:paraId="770FA002" w14:textId="6A6533FF" w:rsidR="00824C3C" w:rsidRDefault="00824C3C" w:rsidP="003F18CA">
      <w:pPr>
        <w:spacing w:after="0" w:line="240" w:lineRule="auto"/>
        <w:jc w:val="center"/>
        <w:rPr>
          <w:rFonts w:asciiTheme="minorHAnsi" w:eastAsia="Times New Roman" w:hAnsiTheme="minorHAnsi"/>
          <w:b/>
          <w:i/>
          <w:sz w:val="24"/>
          <w:szCs w:val="24"/>
        </w:rPr>
      </w:pPr>
      <w:r w:rsidRPr="00824C3C">
        <w:rPr>
          <w:rFonts w:asciiTheme="minorHAnsi" w:eastAsia="Times New Roman" w:hAnsiTheme="minorHAnsi"/>
          <w:b/>
          <w:i/>
          <w:sz w:val="24"/>
          <w:szCs w:val="24"/>
        </w:rPr>
        <w:t>My child, guard the commands of your father and do not forsake the instruction of your mother. Bind them</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 xml:space="preserve">on your heart continually; fasten them around your </w:t>
      </w:r>
      <w:r w:rsidR="002272F8" w:rsidRPr="00824C3C">
        <w:rPr>
          <w:rFonts w:asciiTheme="minorHAnsi" w:eastAsia="Times New Roman" w:hAnsiTheme="minorHAnsi"/>
          <w:b/>
          <w:i/>
          <w:sz w:val="24"/>
          <w:szCs w:val="24"/>
        </w:rPr>
        <w:t>neck. When</w:t>
      </w:r>
      <w:r w:rsidRPr="00824C3C">
        <w:rPr>
          <w:rFonts w:asciiTheme="minorHAnsi" w:eastAsia="Times New Roman" w:hAnsiTheme="minorHAnsi"/>
          <w:b/>
          <w:i/>
          <w:sz w:val="24"/>
          <w:szCs w:val="24"/>
        </w:rPr>
        <w:t xml:space="preserve"> you walk about,</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they</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will guide you; when you lie down, they will watch over you; when you wake up, they will talk</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to you. For the commandments</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are like a lamp,</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instruction is like a light, and rebukes of discipline are like the road leading to life</w:t>
      </w:r>
      <w:r w:rsidR="002457E8">
        <w:rPr>
          <w:rFonts w:asciiTheme="minorHAnsi" w:eastAsia="Times New Roman" w:hAnsiTheme="minorHAnsi"/>
          <w:b/>
          <w:i/>
          <w:sz w:val="24"/>
          <w:szCs w:val="24"/>
        </w:rPr>
        <w:t>.</w:t>
      </w:r>
    </w:p>
    <w:p w14:paraId="7A7E6A40" w14:textId="30E804F8" w:rsidR="003F18CA" w:rsidRDefault="003F18CA" w:rsidP="003F18CA">
      <w:pPr>
        <w:spacing w:after="0" w:line="240" w:lineRule="auto"/>
        <w:jc w:val="center"/>
        <w:rPr>
          <w:rFonts w:asciiTheme="minorHAnsi" w:eastAsia="Times New Roman" w:hAnsiTheme="minorHAnsi"/>
          <w:b/>
          <w:i/>
          <w:sz w:val="24"/>
          <w:szCs w:val="24"/>
        </w:rPr>
      </w:pPr>
    </w:p>
    <w:p w14:paraId="106C5238" w14:textId="2008D973" w:rsidR="0078604E" w:rsidRDefault="0078604E" w:rsidP="0078604E">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614FDBB" w14:textId="7EE148FE" w:rsidR="0096617F" w:rsidRPr="00052CD4" w:rsidRDefault="0078604E" w:rsidP="00423469">
      <w:pPr>
        <w:pStyle w:val="line"/>
        <w:spacing w:before="0" w:beforeAutospacing="0" w:after="0" w:afterAutospacing="0"/>
        <w:jc w:val="center"/>
        <w:rPr>
          <w:rFonts w:asciiTheme="minorHAnsi" w:hAnsiTheme="minorHAnsi" w:cstheme="minorHAnsi"/>
          <w:b/>
        </w:rPr>
      </w:pPr>
      <w:r w:rsidRPr="00052CD4">
        <w:rPr>
          <w:rFonts w:asciiTheme="minorHAnsi" w:hAnsiTheme="minorHAnsi" w:cstheme="minorHAnsi"/>
          <w:b/>
        </w:rPr>
        <w:t>Psalm 92:12-15</w:t>
      </w:r>
      <w:r w:rsidR="00A34EB2" w:rsidRPr="00052CD4">
        <w:rPr>
          <w:rFonts w:asciiTheme="minorHAnsi" w:hAnsiTheme="minorHAnsi" w:cstheme="minorHAnsi"/>
          <w:b/>
        </w:rPr>
        <w:t xml:space="preserve"> (NET</w:t>
      </w:r>
      <w:r w:rsidRPr="00052CD4">
        <w:rPr>
          <w:rFonts w:asciiTheme="minorHAnsi" w:hAnsiTheme="minorHAnsi" w:cstheme="minorHAnsi"/>
          <w:b/>
        </w:rPr>
        <w:t>)</w:t>
      </w:r>
    </w:p>
    <w:p w14:paraId="69DE6C52" w14:textId="52508541" w:rsidR="00A34EB2" w:rsidRPr="00A34EB2" w:rsidRDefault="00A34EB2" w:rsidP="00423469">
      <w:pPr>
        <w:pStyle w:val="line"/>
        <w:spacing w:before="0" w:beforeAutospacing="0" w:after="0" w:afterAutospacing="0"/>
        <w:jc w:val="center"/>
        <w:rPr>
          <w:rFonts w:asciiTheme="minorHAnsi" w:hAnsiTheme="minorHAnsi" w:cstheme="minorHAnsi"/>
          <w:b/>
          <w:i/>
        </w:rPr>
      </w:pPr>
      <w:r w:rsidRPr="00A34EB2">
        <w:rPr>
          <w:rFonts w:asciiTheme="minorHAnsi" w:hAnsiTheme="minorHAnsi"/>
          <w:b/>
          <w:i/>
        </w:rPr>
        <w:t>The godly grow like a palm tree; they grow high like a cedar in Lebanon. Planted in the Lord’s house, they grow in the courts of our God. They bear fruit even when they are old; they are filled with vitality and have many leaves.</w:t>
      </w:r>
      <w:r w:rsidRPr="00A34EB2">
        <w:rPr>
          <w:rFonts w:asciiTheme="minorHAnsi" w:hAnsiTheme="minorHAnsi"/>
          <w:b/>
          <w:i/>
          <w:vertAlign w:val="superscript"/>
        </w:rPr>
        <w:t xml:space="preserve"> </w:t>
      </w:r>
      <w:r w:rsidRPr="00A34EB2">
        <w:rPr>
          <w:rFonts w:asciiTheme="minorHAnsi" w:hAnsiTheme="minorHAnsi"/>
          <w:b/>
          <w:i/>
        </w:rPr>
        <w:t>So they proclaim that the Lord, my protector, is just and never unfair.</w:t>
      </w:r>
    </w:p>
    <w:p w14:paraId="2CECD0E9" w14:textId="1E27AA64" w:rsidR="00A1229E" w:rsidRPr="00783E47" w:rsidRDefault="00A1229E" w:rsidP="0078604E">
      <w:pPr>
        <w:pStyle w:val="line"/>
        <w:spacing w:before="0" w:beforeAutospacing="0" w:after="0" w:afterAutospacing="0"/>
        <w:jc w:val="center"/>
        <w:rPr>
          <w:rFonts w:asciiTheme="minorHAnsi" w:hAnsiTheme="minorHAnsi" w:cstheme="minorHAnsi"/>
          <w:b/>
          <w:i/>
          <w:vertAlign w:val="superscript"/>
        </w:rPr>
      </w:pPr>
    </w:p>
    <w:p w14:paraId="14173C0F" w14:textId="799A5F90" w:rsidR="0078604E" w:rsidRDefault="0078604E" w:rsidP="0078604E">
      <w:pPr>
        <w:ind w:firstLine="720"/>
        <w:jc w:val="both"/>
        <w:rPr>
          <w:rFonts w:eastAsiaTheme="minorEastAsia"/>
          <w:sz w:val="24"/>
          <w:szCs w:val="24"/>
        </w:rPr>
      </w:pPr>
      <w:r>
        <w:rPr>
          <w:rFonts w:eastAsiaTheme="minorEastAsia" w:cstheme="minorEastAsia"/>
          <w:sz w:val="24"/>
          <w:szCs w:val="24"/>
        </w:rPr>
        <w:t>When it comes to spiritual growth, we are not talking</w:t>
      </w:r>
      <w:r w:rsidR="00423469">
        <w:rPr>
          <w:rFonts w:eastAsiaTheme="minorEastAsia" w:cstheme="minorEastAsia"/>
          <w:sz w:val="24"/>
          <w:szCs w:val="24"/>
        </w:rPr>
        <w:t xml:space="preserve"> necessarily about physical age</w:t>
      </w:r>
      <w:r>
        <w:rPr>
          <w:rFonts w:eastAsiaTheme="minorEastAsia" w:cstheme="minorEastAsia"/>
          <w:sz w:val="24"/>
          <w:szCs w:val="24"/>
        </w:rPr>
        <w:t xml:space="preserve"> but spiritual maturity. For all the reasons mentioned previously, many believers never grow up spiritually. So, if age is not the criterion to gauge spiritual parenthood, then what is? </w:t>
      </w:r>
      <w:r w:rsidRPr="00A0399E">
        <w:rPr>
          <w:rFonts w:eastAsiaTheme="minorEastAsia" w:cstheme="minorEastAsia"/>
          <w:bCs/>
          <w:iCs/>
          <w:sz w:val="24"/>
          <w:szCs w:val="24"/>
        </w:rPr>
        <w:t>Well first, this person</w:t>
      </w:r>
      <w:r w:rsidRPr="00A0399E">
        <w:rPr>
          <w:rFonts w:eastAsiaTheme="minorEastAsia" w:cstheme="minorEastAsia"/>
          <w:sz w:val="24"/>
          <w:szCs w:val="24"/>
        </w:rPr>
        <w:t xml:space="preserve"> is a lifelong</w:t>
      </w:r>
      <w:r w:rsidRPr="00C51FB4">
        <w:rPr>
          <w:rFonts w:eastAsiaTheme="minorEastAsia" w:cstheme="minorEastAsia"/>
          <w:sz w:val="24"/>
          <w:szCs w:val="24"/>
        </w:rPr>
        <w:t xml:space="preserve"> learner and follower of Christ. </w:t>
      </w:r>
      <w:r>
        <w:rPr>
          <w:rFonts w:eastAsiaTheme="minorEastAsia" w:cstheme="minorEastAsia"/>
          <w:sz w:val="24"/>
          <w:szCs w:val="24"/>
        </w:rPr>
        <w:t>They are</w:t>
      </w:r>
      <w:r w:rsidRPr="00C51FB4">
        <w:rPr>
          <w:rFonts w:eastAsiaTheme="minorEastAsia" w:cstheme="minorEastAsia"/>
          <w:sz w:val="24"/>
          <w:szCs w:val="24"/>
        </w:rPr>
        <w:t xml:space="preserve"> </w:t>
      </w:r>
      <w:r w:rsidRPr="00A0399E">
        <w:rPr>
          <w:rFonts w:eastAsiaTheme="minorEastAsia" w:cstheme="minorEastAsia"/>
          <w:iCs/>
          <w:sz w:val="24"/>
          <w:szCs w:val="24"/>
        </w:rPr>
        <w:t>not super Christians</w:t>
      </w:r>
      <w:r>
        <w:rPr>
          <w:rFonts w:eastAsiaTheme="minorEastAsia" w:cstheme="minorEastAsia"/>
          <w:iCs/>
          <w:sz w:val="24"/>
          <w:szCs w:val="24"/>
        </w:rPr>
        <w:t>, nor</w:t>
      </w:r>
      <w:r w:rsidRPr="00A0399E">
        <w:rPr>
          <w:rFonts w:eastAsiaTheme="minorEastAsia" w:cstheme="minorEastAsia"/>
          <w:sz w:val="24"/>
          <w:szCs w:val="24"/>
        </w:rPr>
        <w:t xml:space="preserve"> </w:t>
      </w:r>
      <w:r w:rsidRPr="00A0399E">
        <w:rPr>
          <w:rFonts w:eastAsiaTheme="minorEastAsia" w:cstheme="minorEastAsia"/>
          <w:iCs/>
          <w:sz w:val="24"/>
          <w:szCs w:val="24"/>
        </w:rPr>
        <w:t>perfect pe</w:t>
      </w:r>
      <w:r w:rsidR="00516AAC">
        <w:rPr>
          <w:rFonts w:eastAsiaTheme="minorEastAsia" w:cstheme="minorEastAsia"/>
          <w:iCs/>
          <w:sz w:val="24"/>
          <w:szCs w:val="24"/>
        </w:rPr>
        <w:t>ople;</w:t>
      </w:r>
      <w:r>
        <w:rPr>
          <w:rFonts w:eastAsiaTheme="minorEastAsia" w:cstheme="minorEastAsia"/>
          <w:iCs/>
          <w:sz w:val="24"/>
          <w:szCs w:val="24"/>
        </w:rPr>
        <w:t xml:space="preserve"> they</w:t>
      </w:r>
      <w:r w:rsidRPr="00C51FB4">
        <w:rPr>
          <w:rFonts w:eastAsiaTheme="minorEastAsia" w:cstheme="minorEastAsia"/>
          <w:sz w:val="24"/>
          <w:szCs w:val="24"/>
        </w:rPr>
        <w:t xml:space="preserve"> are in the </w:t>
      </w:r>
      <w:r>
        <w:rPr>
          <w:rFonts w:eastAsiaTheme="minorEastAsia" w:cstheme="minorEastAsia"/>
          <w:sz w:val="24"/>
          <w:szCs w:val="24"/>
        </w:rPr>
        <w:t xml:space="preserve">life-long </w:t>
      </w:r>
      <w:r w:rsidRPr="00C51FB4">
        <w:rPr>
          <w:rFonts w:eastAsiaTheme="minorEastAsia" w:cstheme="minorEastAsia"/>
          <w:sz w:val="24"/>
          <w:szCs w:val="24"/>
        </w:rPr>
        <w:t xml:space="preserve">process of sanctification. </w:t>
      </w:r>
      <w:r w:rsidRPr="009F5B1B">
        <w:rPr>
          <w:sz w:val="24"/>
          <w:szCs w:val="24"/>
        </w:rPr>
        <w:t xml:space="preserve">I heard of a woman who is in her late </w:t>
      </w:r>
      <w:r w:rsidRPr="009F5B1B">
        <w:rPr>
          <w:sz w:val="24"/>
          <w:szCs w:val="24"/>
        </w:rPr>
        <w:lastRenderedPageBreak/>
        <w:t xml:space="preserve">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eastAsiaTheme="minorEastAsia"/>
          <w:sz w:val="24"/>
          <w:szCs w:val="24"/>
          <w:lang w:val="en"/>
        </w:rPr>
        <w:t xml:space="preserve"> a proven fact, that when we stay mentally active, this can even slow down the </w:t>
      </w:r>
      <w:r w:rsidRPr="00131462">
        <w:rPr>
          <w:rFonts w:eastAsiaTheme="minorEastAsia"/>
          <w:noProof/>
          <w:sz w:val="24"/>
          <w:szCs w:val="24"/>
          <w:lang w:val="en"/>
        </w:rPr>
        <w:t>aging</w:t>
      </w:r>
      <w:r>
        <w:rPr>
          <w:rFonts w:eastAsiaTheme="minorEastAsia"/>
          <w:sz w:val="24"/>
          <w:szCs w:val="24"/>
          <w:lang w:val="en"/>
        </w:rPr>
        <w:t xml:space="preserve"> process. </w:t>
      </w:r>
    </w:p>
    <w:p w14:paraId="5A67D4E1" w14:textId="0B8E1C76" w:rsidR="0078604E" w:rsidRDefault="0078604E" w:rsidP="0078604E">
      <w:pPr>
        <w:ind w:firstLine="720"/>
        <w:jc w:val="both"/>
        <w:rPr>
          <w:sz w:val="24"/>
          <w:szCs w:val="24"/>
        </w:rPr>
      </w:pPr>
      <w:r>
        <w:rPr>
          <w:rFonts w:eastAsiaTheme="minorEastAsia" w:cstheme="minorEastAsia"/>
          <w:sz w:val="24"/>
          <w:szCs w:val="24"/>
        </w:rPr>
        <w:t>A spiritual parent is one who is</w:t>
      </w:r>
      <w:r w:rsidRPr="00C51FB4">
        <w:rPr>
          <w:rFonts w:eastAsiaTheme="minorEastAsia" w:cstheme="minorEastAsia"/>
          <w:sz w:val="24"/>
          <w:szCs w:val="24"/>
        </w:rPr>
        <w:t xml:space="preserve"> willing to s</w:t>
      </w:r>
      <w:r w:rsidR="00CB2577">
        <w:rPr>
          <w:rFonts w:eastAsiaTheme="minorEastAsia" w:cstheme="minorEastAsia"/>
          <w:sz w:val="24"/>
          <w:szCs w:val="24"/>
        </w:rPr>
        <w:t xml:space="preserve">hare their struggles and their victories </w:t>
      </w:r>
      <w:r w:rsidRPr="00C51FB4">
        <w:rPr>
          <w:rFonts w:eastAsiaTheme="minorEastAsia" w:cstheme="minorEastAsia"/>
          <w:sz w:val="24"/>
          <w:szCs w:val="24"/>
        </w:rPr>
        <w:t>with other</w:t>
      </w:r>
      <w:r>
        <w:rPr>
          <w:rFonts w:eastAsiaTheme="minorEastAsia" w:cstheme="minorEastAsia"/>
          <w:sz w:val="24"/>
          <w:szCs w:val="24"/>
        </w:rPr>
        <w:t>s in the family of God. This person</w:t>
      </w:r>
      <w:r w:rsidRPr="00C51FB4">
        <w:rPr>
          <w:rFonts w:eastAsiaTheme="minorEastAsia" w:cstheme="minorEastAsia"/>
          <w:sz w:val="24"/>
          <w:szCs w:val="24"/>
        </w:rPr>
        <w:t xml:space="preserve"> lives dependen</w:t>
      </w:r>
      <w:r w:rsidR="002624E8">
        <w:rPr>
          <w:rFonts w:eastAsiaTheme="minorEastAsia" w:cstheme="minorEastAsia"/>
          <w:sz w:val="24"/>
          <w:szCs w:val="24"/>
        </w:rPr>
        <w:t>t on Christ,</w:t>
      </w:r>
      <w:r w:rsidRPr="00C51FB4">
        <w:rPr>
          <w:rFonts w:eastAsiaTheme="minorEastAsia" w:cstheme="minorEastAsia"/>
          <w:sz w:val="24"/>
          <w:szCs w:val="24"/>
        </w:rPr>
        <w:t xml:space="preserve"> knowing full well that apart from Him they can do nothing. They stay connected to Him through </w:t>
      </w:r>
      <w:r>
        <w:rPr>
          <w:rFonts w:eastAsiaTheme="minorEastAsia" w:cstheme="minorEastAsia"/>
          <w:sz w:val="24"/>
          <w:szCs w:val="24"/>
        </w:rPr>
        <w:t xml:space="preserve">abiding in God’s Word and </w:t>
      </w:r>
      <w:r w:rsidRPr="00C51FB4">
        <w:rPr>
          <w:rFonts w:eastAsiaTheme="minorEastAsia" w:cstheme="minorEastAsia"/>
          <w:sz w:val="24"/>
          <w:szCs w:val="24"/>
        </w:rPr>
        <w:t xml:space="preserve">the </w:t>
      </w:r>
      <w:r w:rsidRPr="00131462">
        <w:rPr>
          <w:rFonts w:eastAsiaTheme="minorEastAsia" w:cstheme="minorEastAsia"/>
          <w:noProof/>
          <w:sz w:val="24"/>
          <w:szCs w:val="24"/>
        </w:rPr>
        <w:t>life</w:t>
      </w:r>
      <w:r>
        <w:rPr>
          <w:rFonts w:eastAsiaTheme="minorEastAsia" w:cstheme="minorEastAsia"/>
          <w:noProof/>
          <w:sz w:val="24"/>
          <w:szCs w:val="24"/>
        </w:rPr>
        <w:t>-</w:t>
      </w:r>
      <w:r w:rsidRPr="00131462">
        <w:rPr>
          <w:rFonts w:eastAsiaTheme="minorEastAsia" w:cstheme="minorEastAsia"/>
          <w:noProof/>
          <w:sz w:val="24"/>
          <w:szCs w:val="24"/>
        </w:rPr>
        <w:t>giving</w:t>
      </w:r>
      <w:r w:rsidRPr="00C51FB4">
        <w:rPr>
          <w:rFonts w:eastAsiaTheme="minorEastAsia" w:cstheme="minorEastAsia"/>
          <w:sz w:val="24"/>
          <w:szCs w:val="24"/>
        </w:rPr>
        <w:t xml:space="preserve"> relationships they have </w:t>
      </w:r>
      <w:r>
        <w:rPr>
          <w:rFonts w:eastAsiaTheme="minorEastAsia" w:cstheme="minorEastAsia"/>
          <w:sz w:val="24"/>
          <w:szCs w:val="24"/>
        </w:rPr>
        <w:t>with</w:t>
      </w:r>
      <w:r w:rsidRPr="00C51FB4">
        <w:rPr>
          <w:rFonts w:eastAsiaTheme="minorEastAsia" w:cstheme="minorEastAsia"/>
          <w:sz w:val="24"/>
          <w:szCs w:val="24"/>
        </w:rPr>
        <w:t xml:space="preserve">in the </w:t>
      </w:r>
      <w:r>
        <w:rPr>
          <w:rFonts w:eastAsiaTheme="minorEastAsia" w:cstheme="minorEastAsia"/>
          <w:sz w:val="24"/>
          <w:szCs w:val="24"/>
        </w:rPr>
        <w:t xml:space="preserve">family of God. </w:t>
      </w:r>
      <w:r w:rsidRPr="00131462">
        <w:rPr>
          <w:rFonts w:eastAsiaTheme="minorEastAsia" w:cstheme="minorEastAsia"/>
          <w:noProof/>
          <w:sz w:val="24"/>
          <w:szCs w:val="24"/>
        </w:rPr>
        <w:t>Of course</w:t>
      </w:r>
      <w:r>
        <w:rPr>
          <w:rFonts w:eastAsiaTheme="minorEastAsia" w:cstheme="minorEastAsia"/>
          <w:noProof/>
          <w:sz w:val="24"/>
          <w:szCs w:val="24"/>
        </w:rPr>
        <w:t>,</w:t>
      </w:r>
      <w:r w:rsidRPr="00C51FB4">
        <w:rPr>
          <w:rFonts w:eastAsiaTheme="minorEastAsia" w:cstheme="minorEastAsia"/>
          <w:sz w:val="24"/>
          <w:szCs w:val="24"/>
        </w:rPr>
        <w:t xml:space="preserve"> </w:t>
      </w:r>
      <w:r>
        <w:rPr>
          <w:rFonts w:eastAsiaTheme="minorEastAsia" w:cstheme="minorEastAsia"/>
          <w:sz w:val="24"/>
          <w:szCs w:val="24"/>
        </w:rPr>
        <w:t>t</w:t>
      </w:r>
      <w:r w:rsidRPr="00C51FB4">
        <w:rPr>
          <w:rFonts w:eastAsiaTheme="minorEastAsia" w:cstheme="minorEastAsia"/>
          <w:sz w:val="24"/>
          <w:szCs w:val="24"/>
        </w:rPr>
        <w:t xml:space="preserve">his </w:t>
      </w:r>
      <w:r>
        <w:rPr>
          <w:rFonts w:eastAsiaTheme="minorEastAsia" w:cstheme="minorEastAsia"/>
          <w:sz w:val="24"/>
          <w:szCs w:val="24"/>
        </w:rPr>
        <w:t xml:space="preserve">would </w:t>
      </w:r>
      <w:r w:rsidRPr="00C51FB4">
        <w:rPr>
          <w:rFonts w:eastAsiaTheme="minorEastAsia" w:cstheme="minorEastAsia"/>
          <w:sz w:val="24"/>
          <w:szCs w:val="24"/>
        </w:rPr>
        <w:t>includ</w:t>
      </w:r>
      <w:r>
        <w:rPr>
          <w:rFonts w:eastAsiaTheme="minorEastAsia" w:cstheme="minorEastAsia"/>
          <w:sz w:val="24"/>
          <w:szCs w:val="24"/>
        </w:rPr>
        <w:t>e</w:t>
      </w:r>
      <w:r w:rsidRPr="00C51FB4">
        <w:rPr>
          <w:rFonts w:eastAsiaTheme="minorEastAsia" w:cstheme="minorEastAsia"/>
          <w:sz w:val="24"/>
          <w:szCs w:val="24"/>
        </w:rPr>
        <w:t xml:space="preserve"> continuing to learn and fo</w:t>
      </w:r>
      <w:r>
        <w:rPr>
          <w:rFonts w:eastAsiaTheme="minorEastAsia" w:cstheme="minorEastAsia"/>
          <w:sz w:val="24"/>
          <w:szCs w:val="24"/>
        </w:rPr>
        <w:t xml:space="preserve">llow the lead of others who are </w:t>
      </w:r>
      <w:r w:rsidRPr="00C51FB4">
        <w:rPr>
          <w:rFonts w:eastAsiaTheme="minorEastAsia" w:cstheme="minorEastAsia"/>
          <w:sz w:val="24"/>
          <w:szCs w:val="24"/>
        </w:rPr>
        <w:t>following the Lord Jesus in obedience to the Great Commission.</w:t>
      </w:r>
      <w:r>
        <w:rPr>
          <w:rFonts w:eastAsiaTheme="minorEastAsia" w:cstheme="minorEastAsia"/>
          <w:sz w:val="24"/>
          <w:szCs w:val="24"/>
        </w:rPr>
        <w:t xml:space="preserve"> </w:t>
      </w:r>
      <w:r w:rsidRPr="00C51FB4">
        <w:rPr>
          <w:rFonts w:eastAsiaTheme="minorEastAsia" w:cstheme="minorEastAsia"/>
          <w:sz w:val="24"/>
          <w:szCs w:val="24"/>
        </w:rPr>
        <w:t xml:space="preserve"> </w:t>
      </w:r>
      <w:r w:rsidRPr="00337503">
        <w:rPr>
          <w:rFonts w:eastAsiaTheme="minorEastAsia" w:cstheme="minorEastAsia"/>
          <w:sz w:val="24"/>
          <w:szCs w:val="24"/>
        </w:rPr>
        <w:t>In the context of spiritual relationship</w:t>
      </w:r>
      <w:r>
        <w:rPr>
          <w:rFonts w:eastAsiaTheme="minorEastAsia" w:cstheme="minorEastAsia"/>
          <w:sz w:val="24"/>
          <w:szCs w:val="24"/>
        </w:rPr>
        <w:t>s,</w:t>
      </w:r>
      <w:r w:rsidRPr="00337503">
        <w:rPr>
          <w:rFonts w:eastAsiaTheme="minorEastAsia" w:cstheme="minorEastAsia"/>
          <w:sz w:val="24"/>
          <w:szCs w:val="24"/>
        </w:rPr>
        <w:t xml:space="preserve"> this parent will have children in the faith </w:t>
      </w:r>
      <w:r w:rsidRPr="00337503">
        <w:rPr>
          <w:rFonts w:eastAsiaTheme="minorEastAsia" w:cstheme="minorEastAsia"/>
          <w:iCs/>
          <w:sz w:val="24"/>
          <w:szCs w:val="24"/>
        </w:rPr>
        <w:t>with them</w:t>
      </w:r>
      <w:r w:rsidRPr="00337503">
        <w:rPr>
          <w:rFonts w:eastAsiaTheme="minorEastAsia" w:cstheme="minorEastAsia"/>
          <w:sz w:val="24"/>
          <w:szCs w:val="24"/>
        </w:rPr>
        <w:t xml:space="preserve"> all their lives as they impart an abundance of Biblical wisdom. </w:t>
      </w:r>
      <w:r>
        <w:rPr>
          <w:rFonts w:eastAsiaTheme="minorEastAsia" w:cstheme="minorEastAsia"/>
          <w:sz w:val="24"/>
          <w:szCs w:val="24"/>
        </w:rPr>
        <w:t xml:space="preserve">By </w:t>
      </w:r>
      <w:r w:rsidRPr="00337503">
        <w:rPr>
          <w:rFonts w:eastAsiaTheme="minorEastAsia" w:cstheme="minorEastAsia"/>
          <w:sz w:val="24"/>
          <w:szCs w:val="24"/>
        </w:rPr>
        <w:t>following the patter</w:t>
      </w:r>
      <w:r>
        <w:rPr>
          <w:rFonts w:eastAsiaTheme="minorEastAsia" w:cstheme="minorEastAsia"/>
          <w:sz w:val="24"/>
          <w:szCs w:val="24"/>
        </w:rPr>
        <w:t>n</w:t>
      </w:r>
      <w:r w:rsidRPr="00337503">
        <w:rPr>
          <w:rFonts w:eastAsiaTheme="minorEastAsia" w:cstheme="minorEastAsia"/>
          <w:sz w:val="24"/>
          <w:szCs w:val="24"/>
        </w:rPr>
        <w:t xml:space="preserve"> Jesus left for them</w:t>
      </w:r>
      <w:r w:rsidR="00A83E2F">
        <w:rPr>
          <w:rFonts w:eastAsiaTheme="minorEastAsia" w:cstheme="minorEastAsia"/>
          <w:sz w:val="24"/>
          <w:szCs w:val="24"/>
        </w:rPr>
        <w:t>, they will</w:t>
      </w:r>
      <w:r>
        <w:rPr>
          <w:rFonts w:eastAsiaTheme="minorEastAsia" w:cstheme="minorEastAsia"/>
          <w:sz w:val="24"/>
          <w:szCs w:val="24"/>
        </w:rPr>
        <w:t xml:space="preserve"> be</w:t>
      </w:r>
      <w:r w:rsidRPr="00337503">
        <w:rPr>
          <w:rFonts w:eastAsiaTheme="minorEastAsia" w:cstheme="minorEastAsia"/>
          <w:sz w:val="24"/>
          <w:szCs w:val="24"/>
        </w:rPr>
        <w:t xml:space="preserve"> fishing for men and women and teaching </w:t>
      </w:r>
      <w:r>
        <w:rPr>
          <w:rFonts w:eastAsiaTheme="minorEastAsia" w:cstheme="minorEastAsia"/>
          <w:sz w:val="24"/>
          <w:szCs w:val="24"/>
        </w:rPr>
        <w:t xml:space="preserve">those who are with them to do the same. </w:t>
      </w:r>
      <w:r w:rsidRPr="00337503">
        <w:rPr>
          <w:rFonts w:eastAsiaTheme="minorEastAsia" w:cstheme="minorEastAsia"/>
          <w:sz w:val="24"/>
          <w:szCs w:val="24"/>
        </w:rPr>
        <w:t xml:space="preserve">This person will be bearing spiritual offspring, not only in their </w:t>
      </w:r>
      <w:r w:rsidRPr="00640B2D">
        <w:rPr>
          <w:rFonts w:eastAsiaTheme="minorEastAsia" w:cstheme="minorEastAsia"/>
          <w:noProof/>
          <w:sz w:val="24"/>
          <w:szCs w:val="24"/>
        </w:rPr>
        <w:t>lifetime</w:t>
      </w:r>
      <w:r w:rsidR="00ED12B3">
        <w:rPr>
          <w:rFonts w:eastAsiaTheme="minorEastAsia" w:cstheme="minorEastAsia"/>
          <w:noProof/>
          <w:sz w:val="24"/>
          <w:szCs w:val="24"/>
        </w:rPr>
        <w:t>,</w:t>
      </w:r>
      <w:r>
        <w:rPr>
          <w:rFonts w:eastAsiaTheme="minorEastAsia" w:cstheme="minorEastAsia"/>
          <w:noProof/>
          <w:sz w:val="24"/>
          <w:szCs w:val="24"/>
        </w:rPr>
        <w:t xml:space="preserve"> </w:t>
      </w:r>
      <w:r w:rsidRPr="00337503">
        <w:rPr>
          <w:rFonts w:eastAsiaTheme="minorEastAsia" w:cstheme="minorEastAsia"/>
          <w:sz w:val="24"/>
          <w:szCs w:val="24"/>
        </w:rPr>
        <w:t xml:space="preserve">but long after they </w:t>
      </w:r>
      <w:r>
        <w:rPr>
          <w:rFonts w:eastAsiaTheme="minorEastAsia" w:cstheme="minorEastAsia"/>
          <w:sz w:val="24"/>
          <w:szCs w:val="24"/>
        </w:rPr>
        <w:t>have gone</w:t>
      </w:r>
      <w:r w:rsidRPr="00337503">
        <w:rPr>
          <w:rFonts w:eastAsiaTheme="minorEastAsia" w:cstheme="minorEastAsia"/>
          <w:sz w:val="24"/>
          <w:szCs w:val="24"/>
        </w:rPr>
        <w:t xml:space="preserve"> home </w:t>
      </w:r>
      <w:r>
        <w:rPr>
          <w:rFonts w:eastAsiaTheme="minorEastAsia" w:cstheme="minorEastAsia"/>
          <w:sz w:val="24"/>
          <w:szCs w:val="24"/>
        </w:rPr>
        <w:t>to</w:t>
      </w:r>
      <w:r w:rsidRPr="00337503">
        <w:rPr>
          <w:rFonts w:eastAsiaTheme="minorEastAsia" w:cstheme="minorEastAsia"/>
          <w:sz w:val="24"/>
          <w:szCs w:val="24"/>
        </w:rPr>
        <w:t xml:space="preserve"> heaven. Their spiritual descendants will be well equipped and reproduce God’s truth into multitudes. There are three factors that deter</w:t>
      </w:r>
      <w:r w:rsidR="00DC36DF">
        <w:rPr>
          <w:rFonts w:eastAsiaTheme="minorEastAsia" w:cstheme="minorEastAsia"/>
          <w:sz w:val="24"/>
          <w:szCs w:val="24"/>
        </w:rPr>
        <w:t>mine fruitfulness.</w:t>
      </w:r>
      <w:r w:rsidRPr="00337503">
        <w:rPr>
          <w:rFonts w:eastAsiaTheme="minorEastAsia" w:cstheme="minorEastAsia"/>
          <w:sz w:val="24"/>
          <w:szCs w:val="24"/>
        </w:rPr>
        <w:t xml:space="preserve"> </w:t>
      </w:r>
      <w:r w:rsidR="00DC36DF">
        <w:rPr>
          <w:rFonts w:eastAsiaTheme="minorEastAsia" w:cstheme="minorEastAsia"/>
          <w:bCs/>
          <w:iCs/>
          <w:sz w:val="24"/>
          <w:szCs w:val="24"/>
        </w:rPr>
        <w:t>A</w:t>
      </w:r>
      <w:r w:rsidRPr="00337503">
        <w:rPr>
          <w:rFonts w:eastAsiaTheme="minorEastAsia" w:cstheme="minorEastAsia"/>
          <w:bCs/>
          <w:iCs/>
          <w:sz w:val="24"/>
          <w:szCs w:val="24"/>
        </w:rPr>
        <w:t>biding</w:t>
      </w:r>
      <w:r w:rsidRPr="00337503">
        <w:rPr>
          <w:rFonts w:eastAsiaTheme="minorEastAsia" w:cstheme="minorEastAsia"/>
          <w:sz w:val="24"/>
          <w:szCs w:val="24"/>
        </w:rPr>
        <w:t xml:space="preserve"> in the </w:t>
      </w:r>
      <w:r w:rsidRPr="00337503">
        <w:rPr>
          <w:rFonts w:eastAsiaTheme="minorEastAsia" w:cstheme="minorEastAsia"/>
          <w:bCs/>
          <w:iCs/>
          <w:sz w:val="24"/>
          <w:szCs w:val="24"/>
        </w:rPr>
        <w:t>Lord Jesus</w:t>
      </w:r>
      <w:r w:rsidR="00DC36DF">
        <w:rPr>
          <w:rFonts w:eastAsiaTheme="minorEastAsia" w:cstheme="minorEastAsia"/>
          <w:bCs/>
          <w:iCs/>
          <w:sz w:val="24"/>
          <w:szCs w:val="24"/>
        </w:rPr>
        <w:t xml:space="preserve"> and</w:t>
      </w:r>
      <w:r>
        <w:rPr>
          <w:rFonts w:eastAsiaTheme="minorEastAsia" w:cstheme="minorEastAsia"/>
          <w:bCs/>
          <w:iCs/>
          <w:sz w:val="24"/>
          <w:szCs w:val="24"/>
        </w:rPr>
        <w:t xml:space="preserve"> obeying His last and greates</w:t>
      </w:r>
      <w:r w:rsidR="00DC36DF">
        <w:rPr>
          <w:rFonts w:eastAsiaTheme="minorEastAsia" w:cstheme="minorEastAsia"/>
          <w:bCs/>
          <w:iCs/>
          <w:sz w:val="24"/>
          <w:szCs w:val="24"/>
        </w:rPr>
        <w:t>t commandment to make disciples are the first two.</w:t>
      </w:r>
      <w:r>
        <w:rPr>
          <w:rFonts w:eastAsiaTheme="minorEastAsia" w:cstheme="minorEastAsia"/>
          <w:bCs/>
          <w:iCs/>
          <w:sz w:val="24"/>
          <w:szCs w:val="24"/>
        </w:rPr>
        <w:t xml:space="preserve"> And lastly, and this can’t be stressed enough, your fruitfulness will depend on the faithfulness</w:t>
      </w:r>
      <w:r w:rsidRPr="00337503">
        <w:rPr>
          <w:rFonts w:eastAsiaTheme="minorEastAsia" w:cstheme="minorEastAsia"/>
          <w:bCs/>
          <w:iCs/>
          <w:sz w:val="24"/>
          <w:szCs w:val="24"/>
        </w:rPr>
        <w:t xml:space="preserve"> </w:t>
      </w:r>
      <w:r>
        <w:rPr>
          <w:rFonts w:eastAsiaTheme="minorEastAsia" w:cstheme="minorEastAsia"/>
          <w:bCs/>
          <w:iCs/>
          <w:sz w:val="24"/>
          <w:szCs w:val="24"/>
        </w:rPr>
        <w:t xml:space="preserve">of those in whom you have invested. </w:t>
      </w:r>
      <w:r>
        <w:rPr>
          <w:sz w:val="24"/>
          <w:szCs w:val="24"/>
        </w:rPr>
        <w:t xml:space="preserve">Don’t you </w:t>
      </w:r>
      <w:r w:rsidR="001A3296">
        <w:rPr>
          <w:sz w:val="24"/>
          <w:szCs w:val="24"/>
        </w:rPr>
        <w:t>think it is unrealistic to depend on just a few of us to</w:t>
      </w:r>
      <w:r w:rsidR="00775502">
        <w:rPr>
          <w:sz w:val="24"/>
          <w:szCs w:val="24"/>
        </w:rPr>
        <w:t xml:space="preserve"> care of</w:t>
      </w:r>
      <w:r>
        <w:rPr>
          <w:sz w:val="24"/>
          <w:szCs w:val="24"/>
        </w:rPr>
        <w:t xml:space="preserve"> all God’s children? That is precisely the point. </w:t>
      </w:r>
      <w:r w:rsidR="00442ACF">
        <w:rPr>
          <w:sz w:val="24"/>
          <w:szCs w:val="24"/>
        </w:rPr>
        <w:t xml:space="preserve">God </w:t>
      </w:r>
      <w:r w:rsidR="00E50619">
        <w:rPr>
          <w:sz w:val="24"/>
          <w:szCs w:val="24"/>
        </w:rPr>
        <w:t>intends that</w:t>
      </w:r>
      <w:r w:rsidR="0062006A">
        <w:rPr>
          <w:sz w:val="24"/>
          <w:szCs w:val="24"/>
        </w:rPr>
        <w:t xml:space="preserve"> </w:t>
      </w:r>
      <w:r w:rsidR="00E50619">
        <w:rPr>
          <w:sz w:val="24"/>
          <w:szCs w:val="24"/>
        </w:rPr>
        <w:t>all</w:t>
      </w:r>
      <w:r w:rsidR="00442ACF">
        <w:rPr>
          <w:sz w:val="24"/>
          <w:szCs w:val="24"/>
        </w:rPr>
        <w:t xml:space="preserve"> His children bear spiritual children. </w:t>
      </w:r>
      <w:r>
        <w:rPr>
          <w:sz w:val="24"/>
          <w:szCs w:val="24"/>
        </w:rPr>
        <w:t xml:space="preserve">He chose us and commanded us to </w:t>
      </w:r>
      <w:r w:rsidRPr="009F5B1B">
        <w:rPr>
          <w:sz w:val="24"/>
          <w:szCs w:val="24"/>
        </w:rPr>
        <w:t>be fruitful and multiply</w:t>
      </w:r>
      <w:r>
        <w:rPr>
          <w:sz w:val="24"/>
          <w:szCs w:val="24"/>
        </w:rPr>
        <w:t xml:space="preserve"> (John 15:16).</w:t>
      </w:r>
    </w:p>
    <w:p w14:paraId="5C5E95E0" w14:textId="77777777" w:rsidR="0078604E" w:rsidRDefault="0078604E" w:rsidP="0078604E">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33A89FEC" w14:textId="780CD85C" w:rsidR="0078604E" w:rsidRDefault="0078604E" w:rsidP="0078604E">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a </w:t>
      </w:r>
      <w:r w:rsidRPr="00131462">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6968D63B" w14:textId="77777777" w:rsidR="0062006A" w:rsidRDefault="0062006A" w:rsidP="0078604E">
      <w:pPr>
        <w:ind w:firstLine="720"/>
        <w:jc w:val="both"/>
        <w:rPr>
          <w:sz w:val="24"/>
          <w:szCs w:val="24"/>
        </w:rPr>
      </w:pPr>
      <w:r w:rsidRPr="0062006A">
        <w:rPr>
          <w:sz w:val="24"/>
          <w:szCs w:val="24"/>
        </w:rPr>
        <w:t xml:space="preserve">When Jamie found out she was pregnant again, this brought some fear because of the previous miscarriage, but we prayed for God’s protection. When it was time for the birth, she </w:t>
      </w:r>
      <w:r w:rsidRPr="0062006A">
        <w:rPr>
          <w:sz w:val="24"/>
          <w:szCs w:val="24"/>
        </w:rPr>
        <w:lastRenderedPageBreak/>
        <w:t>and her husband had no family at all to be there for them.  Kirk and Donna Bishop, who were on staff at our church, were instrumental in bringing this family to the Lord. The day of delivery came and Jamie had to have an emergency cesarean section. Kirk and Donna were the only ones there to pray over them in this very frightening time. Praise the Lord, they came safely through the delivery.</w:t>
      </w:r>
      <w:r>
        <w:rPr>
          <w:sz w:val="24"/>
          <w:szCs w:val="24"/>
        </w:rPr>
        <w:t xml:space="preserve"> </w:t>
      </w:r>
    </w:p>
    <w:p w14:paraId="670BE9A3" w14:textId="5DFBA02F" w:rsidR="0078604E" w:rsidRPr="0062006A" w:rsidRDefault="0078604E" w:rsidP="0078604E">
      <w:pPr>
        <w:ind w:firstLine="720"/>
        <w:jc w:val="both"/>
        <w:rPr>
          <w:sz w:val="24"/>
          <w:szCs w:val="24"/>
        </w:rPr>
      </w:pPr>
      <w:r>
        <w:rPr>
          <w:sz w:val="24"/>
          <w:szCs w:val="24"/>
        </w:rPr>
        <w:t xml:space="preserve">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sidRPr="00131462">
        <w:rPr>
          <w:noProof/>
          <w:sz w:val="24"/>
          <w:szCs w:val="24"/>
        </w:rPr>
        <w:t>heart</w:t>
      </w:r>
      <w:r>
        <w:rPr>
          <w:noProof/>
          <w:sz w:val="24"/>
          <w:szCs w:val="24"/>
        </w:rPr>
        <w:t>,</w:t>
      </w:r>
      <w:r>
        <w:rPr>
          <w:sz w:val="24"/>
          <w:szCs w:val="24"/>
        </w:rPr>
        <w:t xml:space="preserve"> the Lord spoke, “Jamie </w:t>
      </w:r>
      <w:r w:rsidRPr="00EF5145">
        <w:rPr>
          <w:sz w:val="24"/>
          <w:szCs w:val="24"/>
        </w:rPr>
        <w:t xml:space="preserve">is </w:t>
      </w:r>
      <w:r w:rsidRPr="00EF5145">
        <w:rPr>
          <w:i/>
          <w:sz w:val="24"/>
          <w:szCs w:val="24"/>
        </w:rPr>
        <w:t>My</w:t>
      </w:r>
      <w:r w:rsidRPr="00EF5145">
        <w:rPr>
          <w:sz w:val="24"/>
          <w:szCs w:val="24"/>
        </w:rPr>
        <w:t xml:space="preserve"> </w:t>
      </w:r>
      <w:r w:rsidRPr="00EF5145">
        <w:rPr>
          <w:i/>
          <w:sz w:val="24"/>
          <w:szCs w:val="24"/>
        </w:rPr>
        <w:t>daughter,</w:t>
      </w:r>
      <w:r w:rsidRPr="00EF5145">
        <w:rPr>
          <w:sz w:val="24"/>
          <w:szCs w:val="24"/>
        </w:rPr>
        <w:t xml:space="preserve"> I give</w:t>
      </w:r>
      <w:r>
        <w:rPr>
          <w:sz w:val="24"/>
          <w:szCs w:val="24"/>
        </w:rPr>
        <w:t xml:space="preserve"> good gifts to My children, and I want her to have the best!” I turned around and went to the florist to have flowers made up for the “King’s Daughter.” When I carried the flowers into the room, there they </w:t>
      </w:r>
      <w:r w:rsidRPr="0062006A">
        <w:rPr>
          <w:sz w:val="24"/>
          <w:szCs w:val="24"/>
        </w:rPr>
        <w:t xml:space="preserve">were. It </w:t>
      </w:r>
      <w:r w:rsidR="000B355A" w:rsidRPr="0062006A">
        <w:rPr>
          <w:sz w:val="24"/>
          <w:szCs w:val="24"/>
        </w:rPr>
        <w:t xml:space="preserve">was just the three of them—the </w:t>
      </w:r>
      <w:r w:rsidRPr="0062006A">
        <w:rPr>
          <w:sz w:val="24"/>
          <w:szCs w:val="24"/>
        </w:rPr>
        <w:t xml:space="preserve">King’s daughter, Jamie, the King’s son, Kyle, and their </w:t>
      </w:r>
      <w:r w:rsidRPr="0062006A">
        <w:rPr>
          <w:noProof/>
          <w:sz w:val="24"/>
          <w:szCs w:val="24"/>
        </w:rPr>
        <w:t>newborn</w:t>
      </w:r>
      <w:r w:rsidR="00A2097F" w:rsidRPr="0062006A">
        <w:rPr>
          <w:sz w:val="24"/>
          <w:szCs w:val="24"/>
        </w:rPr>
        <w:t xml:space="preserve"> daughter</w:t>
      </w:r>
      <w:r w:rsidRPr="0062006A">
        <w:rPr>
          <w:sz w:val="24"/>
          <w:szCs w:val="24"/>
        </w:rPr>
        <w:t xml:space="preserve">. I told Jamie that I was just delivering the flowers that the “Heavenly Father” had ordered for her. You see, Jamie and Kyle, much like their </w:t>
      </w:r>
      <w:r w:rsidRPr="0062006A">
        <w:rPr>
          <w:noProof/>
          <w:sz w:val="24"/>
          <w:szCs w:val="24"/>
        </w:rPr>
        <w:t>newborn</w:t>
      </w:r>
      <w:r w:rsidRPr="0062006A">
        <w:rPr>
          <w:sz w:val="24"/>
          <w:szCs w:val="24"/>
        </w:rPr>
        <w:t xml:space="preserve"> baby, both needed someone to mother and father them. </w:t>
      </w:r>
    </w:p>
    <w:p w14:paraId="4F0F084D" w14:textId="132ED190" w:rsidR="0078604E" w:rsidRPr="0062006A" w:rsidRDefault="0078604E" w:rsidP="0078604E">
      <w:pPr>
        <w:ind w:firstLine="720"/>
        <w:jc w:val="both"/>
        <w:rPr>
          <w:sz w:val="24"/>
          <w:szCs w:val="24"/>
        </w:rPr>
      </w:pPr>
      <w:r w:rsidRPr="0062006A">
        <w:rPr>
          <w:sz w:val="24"/>
          <w:szCs w:val="24"/>
        </w:rPr>
        <w:t>Don’t you think the Heavenly Father feels the same way about His children? Do you see the point? It is m</w:t>
      </w:r>
      <w:r w:rsidR="00AD4C4B" w:rsidRPr="0062006A">
        <w:rPr>
          <w:rFonts w:eastAsiaTheme="minorEastAsia"/>
          <w:sz w:val="24"/>
          <w:szCs w:val="24"/>
        </w:rPr>
        <w:t xml:space="preserve">uch like parenting. </w:t>
      </w:r>
      <w:r w:rsidR="00FE1769" w:rsidRPr="0062006A">
        <w:rPr>
          <w:rFonts w:eastAsiaTheme="minorEastAsia"/>
          <w:sz w:val="24"/>
          <w:szCs w:val="24"/>
        </w:rPr>
        <w:t xml:space="preserve">The body of Christ will grow and thrive if we </w:t>
      </w:r>
      <w:r w:rsidR="0062006A" w:rsidRPr="0062006A">
        <w:rPr>
          <w:rFonts w:eastAsiaTheme="minorEastAsia"/>
          <w:sz w:val="24"/>
          <w:szCs w:val="24"/>
        </w:rPr>
        <w:t>care for them</w:t>
      </w:r>
      <w:r w:rsidRPr="0062006A">
        <w:rPr>
          <w:rFonts w:eastAsiaTheme="minorEastAsia"/>
          <w:sz w:val="24"/>
          <w:szCs w:val="24"/>
        </w:rPr>
        <w:t xml:space="preserve"> the same </w:t>
      </w:r>
      <w:r w:rsidR="00AD4C4B" w:rsidRPr="0062006A">
        <w:rPr>
          <w:rFonts w:eastAsiaTheme="minorEastAsia"/>
          <w:noProof/>
          <w:sz w:val="24"/>
          <w:szCs w:val="24"/>
        </w:rPr>
        <w:t xml:space="preserve">way </w:t>
      </w:r>
      <w:r w:rsidRPr="0062006A">
        <w:rPr>
          <w:rFonts w:eastAsiaTheme="minorEastAsia"/>
          <w:sz w:val="24"/>
          <w:szCs w:val="24"/>
        </w:rPr>
        <w:t>we care for our own families</w:t>
      </w:r>
      <w:r w:rsidR="0062006A" w:rsidRPr="0062006A">
        <w:rPr>
          <w:rFonts w:eastAsiaTheme="minorEastAsia"/>
          <w:sz w:val="24"/>
          <w:szCs w:val="24"/>
        </w:rPr>
        <w:t xml:space="preserve">. </w:t>
      </w:r>
      <w:r w:rsidR="0062006A" w:rsidRPr="0062006A">
        <w:rPr>
          <w:rFonts w:eastAsiaTheme="minorEastAsia"/>
          <w:sz w:val="24"/>
          <w:szCs w:val="24"/>
          <w:lang w:val="en"/>
        </w:rPr>
        <w:t>If we, a</w:t>
      </w:r>
      <w:r w:rsidR="0062006A" w:rsidRPr="0062006A">
        <w:rPr>
          <w:sz w:val="24"/>
          <w:szCs w:val="24"/>
        </w:rPr>
        <w:t xml:space="preserve">s mature believers, will reproduce mature spiritual children, we will ensure </w:t>
      </w:r>
      <w:r w:rsidRPr="0062006A">
        <w:rPr>
          <w:sz w:val="24"/>
          <w:szCs w:val="24"/>
        </w:rPr>
        <w:t>that the gospel is passed fro</w:t>
      </w:r>
      <w:r w:rsidR="00EA6D28" w:rsidRPr="0062006A">
        <w:rPr>
          <w:sz w:val="24"/>
          <w:szCs w:val="24"/>
        </w:rPr>
        <w:t xml:space="preserve">m generation to generation. </w:t>
      </w:r>
      <w:r w:rsidRPr="0062006A">
        <w:rPr>
          <w:sz w:val="24"/>
          <w:szCs w:val="24"/>
        </w:rPr>
        <w:t>So, here is the bottom line of this lesson: When your life on earth has ended and your body is returned to the dust from which it came, how much truth will die with you? How many generations will reap the spiritual benefits of what you have sown?</w:t>
      </w:r>
    </w:p>
    <w:p w14:paraId="0EBE5601" w14:textId="77777777" w:rsidR="0078604E" w:rsidRDefault="0078604E" w:rsidP="0078604E">
      <w:pPr>
        <w:spacing w:before="100" w:beforeAutospacing="1" w:after="100" w:afterAutospacing="1" w:line="336" w:lineRule="atLeast"/>
        <w:jc w:val="both"/>
        <w:rPr>
          <w:sz w:val="24"/>
          <w:szCs w:val="24"/>
        </w:rPr>
      </w:pPr>
      <w:r w:rsidRPr="00DB4E35">
        <w:rPr>
          <w:rFonts w:eastAsiaTheme="minorEastAsia"/>
          <w:b/>
          <w:bCs/>
          <w:sz w:val="28"/>
          <w:szCs w:val="28"/>
          <w:lang w:val="en"/>
        </w:rPr>
        <w:t>DIGGING DEEPER</w:t>
      </w:r>
      <w:r>
        <w:rPr>
          <w:rFonts w:eastAsiaTheme="minorEastAsia"/>
          <w:b/>
          <w:bCs/>
          <w:sz w:val="24"/>
          <w:szCs w:val="24"/>
          <w:lang w:val="en"/>
        </w:rPr>
        <w:t xml:space="preserve">: </w:t>
      </w:r>
      <w:r>
        <w:rPr>
          <w:sz w:val="24"/>
          <w:szCs w:val="24"/>
        </w:rPr>
        <w:t>Acts 16:1-5;</w:t>
      </w:r>
      <w:r w:rsidRPr="0013309D">
        <w:rPr>
          <w:sz w:val="24"/>
          <w:szCs w:val="24"/>
        </w:rPr>
        <w:t xml:space="preserve"> 2 Timothy 1:2-5, 2:1-3, 3:14-17;</w:t>
      </w:r>
      <w:r>
        <w:rPr>
          <w:sz w:val="24"/>
          <w:szCs w:val="24"/>
        </w:rPr>
        <w:t xml:space="preserve"> </w:t>
      </w:r>
      <w:r w:rsidRPr="0013309D">
        <w:rPr>
          <w:rFonts w:eastAsia="Signika" w:cstheme="minorHAnsi"/>
          <w:sz w:val="24"/>
          <w:szCs w:val="24"/>
          <w:lang w:val="en"/>
        </w:rPr>
        <w:t>1 Corinthians 14:20; 2 Corinthians 12:14-15; Galatians 4:19; Psalms 78:1-7;</w:t>
      </w:r>
      <w:r>
        <w:rPr>
          <w:rFonts w:eastAsia="Signika" w:cstheme="minorHAnsi"/>
          <w:sz w:val="24"/>
          <w:szCs w:val="24"/>
          <w:lang w:val="en"/>
        </w:rPr>
        <w:t xml:space="preserve"> </w:t>
      </w:r>
      <w:r w:rsidRPr="0013309D">
        <w:rPr>
          <w:sz w:val="24"/>
          <w:szCs w:val="24"/>
        </w:rPr>
        <w:t xml:space="preserve">John 15:16; Isaiah 54:1-13 </w:t>
      </w:r>
    </w:p>
    <w:p w14:paraId="36F62AA6" w14:textId="33A195F5" w:rsidR="00A1229E" w:rsidRDefault="00A1229E" w:rsidP="0078604E">
      <w:pPr>
        <w:spacing w:before="100" w:beforeAutospacing="1" w:after="100" w:afterAutospacing="1" w:line="336" w:lineRule="atLeast"/>
        <w:jc w:val="both"/>
        <w:rPr>
          <w:sz w:val="24"/>
          <w:szCs w:val="24"/>
        </w:rPr>
      </w:pPr>
    </w:p>
    <w:p w14:paraId="5902B510" w14:textId="67660335" w:rsidR="003F18CA" w:rsidRDefault="003F18CA" w:rsidP="0078604E">
      <w:pPr>
        <w:spacing w:before="100" w:beforeAutospacing="1" w:after="100" w:afterAutospacing="1" w:line="336" w:lineRule="atLeast"/>
        <w:jc w:val="both"/>
        <w:rPr>
          <w:sz w:val="24"/>
          <w:szCs w:val="24"/>
        </w:rPr>
      </w:pPr>
    </w:p>
    <w:p w14:paraId="4F95F905" w14:textId="640BD208" w:rsidR="00C24A91" w:rsidRDefault="00C24A91" w:rsidP="0078604E">
      <w:pPr>
        <w:spacing w:before="100" w:beforeAutospacing="1" w:after="100" w:afterAutospacing="1" w:line="336" w:lineRule="atLeast"/>
        <w:jc w:val="both"/>
        <w:rPr>
          <w:sz w:val="24"/>
          <w:szCs w:val="24"/>
        </w:rPr>
      </w:pPr>
    </w:p>
    <w:p w14:paraId="34856DD3" w14:textId="420B5314" w:rsidR="00C24A91" w:rsidRDefault="00C24A91" w:rsidP="0078604E">
      <w:pPr>
        <w:spacing w:before="100" w:beforeAutospacing="1" w:after="100" w:afterAutospacing="1" w:line="336" w:lineRule="atLeast"/>
        <w:jc w:val="both"/>
        <w:rPr>
          <w:sz w:val="24"/>
          <w:szCs w:val="24"/>
        </w:rPr>
      </w:pPr>
    </w:p>
    <w:p w14:paraId="477F0C18" w14:textId="0247BCAF" w:rsidR="00C24A91" w:rsidRDefault="00C24A91" w:rsidP="0078604E">
      <w:pPr>
        <w:spacing w:before="100" w:beforeAutospacing="1" w:after="100" w:afterAutospacing="1" w:line="336" w:lineRule="atLeast"/>
        <w:jc w:val="both"/>
        <w:rPr>
          <w:sz w:val="24"/>
          <w:szCs w:val="24"/>
        </w:rPr>
      </w:pPr>
    </w:p>
    <w:p w14:paraId="1CCEE452" w14:textId="77777777" w:rsidR="0078604E" w:rsidRPr="00257886" w:rsidRDefault="0078604E"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4819D23D" w14:textId="41EC1DF6" w:rsidR="0078604E" w:rsidRDefault="00116432"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As you look at the five stages</w:t>
      </w:r>
      <w:r w:rsidR="0078604E" w:rsidRPr="00DB4E35">
        <w:rPr>
          <w:rFonts w:eastAsiaTheme="minorEastAsia" w:cstheme="minorEastAsia"/>
          <w:sz w:val="24"/>
          <w:szCs w:val="24"/>
          <w:lang w:val="en"/>
        </w:rPr>
        <w:t>, can you identify where you are?</w:t>
      </w:r>
      <w:r w:rsidR="0078604E">
        <w:rPr>
          <w:rFonts w:eastAsiaTheme="minorEastAsia" w:cstheme="minorEastAsia"/>
          <w:sz w:val="24"/>
          <w:szCs w:val="24"/>
          <w:lang w:val="en"/>
        </w:rPr>
        <w:t xml:space="preserve"> _______________________</w:t>
      </w:r>
      <w:r>
        <w:rPr>
          <w:rFonts w:eastAsiaTheme="minorEastAsia" w:cstheme="minorEastAsia"/>
          <w:sz w:val="24"/>
          <w:szCs w:val="24"/>
          <w:lang w:val="en"/>
        </w:rPr>
        <w:t>________________________________________________</w:t>
      </w:r>
    </w:p>
    <w:p w14:paraId="21A34DB2" w14:textId="1FAA51BB" w:rsidR="0078604E" w:rsidRDefault="00116432"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Look back over the five stages</w:t>
      </w:r>
      <w:r w:rsidR="0078604E">
        <w:rPr>
          <w:rFonts w:eastAsiaTheme="minorEastAsia" w:cstheme="minorEastAsia"/>
          <w:sz w:val="24"/>
          <w:szCs w:val="24"/>
          <w:lang w:val="en"/>
        </w:rPr>
        <w:t xml:space="preserve"> and make a list of characteristics or markers for each of the five. (Example</w:t>
      </w:r>
      <w:r w:rsidR="008C56C0">
        <w:rPr>
          <w:rFonts w:eastAsiaTheme="minorEastAsia" w:cstheme="minorEastAsia"/>
          <w:sz w:val="24"/>
          <w:szCs w:val="24"/>
          <w:lang w:val="en"/>
        </w:rPr>
        <w:t>: a child in the faith is self-</w:t>
      </w:r>
      <w:r w:rsidR="0078604E">
        <w:rPr>
          <w:rFonts w:eastAsiaTheme="minorEastAsia" w:cstheme="minorEastAsia"/>
          <w:sz w:val="24"/>
          <w:szCs w:val="24"/>
          <w:lang w:val="en"/>
        </w:rPr>
        <w:t>centered</w:t>
      </w:r>
      <w:r w:rsidR="00AE2B96">
        <w:rPr>
          <w:rFonts w:eastAsiaTheme="minorEastAsia" w:cstheme="minorEastAsia"/>
          <w:sz w:val="24"/>
          <w:szCs w:val="24"/>
          <w:lang w:val="en"/>
        </w:rPr>
        <w:t>.</w:t>
      </w:r>
      <w:r w:rsidR="0078604E">
        <w:rPr>
          <w:rFonts w:eastAsiaTheme="minorEastAsia" w:cstheme="minorEastAsia"/>
          <w:sz w:val="24"/>
          <w:szCs w:val="24"/>
          <w:lang w:val="en"/>
        </w:rPr>
        <w:t>)</w:t>
      </w:r>
    </w:p>
    <w:p w14:paraId="10E86FD9"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Spiritually Dead __________________________________________________________</w:t>
      </w:r>
    </w:p>
    <w:p w14:paraId="40178491"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Infant __________________________________________________________________</w:t>
      </w:r>
    </w:p>
    <w:p w14:paraId="61457302"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Child ___________________________________________________________________</w:t>
      </w:r>
    </w:p>
    <w:p w14:paraId="405A06BE"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Young Adult _____________________________________________________________</w:t>
      </w:r>
    </w:p>
    <w:p w14:paraId="58C179E5"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 Parent ___________________________________________________________</w:t>
      </w:r>
    </w:p>
    <w:p w14:paraId="116E1BFD" w14:textId="77777777" w:rsidR="0078604E" w:rsidRDefault="0078604E" w:rsidP="0037103A">
      <w:pPr>
        <w:pStyle w:val="ListParagraph"/>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8346B90" w14:textId="77777777" w:rsidR="0078604E" w:rsidRPr="00C467BA" w:rsidRDefault="0078604E" w:rsidP="0037103A">
      <w:pPr>
        <w:pStyle w:val="ListParagraph"/>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In your own words describe why the Word of God is important in each stage of spiritual life. ____________________________________________________________________</w:t>
      </w:r>
    </w:p>
    <w:p w14:paraId="1E0F4510" w14:textId="77777777" w:rsidR="0078604E" w:rsidRPr="00DB4E35"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Can you think of any obstacles that have hindered your spiritual growth?</w:t>
      </w:r>
      <w:r>
        <w:rPr>
          <w:rFonts w:eastAsiaTheme="minorEastAsia" w:cstheme="minorEastAsia"/>
          <w:sz w:val="24"/>
          <w:szCs w:val="24"/>
          <w:lang w:val="en"/>
        </w:rPr>
        <w:t xml:space="preserve"> ________________________________________________________________________</w:t>
      </w:r>
    </w:p>
    <w:p w14:paraId="4AD930CF" w14:textId="77777777" w:rsidR="0078604E"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 xml:space="preserve">Who are the individuals who have helped you the most </w:t>
      </w:r>
      <w:r>
        <w:rPr>
          <w:rFonts w:eastAsiaTheme="minorEastAsia" w:cstheme="minorEastAsia"/>
          <w:sz w:val="24"/>
          <w:szCs w:val="24"/>
          <w:lang w:val="en"/>
        </w:rPr>
        <w:t>to grow in the knowledge of God? ___________________________________________________________________</w:t>
      </w:r>
    </w:p>
    <w:p w14:paraId="09323F4F" w14:textId="77777777" w:rsidR="0078604E"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From Ephesians 4:11, what did we learn about the word “Equip?” ________________________________________________________________________</w:t>
      </w:r>
    </w:p>
    <w:p w14:paraId="61795F11" w14:textId="28F2C730" w:rsidR="00030969" w:rsidRPr="00030969"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Why do you think areas of brokenness that are not addressed Biblically might hinder someone’s growth? _______________________________________________________</w:t>
      </w:r>
    </w:p>
    <w:p w14:paraId="676220AF" w14:textId="20FC0119" w:rsidR="0078604E" w:rsidRPr="00030969"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 xml:space="preserve">Describe a family dynamic that you have observed, where you have seen what happens </w:t>
      </w:r>
      <w:r w:rsidRPr="00030969">
        <w:rPr>
          <w:rFonts w:eastAsiaTheme="minorEastAsia" w:cstheme="minorEastAsia"/>
          <w:sz w:val="24"/>
          <w:szCs w:val="24"/>
          <w:lang w:val="en"/>
        </w:rPr>
        <w:t>when children fail to thrive and grow in the following areas: ph</w:t>
      </w:r>
      <w:r w:rsidR="00030969">
        <w:rPr>
          <w:rFonts w:eastAsiaTheme="minorEastAsia" w:cstheme="minorEastAsia"/>
          <w:sz w:val="24"/>
          <w:szCs w:val="24"/>
          <w:lang w:val="en"/>
        </w:rPr>
        <w:t>ysically, emotionally, socially</w:t>
      </w:r>
      <w:r w:rsidRPr="00030969">
        <w:rPr>
          <w:rFonts w:eastAsiaTheme="minorEastAsia" w:cstheme="minorEastAsia"/>
          <w:sz w:val="24"/>
          <w:szCs w:val="24"/>
          <w:lang w:val="en"/>
        </w:rPr>
        <w:t xml:space="preserve"> or spiritually. ________________________________________________________________________________________________________________________________________________________________________________________________________________________</w:t>
      </w:r>
      <w:r w:rsidR="00E832E9">
        <w:rPr>
          <w:rFonts w:eastAsiaTheme="minorEastAsia" w:cstheme="minorEastAsia"/>
          <w:sz w:val="24"/>
          <w:szCs w:val="24"/>
          <w:lang w:val="en"/>
        </w:rPr>
        <w:t>________________________________________________________________________________________________________________________________________________</w:t>
      </w:r>
    </w:p>
    <w:p w14:paraId="4683305F" w14:textId="39229990" w:rsidR="0078604E" w:rsidRPr="003E316F"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lastRenderedPageBreak/>
        <w:t>Precisely, how does God intend for us to grow up and be built up? See Ephesians 4:16. _______________________________________________________________________</w:t>
      </w:r>
    </w:p>
    <w:p w14:paraId="6B696FC7" w14:textId="4351ADC2" w:rsidR="003E316F" w:rsidRPr="007015E9" w:rsidRDefault="0078604E" w:rsidP="0037103A">
      <w:pPr>
        <w:numPr>
          <w:ilvl w:val="0"/>
          <w:numId w:val="20"/>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Keeping in mind that you can only lead some else to the level you have yourself have attained, who are the people around you that you could disciple?</w:t>
      </w:r>
      <w:r>
        <w:rPr>
          <w:rFonts w:eastAsiaTheme="minorEastAsia" w:cstheme="minorEastAsia"/>
          <w:sz w:val="24"/>
          <w:szCs w:val="24"/>
          <w:lang w:val="en"/>
        </w:rPr>
        <w:t xml:space="preserve"> _______________________________________________________________________</w:t>
      </w:r>
    </w:p>
    <w:p w14:paraId="5DA4682C" w14:textId="77777777" w:rsidR="0078604E" w:rsidRPr="00A6147A" w:rsidRDefault="0078604E" w:rsidP="0078604E">
      <w:pPr>
        <w:rPr>
          <w:rFonts w:eastAsia="Times New Roman"/>
          <w:sz w:val="24"/>
          <w:szCs w:val="24"/>
        </w:rPr>
      </w:pPr>
    </w:p>
    <w:p w14:paraId="073D37BB" w14:textId="77777777" w:rsidR="0078604E" w:rsidRDefault="0078604E" w:rsidP="00D62FDC">
      <w:pPr>
        <w:spacing w:after="0"/>
        <w:jc w:val="center"/>
        <w:rPr>
          <w:rStyle w:val="eop"/>
          <w:rFonts w:cstheme="minorHAnsi"/>
          <w:sz w:val="28"/>
          <w:szCs w:val="28"/>
        </w:rPr>
      </w:pPr>
    </w:p>
    <w:p w14:paraId="528FA8F2" w14:textId="77777777" w:rsidR="0032739E" w:rsidRDefault="0032739E" w:rsidP="00D62FDC">
      <w:pPr>
        <w:spacing w:after="0"/>
        <w:jc w:val="center"/>
        <w:rPr>
          <w:rStyle w:val="eop"/>
          <w:rFonts w:cstheme="minorHAnsi"/>
          <w:sz w:val="28"/>
          <w:szCs w:val="28"/>
        </w:rPr>
      </w:pPr>
    </w:p>
    <w:p w14:paraId="6C51259A" w14:textId="77777777" w:rsidR="0032739E" w:rsidRDefault="0032739E" w:rsidP="00D62FDC">
      <w:pPr>
        <w:spacing w:after="0"/>
        <w:jc w:val="center"/>
        <w:rPr>
          <w:rStyle w:val="eop"/>
          <w:rFonts w:cstheme="minorHAnsi"/>
          <w:sz w:val="28"/>
          <w:szCs w:val="28"/>
        </w:rPr>
      </w:pPr>
    </w:p>
    <w:p w14:paraId="001C6F0C" w14:textId="77777777" w:rsidR="0032739E" w:rsidRDefault="0032739E" w:rsidP="00D62FDC">
      <w:pPr>
        <w:spacing w:after="0"/>
        <w:jc w:val="center"/>
        <w:rPr>
          <w:rStyle w:val="eop"/>
          <w:rFonts w:cstheme="minorHAnsi"/>
          <w:sz w:val="28"/>
          <w:szCs w:val="28"/>
        </w:rPr>
      </w:pPr>
    </w:p>
    <w:p w14:paraId="5DDCDAA0" w14:textId="77777777" w:rsidR="0032739E" w:rsidRDefault="0032739E" w:rsidP="00D62FDC">
      <w:pPr>
        <w:spacing w:after="0"/>
        <w:jc w:val="center"/>
        <w:rPr>
          <w:rStyle w:val="eop"/>
          <w:rFonts w:cstheme="minorHAnsi"/>
          <w:sz w:val="28"/>
          <w:szCs w:val="28"/>
        </w:rPr>
      </w:pPr>
    </w:p>
    <w:p w14:paraId="7CBC1FF6" w14:textId="77777777" w:rsidR="0032739E" w:rsidRDefault="0032739E" w:rsidP="00D62FDC">
      <w:pPr>
        <w:spacing w:after="0"/>
        <w:jc w:val="center"/>
        <w:rPr>
          <w:rStyle w:val="eop"/>
          <w:rFonts w:cstheme="minorHAnsi"/>
          <w:sz w:val="28"/>
          <w:szCs w:val="28"/>
        </w:rPr>
      </w:pPr>
    </w:p>
    <w:p w14:paraId="582327E9" w14:textId="77777777" w:rsidR="0032739E" w:rsidRDefault="0032739E" w:rsidP="00D62FDC">
      <w:pPr>
        <w:spacing w:after="0"/>
        <w:jc w:val="center"/>
        <w:rPr>
          <w:rStyle w:val="eop"/>
          <w:rFonts w:cstheme="minorHAnsi"/>
          <w:sz w:val="28"/>
          <w:szCs w:val="28"/>
        </w:rPr>
      </w:pPr>
    </w:p>
    <w:p w14:paraId="57BF061C" w14:textId="77777777" w:rsidR="0032739E" w:rsidRDefault="0032739E" w:rsidP="00D62FDC">
      <w:pPr>
        <w:spacing w:after="0"/>
        <w:jc w:val="center"/>
        <w:rPr>
          <w:rStyle w:val="eop"/>
          <w:rFonts w:cstheme="minorHAnsi"/>
          <w:sz w:val="28"/>
          <w:szCs w:val="28"/>
        </w:rPr>
      </w:pPr>
    </w:p>
    <w:p w14:paraId="565A52A9" w14:textId="77777777" w:rsidR="0032739E" w:rsidRDefault="0032739E" w:rsidP="00D62FDC">
      <w:pPr>
        <w:spacing w:after="0"/>
        <w:jc w:val="center"/>
        <w:rPr>
          <w:rStyle w:val="eop"/>
          <w:rFonts w:cstheme="minorHAnsi"/>
          <w:sz w:val="28"/>
          <w:szCs w:val="28"/>
        </w:rPr>
      </w:pPr>
    </w:p>
    <w:p w14:paraId="62220C36" w14:textId="77777777" w:rsidR="0032739E" w:rsidRDefault="0032739E" w:rsidP="00D62FDC">
      <w:pPr>
        <w:spacing w:after="0"/>
        <w:jc w:val="center"/>
        <w:rPr>
          <w:rStyle w:val="eop"/>
          <w:rFonts w:cstheme="minorHAnsi"/>
          <w:sz w:val="28"/>
          <w:szCs w:val="28"/>
        </w:rPr>
      </w:pPr>
    </w:p>
    <w:p w14:paraId="4F3B6642" w14:textId="77777777" w:rsidR="00E72558" w:rsidRDefault="00E72558" w:rsidP="00D62FDC">
      <w:pPr>
        <w:spacing w:after="0"/>
        <w:jc w:val="center"/>
        <w:rPr>
          <w:rStyle w:val="eop"/>
          <w:rFonts w:cstheme="minorHAnsi"/>
          <w:sz w:val="28"/>
          <w:szCs w:val="28"/>
        </w:rPr>
      </w:pPr>
    </w:p>
    <w:p w14:paraId="34CEC85F" w14:textId="6A26B602" w:rsidR="00E72558" w:rsidRDefault="00E72558" w:rsidP="00D62FDC">
      <w:pPr>
        <w:spacing w:after="0"/>
        <w:jc w:val="center"/>
        <w:rPr>
          <w:rStyle w:val="eop"/>
          <w:rFonts w:cstheme="minorHAnsi"/>
          <w:sz w:val="28"/>
          <w:szCs w:val="28"/>
        </w:rPr>
      </w:pPr>
    </w:p>
    <w:p w14:paraId="6A2163E2" w14:textId="6A854BE3" w:rsidR="003F18CA" w:rsidRDefault="003F18CA" w:rsidP="00D62FDC">
      <w:pPr>
        <w:spacing w:after="0"/>
        <w:jc w:val="center"/>
        <w:rPr>
          <w:rStyle w:val="eop"/>
          <w:rFonts w:cstheme="minorHAnsi"/>
          <w:sz w:val="28"/>
          <w:szCs w:val="28"/>
        </w:rPr>
      </w:pPr>
    </w:p>
    <w:p w14:paraId="16BD422C" w14:textId="123A8DB1" w:rsidR="003F18CA" w:rsidRDefault="003F18CA" w:rsidP="00D62FDC">
      <w:pPr>
        <w:spacing w:after="0"/>
        <w:jc w:val="center"/>
        <w:rPr>
          <w:rStyle w:val="eop"/>
          <w:rFonts w:cstheme="minorHAnsi"/>
          <w:sz w:val="28"/>
          <w:szCs w:val="28"/>
        </w:rPr>
      </w:pPr>
    </w:p>
    <w:p w14:paraId="6B5A8B2A" w14:textId="135A4DBF" w:rsidR="003F18CA" w:rsidRDefault="003F18CA" w:rsidP="00D62FDC">
      <w:pPr>
        <w:spacing w:after="0"/>
        <w:jc w:val="center"/>
        <w:rPr>
          <w:rStyle w:val="eop"/>
          <w:rFonts w:cstheme="minorHAnsi"/>
          <w:sz w:val="28"/>
          <w:szCs w:val="28"/>
        </w:rPr>
      </w:pPr>
    </w:p>
    <w:p w14:paraId="0A65469F" w14:textId="3B651A4D" w:rsidR="003F18CA" w:rsidRDefault="003F18CA" w:rsidP="00D62FDC">
      <w:pPr>
        <w:spacing w:after="0"/>
        <w:jc w:val="center"/>
        <w:rPr>
          <w:rStyle w:val="eop"/>
          <w:rFonts w:cstheme="minorHAnsi"/>
          <w:sz w:val="28"/>
          <w:szCs w:val="28"/>
        </w:rPr>
      </w:pPr>
    </w:p>
    <w:p w14:paraId="30AEDE21" w14:textId="70FECAF1" w:rsidR="003F18CA" w:rsidRDefault="003F18CA" w:rsidP="00D62FDC">
      <w:pPr>
        <w:spacing w:after="0"/>
        <w:jc w:val="center"/>
        <w:rPr>
          <w:rStyle w:val="eop"/>
          <w:rFonts w:cstheme="minorHAnsi"/>
          <w:sz w:val="28"/>
          <w:szCs w:val="28"/>
        </w:rPr>
      </w:pPr>
    </w:p>
    <w:p w14:paraId="79BC80CD" w14:textId="1A511EC1" w:rsidR="003F18CA" w:rsidRDefault="003F18CA" w:rsidP="00D62FDC">
      <w:pPr>
        <w:spacing w:after="0"/>
        <w:jc w:val="center"/>
        <w:rPr>
          <w:rStyle w:val="eop"/>
          <w:rFonts w:cstheme="minorHAnsi"/>
          <w:sz w:val="28"/>
          <w:szCs w:val="28"/>
        </w:rPr>
      </w:pPr>
    </w:p>
    <w:p w14:paraId="35158571" w14:textId="790829C5" w:rsidR="003F18CA" w:rsidRDefault="003F18CA" w:rsidP="00D62FDC">
      <w:pPr>
        <w:spacing w:after="0"/>
        <w:jc w:val="center"/>
        <w:rPr>
          <w:rStyle w:val="eop"/>
          <w:rFonts w:cstheme="minorHAnsi"/>
          <w:sz w:val="28"/>
          <w:szCs w:val="28"/>
        </w:rPr>
      </w:pPr>
    </w:p>
    <w:p w14:paraId="49375484" w14:textId="17EEFCC8" w:rsidR="003F18CA" w:rsidRDefault="003F18CA" w:rsidP="00D62FDC">
      <w:pPr>
        <w:spacing w:after="0"/>
        <w:jc w:val="center"/>
        <w:rPr>
          <w:rStyle w:val="eop"/>
          <w:rFonts w:cstheme="minorHAnsi"/>
          <w:sz w:val="28"/>
          <w:szCs w:val="28"/>
        </w:rPr>
      </w:pPr>
    </w:p>
    <w:p w14:paraId="466444A5" w14:textId="73AF6887" w:rsidR="003F18CA" w:rsidRDefault="003F18CA" w:rsidP="00D62FDC">
      <w:pPr>
        <w:spacing w:after="0"/>
        <w:jc w:val="center"/>
        <w:rPr>
          <w:rStyle w:val="eop"/>
          <w:rFonts w:cstheme="minorHAnsi"/>
          <w:sz w:val="28"/>
          <w:szCs w:val="28"/>
        </w:rPr>
      </w:pPr>
    </w:p>
    <w:p w14:paraId="2B49F935" w14:textId="6DCEA567" w:rsidR="003F18CA" w:rsidRDefault="003F18CA" w:rsidP="00D62FDC">
      <w:pPr>
        <w:spacing w:after="0"/>
        <w:jc w:val="center"/>
        <w:rPr>
          <w:rStyle w:val="eop"/>
          <w:rFonts w:cstheme="minorHAnsi"/>
          <w:sz w:val="28"/>
          <w:szCs w:val="28"/>
        </w:rPr>
      </w:pPr>
    </w:p>
    <w:p w14:paraId="2BAC6079" w14:textId="77777777" w:rsidR="003F18CA" w:rsidRDefault="003F18CA" w:rsidP="00D62FDC">
      <w:pPr>
        <w:spacing w:after="0"/>
        <w:jc w:val="center"/>
        <w:rPr>
          <w:rStyle w:val="eop"/>
          <w:rFonts w:cstheme="minorHAnsi"/>
          <w:sz w:val="28"/>
          <w:szCs w:val="28"/>
        </w:rPr>
      </w:pPr>
    </w:p>
    <w:p w14:paraId="7BE9A88B" w14:textId="77777777" w:rsidR="00E72558" w:rsidRDefault="00E72558" w:rsidP="00D62FDC">
      <w:pPr>
        <w:spacing w:after="0"/>
        <w:jc w:val="center"/>
        <w:rPr>
          <w:rStyle w:val="eop"/>
          <w:rFonts w:cstheme="minorHAnsi"/>
          <w:sz w:val="28"/>
          <w:szCs w:val="28"/>
        </w:rPr>
      </w:pPr>
    </w:p>
    <w:p w14:paraId="4DF3DA00" w14:textId="77777777" w:rsidR="0032739E" w:rsidRDefault="0032739E" w:rsidP="00D62FDC">
      <w:pPr>
        <w:spacing w:after="0"/>
        <w:jc w:val="center"/>
        <w:rPr>
          <w:rStyle w:val="eop"/>
          <w:rFonts w:cstheme="minorHAnsi"/>
          <w:sz w:val="28"/>
          <w:szCs w:val="28"/>
        </w:rPr>
      </w:pPr>
    </w:p>
    <w:p w14:paraId="1EFF156F" w14:textId="77777777" w:rsidR="0032739E" w:rsidRDefault="0032739E" w:rsidP="00D62FDC">
      <w:pPr>
        <w:spacing w:after="0"/>
        <w:jc w:val="center"/>
        <w:rPr>
          <w:rStyle w:val="eop"/>
          <w:rFonts w:cstheme="minorHAnsi"/>
          <w:sz w:val="28"/>
          <w:szCs w:val="28"/>
        </w:rPr>
      </w:pPr>
    </w:p>
    <w:p w14:paraId="237085B0" w14:textId="77777777" w:rsidR="00AD0ED1" w:rsidRPr="00AD0ED1" w:rsidRDefault="00AD0ED1" w:rsidP="00151387">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lastRenderedPageBreak/>
        <w:t>Phase #1</w:t>
      </w:r>
    </w:p>
    <w:p w14:paraId="2EC588C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B1C2974" w14:textId="7D6FCB88" w:rsidR="00AD0ED1" w:rsidRPr="00052CD4" w:rsidRDefault="00AD0ED1" w:rsidP="00AD0ED1">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w:t>
      </w:r>
      <w:r w:rsidR="003F18CA" w:rsidRPr="00052CD4">
        <w:rPr>
          <w:rStyle w:val="normaltextrun"/>
          <w:rFonts w:asciiTheme="minorHAnsi" w:hAnsiTheme="minorHAnsi" w:cstheme="minorHAnsi"/>
          <w:b/>
          <w:iCs/>
          <w:lang w:val="en"/>
        </w:rPr>
        <w:t>5</w:t>
      </w:r>
      <w:r w:rsidRPr="00052CD4">
        <w:rPr>
          <w:rStyle w:val="normaltextrun"/>
          <w:rFonts w:asciiTheme="minorHAnsi" w:hAnsiTheme="minorHAnsi" w:cstheme="minorHAnsi"/>
          <w:b/>
          <w:iCs/>
          <w:lang w:val="en"/>
        </w:rPr>
        <w:t xml:space="preserve"> (N</w:t>
      </w:r>
      <w:r w:rsidR="003F18CA" w:rsidRPr="00052CD4">
        <w:rPr>
          <w:rStyle w:val="normaltextrun"/>
          <w:rFonts w:asciiTheme="minorHAnsi" w:hAnsiTheme="minorHAnsi" w:cstheme="minorHAnsi"/>
          <w:b/>
          <w:iCs/>
          <w:lang w:val="en"/>
        </w:rPr>
        <w:t>ET</w:t>
      </w:r>
      <w:r w:rsidRPr="00052CD4">
        <w:rPr>
          <w:rStyle w:val="normaltextrun"/>
          <w:rFonts w:asciiTheme="minorHAnsi" w:hAnsiTheme="minorHAnsi" w:cstheme="minorHAnsi"/>
          <w:b/>
          <w:iCs/>
          <w:lang w:val="en"/>
        </w:rPr>
        <w:t>)</w:t>
      </w:r>
      <w:r w:rsidRPr="00052CD4">
        <w:rPr>
          <w:rStyle w:val="eop"/>
          <w:rFonts w:asciiTheme="minorHAnsi" w:eastAsia="Calibri" w:hAnsiTheme="minorHAnsi" w:cstheme="minorHAnsi"/>
          <w:b/>
        </w:rPr>
        <w:t> </w:t>
      </w:r>
    </w:p>
    <w:p w14:paraId="2AC27613" w14:textId="7D01FA86" w:rsidR="003F18CA" w:rsidRDefault="003F18CA" w:rsidP="00AD0ED1">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to make clear for </w:t>
      </w:r>
      <w:r w:rsidR="002272F8" w:rsidRPr="003F18CA">
        <w:rPr>
          <w:rStyle w:val="s"/>
          <w:rFonts w:asciiTheme="minorHAnsi" w:eastAsiaTheme="majorEastAsia" w:hAnsiTheme="minorHAnsi" w:cstheme="minorHAnsi"/>
          <w:b/>
          <w:i/>
          <w:color w:val="000000"/>
          <w:shd w:val="clear" w:color="auto" w:fill="FFFFFF"/>
        </w:rPr>
        <w:t>you,</w:t>
      </w:r>
      <w:r w:rsidR="002272F8" w:rsidRPr="003F18CA">
        <w:rPr>
          <w:rStyle w:val="netverse"/>
          <w:rFonts w:asciiTheme="minorHAnsi" w:eastAsiaTheme="min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w:t>
      </w:r>
      <w:r w:rsidR="002272F8" w:rsidRPr="003F18CA">
        <w:rPr>
          <w:rStyle w:val="s"/>
          <w:rFonts w:asciiTheme="minorHAnsi" w:eastAsiaTheme="majorEastAsia" w:hAnsiTheme="minorHAnsi" w:cstheme="minorHAnsi"/>
          <w:b/>
          <w:i/>
          <w:color w:val="000000"/>
          <w:shd w:val="clear" w:color="auto" w:fill="FFFFFF"/>
        </w:rPr>
        <w:t>sisters</w:t>
      </w:r>
      <w:r w:rsidR="002272F8" w:rsidRPr="003F18CA">
        <w:rPr>
          <w:rStyle w:val="netverse"/>
          <w:rFonts w:asciiTheme="minorHAnsi" w:eastAsiaTheme="minorEastAsia" w:hAnsiTheme="minorHAnsi" w:cstheme="minorHAnsi"/>
          <w:b/>
          <w:i/>
          <w:color w:val="000000"/>
          <w:shd w:val="clear" w:color="auto" w:fill="FFFFFF"/>
        </w:rPr>
        <w:t>,</w:t>
      </w:r>
      <w:r w:rsidR="002272F8" w:rsidRPr="003F18CA">
        <w:rPr>
          <w:rStyle w:val="apple-converted-space"/>
          <w:rFonts w:asciiTheme="minorHAnsi" w:eastAsiaTheme="maj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w:t>
      </w:r>
      <w:r w:rsidR="002272F8" w:rsidRPr="003F18CA">
        <w:rPr>
          <w:rStyle w:val="s"/>
          <w:rFonts w:asciiTheme="minorHAnsi" w:eastAsiaTheme="majorEastAsia" w:hAnsiTheme="minorHAnsi" w:cstheme="minorHAnsi"/>
          <w:b/>
          <w:i/>
          <w:color w:val="000000"/>
          <w:shd w:val="clear" w:color="auto" w:fill="FFFFFF"/>
        </w:rPr>
        <w:t>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hold 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I </w:t>
      </w:r>
      <w:r w:rsidR="002272F8" w:rsidRPr="003F18CA">
        <w:rPr>
          <w:rStyle w:val="s"/>
          <w:rFonts w:asciiTheme="minorHAnsi" w:eastAsiaTheme="majorEastAsia" w:hAnsiTheme="minorHAnsi" w:cstheme="minorHAnsi"/>
          <w:b/>
          <w:i/>
          <w:color w:val="000000"/>
          <w:shd w:val="clear" w:color="auto" w:fill="FFFFFF"/>
        </w:rPr>
        <w:t>preached to</w:t>
      </w:r>
      <w:r w:rsidRPr="003F18CA">
        <w:rPr>
          <w:rStyle w:val="s"/>
          <w:rFonts w:asciiTheme="minorHAnsi" w:eastAsiaTheme="majorEastAsia" w:hAnsiTheme="minorHAnsi" w:cstheme="minorHAnsi"/>
          <w:b/>
          <w:i/>
          <w:color w:val="000000"/>
          <w:shd w:val="clear" w:color="auto" w:fill="FFFFFF"/>
        </w:rPr>
        <w:t xml:space="preserve">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0D91B160" w14:textId="77777777" w:rsidR="003F18CA" w:rsidRPr="003F18CA" w:rsidRDefault="003F18CA" w:rsidP="00AD0ED1">
      <w:pPr>
        <w:pStyle w:val="paragraph"/>
        <w:jc w:val="center"/>
        <w:textAlignment w:val="baseline"/>
        <w:rPr>
          <w:rFonts w:asciiTheme="minorHAnsi" w:hAnsiTheme="minorHAnsi" w:cstheme="minorHAnsi"/>
          <w:b/>
          <w:i/>
        </w:rPr>
      </w:pPr>
    </w:p>
    <w:p w14:paraId="7BDFB4F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02D58B1" w14:textId="77777777" w:rsidR="00AD0ED1" w:rsidRDefault="00AD0ED1" w:rsidP="001371F1">
      <w:pPr>
        <w:pStyle w:val="paragraph"/>
        <w:numPr>
          <w:ilvl w:val="0"/>
          <w:numId w:val="8"/>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76B061BA" w14:textId="77777777" w:rsidR="00AD0ED1" w:rsidRPr="00B05E3A" w:rsidRDefault="00AD0ED1" w:rsidP="001371F1">
      <w:pPr>
        <w:pStyle w:val="paragraph"/>
        <w:numPr>
          <w:ilvl w:val="0"/>
          <w:numId w:val="8"/>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67A21E32" w14:textId="77777777" w:rsidR="00AD0ED1" w:rsidRPr="00B05E3A" w:rsidRDefault="00AD0ED1" w:rsidP="001371F1">
      <w:pPr>
        <w:pStyle w:val="paragraph"/>
        <w:numPr>
          <w:ilvl w:val="0"/>
          <w:numId w:val="8"/>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516D474B" w14:textId="77777777" w:rsidR="00AD0ED1" w:rsidRPr="00953AE1" w:rsidRDefault="00AD0ED1" w:rsidP="00AD0ED1">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854EDFF"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1D3B431B"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058A12C4" w14:textId="2DCFFD3B" w:rsidR="00AD0ED1" w:rsidRPr="00151387" w:rsidRDefault="00AD0ED1" w:rsidP="00151387">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00151387" w:rsidRPr="00151387">
        <w:rPr>
          <w:rFonts w:asciiTheme="minorHAnsi" w:hAnsiTheme="minorHAnsi" w:cstheme="minorHAnsi"/>
        </w:rPr>
        <w:t xml:space="preserve">You can order it at </w:t>
      </w:r>
      <w:hyperlink r:id="rId21" w:history="1">
        <w:r w:rsidR="00151387" w:rsidRPr="00151387">
          <w:rPr>
            <w:rStyle w:val="Hyperlink"/>
            <w:rFonts w:asciiTheme="minorHAnsi" w:hAnsiTheme="minorHAnsi" w:cstheme="minorHAnsi"/>
            <w:color w:val="auto"/>
          </w:rPr>
          <w:t>www.churchgrowthinternational.com</w:t>
        </w:r>
      </w:hyperlink>
      <w:r w:rsidR="00151387" w:rsidRPr="00151387">
        <w:rPr>
          <w:rFonts w:asciiTheme="minorHAnsi" w:hAnsiTheme="minorHAnsi" w:cstheme="minorHAnsi"/>
        </w:rPr>
        <w:t>.</w:t>
      </w:r>
      <w:r w:rsidR="00151387">
        <w:rPr>
          <w:rFonts w:asciiTheme="minorHAnsi" w:hAnsiTheme="minorHAnsi" w:cstheme="minorHAnsi"/>
        </w:rPr>
        <w:t xml:space="preserve"> </w:t>
      </w:r>
      <w:r w:rsidR="00151387" w:rsidRPr="00151387">
        <w:rPr>
          <w:rFonts w:asciiTheme="minorHAnsi" w:hAnsiTheme="minorHAnsi" w:cstheme="minorHAnsi"/>
        </w:rPr>
        <w:t xml:space="preserve">Or contact them at </w:t>
      </w:r>
      <w:hyperlink r:id="rId22" w:history="1">
        <w:r w:rsidR="00151387" w:rsidRPr="00151387">
          <w:rPr>
            <w:rStyle w:val="Hyperlink"/>
            <w:rFonts w:asciiTheme="minorHAnsi" w:hAnsiTheme="minorHAnsi" w:cstheme="minorHAnsi"/>
            <w:color w:val="auto"/>
          </w:rPr>
          <w:t>www.cpqa.org</w:t>
        </w:r>
      </w:hyperlink>
      <w:r w:rsidR="00151387" w:rsidRPr="00151387">
        <w:rPr>
          <w:rFonts w:asciiTheme="minorHAnsi" w:hAnsiTheme="minorHAnsi" w:cstheme="minorHAnsi"/>
        </w:rPr>
        <w:t>.</w:t>
      </w:r>
    </w:p>
    <w:p w14:paraId="1CFEA646" w14:textId="77777777" w:rsidR="00AD0ED1" w:rsidRPr="00151387" w:rsidRDefault="00AD0ED1" w:rsidP="00AD0ED1">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703D8054" w14:textId="77777777" w:rsidR="00681114" w:rsidRDefault="00681114" w:rsidP="00681114">
      <w:pPr>
        <w:jc w:val="center"/>
        <w:rPr>
          <w:rFonts w:ascii="Edwardian Script ITC" w:hAnsi="Edwardian Script ITC"/>
          <w:sz w:val="24"/>
          <w:szCs w:val="24"/>
        </w:rPr>
      </w:pPr>
    </w:p>
    <w:p w14:paraId="0270F980" w14:textId="77777777" w:rsidR="00681114" w:rsidRDefault="00681114" w:rsidP="00681114">
      <w:pPr>
        <w:jc w:val="center"/>
        <w:rPr>
          <w:rFonts w:ascii="Edwardian Script ITC" w:hAnsi="Edwardian Script ITC"/>
          <w:sz w:val="24"/>
          <w:szCs w:val="24"/>
        </w:rPr>
      </w:pPr>
    </w:p>
    <w:p w14:paraId="43205507" w14:textId="77777777" w:rsidR="00681114" w:rsidRDefault="00681114" w:rsidP="00681114">
      <w:pPr>
        <w:jc w:val="center"/>
        <w:rPr>
          <w:rFonts w:ascii="Edwardian Script ITC" w:hAnsi="Edwardian Script ITC"/>
          <w:sz w:val="24"/>
          <w:szCs w:val="24"/>
        </w:rPr>
      </w:pPr>
      <w:r>
        <w:rPr>
          <w:rFonts w:ascii="Edwardian Script ITC" w:hAnsi="Edwardian Script ITC"/>
          <w:noProof/>
          <w:sz w:val="24"/>
          <w:szCs w:val="24"/>
        </w:rPr>
        <w:lastRenderedPageBreak/>
        <w:drawing>
          <wp:inline distT="0" distB="0" distL="0" distR="0" wp14:anchorId="02F35B74" wp14:editId="4D082B36">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4A6AC9DB" w14:textId="77777777" w:rsidR="00E72558" w:rsidRDefault="00E72558" w:rsidP="00681114">
      <w:pPr>
        <w:jc w:val="center"/>
        <w:rPr>
          <w:rFonts w:ascii="Edwardian Script ITC" w:hAnsi="Edwardian Script ITC"/>
          <w:sz w:val="24"/>
          <w:szCs w:val="24"/>
        </w:rPr>
      </w:pPr>
    </w:p>
    <w:p w14:paraId="7DCEBF01" w14:textId="77777777" w:rsidR="00E72558" w:rsidRDefault="00E72558" w:rsidP="00681114">
      <w:pPr>
        <w:jc w:val="center"/>
        <w:rPr>
          <w:rFonts w:ascii="Edwardian Script ITC" w:hAnsi="Edwardian Script ITC"/>
          <w:sz w:val="24"/>
          <w:szCs w:val="24"/>
        </w:rPr>
      </w:pPr>
    </w:p>
    <w:p w14:paraId="7F829181" w14:textId="77777777" w:rsidR="00E72558" w:rsidRDefault="00E72558" w:rsidP="00681114">
      <w:pPr>
        <w:jc w:val="center"/>
        <w:rPr>
          <w:rFonts w:ascii="Edwardian Script ITC" w:hAnsi="Edwardian Script ITC"/>
          <w:sz w:val="24"/>
          <w:szCs w:val="24"/>
        </w:rPr>
      </w:pPr>
    </w:p>
    <w:p w14:paraId="4F1503B7" w14:textId="77777777" w:rsidR="00E72558" w:rsidRDefault="00E72558" w:rsidP="00681114">
      <w:pPr>
        <w:jc w:val="center"/>
        <w:rPr>
          <w:rFonts w:ascii="Edwardian Script ITC" w:hAnsi="Edwardian Script ITC"/>
          <w:sz w:val="24"/>
          <w:szCs w:val="24"/>
        </w:rPr>
      </w:pPr>
    </w:p>
    <w:p w14:paraId="743C5513" w14:textId="77777777" w:rsidR="00E72558" w:rsidRDefault="00E72558" w:rsidP="00681114">
      <w:pPr>
        <w:jc w:val="center"/>
        <w:rPr>
          <w:rFonts w:ascii="Edwardian Script ITC" w:hAnsi="Edwardian Script ITC"/>
          <w:sz w:val="24"/>
          <w:szCs w:val="24"/>
        </w:rPr>
      </w:pPr>
    </w:p>
    <w:p w14:paraId="4998B2B0" w14:textId="77777777" w:rsidR="00E72558" w:rsidRDefault="00E72558" w:rsidP="00681114">
      <w:pPr>
        <w:jc w:val="center"/>
        <w:rPr>
          <w:rFonts w:ascii="Edwardian Script ITC" w:hAnsi="Edwardian Script ITC"/>
          <w:sz w:val="24"/>
          <w:szCs w:val="24"/>
        </w:rPr>
      </w:pPr>
    </w:p>
    <w:p w14:paraId="020BDC4A" w14:textId="77777777" w:rsidR="00E72558" w:rsidRDefault="00E72558" w:rsidP="00681114">
      <w:pPr>
        <w:jc w:val="center"/>
        <w:rPr>
          <w:rFonts w:ascii="Edwardian Script ITC" w:hAnsi="Edwardian Script ITC"/>
          <w:sz w:val="24"/>
          <w:szCs w:val="24"/>
        </w:rPr>
      </w:pPr>
    </w:p>
    <w:p w14:paraId="1C0EA7E6" w14:textId="77777777" w:rsidR="00E72558" w:rsidRDefault="00E72558" w:rsidP="00681114">
      <w:pPr>
        <w:jc w:val="center"/>
        <w:rPr>
          <w:rFonts w:ascii="Edwardian Script ITC" w:hAnsi="Edwardian Script ITC"/>
          <w:sz w:val="24"/>
          <w:szCs w:val="24"/>
        </w:rPr>
      </w:pPr>
    </w:p>
    <w:p w14:paraId="794BF20E" w14:textId="77777777" w:rsidR="00E72558" w:rsidRDefault="00E72558" w:rsidP="00681114">
      <w:pPr>
        <w:jc w:val="center"/>
        <w:rPr>
          <w:rFonts w:ascii="Edwardian Script ITC" w:hAnsi="Edwardian Script ITC"/>
          <w:sz w:val="24"/>
          <w:szCs w:val="24"/>
        </w:rPr>
      </w:pPr>
    </w:p>
    <w:p w14:paraId="7191E936" w14:textId="77777777" w:rsidR="00681114" w:rsidRDefault="00681114" w:rsidP="00681114">
      <w:pPr>
        <w:jc w:val="center"/>
        <w:rPr>
          <w:rFonts w:ascii="Edwardian Script ITC" w:hAnsi="Edwardian Script ITC"/>
          <w:sz w:val="24"/>
          <w:szCs w:val="24"/>
        </w:rPr>
      </w:pPr>
    </w:p>
    <w:p w14:paraId="05ACACA4" w14:textId="77777777" w:rsidR="00E72558" w:rsidRPr="000F3AB2" w:rsidRDefault="00E72558" w:rsidP="00E72558">
      <w:pPr>
        <w:jc w:val="center"/>
        <w:rPr>
          <w:rFonts w:ascii="Edwardian Script ITC" w:hAnsi="Edwardian Script ITC"/>
          <w:b/>
          <w:sz w:val="72"/>
          <w:szCs w:val="72"/>
        </w:rPr>
      </w:pPr>
      <w:r w:rsidRPr="000F3AB2">
        <w:rPr>
          <w:rFonts w:ascii="Edwardian Script ITC" w:hAnsi="Edwardian Script ITC"/>
          <w:b/>
          <w:sz w:val="72"/>
          <w:szCs w:val="72"/>
        </w:rPr>
        <w:lastRenderedPageBreak/>
        <w:t>The Gospel of The Three Crosses</w:t>
      </w:r>
    </w:p>
    <w:p w14:paraId="41235F3F" w14:textId="77777777" w:rsidR="00E72558" w:rsidRDefault="00E72558" w:rsidP="00681114">
      <w:pPr>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0509B9CC" w14:textId="77777777" w:rsidR="00E72558" w:rsidRPr="00754C81" w:rsidRDefault="00E72558" w:rsidP="00E72558">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61298CA4" w14:textId="77777777" w:rsidR="00E72558" w:rsidRDefault="00E72558" w:rsidP="00E72558">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2055F00" w14:textId="77777777" w:rsidR="00E5337B" w:rsidRDefault="00E5337B" w:rsidP="00E72558">
      <w:pPr>
        <w:pStyle w:val="bodytext1"/>
        <w:jc w:val="center"/>
        <w:rPr>
          <w:rFonts w:asciiTheme="minorHAnsi" w:hAnsiTheme="minorHAnsi" w:cstheme="minorHAnsi"/>
          <w:b/>
          <w:i/>
        </w:rPr>
      </w:pPr>
    </w:p>
    <w:p w14:paraId="61373002" w14:textId="77777777" w:rsidR="00E72558" w:rsidRPr="00E72558" w:rsidRDefault="00E72558" w:rsidP="00681114">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1D39A062" w14:textId="05053F4A" w:rsidR="0032739E" w:rsidRPr="00881970" w:rsidRDefault="00CA2DCC" w:rsidP="0032739E">
      <w:pPr>
        <w:pStyle w:val="ListParagraph"/>
        <w:ind w:left="0" w:firstLine="720"/>
        <w:jc w:val="both"/>
        <w:rPr>
          <w:sz w:val="24"/>
          <w:szCs w:val="24"/>
        </w:rPr>
      </w:pPr>
      <w:r>
        <w:rPr>
          <w:sz w:val="24"/>
          <w:szCs w:val="24"/>
        </w:rPr>
        <w:t xml:space="preserve">One of my </w:t>
      </w:r>
      <w:r w:rsidR="0032739E" w:rsidRPr="00881970">
        <w:rPr>
          <w:sz w:val="24"/>
          <w:szCs w:val="24"/>
        </w:rPr>
        <w:t xml:space="preserve">favorite </w:t>
      </w:r>
      <w:r w:rsidR="00F606BC">
        <w:rPr>
          <w:sz w:val="24"/>
          <w:szCs w:val="24"/>
        </w:rPr>
        <w:t xml:space="preserve">gospel </w:t>
      </w:r>
      <w:r>
        <w:rPr>
          <w:sz w:val="24"/>
          <w:szCs w:val="24"/>
        </w:rPr>
        <w:t xml:space="preserve">messages is the narrative that took place when Christ was crucified on the center cross in between two thieves. </w:t>
      </w:r>
      <w:r w:rsidR="0032739E" w:rsidRPr="00881970">
        <w:rPr>
          <w:sz w:val="24"/>
          <w:szCs w:val="24"/>
        </w:rPr>
        <w:t xml:space="preserve">The message originated </w:t>
      </w:r>
      <w:r w:rsidR="0032739E">
        <w:rPr>
          <w:sz w:val="24"/>
          <w:szCs w:val="24"/>
        </w:rPr>
        <w:t>from one of Brother Herb Hodges’</w:t>
      </w:r>
      <w:r w:rsidR="0032739E" w:rsidRPr="00881970">
        <w:rPr>
          <w:sz w:val="24"/>
          <w:szCs w:val="24"/>
        </w:rPr>
        <w:t xml:space="preserve"> lessons. </w:t>
      </w:r>
      <w:r w:rsidR="0032739E">
        <w:rPr>
          <w:sz w:val="24"/>
          <w:szCs w:val="24"/>
        </w:rPr>
        <w:t>But t</w:t>
      </w:r>
      <w:r w:rsidR="0032739E" w:rsidRPr="00881970">
        <w:rPr>
          <w:sz w:val="24"/>
          <w:szCs w:val="24"/>
        </w:rPr>
        <w:t>his is my adaptation of th</w:t>
      </w:r>
      <w:r w:rsidR="0032739E">
        <w:rPr>
          <w:sz w:val="24"/>
          <w:szCs w:val="24"/>
        </w:rPr>
        <w:t>is treasured story</w:t>
      </w:r>
      <w:r w:rsidR="0032739E" w:rsidRPr="00881970">
        <w:rPr>
          <w:sz w:val="24"/>
          <w:szCs w:val="24"/>
        </w:rPr>
        <w:t xml:space="preserve">, and every time I revisit it, the Lord opens my eyes to truths not previously discovered. </w:t>
      </w:r>
    </w:p>
    <w:p w14:paraId="46CA9968" w14:textId="4273E020" w:rsidR="0032739E" w:rsidRDefault="0032739E" w:rsidP="0032739E">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 xml:space="preserve">rom that moment on, it was one spiritual battle after another. We arrived in Pearl </w:t>
      </w:r>
      <w:r w:rsidR="00C24A91">
        <w:rPr>
          <w:sz w:val="24"/>
          <w:szCs w:val="24"/>
        </w:rPr>
        <w:t>L</w:t>
      </w:r>
      <w:r w:rsidRPr="00881970">
        <w:rPr>
          <w:sz w:val="24"/>
          <w:szCs w:val="24"/>
        </w:rPr>
        <w:t>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o</w:t>
      </w:r>
      <w:r w:rsidR="00C24A91">
        <w:rPr>
          <w:sz w:val="24"/>
          <w:szCs w:val="24"/>
        </w:rPr>
        <w:t>,</w:t>
      </w:r>
      <w:r w:rsidRPr="00881970">
        <w:rPr>
          <w:sz w:val="24"/>
          <w:szCs w:val="24"/>
        </w:rPr>
        <w:t xml:space="preserve">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656C0165" w14:textId="77777777" w:rsidR="0032739E" w:rsidRPr="00E93FAD" w:rsidRDefault="0032739E" w:rsidP="0032739E">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her times, 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w:t>
      </w:r>
      <w:r w:rsidRPr="00E93FAD">
        <w:rPr>
          <w:sz w:val="24"/>
          <w:szCs w:val="24"/>
        </w:rPr>
        <w:lastRenderedPageBreak/>
        <w:t>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B7E7EFE" w14:textId="77777777" w:rsidR="0032739E" w:rsidRPr="00F33359" w:rsidRDefault="0032739E" w:rsidP="0032739E">
      <w:pPr>
        <w:jc w:val="center"/>
        <w:rPr>
          <w:b/>
          <w:sz w:val="28"/>
          <w:szCs w:val="28"/>
        </w:rPr>
      </w:pPr>
      <w:r w:rsidRPr="00F33359">
        <w:rPr>
          <w:b/>
          <w:sz w:val="28"/>
          <w:szCs w:val="28"/>
        </w:rPr>
        <w:t>Spare Coffins</w:t>
      </w:r>
    </w:p>
    <w:p w14:paraId="3EDAC76A" w14:textId="77777777" w:rsidR="0032739E" w:rsidRPr="00E93FAD" w:rsidRDefault="0032739E" w:rsidP="0032739E">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6A211222" w14:textId="5DBF633F" w:rsidR="0032739E" w:rsidRPr="00E93FAD" w:rsidRDefault="0032739E" w:rsidP="0032739E">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w:t>
      </w:r>
      <w:r w:rsidR="00C24A91">
        <w:rPr>
          <w:rFonts w:asciiTheme="minorHAnsi" w:hAnsiTheme="minorHAnsi" w:cstheme="minorHAnsi"/>
          <w:color w:val="000000"/>
        </w:rPr>
        <w:t>my voice became extremely</w:t>
      </w:r>
      <w:r w:rsidRPr="00E93FAD">
        <w:rPr>
          <w:rFonts w:asciiTheme="minorHAnsi" w:hAnsiTheme="minorHAnsi" w:cstheme="minorHAnsi"/>
          <w:color w:val="000000"/>
        </w:rPr>
        <w:t xml:space="preserve">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11C1A062" w14:textId="3549ABE8" w:rsidR="0032739E" w:rsidRPr="00C24A91" w:rsidRDefault="0032739E" w:rsidP="0032739E">
      <w:pPr>
        <w:ind w:firstLine="720"/>
        <w:jc w:val="both"/>
        <w:rPr>
          <w:rStyle w:val="normaltextrun"/>
          <w:rFonts w:cs="Calibri"/>
          <w:sz w:val="24"/>
          <w:szCs w:val="24"/>
        </w:rPr>
      </w:pPr>
      <w:r w:rsidRPr="00C24A91">
        <w:rPr>
          <w:rStyle w:val="normaltextrun"/>
          <w:rFonts w:cs="Calibri"/>
          <w:sz w:val="24"/>
          <w:szCs w:val="24"/>
        </w:rPr>
        <w:t xml:space="preserve">On the morning of our last full day on the island, just as we were starting a lesson, we received some terrible news. A 26-year-old man had been violently murdered and mutilated. </w:t>
      </w:r>
      <w:r w:rsidRPr="00C24A91">
        <w:rPr>
          <w:rStyle w:val="apple-converted-space"/>
          <w:rFonts w:cs="Calibri"/>
          <w:sz w:val="24"/>
          <w:szCs w:val="24"/>
        </w:rPr>
        <w:t xml:space="preserve"> Regrettably, </w:t>
      </w:r>
      <w:r w:rsidRPr="00C24A91">
        <w:rPr>
          <w:rStyle w:val="normaltextrun"/>
          <w:rFonts w:cs="Calibri"/>
          <w:sz w:val="24"/>
          <w:szCs w:val="24"/>
        </w:rPr>
        <w:t xml:space="preserve">we had walked passed this young man every </w:t>
      </w:r>
      <w:r w:rsidRPr="00C24A91">
        <w:rPr>
          <w:rStyle w:val="normaltextrun"/>
          <w:rFonts w:cs="Calibri"/>
          <w:noProof/>
          <w:sz w:val="24"/>
          <w:szCs w:val="24"/>
        </w:rPr>
        <w:t>day</w:t>
      </w:r>
      <w:r w:rsidRPr="00C24A91">
        <w:rPr>
          <w:rStyle w:val="normaltextrun"/>
          <w:rFonts w:cs="Calibri"/>
          <w:sz w:val="24"/>
          <w:szCs w:val="24"/>
        </w:rPr>
        <w:t xml:space="preserve"> but never shared the gospel with him. We could not possibly know that </w:t>
      </w:r>
      <w:r w:rsidR="00C24A91" w:rsidRPr="00C24A91">
        <w:rPr>
          <w:rStyle w:val="normaltextrun"/>
          <w:rFonts w:cs="Calibri"/>
          <w:sz w:val="24"/>
          <w:szCs w:val="24"/>
        </w:rPr>
        <w:t xml:space="preserve">those </w:t>
      </w:r>
      <w:r w:rsidRPr="00C24A91">
        <w:rPr>
          <w:rStyle w:val="normaltextrun"/>
          <w:rFonts w:cs="Calibri"/>
          <w:sz w:val="24"/>
          <w:szCs w:val="24"/>
        </w:rPr>
        <w:t xml:space="preserve">moments </w:t>
      </w:r>
      <w:r w:rsidR="00C24A91" w:rsidRPr="00C24A91">
        <w:rPr>
          <w:rStyle w:val="normaltextrun"/>
          <w:rFonts w:cs="Calibri"/>
          <w:sz w:val="24"/>
          <w:szCs w:val="24"/>
        </w:rPr>
        <w:t xml:space="preserve">were his last </w:t>
      </w:r>
      <w:r w:rsidRPr="00C24A91">
        <w:rPr>
          <w:rStyle w:val="normaltextrun"/>
          <w:rFonts w:cs="Calibri"/>
          <w:sz w:val="24"/>
          <w:szCs w:val="24"/>
        </w:rPr>
        <w:t>before eternity began.  My hope is that this man somehow heard the message on the radio before it was too late.</w:t>
      </w:r>
    </w:p>
    <w:p w14:paraId="4C329702" w14:textId="4DE6CB39" w:rsidR="0032739E" w:rsidRPr="00E93FAD" w:rsidRDefault="0032739E" w:rsidP="0032739E">
      <w:pPr>
        <w:ind w:firstLine="720"/>
        <w:jc w:val="both"/>
        <w:rPr>
          <w:sz w:val="24"/>
          <w:szCs w:val="24"/>
        </w:rPr>
      </w:pPr>
      <w:r w:rsidRPr="00C24A91">
        <w:rPr>
          <w:sz w:val="24"/>
          <w:szCs w:val="24"/>
        </w:rPr>
        <w:lastRenderedPageBreak/>
        <w:t xml:space="preserve">My last ministry to the women on the island was to go with them to this young man’s funeral. </w:t>
      </w:r>
      <w:r w:rsidRPr="00C24A91">
        <w:rPr>
          <w:rStyle w:val="normaltextrun"/>
          <w:rFonts w:cs="Calibri"/>
          <w:sz w:val="24"/>
          <w:szCs w:val="24"/>
        </w:rPr>
        <w:t xml:space="preserve">Alba, the pastor’s wife, had to leave to find clothes in which to bury the young man. She was so upset that she could not </w:t>
      </w:r>
      <w:r w:rsidR="00C24A91" w:rsidRPr="00C24A91">
        <w:rPr>
          <w:rStyle w:val="normaltextrun"/>
          <w:rFonts w:cs="Calibri"/>
          <w:sz w:val="24"/>
          <w:szCs w:val="24"/>
        </w:rPr>
        <w:t>bear to attend</w:t>
      </w:r>
      <w:r w:rsidRPr="00C24A91">
        <w:rPr>
          <w:rStyle w:val="normaltextrun"/>
          <w:rFonts w:cs="Calibri"/>
          <w:sz w:val="24"/>
          <w:szCs w:val="24"/>
        </w:rPr>
        <w:t xml:space="preserve"> the funeral. </w:t>
      </w:r>
      <w:r w:rsidRPr="00C24A91">
        <w:rPr>
          <w:sz w:val="24"/>
          <w:szCs w:val="24"/>
        </w:rPr>
        <w:t xml:space="preserve">The </w:t>
      </w:r>
      <w:r w:rsidRPr="00C24A91">
        <w:rPr>
          <w:noProof/>
          <w:sz w:val="24"/>
          <w:szCs w:val="24"/>
        </w:rPr>
        <w:t>scene</w:t>
      </w:r>
      <w:r w:rsidRPr="00C24A91">
        <w:rPr>
          <w:sz w:val="24"/>
          <w:szCs w:val="24"/>
        </w:rPr>
        <w:t xml:space="preserve"> was surreal. We stood in the yard of this young man’s home only five hours after his death. His poor mother looked as if she was in complete shock</w:t>
      </w:r>
      <w:r w:rsidR="00C24A91" w:rsidRPr="00C24A91">
        <w:rPr>
          <w:sz w:val="24"/>
          <w:szCs w:val="24"/>
        </w:rPr>
        <w:t xml:space="preserve"> and I doubt she heard a word Pastor Eli said. </w:t>
      </w:r>
      <w:r w:rsidRPr="00C24A91">
        <w:rPr>
          <w:sz w:val="24"/>
          <w:szCs w:val="24"/>
        </w:rPr>
        <w:t xml:space="preserve"> The “spare coffin” that held him was placed on an old, iron bed frame. We sang a few hymns, and Eli spoke a warning to all who would hear. In his Creole accent, he said, “The angel of death is moving all over the island,” and he gave a call to come to Jesus now before it was too late. What had this young man done that he died such a violent death? The same kind of question was posed to Jesus—I implore you</w:t>
      </w:r>
      <w:r>
        <w:rPr>
          <w:sz w:val="24"/>
          <w:szCs w:val="24"/>
        </w:rPr>
        <w:t xml:space="preserve"> to</w:t>
      </w:r>
      <w:r w:rsidRPr="00E93FAD">
        <w:rPr>
          <w:sz w:val="24"/>
          <w:szCs w:val="24"/>
        </w:rPr>
        <w:t xml:space="preserve"> listen carefully to His response.  </w:t>
      </w:r>
    </w:p>
    <w:p w14:paraId="4BD80589" w14:textId="77777777" w:rsidR="0032739E" w:rsidRPr="00E93FAD" w:rsidRDefault="0032739E" w:rsidP="0032739E">
      <w:pPr>
        <w:spacing w:after="0"/>
        <w:jc w:val="center"/>
        <w:rPr>
          <w:b/>
          <w:sz w:val="24"/>
          <w:szCs w:val="24"/>
        </w:rPr>
      </w:pPr>
      <w:r w:rsidRPr="00E93FAD">
        <w:rPr>
          <w:b/>
          <w:sz w:val="24"/>
          <w:szCs w:val="24"/>
        </w:rPr>
        <w:t>Luke 13:1-5 (NET)</w:t>
      </w:r>
    </w:p>
    <w:p w14:paraId="3959427E" w14:textId="77777777" w:rsidR="0032739E" w:rsidRDefault="0032739E" w:rsidP="0032739E">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7"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7"/>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3058C0EE" w14:textId="77777777" w:rsidR="0032739E" w:rsidRPr="00754C81" w:rsidRDefault="0032739E" w:rsidP="0032739E">
      <w:pPr>
        <w:spacing w:after="0"/>
        <w:jc w:val="center"/>
        <w:rPr>
          <w:rFonts w:asciiTheme="minorHAnsi" w:hAnsiTheme="minorHAnsi" w:cstheme="minorHAnsi"/>
          <w:b/>
          <w:i/>
          <w:sz w:val="24"/>
          <w:szCs w:val="24"/>
        </w:rPr>
      </w:pPr>
    </w:p>
    <w:p w14:paraId="57EE262D" w14:textId="77777777" w:rsidR="0032739E" w:rsidRDefault="0032739E" w:rsidP="0032739E">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663B83A2" w14:textId="77777777" w:rsidR="0032739E" w:rsidRDefault="0032739E" w:rsidP="0032739E">
      <w:pPr>
        <w:jc w:val="center"/>
        <w:rPr>
          <w:b/>
          <w:sz w:val="28"/>
          <w:szCs w:val="28"/>
        </w:rPr>
      </w:pPr>
      <w:r w:rsidRPr="00881970">
        <w:rPr>
          <w:b/>
          <w:sz w:val="28"/>
          <w:szCs w:val="28"/>
        </w:rPr>
        <w:t>The Cross of Rebellion</w:t>
      </w:r>
    </w:p>
    <w:p w14:paraId="1435BE4A" w14:textId="77777777" w:rsidR="0032739E" w:rsidRPr="00754C81" w:rsidRDefault="0032739E" w:rsidP="0032739E">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E0906B5" w14:textId="77777777" w:rsidR="008523D0"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6CD1C797" w14:textId="6C589996"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46E2DA3A" w14:textId="77777777" w:rsidR="0032739E" w:rsidRPr="00754C81" w:rsidRDefault="0032739E" w:rsidP="0032739E">
      <w:pPr>
        <w:pStyle w:val="bodytext1"/>
        <w:jc w:val="center"/>
        <w:rPr>
          <w:rFonts w:asciiTheme="minorHAnsi" w:hAnsiTheme="minorHAnsi" w:cstheme="minorHAnsi"/>
          <w:b/>
          <w:i/>
        </w:rPr>
      </w:pPr>
    </w:p>
    <w:p w14:paraId="07DAABFB" w14:textId="4E4E9B74" w:rsidR="0032739E" w:rsidRDefault="0032739E" w:rsidP="0032739E">
      <w:pPr>
        <w:jc w:val="both"/>
        <w:rPr>
          <w:sz w:val="24"/>
          <w:szCs w:val="24"/>
        </w:rPr>
      </w:pPr>
      <w:r w:rsidRPr="00881970">
        <w:rPr>
          <w:sz w:val="24"/>
          <w:szCs w:val="24"/>
        </w:rPr>
        <w:lastRenderedPageBreak/>
        <w:tab/>
        <w:t>We know that the cross in the middle was prepared for a murderer</w:t>
      </w:r>
      <w:r>
        <w:rPr>
          <w:sz w:val="24"/>
          <w:szCs w:val="24"/>
        </w:rPr>
        <w:t xml:space="preserve"> (Luke 34:1-30)</w:t>
      </w:r>
      <w:r w:rsidRPr="00881970">
        <w:rPr>
          <w:sz w:val="24"/>
          <w:szCs w:val="24"/>
        </w:rPr>
        <w:t>. The murderer was set free, and in his place</w:t>
      </w:r>
      <w:r w:rsidR="003343E9">
        <w:rPr>
          <w:sz w:val="24"/>
          <w:szCs w:val="24"/>
        </w:rPr>
        <w:t>,</w:t>
      </w:r>
      <w:r w:rsidRPr="00881970">
        <w:rPr>
          <w:sz w:val="24"/>
          <w:szCs w:val="24"/>
        </w:rPr>
        <w:t xml:space="preserve"> was the sacrificial Lamb of God who would take away the sins of the world. One day, God will put His sheep on the right, and the goats on his left (Matthew 25:32-34)</w:t>
      </w:r>
      <w:r>
        <w:rPr>
          <w:sz w:val="24"/>
          <w:szCs w:val="24"/>
        </w:rPr>
        <w:t>. The One on the center cross divides the two.</w:t>
      </w:r>
    </w:p>
    <w:p w14:paraId="6B04658B" w14:textId="77777777" w:rsidR="0032739E" w:rsidRPr="00881970" w:rsidRDefault="0032739E" w:rsidP="0032739E">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22B86987" w14:textId="77777777" w:rsidR="0032739E" w:rsidRDefault="0032739E" w:rsidP="0032739E">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7B52667" w14:textId="77777777" w:rsidR="0032739E" w:rsidRDefault="0032739E" w:rsidP="0032739E">
      <w:pPr>
        <w:spacing w:after="0"/>
        <w:jc w:val="center"/>
        <w:rPr>
          <w:b/>
          <w:sz w:val="24"/>
          <w:szCs w:val="24"/>
        </w:rPr>
      </w:pPr>
      <w:r w:rsidRPr="00386BCF">
        <w:rPr>
          <w:b/>
          <w:sz w:val="24"/>
          <w:szCs w:val="24"/>
        </w:rPr>
        <w:t>2 Corinthians 7:10 (NET)</w:t>
      </w:r>
    </w:p>
    <w:p w14:paraId="1B8F066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58F54DBF" w14:textId="77777777" w:rsidR="0032739E" w:rsidRPr="00386BCF" w:rsidRDefault="0032739E" w:rsidP="0032739E">
      <w:pPr>
        <w:spacing w:after="0"/>
        <w:jc w:val="center"/>
        <w:rPr>
          <w:rFonts w:asciiTheme="minorHAnsi" w:hAnsiTheme="minorHAnsi" w:cstheme="minorHAnsi"/>
          <w:b/>
          <w:i/>
          <w:sz w:val="24"/>
          <w:szCs w:val="24"/>
        </w:rPr>
      </w:pPr>
    </w:p>
    <w:p w14:paraId="55B4784B" w14:textId="0D386FAB" w:rsidR="0032739E" w:rsidRDefault="0032739E" w:rsidP="0032739E">
      <w:pPr>
        <w:ind w:firstLine="720"/>
        <w:jc w:val="both"/>
        <w:rPr>
          <w:sz w:val="24"/>
          <w:szCs w:val="24"/>
        </w:rPr>
      </w:pPr>
      <w:r w:rsidRPr="00881970">
        <w:rPr>
          <w:sz w:val="24"/>
          <w:szCs w:val="24"/>
        </w:rPr>
        <w:t>The man on the cross of rebellion had to walk all over the One in the m</w:t>
      </w:r>
      <w:r>
        <w:rPr>
          <w:sz w:val="24"/>
          <w:szCs w:val="24"/>
        </w:rPr>
        <w:t xml:space="preserve">iddle to enter hell </w:t>
      </w:r>
      <w:r w:rsidR="00C24A91">
        <w:rPr>
          <w:sz w:val="24"/>
          <w:szCs w:val="24"/>
        </w:rPr>
        <w:t>despite</w:t>
      </w:r>
      <w:r>
        <w:rPr>
          <w:sz w:val="24"/>
          <w:szCs w:val="24"/>
        </w:rPr>
        <w:t xml:space="preserve">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0777C245" w14:textId="77777777" w:rsidR="0032739E" w:rsidRPr="00386BCF" w:rsidRDefault="0032739E" w:rsidP="0032739E">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18648F8F" w14:textId="77777777" w:rsidR="0032739E" w:rsidRDefault="0032739E" w:rsidP="0032739E">
      <w:pPr>
        <w:spacing w:after="0"/>
        <w:jc w:val="center"/>
        <w:rPr>
          <w:rFonts w:asciiTheme="minorHAnsi" w:hAnsiTheme="minorHAnsi" w:cstheme="minorHAnsi"/>
          <w:b/>
          <w:i/>
          <w:sz w:val="24"/>
          <w:szCs w:val="24"/>
        </w:rPr>
      </w:pPr>
      <w:bookmarkStart w:id="8" w:name="4"/>
      <w:bookmarkEnd w:id="8"/>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64E42728" w14:textId="77777777" w:rsidR="0032739E" w:rsidRDefault="0032739E" w:rsidP="0032739E">
      <w:pPr>
        <w:spacing w:after="0"/>
        <w:jc w:val="center"/>
        <w:rPr>
          <w:rFonts w:asciiTheme="minorHAnsi" w:hAnsiTheme="minorHAnsi" w:cstheme="minorHAnsi"/>
          <w:b/>
          <w:i/>
          <w:sz w:val="24"/>
          <w:szCs w:val="24"/>
        </w:rPr>
      </w:pPr>
    </w:p>
    <w:p w14:paraId="1FBF0AF1" w14:textId="77777777" w:rsidR="0032739E" w:rsidRDefault="0032739E" w:rsidP="0032739E">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w:t>
      </w:r>
      <w:r w:rsidRPr="00881970">
        <w:rPr>
          <w:sz w:val="24"/>
          <w:szCs w:val="24"/>
        </w:rPr>
        <w:lastRenderedPageBreak/>
        <w:t>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F13781E" w14:textId="77777777" w:rsidR="0032739E" w:rsidRDefault="0032739E" w:rsidP="0032739E">
      <w:pPr>
        <w:spacing w:after="0"/>
        <w:jc w:val="center"/>
        <w:rPr>
          <w:b/>
          <w:sz w:val="24"/>
          <w:szCs w:val="24"/>
        </w:rPr>
      </w:pPr>
      <w:r w:rsidRPr="000E6D18">
        <w:rPr>
          <w:b/>
          <w:sz w:val="24"/>
          <w:szCs w:val="24"/>
        </w:rPr>
        <w:t>Luke 13:23-29 (NET)</w:t>
      </w:r>
    </w:p>
    <w:p w14:paraId="28F41C6C" w14:textId="77777777" w:rsidR="0032739E" w:rsidRPr="005C5F6D" w:rsidRDefault="0032739E" w:rsidP="0032739E">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7F32916" w14:textId="77777777" w:rsidR="0032739E" w:rsidRPr="000E6D18" w:rsidRDefault="0032739E" w:rsidP="0032739E">
      <w:pPr>
        <w:spacing w:after="0"/>
        <w:jc w:val="center"/>
        <w:rPr>
          <w:rFonts w:asciiTheme="minorHAnsi" w:hAnsiTheme="minorHAnsi"/>
          <w:b/>
          <w:i/>
          <w:sz w:val="24"/>
          <w:szCs w:val="24"/>
        </w:rPr>
      </w:pPr>
    </w:p>
    <w:p w14:paraId="067C0045" w14:textId="77777777" w:rsidR="0032739E" w:rsidRPr="00481300" w:rsidRDefault="0032739E" w:rsidP="00E72558">
      <w:pPr>
        <w:pStyle w:val="ListParagraph"/>
        <w:ind w:left="0"/>
        <w:rPr>
          <w:b/>
          <w:sz w:val="28"/>
          <w:szCs w:val="28"/>
        </w:rPr>
      </w:pPr>
      <w:r w:rsidRPr="00680907">
        <w:rPr>
          <w:b/>
          <w:bCs/>
          <w:sz w:val="28"/>
          <w:szCs w:val="28"/>
        </w:rPr>
        <w:t xml:space="preserve">DIGGING DEEPER: </w:t>
      </w:r>
      <w:r w:rsidRPr="00B50F47">
        <w:rPr>
          <w:sz w:val="24"/>
          <w:szCs w:val="24"/>
        </w:rPr>
        <w:t>John 3:16-20, 36; Romans 2:4, 5:6-12, 10:21; 2 Peter3:9; 1 Timothy 2:3-4</w:t>
      </w:r>
    </w:p>
    <w:p w14:paraId="5E231149" w14:textId="77777777" w:rsidR="0032739E" w:rsidRPr="00881970" w:rsidRDefault="0032739E" w:rsidP="0032739E">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25AFC88" w14:textId="77777777" w:rsidR="0032739E" w:rsidRPr="00EB4576" w:rsidRDefault="0032739E" w:rsidP="0032739E">
      <w:pPr>
        <w:spacing w:after="0"/>
        <w:jc w:val="center"/>
        <w:rPr>
          <w:b/>
          <w:sz w:val="24"/>
          <w:szCs w:val="24"/>
        </w:rPr>
      </w:pPr>
      <w:r w:rsidRPr="00EB4576">
        <w:rPr>
          <w:b/>
          <w:sz w:val="24"/>
          <w:szCs w:val="24"/>
        </w:rPr>
        <w:t>Luke 23:40-43 (NET)</w:t>
      </w:r>
    </w:p>
    <w:p w14:paraId="7796AD2B" w14:textId="77777777"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6A7E3A90" w14:textId="77777777" w:rsidR="0032739E" w:rsidRDefault="0032739E" w:rsidP="0032739E">
      <w:pPr>
        <w:pStyle w:val="bodytext1"/>
        <w:jc w:val="center"/>
        <w:rPr>
          <w:rFonts w:asciiTheme="minorHAnsi" w:hAnsiTheme="minorHAnsi" w:cstheme="minorHAnsi"/>
          <w:b/>
          <w:i/>
        </w:rPr>
      </w:pPr>
    </w:p>
    <w:p w14:paraId="0799A578" w14:textId="78C33DF3" w:rsidR="0032739E" w:rsidRDefault="0032739E" w:rsidP="0032739E">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752C944D" w14:textId="4C886786" w:rsidR="00AE2B96" w:rsidRDefault="00AE2B96" w:rsidP="0032739E">
      <w:pPr>
        <w:ind w:firstLine="720"/>
        <w:jc w:val="both"/>
        <w:rPr>
          <w:sz w:val="24"/>
          <w:szCs w:val="24"/>
        </w:rPr>
      </w:pPr>
    </w:p>
    <w:p w14:paraId="27F84FEE" w14:textId="74984EA2" w:rsidR="00AE2B96" w:rsidRDefault="00AE2B96" w:rsidP="0032739E">
      <w:pPr>
        <w:ind w:firstLine="720"/>
        <w:jc w:val="both"/>
        <w:rPr>
          <w:sz w:val="24"/>
          <w:szCs w:val="24"/>
        </w:rPr>
      </w:pPr>
    </w:p>
    <w:p w14:paraId="2C6DA970" w14:textId="77777777" w:rsidR="0032739E" w:rsidRDefault="0032739E" w:rsidP="0032739E">
      <w:pPr>
        <w:jc w:val="center"/>
        <w:rPr>
          <w:b/>
          <w:sz w:val="28"/>
          <w:szCs w:val="28"/>
        </w:rPr>
      </w:pPr>
      <w:r w:rsidRPr="00F05009">
        <w:rPr>
          <w:b/>
          <w:sz w:val="28"/>
          <w:szCs w:val="28"/>
        </w:rPr>
        <w:lastRenderedPageBreak/>
        <w:t>All Things New</w:t>
      </w:r>
    </w:p>
    <w:p w14:paraId="0609F40D" w14:textId="77777777" w:rsidR="0032739E" w:rsidRPr="00386BCF" w:rsidRDefault="0032739E" w:rsidP="0032739E">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46E4395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9"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9"/>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C78954C" w14:textId="77777777" w:rsidR="0032739E" w:rsidRDefault="0032739E" w:rsidP="0032739E">
      <w:pPr>
        <w:spacing w:after="0"/>
        <w:jc w:val="center"/>
        <w:rPr>
          <w:rFonts w:asciiTheme="minorHAnsi" w:hAnsiTheme="minorHAnsi" w:cstheme="minorHAnsi"/>
          <w:b/>
          <w:i/>
          <w:sz w:val="24"/>
          <w:szCs w:val="24"/>
        </w:rPr>
      </w:pPr>
    </w:p>
    <w:p w14:paraId="79046484" w14:textId="76D60963" w:rsidR="0032739E" w:rsidRDefault="0032739E" w:rsidP="0032739E">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sidR="00C24A91">
        <w:rPr>
          <w:sz w:val="24"/>
          <w:szCs w:val="24"/>
        </w:rPr>
        <w:t>e</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389108F9" w14:textId="77777777" w:rsidR="0032739E" w:rsidRDefault="0032739E" w:rsidP="0032739E">
      <w:pPr>
        <w:spacing w:after="0"/>
        <w:jc w:val="center"/>
        <w:rPr>
          <w:b/>
          <w:sz w:val="24"/>
          <w:szCs w:val="24"/>
        </w:rPr>
      </w:pPr>
      <w:r w:rsidRPr="009E23A8">
        <w:rPr>
          <w:b/>
          <w:sz w:val="24"/>
          <w:szCs w:val="24"/>
        </w:rPr>
        <w:t>2 Corinthians 5:21 (NET)</w:t>
      </w:r>
    </w:p>
    <w:p w14:paraId="2F121D63" w14:textId="77777777" w:rsidR="0032739E" w:rsidRDefault="0032739E" w:rsidP="0032739E">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64FE2C24" w14:textId="77777777" w:rsidR="0032739E" w:rsidRPr="00FD4C44" w:rsidRDefault="0032739E" w:rsidP="0032739E">
      <w:pPr>
        <w:spacing w:after="0"/>
        <w:jc w:val="center"/>
        <w:rPr>
          <w:b/>
          <w:i/>
          <w:sz w:val="24"/>
          <w:szCs w:val="24"/>
        </w:rPr>
      </w:pPr>
    </w:p>
    <w:p w14:paraId="05F03E5E" w14:textId="77777777" w:rsidR="0032739E" w:rsidRPr="00881970" w:rsidRDefault="0032739E" w:rsidP="0032739E">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6C955517" w14:textId="77777777" w:rsidR="0032739E" w:rsidRDefault="0032739E" w:rsidP="0032739E">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37EE555B" w14:textId="7139FD71" w:rsidR="0032739E" w:rsidRDefault="0032739E" w:rsidP="00E72558">
      <w:pPr>
        <w:pStyle w:val="ListParagraph"/>
        <w:ind w:left="0"/>
        <w:rPr>
          <w:sz w:val="24"/>
          <w:szCs w:val="24"/>
        </w:rPr>
      </w:pPr>
      <w:r w:rsidRPr="00680907">
        <w:rPr>
          <w:b/>
          <w:bCs/>
          <w:sz w:val="28"/>
          <w:szCs w:val="28"/>
        </w:rPr>
        <w:t xml:space="preserve">DIGGING DEEPER: </w:t>
      </w:r>
      <w:r w:rsidRPr="00B50F47">
        <w:rPr>
          <w:sz w:val="24"/>
          <w:szCs w:val="24"/>
        </w:rPr>
        <w:t>Luke 15:4-7, Acts, 4:12; Romans 10:8-13; 1 John 1:7-10, 3:5 Romans 6:23, Ephesians 1:7, 2:8-16</w:t>
      </w:r>
    </w:p>
    <w:p w14:paraId="58BCD6C1" w14:textId="77777777" w:rsidR="00AE2B96" w:rsidRDefault="00AE2B96" w:rsidP="00E72558">
      <w:pPr>
        <w:pStyle w:val="ListParagraph"/>
        <w:ind w:left="0"/>
        <w:rPr>
          <w:sz w:val="24"/>
          <w:szCs w:val="24"/>
        </w:rPr>
      </w:pPr>
    </w:p>
    <w:p w14:paraId="4D4D6397" w14:textId="77777777" w:rsidR="0032739E" w:rsidRDefault="0032739E" w:rsidP="0032739E">
      <w:pPr>
        <w:jc w:val="center"/>
        <w:rPr>
          <w:b/>
          <w:sz w:val="28"/>
          <w:szCs w:val="28"/>
        </w:rPr>
      </w:pPr>
      <w:r>
        <w:rPr>
          <w:b/>
          <w:sz w:val="28"/>
          <w:szCs w:val="28"/>
        </w:rPr>
        <w:lastRenderedPageBreak/>
        <w:t>The Center Cross of Redemption</w:t>
      </w:r>
    </w:p>
    <w:p w14:paraId="2CF28866" w14:textId="77777777" w:rsidR="0032739E" w:rsidRDefault="0032739E" w:rsidP="0032739E">
      <w:pPr>
        <w:spacing w:after="0"/>
        <w:jc w:val="center"/>
        <w:rPr>
          <w:rFonts w:cstheme="minorHAnsi"/>
          <w:b/>
          <w:sz w:val="24"/>
          <w:szCs w:val="24"/>
        </w:rPr>
      </w:pPr>
      <w:r w:rsidRPr="00A761C5">
        <w:rPr>
          <w:rFonts w:cstheme="minorHAnsi"/>
          <w:b/>
          <w:sz w:val="24"/>
          <w:szCs w:val="24"/>
        </w:rPr>
        <w:t>1 Peter 1:18-19 (NET)</w:t>
      </w:r>
    </w:p>
    <w:p w14:paraId="6F678426" w14:textId="77777777" w:rsidR="0032739E" w:rsidRPr="00A761C5"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71459080" w14:textId="77777777" w:rsidR="0032739E" w:rsidRPr="00A761C5" w:rsidRDefault="0032739E" w:rsidP="0032739E">
      <w:pPr>
        <w:spacing w:after="0"/>
        <w:jc w:val="center"/>
        <w:rPr>
          <w:rFonts w:cstheme="minorHAnsi"/>
          <w:b/>
          <w:sz w:val="24"/>
          <w:szCs w:val="24"/>
        </w:rPr>
      </w:pPr>
    </w:p>
    <w:p w14:paraId="14C57185" w14:textId="77777777" w:rsidR="0032739E" w:rsidRDefault="0032739E" w:rsidP="0032739E">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5A0A7E5" w14:textId="77777777" w:rsidR="0032739E" w:rsidRPr="00A761C5" w:rsidRDefault="0032739E" w:rsidP="0032739E">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2F55FF51" w14:textId="77777777" w:rsidR="0032739E"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E573C5">
        <w:rPr>
          <w:rFonts w:asciiTheme="minorHAnsi" w:hAnsiTheme="minorHAnsi" w:cstheme="minorHAnsi"/>
          <w:b/>
          <w:i/>
          <w:sz w:val="24"/>
          <w:szCs w:val="24"/>
        </w:rPr>
        <w:t>.</w:t>
      </w:r>
    </w:p>
    <w:p w14:paraId="11309B79" w14:textId="77777777" w:rsidR="00E573C5" w:rsidRDefault="00E573C5" w:rsidP="0032739E">
      <w:pPr>
        <w:spacing w:after="0"/>
        <w:jc w:val="center"/>
        <w:rPr>
          <w:rFonts w:asciiTheme="minorHAnsi" w:hAnsiTheme="minorHAnsi" w:cstheme="minorHAnsi"/>
          <w:b/>
          <w:i/>
          <w:sz w:val="24"/>
          <w:szCs w:val="24"/>
        </w:rPr>
      </w:pPr>
    </w:p>
    <w:p w14:paraId="10C92AA8" w14:textId="215060C3" w:rsidR="0032739E" w:rsidRDefault="0032739E" w:rsidP="0032739E">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sidR="00541E2C">
        <w:rPr>
          <w:sz w:val="24"/>
          <w:szCs w:val="24"/>
        </w:rPr>
        <w:t>turns from sin in repentance</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sidR="00541E2C">
        <w:rPr>
          <w:sz w:val="24"/>
          <w:szCs w:val="24"/>
        </w:rPr>
        <w:t>But</w:t>
      </w:r>
      <w:r>
        <w:rPr>
          <w:sz w:val="24"/>
          <w:szCs w:val="24"/>
        </w:rPr>
        <w: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0761D44" w14:textId="77777777" w:rsidR="0032739E" w:rsidRDefault="0032739E" w:rsidP="00E72558">
      <w:pPr>
        <w:spacing w:after="0"/>
        <w:rPr>
          <w:sz w:val="24"/>
          <w:szCs w:val="24"/>
        </w:rPr>
      </w:pPr>
      <w:r>
        <w:rPr>
          <w:b/>
          <w:bCs/>
          <w:sz w:val="28"/>
          <w:szCs w:val="28"/>
        </w:rPr>
        <w:t xml:space="preserve">DIGGING DEEPER:  </w:t>
      </w:r>
      <w:r w:rsidRPr="00F67985">
        <w:rPr>
          <w:sz w:val="24"/>
          <w:szCs w:val="24"/>
        </w:rPr>
        <w:t>Mark 1:14-16, 16:15; Matthew 4:19; Romans 10:9-18; Galatians 3:13; Ephesians 2:12-14; 2 Corinthians 2:21; 1 Peter 2:24; 1 John 1:5, 3:5; Galatians 3:13</w:t>
      </w:r>
    </w:p>
    <w:p w14:paraId="0414BC4B" w14:textId="4E9F825A" w:rsidR="00143623" w:rsidRDefault="00EF5145" w:rsidP="00EF5145">
      <w:pPr>
        <w:tabs>
          <w:tab w:val="left" w:pos="5985"/>
        </w:tabs>
        <w:ind w:firstLine="720"/>
        <w:jc w:val="both"/>
        <w:rPr>
          <w:rFonts w:cstheme="minorHAnsi"/>
          <w:sz w:val="24"/>
          <w:szCs w:val="24"/>
        </w:rPr>
      </w:pPr>
      <w:r>
        <w:rPr>
          <w:rFonts w:cstheme="minorHAnsi"/>
          <w:sz w:val="24"/>
          <w:szCs w:val="24"/>
        </w:rPr>
        <w:tab/>
      </w:r>
    </w:p>
    <w:p w14:paraId="58589361" w14:textId="4C1AF927" w:rsidR="008927C4" w:rsidRDefault="008927C4" w:rsidP="00EF5145">
      <w:pPr>
        <w:tabs>
          <w:tab w:val="left" w:pos="5985"/>
        </w:tabs>
        <w:ind w:firstLine="720"/>
        <w:jc w:val="both"/>
        <w:rPr>
          <w:rFonts w:cstheme="minorHAnsi"/>
          <w:sz w:val="24"/>
          <w:szCs w:val="24"/>
        </w:rPr>
      </w:pPr>
    </w:p>
    <w:p w14:paraId="41D52150" w14:textId="77777777" w:rsidR="00AE2B96" w:rsidRDefault="00AE2B96" w:rsidP="00EF5145">
      <w:pPr>
        <w:tabs>
          <w:tab w:val="left" w:pos="5985"/>
        </w:tabs>
        <w:ind w:firstLine="720"/>
        <w:jc w:val="both"/>
        <w:rPr>
          <w:rFonts w:cstheme="minorHAnsi"/>
          <w:sz w:val="24"/>
          <w:szCs w:val="24"/>
        </w:rPr>
      </w:pPr>
    </w:p>
    <w:p w14:paraId="2778BDBD" w14:textId="07FFB24A" w:rsidR="008927C4" w:rsidRDefault="008927C4" w:rsidP="00EF5145">
      <w:pPr>
        <w:tabs>
          <w:tab w:val="left" w:pos="5985"/>
        </w:tabs>
        <w:ind w:firstLine="720"/>
        <w:jc w:val="both"/>
        <w:rPr>
          <w:rFonts w:cstheme="minorHAnsi"/>
          <w:sz w:val="24"/>
          <w:szCs w:val="24"/>
        </w:rPr>
      </w:pPr>
    </w:p>
    <w:p w14:paraId="7767757B" w14:textId="1C7C7BCE" w:rsidR="008927C4" w:rsidRDefault="008927C4" w:rsidP="00EF5145">
      <w:pPr>
        <w:tabs>
          <w:tab w:val="left" w:pos="5985"/>
        </w:tabs>
        <w:ind w:firstLine="720"/>
        <w:jc w:val="both"/>
        <w:rPr>
          <w:rFonts w:cstheme="minorHAnsi"/>
          <w:sz w:val="24"/>
          <w:szCs w:val="24"/>
        </w:rPr>
      </w:pPr>
    </w:p>
    <w:p w14:paraId="6EA65DB5" w14:textId="4D9E0FEF" w:rsidR="0099560D" w:rsidRDefault="0099560D" w:rsidP="00EF5145">
      <w:pPr>
        <w:tabs>
          <w:tab w:val="left" w:pos="5985"/>
        </w:tabs>
        <w:ind w:firstLine="720"/>
        <w:jc w:val="both"/>
        <w:rPr>
          <w:rFonts w:cstheme="minorHAnsi"/>
          <w:sz w:val="24"/>
          <w:szCs w:val="24"/>
        </w:rPr>
      </w:pPr>
    </w:p>
    <w:p w14:paraId="1BCCAA9A" w14:textId="6BEA64AB" w:rsidR="00E5337B" w:rsidRDefault="00E5337B" w:rsidP="00E5337B">
      <w:pPr>
        <w:spacing w:before="240" w:after="160" w:line="259" w:lineRule="auto"/>
        <w:jc w:val="center"/>
        <w:rPr>
          <w:b/>
          <w:sz w:val="28"/>
          <w:szCs w:val="28"/>
        </w:rPr>
      </w:pPr>
      <w:r w:rsidRPr="003C3007">
        <w:rPr>
          <w:b/>
          <w:sz w:val="28"/>
          <w:szCs w:val="28"/>
        </w:rPr>
        <w:lastRenderedPageBreak/>
        <w:t>DISCUSSION QUESTIONS: Let’s talk about it.</w:t>
      </w:r>
    </w:p>
    <w:p w14:paraId="49D35CB3" w14:textId="2D16C169" w:rsidR="004F71A0" w:rsidRDefault="002272F8" w:rsidP="0037103A">
      <w:pPr>
        <w:pStyle w:val="ListParagraph"/>
        <w:numPr>
          <w:ilvl w:val="0"/>
          <w:numId w:val="64"/>
        </w:numPr>
        <w:rPr>
          <w:sz w:val="24"/>
          <w:szCs w:val="24"/>
        </w:rPr>
      </w:pPr>
      <w:r>
        <w:rPr>
          <w:sz w:val="24"/>
          <w:szCs w:val="24"/>
        </w:rPr>
        <w:t>What did the two thieves</w:t>
      </w:r>
      <w:r w:rsidR="004F71A0">
        <w:rPr>
          <w:sz w:val="24"/>
          <w:szCs w:val="24"/>
        </w:rPr>
        <w:t xml:space="preserve"> have in common? ________________________________________________________________________________________________________________________________________________</w:t>
      </w:r>
    </w:p>
    <w:p w14:paraId="024E82E8" w14:textId="7AB53759" w:rsidR="00C10C9B" w:rsidRDefault="00C10C9B" w:rsidP="0037103A">
      <w:pPr>
        <w:pStyle w:val="ListParagraph"/>
        <w:numPr>
          <w:ilvl w:val="0"/>
          <w:numId w:val="64"/>
        </w:numPr>
        <w:rPr>
          <w:sz w:val="24"/>
          <w:szCs w:val="24"/>
        </w:rPr>
      </w:pPr>
      <w:r>
        <w:rPr>
          <w:sz w:val="24"/>
          <w:szCs w:val="24"/>
        </w:rPr>
        <w:t>From Acts 17:30-31, 20:20-21, and Acts 26:18-20, what does God command all men and women to do?</w:t>
      </w:r>
      <w:r w:rsidR="002A77ED">
        <w:rPr>
          <w:sz w:val="24"/>
          <w:szCs w:val="24"/>
        </w:rPr>
        <w:t xml:space="preserve"> </w:t>
      </w:r>
      <w:r>
        <w:rPr>
          <w:sz w:val="24"/>
          <w:szCs w:val="24"/>
        </w:rPr>
        <w:t>____________________________________________________________</w:t>
      </w:r>
      <w:r w:rsidR="002A77ED">
        <w:rPr>
          <w:sz w:val="24"/>
          <w:szCs w:val="24"/>
        </w:rPr>
        <w:t>____________</w:t>
      </w:r>
    </w:p>
    <w:p w14:paraId="5C417805" w14:textId="30590D60" w:rsidR="00C10C9B" w:rsidRDefault="00C10C9B" w:rsidP="0037103A">
      <w:pPr>
        <w:pStyle w:val="ListParagraph"/>
        <w:numPr>
          <w:ilvl w:val="0"/>
          <w:numId w:val="64"/>
        </w:numPr>
        <w:rPr>
          <w:sz w:val="24"/>
          <w:szCs w:val="24"/>
        </w:rPr>
      </w:pPr>
      <w:r>
        <w:rPr>
          <w:sz w:val="24"/>
          <w:szCs w:val="24"/>
        </w:rPr>
        <w:t>In John 8:24, Jesus made a firm statement. What was it? ________________________________________________________________________</w:t>
      </w:r>
    </w:p>
    <w:p w14:paraId="2D0442C0" w14:textId="3101AC9A" w:rsidR="004F71A0" w:rsidRDefault="00C10C9B" w:rsidP="0037103A">
      <w:pPr>
        <w:pStyle w:val="ListParagraph"/>
        <w:numPr>
          <w:ilvl w:val="0"/>
          <w:numId w:val="64"/>
        </w:numPr>
        <w:rPr>
          <w:sz w:val="24"/>
          <w:szCs w:val="24"/>
        </w:rPr>
      </w:pPr>
      <w:r>
        <w:rPr>
          <w:sz w:val="24"/>
          <w:szCs w:val="24"/>
        </w:rPr>
        <w:t>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w:t>
      </w:r>
      <w:r w:rsidR="004F71A0">
        <w:rPr>
          <w:sz w:val="24"/>
          <w:szCs w:val="24"/>
        </w:rPr>
        <w:t xml:space="preserve"> </w:t>
      </w:r>
    </w:p>
    <w:p w14:paraId="4ACC1346" w14:textId="38D7F39A" w:rsidR="00E832E9" w:rsidRDefault="00E832E9" w:rsidP="0037103A">
      <w:pPr>
        <w:pStyle w:val="ListParagraph"/>
        <w:numPr>
          <w:ilvl w:val="0"/>
          <w:numId w:val="64"/>
        </w:numPr>
        <w:jc w:val="both"/>
        <w:rPr>
          <w:sz w:val="24"/>
          <w:szCs w:val="24"/>
        </w:rPr>
      </w:pPr>
      <w:r>
        <w:rPr>
          <w:sz w:val="24"/>
          <w:szCs w:val="24"/>
        </w:rPr>
        <w:t xml:space="preserve">Read </w:t>
      </w:r>
      <w:r w:rsidRPr="00E832E9">
        <w:rPr>
          <w:sz w:val="24"/>
          <w:szCs w:val="24"/>
        </w:rPr>
        <w:t>Mark 1:14-16</w:t>
      </w:r>
      <w:r w:rsidR="002A77ED">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0FD0BFEF" w14:textId="57C5B1A1" w:rsidR="00E832E9" w:rsidRDefault="00E832E9" w:rsidP="0037103A">
      <w:pPr>
        <w:pStyle w:val="ListParagraph"/>
        <w:numPr>
          <w:ilvl w:val="0"/>
          <w:numId w:val="64"/>
        </w:numPr>
        <w:jc w:val="both"/>
        <w:rPr>
          <w:sz w:val="24"/>
          <w:szCs w:val="24"/>
        </w:rPr>
      </w:pPr>
      <w:r>
        <w:rPr>
          <w:sz w:val="24"/>
          <w:szCs w:val="24"/>
        </w:rPr>
        <w:t>In Matthew 4:19, what did Jesus say we would be doing if we are following Him?  ________________________________________________________________________</w:t>
      </w:r>
    </w:p>
    <w:p w14:paraId="71E7EE68" w14:textId="6FD79DE3" w:rsidR="00E832E9" w:rsidRDefault="00E832E9" w:rsidP="0037103A">
      <w:pPr>
        <w:pStyle w:val="ListParagraph"/>
        <w:numPr>
          <w:ilvl w:val="0"/>
          <w:numId w:val="64"/>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7B4521B2" w14:textId="231D4D67" w:rsidR="008927C4" w:rsidRDefault="008927C4" w:rsidP="0037103A">
      <w:pPr>
        <w:pStyle w:val="ListParagraph"/>
        <w:numPr>
          <w:ilvl w:val="0"/>
          <w:numId w:val="64"/>
        </w:numPr>
        <w:jc w:val="both"/>
        <w:rPr>
          <w:sz w:val="24"/>
          <w:szCs w:val="24"/>
        </w:rPr>
      </w:pPr>
      <w:r>
        <w:rPr>
          <w:sz w:val="24"/>
          <w:szCs w:val="24"/>
        </w:rPr>
        <w:t>From Acts 1:8, Romans 10:19 and Mark 16:15, what is the scope of our outreach with the gospel?</w:t>
      </w:r>
    </w:p>
    <w:p w14:paraId="7E5514C4" w14:textId="3A3EE289" w:rsidR="00E832E9" w:rsidRPr="00E832E9" w:rsidRDefault="008927C4" w:rsidP="008927C4">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AA415" w14:textId="77777777" w:rsidR="00E832E9" w:rsidRDefault="00E832E9" w:rsidP="00E832E9">
      <w:pPr>
        <w:jc w:val="center"/>
        <w:rPr>
          <w:b/>
          <w:i/>
          <w:sz w:val="24"/>
          <w:szCs w:val="24"/>
        </w:rPr>
      </w:pPr>
    </w:p>
    <w:p w14:paraId="1A24E6D7" w14:textId="1F556E04" w:rsidR="00E832E9" w:rsidRDefault="00E832E9" w:rsidP="00E5337B">
      <w:pPr>
        <w:spacing w:before="240" w:after="160" w:line="259" w:lineRule="auto"/>
        <w:jc w:val="center"/>
        <w:rPr>
          <w:b/>
          <w:sz w:val="28"/>
          <w:szCs w:val="28"/>
        </w:rPr>
      </w:pPr>
    </w:p>
    <w:p w14:paraId="2B6A55BD" w14:textId="3F43D971" w:rsidR="00C10C9B" w:rsidRDefault="00C10C9B" w:rsidP="00E5337B">
      <w:pPr>
        <w:spacing w:before="240" w:after="160" w:line="259" w:lineRule="auto"/>
        <w:jc w:val="center"/>
        <w:rPr>
          <w:b/>
          <w:sz w:val="28"/>
          <w:szCs w:val="28"/>
        </w:rPr>
      </w:pPr>
    </w:p>
    <w:p w14:paraId="28F99CFE" w14:textId="77777777" w:rsidR="00C10C9B" w:rsidRPr="003C3007" w:rsidRDefault="00C10C9B" w:rsidP="00E5337B">
      <w:pPr>
        <w:spacing w:before="240" w:after="160" w:line="259" w:lineRule="auto"/>
        <w:jc w:val="center"/>
        <w:rPr>
          <w:b/>
          <w:sz w:val="28"/>
          <w:szCs w:val="28"/>
        </w:rPr>
      </w:pPr>
    </w:p>
    <w:p w14:paraId="15B989F3" w14:textId="77777777" w:rsidR="0032739E" w:rsidRDefault="0032739E" w:rsidP="00556997">
      <w:pPr>
        <w:ind w:firstLine="720"/>
        <w:jc w:val="both"/>
        <w:rPr>
          <w:rFonts w:cstheme="minorHAnsi"/>
          <w:sz w:val="24"/>
          <w:szCs w:val="24"/>
        </w:rPr>
      </w:pPr>
    </w:p>
    <w:p w14:paraId="65FB4AEB" w14:textId="3FF00EE2" w:rsidR="002A77ED" w:rsidRDefault="002A77ED" w:rsidP="002A77ED">
      <w:pPr>
        <w:pStyle w:val="NoSpacing"/>
        <w:jc w:val="center"/>
        <w:rPr>
          <w:rFonts w:ascii="Edwardian Script ITC" w:hAnsi="Edwardian Script ITC"/>
          <w:b/>
          <w:sz w:val="72"/>
          <w:szCs w:val="72"/>
        </w:rPr>
      </w:pPr>
      <w:bookmarkStart w:id="10" w:name="_Hlk482309490"/>
      <w:bookmarkStart w:id="11" w:name="_Hlk482313688"/>
      <w:bookmarkStart w:id="12" w:name="_Hlk481010697"/>
      <w:r>
        <w:rPr>
          <w:rFonts w:ascii="Edwardian Script ITC" w:hAnsi="Edwardian Script ITC"/>
          <w:b/>
          <w:sz w:val="72"/>
          <w:szCs w:val="72"/>
        </w:rPr>
        <w:lastRenderedPageBreak/>
        <w:t xml:space="preserve">The Well Who Came to The Woman </w:t>
      </w:r>
    </w:p>
    <w:p w14:paraId="7777BBE2" w14:textId="77777777" w:rsidR="00223733" w:rsidRDefault="00223733" w:rsidP="002A77ED">
      <w:pPr>
        <w:pStyle w:val="NoSpacing"/>
        <w:jc w:val="center"/>
        <w:rPr>
          <w:rFonts w:ascii="Edwardian Script ITC" w:hAnsi="Edwardian Script ITC"/>
          <w:b/>
          <w:sz w:val="72"/>
          <w:szCs w:val="72"/>
        </w:rPr>
      </w:pPr>
    </w:p>
    <w:p w14:paraId="7476141A" w14:textId="77777777" w:rsidR="002A77ED" w:rsidRDefault="002A77ED" w:rsidP="00AE2B96">
      <w:pPr>
        <w:pStyle w:val="NoSpacing"/>
        <w:jc w:val="center"/>
        <w:rPr>
          <w:rFonts w:asciiTheme="minorHAnsi" w:hAnsiTheme="minorHAnsi" w:cstheme="minorHAnsi"/>
          <w:b/>
          <w:sz w:val="28"/>
          <w:szCs w:val="28"/>
        </w:rPr>
      </w:pPr>
      <w:r>
        <w:rPr>
          <w:rFonts w:asciiTheme="minorHAnsi" w:hAnsiTheme="minorHAnsi" w:cstheme="minorHAnsi"/>
          <w:b/>
          <w:sz w:val="28"/>
          <w:szCs w:val="28"/>
        </w:rPr>
        <w:t>Key Passages</w:t>
      </w:r>
    </w:p>
    <w:p w14:paraId="70EE1783" w14:textId="77777777" w:rsidR="002A77ED" w:rsidRDefault="002A77ED" w:rsidP="002A77ED">
      <w:pPr>
        <w:pStyle w:val="NoSpacing"/>
        <w:jc w:val="center"/>
        <w:rPr>
          <w:rFonts w:asciiTheme="minorHAnsi" w:hAnsiTheme="minorHAnsi" w:cstheme="minorHAnsi"/>
          <w:b/>
          <w:sz w:val="28"/>
          <w:szCs w:val="28"/>
        </w:rPr>
      </w:pPr>
    </w:p>
    <w:p w14:paraId="7908F65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67DF949D"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0755349D"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70ACE49F" w14:textId="77777777" w:rsidR="002A77ED" w:rsidRDefault="002A77ED" w:rsidP="002A77ED">
      <w:pPr>
        <w:jc w:val="center"/>
        <w:rPr>
          <w:b/>
          <w:sz w:val="28"/>
          <w:szCs w:val="28"/>
        </w:rPr>
      </w:pPr>
      <w:r>
        <w:rPr>
          <w:b/>
          <w:sz w:val="28"/>
          <w:szCs w:val="28"/>
        </w:rPr>
        <w:t>Introduction</w:t>
      </w:r>
    </w:p>
    <w:p w14:paraId="33CB92C3"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 in-depth study of this portion of Scripture has much to yield and numerous topical studies could be developed from the truth it contains. For example, politics and religion plays into the dialog, and so does racial reconciliation. Still, we could approach this as a history lesson on Israel’s past, specifically during the divided kingdom. Or it could be about geography and the importance of infrastructure and digging wells to supply life sustaining water. We might also consider the lives of Jacob and his beloved son, Joseph. Here, we would learn of what happens when parents show favoritism to their children (Genesis 33:19, 48:22; Joshua 24:32). </w:t>
      </w:r>
    </w:p>
    <w:p w14:paraId="23CA050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182EB9C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Yet, all this is just a back drop for the real story involving two main characters. The lessor of the two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5398D20A"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28BEBAED" w14:textId="1751ADA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Now the second person in this account, the Hero—He is something else altogether. In fact, He is the hero of God’s story and a real King who will one day come riding in on His white horse and save the day. Although that’s who He was and is, He was incognito when He came to the well that faithful day. Jesus planned this encounter before time began, so says Paul in Ephesians 1. He was on a mission from God, His Father, seeking a bride who would worship Him in Spirit and Truth. </w:t>
      </w:r>
    </w:p>
    <w:p w14:paraId="337F2E4B"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3815E227"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And so, you see, there is much more going on here than a happenstance meeting of Jesus and the woman at the well. In part, this account brings to light God’s eternal purposes and plans as they are revealed in the person of Jesus. </w:t>
      </w:r>
      <w:r>
        <w:rPr>
          <w:rStyle w:val="netverse"/>
          <w:rFonts w:asciiTheme="minorHAnsi" w:eastAsiaTheme="majorEastAsia" w:hAnsiTheme="minorHAnsi" w:cstheme="minorHAnsi"/>
          <w:color w:val="000000"/>
        </w:rPr>
        <w:t>So, let’s dive right in and drink deeply of God’s love as we too encounter</w:t>
      </w:r>
      <w:r>
        <w:rPr>
          <w:rFonts w:asciiTheme="minorHAnsi" w:hAnsiTheme="minorHAnsi" w:cstheme="minorHAnsi"/>
        </w:rPr>
        <w:t xml:space="preserve"> “The Well” who came to the woman. </w:t>
      </w:r>
    </w:p>
    <w:p w14:paraId="3A91B3A8" w14:textId="77777777" w:rsidR="002A77ED" w:rsidRDefault="002A77ED" w:rsidP="002A77ED">
      <w:pPr>
        <w:pStyle w:val="poetry"/>
        <w:shd w:val="clear" w:color="auto" w:fill="FFFFFF"/>
        <w:spacing w:before="0" w:beforeAutospacing="0" w:after="0" w:afterAutospacing="0"/>
        <w:ind w:firstLine="720"/>
        <w:jc w:val="both"/>
        <w:rPr>
          <w:rStyle w:val="netverse"/>
          <w:rFonts w:eastAsiaTheme="majorEastAsia"/>
          <w:color w:val="000000"/>
        </w:rPr>
      </w:pPr>
    </w:p>
    <w:p w14:paraId="02A6046F" w14:textId="77777777" w:rsidR="002A77ED" w:rsidRDefault="002A77ED" w:rsidP="002A77ED">
      <w:pPr>
        <w:jc w:val="center"/>
        <w:rPr>
          <w:b/>
          <w:sz w:val="28"/>
          <w:szCs w:val="28"/>
        </w:rPr>
      </w:pPr>
      <w:r>
        <w:rPr>
          <w:rFonts w:asciiTheme="minorHAnsi" w:hAnsiTheme="minorHAnsi" w:cstheme="minorHAnsi"/>
          <w:b/>
          <w:sz w:val="28"/>
          <w:szCs w:val="28"/>
        </w:rPr>
        <w:t>A Despised Place</w:t>
      </w:r>
    </w:p>
    <w:p w14:paraId="3604C5FB"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702BF5BD" w14:textId="77777777" w:rsidR="002A77ED" w:rsidRDefault="002A77ED" w:rsidP="002A77ED">
      <w:pPr>
        <w:pStyle w:val="bodytext"/>
        <w:spacing w:before="0" w:beforeAutospacing="0" w:after="0" w:afterAutospacing="0"/>
        <w:jc w:val="center"/>
        <w:rPr>
          <w:rStyle w:val="apple-converted-space"/>
          <w:i/>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617F5669" w14:textId="77777777" w:rsidR="002A77ED" w:rsidRDefault="002A77ED" w:rsidP="002A77ED">
      <w:pPr>
        <w:pStyle w:val="bodytext"/>
        <w:spacing w:before="0" w:beforeAutospacing="0" w:after="0" w:afterAutospacing="0"/>
        <w:jc w:val="center"/>
      </w:pPr>
    </w:p>
    <w:p w14:paraId="6D22D2A2" w14:textId="54768CC6"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Nicodemus didn’t even realize he was in the presence of the King of God’s kingdom! But the apex of their conversation is found in John 3:16 w</w:t>
      </w:r>
      <w:r w:rsidR="007B2071">
        <w:rPr>
          <w:rFonts w:asciiTheme="minorHAnsi" w:hAnsiTheme="minorHAnsi" w:cstheme="minorHAnsi"/>
          <w:sz w:val="24"/>
          <w:szCs w:val="24"/>
        </w:rPr>
        <w:t>here</w:t>
      </w:r>
      <w:r>
        <w:rPr>
          <w:rFonts w:asciiTheme="minorHAnsi" w:hAnsiTheme="minorHAnsi" w:cstheme="minorHAnsi"/>
          <w:sz w:val="24"/>
          <w:szCs w:val="24"/>
        </w:rPr>
        <w:t xml:space="preserve"> Jesus said: “God so loved </w:t>
      </w:r>
      <w:r>
        <w:rPr>
          <w:rFonts w:asciiTheme="minorHAnsi" w:hAnsiTheme="minorHAnsi" w:cstheme="minorHAnsi"/>
          <w:i/>
          <w:sz w:val="24"/>
          <w:szCs w:val="24"/>
        </w:rPr>
        <w:t>all</w:t>
      </w:r>
      <w:r>
        <w:rPr>
          <w:rFonts w:asciiTheme="minorHAnsi" w:hAnsiTheme="minorHAnsi" w:cstheme="minorHAnsi"/>
          <w:sz w:val="24"/>
          <w:szCs w:val="24"/>
        </w:rPr>
        <w:t xml:space="preserve"> the people of the world, that </w:t>
      </w:r>
      <w:r w:rsidR="007B2071">
        <w:rPr>
          <w:rFonts w:asciiTheme="minorHAnsi" w:hAnsiTheme="minorHAnsi" w:cstheme="minorHAnsi"/>
          <w:sz w:val="24"/>
          <w:szCs w:val="24"/>
        </w:rPr>
        <w:t xml:space="preserve">He </w:t>
      </w:r>
      <w:r>
        <w:rPr>
          <w:rFonts w:asciiTheme="minorHAnsi" w:hAnsiTheme="minorHAnsi" w:cstheme="minorHAnsi"/>
          <w:sz w:val="24"/>
          <w:szCs w:val="24"/>
        </w:rPr>
        <w:t xml:space="preserve">gave His Only Son that whoever believed on Him would not perish but have everlasting life” (John 3:1-17). The religious ruler had not an inkling that he was talking to his Messiah, and Jesus didn’t tell him. No, that honor was reserved for the Samaritan woman.  </w:t>
      </w:r>
    </w:p>
    <w:p w14:paraId="6BF77E8B" w14:textId="77777777" w:rsidR="002A77ED" w:rsidRDefault="002A77ED" w:rsidP="002A77ED">
      <w:pPr>
        <w:ind w:firstLine="720"/>
        <w:jc w:val="both"/>
        <w:rPr>
          <w:rFonts w:asciiTheme="minorHAnsi" w:hAnsiTheme="minorHAnsi" w:cstheme="minorHAnsi"/>
          <w:sz w:val="24"/>
          <w:szCs w:val="24"/>
        </w:rPr>
      </w:pPr>
      <w:r>
        <w:rPr>
          <w:rStyle w:val="netverse"/>
          <w:rFonts w:asciiTheme="minorHAnsi" w:eastAsiaTheme="majorEastAsia" w:hAnsiTheme="minorHAnsi" w:cstheme="minorHAnsi"/>
          <w:color w:val="000000"/>
          <w:sz w:val="24"/>
          <w:szCs w:val="24"/>
        </w:rPr>
        <w:t>T</w:t>
      </w:r>
      <w:r>
        <w:rPr>
          <w:rFonts w:asciiTheme="minorHAnsi" w:hAnsiTheme="minorHAnsi" w:cstheme="minorHAnsi"/>
          <w:sz w:val="24"/>
          <w:szCs w:val="24"/>
        </w:rPr>
        <w:t>he text says that</w:t>
      </w:r>
      <w:r>
        <w:rPr>
          <w:rStyle w:val="netverse"/>
          <w:rFonts w:asciiTheme="minorHAnsi" w:eastAsiaTheme="majorEastAsia" w:hAnsiTheme="minorHAnsi" w:cstheme="minorHAnsi"/>
          <w:color w:val="000000"/>
          <w:sz w:val="24"/>
          <w:szCs w:val="24"/>
        </w:rPr>
        <w:t xml:space="preserve"> Jesus </w:t>
      </w:r>
      <w:r>
        <w:rPr>
          <w:rStyle w:val="netverse"/>
          <w:rFonts w:asciiTheme="minorHAnsi" w:eastAsiaTheme="majorEastAsia" w:hAnsiTheme="minorHAnsi" w:cstheme="minorHAnsi"/>
          <w:i/>
          <w:color w:val="000000"/>
          <w:sz w:val="24"/>
          <w:szCs w:val="24"/>
        </w:rPr>
        <w:t>had to</w:t>
      </w:r>
      <w:r>
        <w:rPr>
          <w:rStyle w:val="netverse"/>
          <w:rFonts w:asciiTheme="minorHAnsi" w:eastAsiaTheme="majorEastAsia" w:hAnsiTheme="minorHAnsi" w:cstheme="minorHAnsi"/>
          <w:color w:val="000000"/>
          <w:sz w:val="24"/>
          <w:szCs w:val="24"/>
        </w:rPr>
        <w:t xml:space="preserve"> </w:t>
      </w:r>
      <w:r>
        <w:rPr>
          <w:rStyle w:val="netverse"/>
          <w:rFonts w:asciiTheme="minorHAnsi" w:eastAsiaTheme="majorEastAsia" w:hAnsiTheme="minorHAnsi" w:cstheme="minorHAnsi"/>
          <w:i/>
          <w:color w:val="000000"/>
          <w:sz w:val="24"/>
          <w:szCs w:val="24"/>
        </w:rPr>
        <w:t>go</w:t>
      </w:r>
      <w:r>
        <w:rPr>
          <w:rStyle w:val="netverse"/>
          <w:rFonts w:asciiTheme="minorHAnsi" w:eastAsiaTheme="majorEastAsia" w:hAnsiTheme="minorHAnsi" w:cstheme="minorHAnsi"/>
          <w:color w:val="000000"/>
          <w:sz w:val="24"/>
          <w:szCs w:val="24"/>
        </w:rPr>
        <w:t xml:space="preserve"> through Samaria. Why the emphasis?</w:t>
      </w:r>
      <w:r>
        <w:rPr>
          <w:rFonts w:asciiTheme="minorHAnsi" w:hAnsiTheme="minorHAnsi" w:cstheme="minorHAnsi"/>
          <w:sz w:val="24"/>
          <w:szCs w:val="24"/>
        </w:rPr>
        <w:t xml:space="preserve"> The </w:t>
      </w:r>
      <w:r>
        <w:rPr>
          <w:rFonts w:asciiTheme="minorHAnsi" w:hAnsiTheme="minorHAnsi" w:cstheme="minorHAnsi"/>
          <w:noProof/>
          <w:sz w:val="24"/>
          <w:szCs w:val="24"/>
        </w:rPr>
        <w:t>Jews</w:t>
      </w:r>
      <w:r>
        <w:rPr>
          <w:rFonts w:asciiTheme="minorHAnsi" w:hAnsiTheme="minorHAnsi" w:cstheme="minorHAnsi"/>
          <w:sz w:val="24"/>
          <w:szCs w:val="24"/>
        </w:rPr>
        <w:t xml:space="preserve"> and the Samaritans had a long history of animosity. While</w:t>
      </w:r>
      <w:r>
        <w:rPr>
          <w:rStyle w:val="netverse"/>
          <w:rFonts w:asciiTheme="minorHAnsi" w:eastAsiaTheme="majorEastAsia" w:hAnsiTheme="minorHAnsi" w:cstheme="minorHAnsi"/>
          <w:color w:val="000000"/>
          <w:sz w:val="24"/>
          <w:szCs w:val="24"/>
        </w:rPr>
        <w:t xml:space="preserve"> Samaria was halfway</w:t>
      </w:r>
      <w:r>
        <w:rPr>
          <w:rFonts w:asciiTheme="minorHAnsi" w:hAnsiTheme="minorHAnsi" w:cstheme="minorHAnsi"/>
          <w:sz w:val="24"/>
          <w:szCs w:val="24"/>
        </w:rPr>
        <w:t xml:space="preserve"> between Judea and Galilee, a devout Jew would normally walk seventy miles out of the way to stay out of Samaria.</w:t>
      </w:r>
      <w:r>
        <w:rPr>
          <w:rFonts w:asciiTheme="minorHAnsi" w:eastAsiaTheme="minorEastAsia" w:hAnsiTheme="minorHAnsi" w:cstheme="minorHAnsi"/>
          <w:sz w:val="24"/>
          <w:szCs w:val="24"/>
        </w:rPr>
        <w:t xml:space="preserve"> T</w:t>
      </w:r>
      <w:r>
        <w:rPr>
          <w:rFonts w:asciiTheme="minorHAnsi" w:hAnsiTheme="minorHAnsi" w:cstheme="minorHAnsi"/>
          <w:sz w:val="24"/>
          <w:szCs w:val="24"/>
        </w:rPr>
        <w:t>he Samaritans were a population of Jews that had intermarried with Gentiles. It was considered taboo, even scandalous, for a Jewish man to speak to a Samaritan woman because they were considered “unclean.”</w:t>
      </w:r>
    </w:p>
    <w:p w14:paraId="10BE97B4"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7ACE9BF2" w14:textId="68291DA4"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As I was preparing to write this lesson, my pastor was preaching through the book of Luke, and we were studying chapter nine. My pastor pointed out how prideful and arrogant the </w:t>
      </w:r>
      <w:r>
        <w:rPr>
          <w:rFonts w:asciiTheme="minorHAnsi" w:hAnsiTheme="minorHAnsi" w:cstheme="minorHAnsi"/>
          <w:sz w:val="24"/>
          <w:szCs w:val="24"/>
        </w:rPr>
        <w:lastRenderedPageBreak/>
        <w:t>disciples</w:t>
      </w:r>
      <w:r>
        <w:rPr>
          <w:rFonts w:asciiTheme="minorHAnsi" w:hAnsiTheme="minorHAnsi" w:cstheme="minorHAnsi"/>
          <w:noProof/>
          <w:sz w:val="24"/>
          <w:szCs w:val="24"/>
        </w:rPr>
        <w:t xml:space="preserve"> were</w:t>
      </w:r>
      <w:r>
        <w:rPr>
          <w:rFonts w:asciiTheme="minorHAnsi" w:hAnsiTheme="minorHAnsi" w:cstheme="minorHAnsi"/>
          <w:sz w:val="24"/>
          <w:szCs w:val="24"/>
        </w:rPr>
        <w:t xml:space="preserve"> towards “outsiders,” including the Gentiles (Luke 9:46-56). On one occasion, when the Samaritans, whom they hated anyway, rejected Jesus, James and His brother John (nicknamed The Sons of Thunder) were only too happy to retaliate. They ask</w:t>
      </w:r>
      <w:r w:rsidR="0052523B">
        <w:rPr>
          <w:rFonts w:asciiTheme="minorHAnsi" w:hAnsiTheme="minorHAnsi" w:cstheme="minorHAnsi"/>
          <w:sz w:val="24"/>
          <w:szCs w:val="24"/>
        </w:rPr>
        <w:t>ed</w:t>
      </w:r>
      <w:r>
        <w:rPr>
          <w:rFonts w:asciiTheme="minorHAnsi" w:hAnsiTheme="minorHAnsi" w:cstheme="minorHAnsi"/>
          <w:sz w:val="24"/>
          <w:szCs w:val="24"/>
        </w:rPr>
        <w:t xml:space="preserve"> the Lord if He wanted them to add lightning to their repertoire of thunder and annihilate the Samaritans. </w:t>
      </w:r>
    </w:p>
    <w:p w14:paraId="63417EA9"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2A4FB06"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Revelation 7:9-10 (NET)</w:t>
      </w:r>
    </w:p>
    <w:p w14:paraId="6E3F0904" w14:textId="77777777" w:rsidR="002A77ED" w:rsidRDefault="002A77ED" w:rsidP="002A77ED">
      <w:pPr>
        <w:pStyle w:val="bodytext"/>
        <w:shd w:val="clear" w:color="auto" w:fill="FFFFFF"/>
        <w:spacing w:before="0" w:beforeAutospacing="0" w:after="0" w:afterAutospacing="0"/>
        <w:jc w:val="center"/>
        <w:rPr>
          <w:rStyle w:val="netverse"/>
          <w:rFonts w:eastAsiaTheme="majorEastAsia"/>
          <w:i/>
          <w:color w:val="000000"/>
        </w:rPr>
      </w:pPr>
      <w:r>
        <w:rPr>
          <w:rStyle w:val="s"/>
          <w:rFonts w:asciiTheme="minorHAnsi" w:eastAsiaTheme="majorEastAsia" w:hAnsiTheme="minorHAnsi" w:cstheme="minorHAnsi"/>
          <w:b/>
          <w:i/>
          <w:color w:val="000000"/>
        </w:rPr>
        <w:t>After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these things,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 looked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here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was</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 enormous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crowd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no 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count</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made up of persons from every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nation</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tribe,</w:t>
      </w:r>
      <w:r>
        <w:rPr>
          <w:rStyle w:val="netvers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people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language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standing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Lamb</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dressed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long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white robes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with palm branches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their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hands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were shouting out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a loud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voice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Salvation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belongs to our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God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to the one seated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Lamb!</w:t>
      </w:r>
      <w:r>
        <w:rPr>
          <w:rStyle w:val="netverse"/>
          <w:rFonts w:asciiTheme="minorHAnsi" w:eastAsiaTheme="majorEastAsia" w:hAnsiTheme="minorHAnsi" w:cstheme="minorHAnsi"/>
          <w:b/>
          <w:i/>
          <w:color w:val="000000"/>
        </w:rPr>
        <w:t>”</w:t>
      </w:r>
    </w:p>
    <w:p w14:paraId="0349D79E"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42E170EF" w14:textId="77777777" w:rsidR="002A77ED" w:rsidRDefault="002A77ED" w:rsidP="002A77ED">
      <w:pPr>
        <w:ind w:firstLine="720"/>
        <w:jc w:val="both"/>
        <w:rPr>
          <w:sz w:val="24"/>
          <w:szCs w:val="24"/>
        </w:rPr>
      </w:pPr>
      <w:r>
        <w:rPr>
          <w:rFonts w:asciiTheme="minorHAnsi" w:hAnsiTheme="minorHAnsi" w:cstheme="minorHAnsi"/>
          <w:sz w:val="24"/>
          <w:szCs w:val="24"/>
        </w:rPr>
        <w:t>Ironically, it was Luke, the only Gentile writer of the Bible, who recorded Jesus’ last words before returning to heaven. Jesus said, “You will receive power when the Holy Spirit comes on you and you will be</w:t>
      </w:r>
      <w:r>
        <w:rPr>
          <w:rFonts w:asciiTheme="minorHAnsi" w:hAnsiTheme="minorHAnsi" w:cstheme="minorHAnsi"/>
          <w:i/>
          <w:sz w:val="24"/>
          <w:szCs w:val="24"/>
        </w:rPr>
        <w:t xml:space="preserve"> </w:t>
      </w:r>
      <w:r>
        <w:rPr>
          <w:rFonts w:asciiTheme="minorHAnsi" w:hAnsiTheme="minorHAnsi" w:cstheme="minorHAnsi"/>
          <w:sz w:val="24"/>
          <w:szCs w:val="24"/>
        </w:rPr>
        <w:t xml:space="preserve">My witnesses in Jerusalem, Judea, </w:t>
      </w:r>
      <w:r>
        <w:rPr>
          <w:rFonts w:asciiTheme="minorHAnsi" w:hAnsiTheme="minorHAnsi" w:cstheme="minorHAnsi"/>
          <w:i/>
          <w:sz w:val="24"/>
          <w:szCs w:val="24"/>
        </w:rPr>
        <w:t>Samaria</w:t>
      </w:r>
      <w:r>
        <w:rPr>
          <w:rFonts w:asciiTheme="minorHAnsi" w:hAnsiTheme="minorHAnsi" w:cstheme="minorHAnsi"/>
          <w:sz w:val="24"/>
          <w:szCs w:val="24"/>
        </w:rPr>
        <w:t xml:space="preserve">, and to the uttermost parts of the World” (Acts 1:8).  His commission to them (and us) was total world impact. As the passage below indicates, His intent all along was to include people from every nation in His family. </w:t>
      </w:r>
    </w:p>
    <w:p w14:paraId="5DB664EE"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John 10:14-16 (NET) </w:t>
      </w:r>
    </w:p>
    <w:p w14:paraId="394AE2B7" w14:textId="77777777" w:rsidR="002A77ED" w:rsidRDefault="002A77ED" w:rsidP="002A77ED">
      <w:pPr>
        <w:spacing w:after="0"/>
        <w:jc w:val="center"/>
        <w:rPr>
          <w:rStyle w:val="netverse"/>
          <w:i/>
          <w:color w:val="000000"/>
          <w:shd w:val="clear" w:color="auto" w:fill="FFFFFF"/>
        </w:rPr>
      </w:pP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shepherd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 as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I 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lay down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life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for</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the sheep</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have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sheep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from</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this</w:t>
      </w:r>
      <w:r>
        <w:rPr>
          <w:rStyle w:val="s"/>
          <w:rFonts w:asciiTheme="minorHAnsi" w:hAnsiTheme="minorHAnsi" w:cstheme="minorHAnsi"/>
          <w:b/>
          <w:i/>
          <w:color w:val="000000"/>
          <w:sz w:val="24"/>
          <w:szCs w:val="24"/>
          <w:shd w:val="clear" w:color="auto" w:fill="FFFFFF"/>
        </w:rPr>
        <w:t xml:space="preserve"> sheepfold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netvers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bring</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them too,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they will listen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voice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so</w:t>
      </w:r>
      <w:r>
        <w:rPr>
          <w:rStyle w:val="s"/>
          <w:rFonts w:asciiTheme="minorHAnsi" w:hAnsiTheme="minorHAnsi" w:cstheme="minorHAnsi"/>
          <w:b/>
          <w:i/>
          <w:color w:val="000000"/>
          <w:sz w:val="24"/>
          <w:szCs w:val="24"/>
          <w:shd w:val="clear" w:color="auto" w:fill="FFFFFF"/>
        </w:rPr>
        <w:t xml:space="preserve"> that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there</w:t>
      </w:r>
      <w:r>
        <w:rPr>
          <w:rStyle w:val="s"/>
          <w:rFonts w:asciiTheme="minorHAnsi" w:hAnsiTheme="minorHAnsi" w:cstheme="minorHAnsi"/>
          <w:b/>
          <w:i/>
          <w:color w:val="000000"/>
          <w:sz w:val="24"/>
          <w:szCs w:val="24"/>
          <w:shd w:val="clear" w:color="auto" w:fill="FFFFFF"/>
        </w:rPr>
        <w:t xml:space="preserve"> will be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flock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one</w:t>
      </w:r>
      <w:r>
        <w:rPr>
          <w:rStyle w:val="s"/>
          <w:rFonts w:asciiTheme="minorHAnsi" w:hAnsiTheme="minorHAnsi" w:cstheme="minorHAnsi"/>
          <w:b/>
          <w:i/>
          <w:color w:val="000000"/>
          <w:sz w:val="24"/>
          <w:szCs w:val="24"/>
          <w:shd w:val="clear" w:color="auto" w:fill="FFFFFF"/>
        </w:rPr>
        <w:t xml:space="preserve"> shepherd</w:t>
      </w:r>
      <w:r>
        <w:rPr>
          <w:rStyle w:val="netverse"/>
          <w:rFonts w:asciiTheme="minorHAnsi" w:hAnsiTheme="minorHAnsi" w:cstheme="minorHAnsi"/>
          <w:b/>
          <w:i/>
          <w:color w:val="000000"/>
          <w:sz w:val="24"/>
          <w:szCs w:val="24"/>
          <w:shd w:val="clear" w:color="auto" w:fill="FFFFFF"/>
        </w:rPr>
        <w:t>.</w:t>
      </w:r>
    </w:p>
    <w:p w14:paraId="08E861AC"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24260D3D" w14:textId="77777777" w:rsidR="002A77ED" w:rsidRDefault="002A77ED" w:rsidP="002A77ED">
      <w:pPr>
        <w:jc w:val="center"/>
        <w:rPr>
          <w:sz w:val="28"/>
          <w:szCs w:val="28"/>
        </w:rPr>
      </w:pPr>
      <w:r>
        <w:rPr>
          <w:rFonts w:asciiTheme="minorHAnsi" w:hAnsiTheme="minorHAnsi" w:cstheme="minorHAnsi"/>
          <w:b/>
          <w:sz w:val="28"/>
          <w:szCs w:val="28"/>
        </w:rPr>
        <w:t>A Despised Woman</w:t>
      </w:r>
    </w:p>
    <w:p w14:paraId="62D6930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4:9-15 (NET)</w:t>
      </w:r>
    </w:p>
    <w:p w14:paraId="5CD38ABF"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the Samaritan woman said to him, “How can you – a Jew</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 ask me, a Samaritan woman, for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 (For Jews use nothing in common</w:t>
      </w:r>
      <w:r>
        <w:rPr>
          <w:rStyle w:val="apple-converted-space"/>
          <w:rFonts w:asciiTheme="minorHAnsi" w:hAnsiTheme="minorHAnsi" w:cstheme="minorHAnsi"/>
          <w:b/>
          <w:i/>
          <w:color w:val="000000"/>
        </w:rPr>
        <w:t> </w:t>
      </w:r>
      <w:r>
        <w:rPr>
          <w:rFonts w:asciiTheme="minorHAnsi" w:hAnsiTheme="minorHAnsi" w:cstheme="minorHAnsi"/>
          <w:b/>
          <w:i/>
          <w:color w:val="000000"/>
        </w:rPr>
        <w:t>with Samaritans.)</w:t>
      </w:r>
    </w:p>
    <w:p w14:paraId="5F3FC56F" w14:textId="77777777" w:rsidR="00AE2B96" w:rsidRDefault="002A77ED" w:rsidP="002A77ED">
      <w:pPr>
        <w:spacing w:after="0"/>
        <w:jc w:val="center"/>
        <w:rPr>
          <w:rStyle w:val="apple-converted-space"/>
          <w:rFonts w:asciiTheme="minorHAnsi" w:hAnsiTheme="minorHAnsi" w:cstheme="minorHAnsi"/>
          <w:b/>
          <w:i/>
          <w:color w:val="000000"/>
          <w:sz w:val="24"/>
          <w:szCs w:val="24"/>
          <w:vertAlign w:val="superscript"/>
        </w:rPr>
      </w:pPr>
      <w:r>
        <w:rPr>
          <w:rFonts w:asciiTheme="minorHAnsi" w:hAnsiTheme="minorHAnsi" w:cstheme="minorHAnsi"/>
          <w:b/>
          <w:i/>
          <w:color w:val="000000"/>
          <w:sz w:val="24"/>
          <w:szCs w:val="24"/>
        </w:rPr>
        <w:t>Jesus answered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her, “If you had known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gift of God and who it is who said to you, ‘Give me some water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drink,’ you would have asked him, and he would have given you living water.”</w:t>
      </w:r>
      <w:r>
        <w:rPr>
          <w:rStyle w:val="apple-converted-space"/>
          <w:rFonts w:asciiTheme="minorHAnsi" w:hAnsiTheme="minorHAnsi" w:cstheme="minorHAnsi"/>
          <w:b/>
          <w:i/>
          <w:color w:val="000000"/>
          <w:sz w:val="24"/>
          <w:szCs w:val="24"/>
          <w:vertAlign w:val="superscript"/>
        </w:rPr>
        <w:t> </w:t>
      </w:r>
    </w:p>
    <w:p w14:paraId="3A7EB05B" w14:textId="0E5EA07E" w:rsidR="002A77ED" w:rsidRDefault="002A77ED" w:rsidP="002A77ED">
      <w:pPr>
        <w:spacing w:after="0"/>
        <w:jc w:val="center"/>
        <w:rPr>
          <w:rStyle w:val="apple-converted-space"/>
          <w:sz w:val="24"/>
          <w:szCs w:val="24"/>
          <w:vertAlign w:val="superscript"/>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woman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said to him, “you have no bucket and the well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is deep; where then do, you get this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Surely, you’re not greater than our ancestor</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Jacob, are you? For he gave us this well and drank from it himself, along with his sons and his livestock.”</w:t>
      </w:r>
      <w:r>
        <w:rPr>
          <w:rFonts w:asciiTheme="minorHAnsi" w:eastAsia="Times New Roman" w:hAnsiTheme="minorHAnsi" w:cstheme="minorHAnsi"/>
          <w:b/>
          <w:color w:val="000000"/>
          <w:sz w:val="24"/>
          <w:szCs w:val="24"/>
        </w:rPr>
        <w:t xml:space="preserve"> </w:t>
      </w:r>
      <w:r>
        <w:rPr>
          <w:rFonts w:asciiTheme="minorHAnsi" w:hAnsiTheme="minorHAnsi" w:cstheme="minorHAnsi"/>
          <w:b/>
          <w:i/>
          <w:color w:val="000000"/>
          <w:sz w:val="24"/>
          <w:szCs w:val="24"/>
        </w:rPr>
        <w:t xml:space="preserve">Jesus </w:t>
      </w:r>
      <w:r>
        <w:rPr>
          <w:rFonts w:asciiTheme="minorHAnsi" w:hAnsiTheme="minorHAnsi" w:cstheme="minorHAnsi"/>
          <w:b/>
          <w:i/>
          <w:color w:val="000000"/>
          <w:sz w:val="24"/>
          <w:szCs w:val="24"/>
        </w:rPr>
        <w:lastRenderedPageBreak/>
        <w:t>replied,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“Everyone who drinks some of this water will be thirsty</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again.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But whoever drinks some of the water that I will give him will never be thirsty again,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the water that I will give him will become in him a fountain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of water springing up</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eternal life.”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“Sir, give me this water, so that I will not be thirsty or have to come here to draw</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water.”</w:t>
      </w:r>
      <w:r>
        <w:rPr>
          <w:rStyle w:val="apple-converted-space"/>
          <w:rFonts w:asciiTheme="minorHAnsi" w:hAnsiTheme="minorHAnsi" w:cstheme="minorHAnsi"/>
          <w:b/>
          <w:i/>
          <w:color w:val="000000"/>
          <w:sz w:val="24"/>
          <w:szCs w:val="24"/>
          <w:vertAlign w:val="superscript"/>
        </w:rPr>
        <w:t> </w:t>
      </w:r>
    </w:p>
    <w:p w14:paraId="29406D4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27ACE495" w14:textId="6E2A484B"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r>
        <w:rPr>
          <w:rStyle w:val="netverse"/>
          <w:rFonts w:asciiTheme="minorHAnsi" w:eastAsiaTheme="majorEastAsia" w:hAnsiTheme="minorHAnsi" w:cstheme="minorHAnsi"/>
          <w:color w:val="000000"/>
        </w:rPr>
        <w:t>Jesus and His disciples were traveling from Judea to Galilee, and by the time they reached Samaria they</w:t>
      </w:r>
      <w:r>
        <w:rPr>
          <w:rFonts w:asciiTheme="minorHAnsi" w:hAnsiTheme="minorHAnsi" w:cstheme="minorHAnsi"/>
        </w:rPr>
        <w:t xml:space="preserve"> had already walked about 35 miles. </w:t>
      </w:r>
      <w:r>
        <w:rPr>
          <w:rStyle w:val="netverse"/>
          <w:rFonts w:asciiTheme="minorHAnsi" w:eastAsiaTheme="majorEastAsia" w:hAnsiTheme="minorHAnsi" w:cstheme="minorHAnsi"/>
          <w:color w:val="000000"/>
        </w:rPr>
        <w:t>Suffice it to say, they were hot, tired, thirsty and hungry. T</w:t>
      </w:r>
      <w:r>
        <w:rPr>
          <w:rFonts w:asciiTheme="minorHAnsi" w:hAnsiTheme="minorHAnsi" w:cstheme="minorHAnsi"/>
        </w:rPr>
        <w:t>he disciples went to Samaria to buy food. But Jesus went to the well, not just to get water, but to give water.</w:t>
      </w:r>
      <w:r>
        <w:rPr>
          <w:rStyle w:val="netverse"/>
          <w:rFonts w:asciiTheme="minorHAnsi" w:eastAsiaTheme="majorEastAsia" w:hAnsiTheme="minorHAnsi" w:cstheme="minorHAnsi"/>
          <w:color w:val="000000"/>
        </w:rPr>
        <w:t xml:space="preserve"> Speaking of water, here is a little trivia. D</w:t>
      </w:r>
      <w:r>
        <w:rPr>
          <w:rFonts w:asciiTheme="minorHAnsi" w:hAnsiTheme="minorHAnsi" w:cstheme="minorHAnsi"/>
        </w:rPr>
        <w:t>id you know that e</w:t>
      </w:r>
      <w:r>
        <w:rPr>
          <w:rStyle w:val="netverse"/>
          <w:rFonts w:asciiTheme="minorHAnsi" w:eastAsiaTheme="majorEastAsia" w:hAnsiTheme="minorHAnsi" w:cstheme="minorHAnsi"/>
          <w:color w:val="000000"/>
        </w:rPr>
        <w:t>very drop of water on the earth has existed since creation? In fact, nearly three-fourths of the earth is made up of water. Similarly, up to 70 percent of the adult human body is made of water, and every single cell needs water to function. Without it, a person will perish in three to seven days. After experiencing heat exhaustion on my last three mission trips to Nicaragua, Costa Rica and Bolivia, I understand just how vital water is. Subsequently, knowing my propensity to get dehydrated, I keep a water bottle with me all the time, especially in these warmer climates. Simply put—water sustains life. Just as our bodies must have water to live physically, our impoverished souls need spiritual water to live eternally. That’s the kind of water Jesus came to give the woman at the well.</w:t>
      </w:r>
    </w:p>
    <w:p w14:paraId="672467B2" w14:textId="77777777" w:rsidR="007B2071" w:rsidRDefault="007B2071"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p>
    <w:p w14:paraId="13929D1C" w14:textId="1075247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Romans 3:9-23 tells us that no one seeks after God—God seeks us. And so, there, having crossed ethnic, social, religious and gender boundaries, was Jesus at the well, waiting on this woman.  Hoping to avoid contact with the other women, she arrives </w:t>
      </w:r>
      <w:r>
        <w:rPr>
          <w:rFonts w:asciiTheme="minorHAnsi" w:hAnsiTheme="minorHAnsi" w:cstheme="minorHAnsi"/>
          <w:noProof/>
        </w:rPr>
        <w:t xml:space="preserve">to fetch water </w:t>
      </w:r>
      <w:r>
        <w:rPr>
          <w:rFonts w:asciiTheme="minorHAnsi" w:hAnsiTheme="minorHAnsi" w:cstheme="minorHAnsi"/>
        </w:rPr>
        <w:t>in the blazing heat of the midday sun. Who in their right mind goes to get water in the hottest part of the day? A woman who was despised by the women and rejected by the men of her town, that’s who. But, that did not stop Jesus from striking up a conversation with her. He has an innate ability to build bridges to communicate with people. Jesus, having been raised in Nazareth, a place synonymous with the word despised, He knew a thing or two about how it felt to be despised and rejected (Luke 2:39; Isaiah 53:1-12). So,</w:t>
      </w:r>
      <w:r w:rsidR="007B2071">
        <w:rPr>
          <w:rFonts w:asciiTheme="minorHAnsi" w:hAnsiTheme="minorHAnsi" w:cstheme="minorHAnsi"/>
        </w:rPr>
        <w:t xml:space="preserve"> He could </w:t>
      </w:r>
      <w:r>
        <w:rPr>
          <w:rFonts w:asciiTheme="minorHAnsi" w:hAnsiTheme="minorHAnsi" w:cstheme="minorHAnsi"/>
        </w:rPr>
        <w:t xml:space="preserve">relate to her. </w:t>
      </w:r>
    </w:p>
    <w:p w14:paraId="79044350" w14:textId="77777777" w:rsidR="00AE2B96" w:rsidRDefault="00AE2B96"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7AA1F550"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1 Corinthians 1:27-29 (NET)</w:t>
      </w:r>
    </w:p>
    <w:p w14:paraId="324CFC78" w14:textId="6C28F7F4" w:rsidR="002A77ED" w:rsidRDefault="002A77ED" w:rsidP="002A77ED">
      <w:pPr>
        <w:spacing w:after="0"/>
        <w:ind w:firstLine="720"/>
        <w:jc w:val="center"/>
        <w:rPr>
          <w:rStyle w:val="netverse"/>
          <w:rFonts w:asciiTheme="minorHAnsi" w:hAnsiTheme="minorHAnsi" w:cstheme="minorHAnsi"/>
          <w:b/>
          <w:i/>
          <w:color w:val="000000"/>
          <w:sz w:val="24"/>
          <w:szCs w:val="24"/>
          <w:shd w:val="clear" w:color="auto" w:fill="FFFFFF"/>
        </w:rPr>
      </w:pP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foolish</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wise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weak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strong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what</w:t>
      </w:r>
      <w:r>
        <w:rPr>
          <w:rStyle w:val="s"/>
          <w:rFonts w:asciiTheme="minorHAnsi" w:hAnsiTheme="minorHAnsi" w:cstheme="minorHAnsi"/>
          <w:b/>
          <w:i/>
          <w:color w:val="000000"/>
          <w:sz w:val="24"/>
          <w:szCs w:val="24"/>
          <w:shd w:val="clear" w:color="auto" w:fill="FFFFFF"/>
        </w:rPr>
        <w:t xml:space="preserve"> is low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despised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the world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nothing, to set aside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something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so 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 can boast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his presence</w:t>
      </w:r>
      <w:r>
        <w:rPr>
          <w:rStyle w:val="netverse"/>
          <w:rFonts w:asciiTheme="minorHAnsi" w:hAnsiTheme="minorHAnsi" w:cstheme="minorHAnsi"/>
          <w:b/>
          <w:i/>
          <w:color w:val="000000"/>
          <w:sz w:val="24"/>
          <w:szCs w:val="24"/>
          <w:shd w:val="clear" w:color="auto" w:fill="FFFFFF"/>
        </w:rPr>
        <w:t>.</w:t>
      </w:r>
    </w:p>
    <w:p w14:paraId="5E2556C2" w14:textId="77777777" w:rsidR="002A77ED" w:rsidRDefault="002A77ED" w:rsidP="002A77ED">
      <w:pPr>
        <w:ind w:firstLine="720"/>
        <w:jc w:val="both"/>
        <w:rPr>
          <w:rFonts w:asciiTheme="minorHAnsi" w:hAnsiTheme="minorHAnsi" w:cstheme="minorHAnsi"/>
          <w:sz w:val="24"/>
          <w:szCs w:val="24"/>
        </w:rPr>
      </w:pPr>
      <w:r>
        <w:rPr>
          <w:rStyle w:val="text"/>
          <w:rFonts w:asciiTheme="minorHAnsi" w:hAnsiTheme="minorHAnsi" w:cstheme="minorHAnsi"/>
          <w:color w:val="000000"/>
          <w:sz w:val="24"/>
          <w:szCs w:val="24"/>
        </w:rPr>
        <w:t xml:space="preserve">Being fully aware of the Jewish religious traditions, in addition to her jaded view of men in general, she must have been shocked when Jesus ask for a drink. She knew that a Jewish man would become ceremonially unclean by even being near a Samaritan woman, let alone, drinking </w:t>
      </w:r>
      <w:r>
        <w:rPr>
          <w:rStyle w:val="text"/>
          <w:rFonts w:asciiTheme="minorHAnsi" w:hAnsiTheme="minorHAnsi" w:cstheme="minorHAnsi"/>
          <w:color w:val="000000"/>
          <w:sz w:val="24"/>
          <w:szCs w:val="24"/>
        </w:rPr>
        <w:lastRenderedPageBreak/>
        <w:t xml:space="preserve">from her cup! </w:t>
      </w:r>
      <w:r>
        <w:rPr>
          <w:rFonts w:asciiTheme="minorHAnsi" w:hAnsiTheme="minorHAnsi" w:cstheme="minorHAnsi"/>
          <w:sz w:val="24"/>
          <w:szCs w:val="24"/>
        </w:rPr>
        <w:t>Unlike any of the men she had ever met, though, Jesus did not come to take from her. The very nature of His love is to give.</w:t>
      </w:r>
    </w:p>
    <w:p w14:paraId="26E44039" w14:textId="37D761AB" w:rsidR="007B2071" w:rsidRPr="00F93907" w:rsidRDefault="002A77ED" w:rsidP="007B2071">
      <w:pPr>
        <w:ind w:firstLine="720"/>
        <w:jc w:val="both"/>
        <w:rPr>
          <w:rFonts w:asciiTheme="minorHAnsi" w:hAnsiTheme="minorHAnsi"/>
          <w:color w:val="000000"/>
        </w:rPr>
      </w:pPr>
      <w:r>
        <w:rPr>
          <w:rFonts w:asciiTheme="minorHAnsi" w:hAnsiTheme="minorHAnsi" w:cstheme="minorHAnsi"/>
          <w:sz w:val="24"/>
          <w:szCs w:val="24"/>
        </w:rPr>
        <w:t>Like Nicodemus, s</w:t>
      </w:r>
      <w:r>
        <w:rPr>
          <w:rStyle w:val="text"/>
          <w:rFonts w:asciiTheme="minorHAnsi" w:hAnsiTheme="minorHAnsi" w:cstheme="minorHAnsi"/>
          <w:color w:val="000000"/>
          <w:sz w:val="24"/>
          <w:szCs w:val="24"/>
        </w:rPr>
        <w:t xml:space="preserve">he had no idea who she was talking to. But Jesus knew her—He has always known her </w:t>
      </w:r>
      <w:r>
        <w:rPr>
          <w:rFonts w:asciiTheme="minorHAnsi" w:hAnsiTheme="minorHAnsi" w:cstheme="minorHAnsi"/>
          <w:sz w:val="24"/>
          <w:szCs w:val="24"/>
        </w:rPr>
        <w:t xml:space="preserve">(Ephesians 1:1-6, 5:25-32). </w:t>
      </w:r>
      <w:r>
        <w:rPr>
          <w:rStyle w:val="text"/>
          <w:rFonts w:asciiTheme="minorHAnsi" w:hAnsiTheme="minorHAnsi" w:cstheme="minorHAnsi"/>
          <w:color w:val="000000"/>
          <w:sz w:val="24"/>
          <w:szCs w:val="24"/>
        </w:rPr>
        <w:t>He knew her past, and, therefore, He knew her sins—</w:t>
      </w:r>
      <w:r>
        <w:rPr>
          <w:rStyle w:val="text"/>
          <w:rFonts w:asciiTheme="minorHAnsi" w:hAnsiTheme="minorHAnsi" w:cstheme="minorHAnsi"/>
          <w:noProof/>
          <w:color w:val="000000"/>
          <w:sz w:val="24"/>
          <w:szCs w:val="24"/>
        </w:rPr>
        <w:t xml:space="preserve">all </w:t>
      </w:r>
      <w:r>
        <w:rPr>
          <w:rStyle w:val="text"/>
          <w:rFonts w:asciiTheme="minorHAnsi" w:hAnsiTheme="minorHAnsi" w:cstheme="minorHAnsi"/>
          <w:color w:val="000000"/>
          <w:sz w:val="24"/>
          <w:szCs w:val="24"/>
        </w:rPr>
        <w:t>of them. He knew what was in her cup that would make Him unclean. What do I mean?</w:t>
      </w:r>
      <w:r>
        <w:rPr>
          <w:rFonts w:asciiTheme="minorHAnsi" w:hAnsiTheme="minorHAnsi" w:cstheme="minorHAnsi"/>
          <w:sz w:val="24"/>
          <w:szCs w:val="24"/>
        </w:rPr>
        <w:t xml:space="preserve"> Throughout His ministry, prior to His passion, Jesus kept referring to a cup He must drink from. In the Garden of Gethsemane, He pleaded with the Father that this cup would pass from Him (Mark 10:38; Matthew 26:39). About three years after this meeting at the well, Jesus, who knew no sin, would become ceremonially unclean as He hung naked on a cross, suffering the unimaginable horror of the undiluted wrath of God in our place. The cup represents the wrath of God. In this cup—please, don’t miss this point—were our sins.</w:t>
      </w:r>
      <w:r>
        <w:rPr>
          <w:rStyle w:val="text"/>
          <w:rFonts w:asciiTheme="minorHAnsi" w:hAnsiTheme="minorHAnsi" w:cstheme="minorHAnsi"/>
          <w:color w:val="000000"/>
          <w:sz w:val="24"/>
          <w:szCs w:val="24"/>
        </w:rPr>
        <w:t xml:space="preserve"> It was these sins that made Him ceremonially unclean, and that is why He cried out from the cross: “Father why have you forsaken me?”  </w:t>
      </w:r>
      <w:r w:rsidR="008930D3">
        <w:rPr>
          <w:rStyle w:val="text"/>
          <w:rFonts w:asciiTheme="minorHAnsi" w:hAnsiTheme="minorHAnsi" w:cstheme="minorHAnsi"/>
          <w:color w:val="000000"/>
          <w:sz w:val="24"/>
          <w:szCs w:val="24"/>
        </w:rPr>
        <w:t>At that moment, our sins separated Jesus from the Father</w:t>
      </w:r>
      <w:r w:rsidR="007B2071">
        <w:rPr>
          <w:rStyle w:val="text"/>
          <w:rFonts w:asciiTheme="minorHAnsi" w:hAnsiTheme="minorHAnsi" w:cstheme="minorHAnsi"/>
          <w:color w:val="000000"/>
          <w:sz w:val="24"/>
          <w:szCs w:val="24"/>
        </w:rPr>
        <w:t>.</w:t>
      </w:r>
      <w:r w:rsidR="007B2071">
        <w:rPr>
          <w:rStyle w:val="text"/>
          <w:rFonts w:asciiTheme="minorHAnsi" w:hAnsiTheme="minorHAnsi" w:cstheme="minorHAnsi"/>
          <w:color w:val="000000"/>
        </w:rPr>
        <w:t xml:space="preserve"> </w:t>
      </w:r>
    </w:p>
    <w:p w14:paraId="5A355F8F" w14:textId="77777777" w:rsidR="002A77ED" w:rsidRDefault="002A77ED" w:rsidP="002A77ED">
      <w:pPr>
        <w:spacing w:after="0"/>
        <w:jc w:val="center"/>
        <w:rPr>
          <w:rStyle w:val="text"/>
          <w:b/>
          <w:bCs/>
          <w:color w:val="000000"/>
          <w:vertAlign w:val="superscript"/>
        </w:rPr>
      </w:pPr>
      <w:r>
        <w:rPr>
          <w:rStyle w:val="text"/>
          <w:rFonts w:asciiTheme="minorHAnsi" w:hAnsiTheme="minorHAnsi" w:cstheme="minorHAnsi"/>
          <w:b/>
          <w:color w:val="000000"/>
          <w:sz w:val="24"/>
          <w:szCs w:val="24"/>
        </w:rPr>
        <w:t>John 19:34 (NET)</w:t>
      </w:r>
      <w:r>
        <w:rPr>
          <w:rStyle w:val="text"/>
          <w:rFonts w:asciiTheme="minorHAnsi" w:hAnsiTheme="minorHAnsi" w:cstheme="minorHAnsi"/>
          <w:b/>
          <w:bCs/>
          <w:color w:val="000000"/>
          <w:sz w:val="24"/>
          <w:szCs w:val="24"/>
          <w:vertAlign w:val="superscript"/>
        </w:rPr>
        <w:t> </w:t>
      </w:r>
    </w:p>
    <w:p w14:paraId="4C9FDB92" w14:textId="77777777" w:rsidR="002A77ED" w:rsidRDefault="002A77ED" w:rsidP="002A77ED">
      <w:pPr>
        <w:spacing w:after="0"/>
        <w:jc w:val="center"/>
        <w:rPr>
          <w:rStyle w:val="netverse"/>
          <w:i/>
          <w:shd w:val="clear" w:color="auto" w:fill="FFFFFF"/>
        </w:rPr>
      </w:pP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soldiers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pierced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his </w:t>
      </w:r>
      <w:r>
        <w:rPr>
          <w:rStyle w:val="s"/>
          <w:rFonts w:asciiTheme="minorHAnsi" w:hAnsiTheme="minorHAnsi" w:cstheme="minorHAnsi"/>
          <w:b/>
          <w:i/>
          <w:color w:val="000000"/>
          <w:sz w:val="24"/>
          <w:szCs w:val="24"/>
          <w:shd w:val="clear" w:color="auto" w:fill="FFFFFF"/>
        </w:rPr>
        <w:t>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with a spear</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blood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water</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flowed</w:t>
      </w:r>
      <w:r>
        <w:rPr>
          <w:rStyle w:val="s"/>
          <w:rFonts w:asciiTheme="minorHAnsi" w:hAnsiTheme="minorHAnsi" w:cstheme="minorHAnsi"/>
          <w:b/>
          <w:i/>
          <w:color w:val="000000"/>
          <w:sz w:val="24"/>
          <w:szCs w:val="24"/>
          <w:shd w:val="clear" w:color="auto" w:fill="FFFFFF"/>
        </w:rPr>
        <w:t xml:space="preserve"> out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immediately</w:t>
      </w:r>
      <w:r>
        <w:rPr>
          <w:rStyle w:val="netverse"/>
          <w:rFonts w:asciiTheme="minorHAnsi" w:hAnsiTheme="minorHAnsi" w:cstheme="minorHAnsi"/>
          <w:b/>
          <w:i/>
          <w:color w:val="000000"/>
          <w:sz w:val="24"/>
          <w:szCs w:val="24"/>
          <w:shd w:val="clear" w:color="auto" w:fill="FFFFFF"/>
        </w:rPr>
        <w:t>.</w:t>
      </w:r>
    </w:p>
    <w:p w14:paraId="2BB75C16" w14:textId="77777777" w:rsidR="002A77ED" w:rsidRDefault="002A77ED" w:rsidP="002A77ED">
      <w:pPr>
        <w:spacing w:after="0"/>
        <w:jc w:val="center"/>
        <w:rPr>
          <w:rStyle w:val="netverse"/>
          <w:rFonts w:asciiTheme="minorHAnsi" w:hAnsiTheme="minorHAnsi" w:cstheme="minorHAnsi"/>
          <w:b/>
          <w:i/>
          <w:color w:val="000000"/>
          <w:sz w:val="24"/>
          <w:szCs w:val="24"/>
          <w:shd w:val="clear" w:color="auto" w:fill="FFFFFF"/>
        </w:rPr>
      </w:pPr>
    </w:p>
    <w:p w14:paraId="34548EFC" w14:textId="54C3789C" w:rsidR="002A77ED" w:rsidRDefault="002A77ED" w:rsidP="002A77ED">
      <w:pPr>
        <w:spacing w:after="0"/>
        <w:jc w:val="both"/>
      </w:pPr>
      <w:r>
        <w:rPr>
          <w:rFonts w:asciiTheme="minorHAnsi" w:hAnsiTheme="minorHAnsi" w:cstheme="minorHAnsi"/>
          <w:b/>
          <w:sz w:val="28"/>
          <w:szCs w:val="28"/>
        </w:rPr>
        <w:t>Digging Deeper:</w:t>
      </w:r>
      <w:r>
        <w:rPr>
          <w:rFonts w:asciiTheme="minorHAnsi" w:hAnsiTheme="minorHAnsi" w:cstheme="minorHAnsi"/>
          <w:sz w:val="24"/>
          <w:szCs w:val="24"/>
        </w:rPr>
        <w:t xml:space="preserve">  Ephesians 3:16-19; Romans 5:6-17; 2 Corinthians 5:21; 1 Peter 2:22; Psalm 139:1-16; Zechariah 13:1 </w:t>
      </w:r>
    </w:p>
    <w:p w14:paraId="2AFE2EF7" w14:textId="0ABE3C39" w:rsidR="002A77ED" w:rsidRDefault="002A77ED" w:rsidP="002A77ED">
      <w:pPr>
        <w:spacing w:after="0"/>
        <w:jc w:val="both"/>
        <w:rPr>
          <w:rFonts w:asciiTheme="minorHAnsi" w:hAnsiTheme="minorHAnsi" w:cstheme="minorHAnsi"/>
          <w:sz w:val="24"/>
          <w:szCs w:val="24"/>
        </w:rPr>
      </w:pPr>
    </w:p>
    <w:p w14:paraId="745C9644" w14:textId="77777777" w:rsidR="002A77ED" w:rsidRDefault="002A77ED" w:rsidP="002A77ED">
      <w:pPr>
        <w:jc w:val="center"/>
        <w:rPr>
          <w:rFonts w:asciiTheme="minorHAnsi" w:hAnsiTheme="minorHAnsi" w:cstheme="minorHAnsi"/>
          <w:b/>
          <w:sz w:val="28"/>
          <w:szCs w:val="28"/>
        </w:rPr>
      </w:pPr>
      <w:r>
        <w:rPr>
          <w:rFonts w:asciiTheme="minorHAnsi" w:hAnsiTheme="minorHAnsi" w:cstheme="minorHAnsi"/>
          <w:b/>
          <w:sz w:val="28"/>
          <w:szCs w:val="28"/>
        </w:rPr>
        <w:t>Looking for Love in All the Wrong Places</w:t>
      </w:r>
    </w:p>
    <w:p w14:paraId="1EFD950F"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4:16-18 (NET)</w:t>
      </w:r>
    </w:p>
    <w:p w14:paraId="014C18B9"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He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said to her, “Go call your husband and come back here.”</w:t>
      </w:r>
      <w:r>
        <w:rPr>
          <w:rStyle w:val="apple-converted-space"/>
          <w:rFonts w:asciiTheme="minorHAnsi" w:hAnsiTheme="minorHAnsi" w:cstheme="minorHAnsi"/>
          <w:b/>
          <w:i/>
          <w:color w:val="000000"/>
        </w:rPr>
        <w:t> </w:t>
      </w:r>
      <w:r>
        <w:rPr>
          <w:rFonts w:asciiTheme="minorHAnsi" w:hAnsiTheme="minorHAnsi" w:cstheme="minorHAnsi"/>
          <w:b/>
          <w:i/>
          <w:color w:val="000000"/>
        </w:rPr>
        <w:t>The woman replied,</w:t>
      </w:r>
      <w:r>
        <w:rPr>
          <w:rStyle w:val="apple-converted-space"/>
          <w:rFonts w:asciiTheme="minorHAnsi" w:hAnsiTheme="minorHAnsi" w:cstheme="minorHAnsi"/>
          <w:b/>
          <w:i/>
          <w:color w:val="000000"/>
        </w:rPr>
        <w:t> </w:t>
      </w:r>
      <w:r>
        <w:rPr>
          <w:rFonts w:asciiTheme="minorHAnsi" w:hAnsiTheme="minorHAnsi" w:cstheme="minorHAnsi"/>
          <w:b/>
          <w:i/>
          <w:color w:val="000000"/>
        </w:rPr>
        <w:t>“I have no husband.” Jesus said to her, “Right you are when you said,</w:t>
      </w:r>
      <w:r>
        <w:rPr>
          <w:rFonts w:asciiTheme="minorHAnsi" w:hAnsiTheme="minorHAnsi" w:cstheme="minorHAnsi"/>
          <w:b/>
          <w:i/>
          <w:color w:val="000000"/>
          <w:vertAlign w:val="superscript"/>
        </w:rPr>
        <w:t> </w:t>
      </w:r>
      <w:r>
        <w:rPr>
          <w:rFonts w:asciiTheme="minorHAnsi" w:hAnsiTheme="minorHAnsi" w:cstheme="minorHAnsi"/>
          <w:b/>
          <w:i/>
          <w:color w:val="000000"/>
        </w:rPr>
        <w:t>‘I have no husband,’</w:t>
      </w:r>
      <w:r>
        <w:rPr>
          <w:rStyle w:val="apple-converted-space"/>
          <w:rFonts w:asciiTheme="minorHAnsi" w:hAnsiTheme="minorHAnsi" w:cstheme="minorHAnsi"/>
          <w:b/>
          <w:i/>
          <w:color w:val="000000"/>
        </w:rPr>
        <w:t> </w:t>
      </w:r>
      <w:r>
        <w:rPr>
          <w:rFonts w:asciiTheme="minorHAnsi" w:hAnsiTheme="minorHAnsi" w:cstheme="minorHAnsi"/>
          <w:b/>
          <w:i/>
          <w:color w:val="000000"/>
        </w:rPr>
        <w:t>for you have had five husbands, and the man you are living with</w:t>
      </w:r>
      <w:r>
        <w:rPr>
          <w:rStyle w:val="apple-converted-space"/>
          <w:rFonts w:asciiTheme="minorHAnsi" w:hAnsiTheme="minorHAnsi" w:cstheme="minorHAnsi"/>
          <w:b/>
          <w:i/>
          <w:color w:val="000000"/>
        </w:rPr>
        <w:t> </w:t>
      </w:r>
      <w:r>
        <w:rPr>
          <w:rFonts w:asciiTheme="minorHAnsi" w:hAnsiTheme="minorHAnsi" w:cstheme="minorHAnsi"/>
          <w:b/>
          <w:i/>
          <w:color w:val="000000"/>
        </w:rPr>
        <w:t>now is not your husband. This you said truthfully!”</w:t>
      </w:r>
    </w:p>
    <w:p w14:paraId="5F5D347E" w14:textId="77777777" w:rsidR="002A77ED" w:rsidRDefault="002A77ED" w:rsidP="002A77ED">
      <w:pPr>
        <w:spacing w:after="0"/>
        <w:jc w:val="center"/>
        <w:rPr>
          <w:rStyle w:val="apple-converted-space"/>
          <w:sz w:val="24"/>
          <w:szCs w:val="24"/>
          <w:vertAlign w:val="superscript"/>
        </w:rPr>
      </w:pPr>
    </w:p>
    <w:p w14:paraId="1A4439E8" w14:textId="45EF4978" w:rsidR="00B641C7"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It was Saint Augustine who said: “Thou hast made us for thyself oh God and the hearts of men are restless until they find their rest in thee.” Inherent in all of us is a gnawing hunger and unquenchable thirst to be loved, and we haven’t a clue where to find </w:t>
      </w:r>
      <w:r w:rsidR="007B2071">
        <w:rPr>
          <w:rFonts w:asciiTheme="minorHAnsi" w:hAnsiTheme="minorHAnsi" w:cstheme="minorHAnsi"/>
          <w:sz w:val="24"/>
          <w:szCs w:val="24"/>
        </w:rPr>
        <w:t xml:space="preserve">the love we so desperately need. </w:t>
      </w:r>
      <w:r>
        <w:rPr>
          <w:rFonts w:asciiTheme="minorHAnsi" w:hAnsiTheme="minorHAnsi" w:cstheme="minorHAnsi"/>
          <w:sz w:val="24"/>
          <w:szCs w:val="24"/>
        </w:rPr>
        <w:t xml:space="preserve"> And so, we settle for human relationships. But, like mirages in the desert, they promise so much but never deliver the kind of committed, </w:t>
      </w:r>
      <w:r>
        <w:rPr>
          <w:rFonts w:asciiTheme="minorHAnsi" w:hAnsiTheme="minorHAnsi" w:cstheme="minorHAnsi"/>
          <w:noProof/>
          <w:sz w:val="24"/>
          <w:szCs w:val="24"/>
        </w:rPr>
        <w:t>lasting</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bonds </w:t>
      </w:r>
      <w:r>
        <w:rPr>
          <w:rFonts w:asciiTheme="minorHAnsi" w:hAnsiTheme="minorHAnsi" w:cstheme="minorHAnsi"/>
          <w:sz w:val="24"/>
          <w:szCs w:val="24"/>
        </w:rPr>
        <w:t xml:space="preserve">we desire. With a track record of five failed marriages, I can imagine </w:t>
      </w:r>
      <w:r w:rsidR="008930D3">
        <w:rPr>
          <w:rFonts w:asciiTheme="minorHAnsi" w:hAnsiTheme="minorHAnsi" w:cstheme="minorHAnsi"/>
          <w:sz w:val="24"/>
          <w:szCs w:val="24"/>
        </w:rPr>
        <w:t>the woman at the well</w:t>
      </w:r>
      <w:r>
        <w:rPr>
          <w:rFonts w:asciiTheme="minorHAnsi" w:hAnsiTheme="minorHAnsi" w:cstheme="minorHAnsi"/>
          <w:sz w:val="24"/>
          <w:szCs w:val="24"/>
        </w:rPr>
        <w:t xml:space="preserve"> had given up on love </w:t>
      </w:r>
      <w:r>
        <w:rPr>
          <w:rFonts w:asciiTheme="minorHAnsi" w:hAnsiTheme="minorHAnsi" w:cstheme="minorHAnsi"/>
          <w:noProof/>
          <w:sz w:val="24"/>
          <w:szCs w:val="24"/>
        </w:rPr>
        <w:t>altogether</w:t>
      </w:r>
      <w:r>
        <w:rPr>
          <w:rFonts w:asciiTheme="minorHAnsi" w:hAnsiTheme="minorHAnsi" w:cstheme="minorHAnsi"/>
          <w:sz w:val="24"/>
          <w:szCs w:val="24"/>
        </w:rPr>
        <w:t xml:space="preserve">. </w:t>
      </w:r>
    </w:p>
    <w:p w14:paraId="56C4CB30" w14:textId="225577DF" w:rsidR="00B641C7" w:rsidRPr="00B641C7" w:rsidRDefault="00B641C7" w:rsidP="00B641C7">
      <w:pPr>
        <w:ind w:firstLine="720"/>
        <w:jc w:val="both"/>
        <w:rPr>
          <w:rFonts w:asciiTheme="minorHAnsi" w:hAnsiTheme="minorHAnsi"/>
          <w:sz w:val="24"/>
          <w:szCs w:val="24"/>
        </w:rPr>
      </w:pPr>
      <w:r w:rsidRPr="00B641C7">
        <w:rPr>
          <w:rFonts w:asciiTheme="minorHAnsi" w:hAnsiTheme="minorHAnsi" w:cstheme="minorHAnsi"/>
          <w:sz w:val="24"/>
          <w:szCs w:val="24"/>
        </w:rPr>
        <w:t xml:space="preserve">No telling what lengths she had gone to trying to catch them and keep them. You know, there is something worse than being </w:t>
      </w:r>
      <w:r w:rsidRPr="00B641C7">
        <w:rPr>
          <w:rFonts w:asciiTheme="minorHAnsi" w:hAnsiTheme="minorHAnsi" w:cstheme="minorHAnsi"/>
          <w:noProof/>
          <w:sz w:val="24"/>
          <w:szCs w:val="24"/>
        </w:rPr>
        <w:t xml:space="preserve">alone – it’s </w:t>
      </w:r>
      <w:r w:rsidRPr="00B641C7">
        <w:rPr>
          <w:rFonts w:asciiTheme="minorHAnsi" w:hAnsiTheme="minorHAnsi" w:cstheme="minorHAnsi"/>
          <w:sz w:val="24"/>
          <w:szCs w:val="24"/>
        </w:rPr>
        <w:t xml:space="preserve">to be with someone who makes you feel all </w:t>
      </w:r>
      <w:r w:rsidRPr="00B641C7">
        <w:rPr>
          <w:rFonts w:asciiTheme="minorHAnsi" w:hAnsiTheme="minorHAnsi" w:cstheme="minorHAnsi"/>
          <w:sz w:val="24"/>
          <w:szCs w:val="24"/>
        </w:rPr>
        <w:lastRenderedPageBreak/>
        <w:t xml:space="preserve">alone. Her beauty was probably long since </w:t>
      </w:r>
      <w:r w:rsidRPr="00B641C7">
        <w:rPr>
          <w:rFonts w:asciiTheme="minorHAnsi" w:hAnsiTheme="minorHAnsi" w:cstheme="minorHAnsi"/>
          <w:noProof/>
          <w:sz w:val="24"/>
          <w:szCs w:val="24"/>
        </w:rPr>
        <w:t xml:space="preserve">faded </w:t>
      </w:r>
      <w:r w:rsidRPr="00B641C7">
        <w:rPr>
          <w:rFonts w:asciiTheme="minorHAnsi" w:hAnsiTheme="minorHAnsi" w:cstheme="minorHAnsi"/>
          <w:sz w:val="24"/>
          <w:szCs w:val="24"/>
        </w:rPr>
        <w:t xml:space="preserve">by the time she met man number </w:t>
      </w:r>
      <w:r w:rsidRPr="00B641C7">
        <w:rPr>
          <w:rFonts w:asciiTheme="minorHAnsi" w:hAnsiTheme="minorHAnsi" w:cstheme="minorHAnsi"/>
          <w:noProof/>
          <w:sz w:val="24"/>
          <w:szCs w:val="24"/>
        </w:rPr>
        <w:t>six;</w:t>
      </w:r>
      <w:r w:rsidRPr="00B641C7">
        <w:rPr>
          <w:rFonts w:asciiTheme="minorHAnsi" w:hAnsiTheme="minorHAnsi" w:cstheme="minorHAnsi"/>
          <w:sz w:val="24"/>
          <w:szCs w:val="24"/>
        </w:rPr>
        <w:t xml:space="preserve"> she was nothing more than a hollow shell. </w:t>
      </w:r>
    </w:p>
    <w:p w14:paraId="27A5DFAC"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rPr>
      </w:pPr>
      <w:r>
        <w:rPr>
          <w:rFonts w:asciiTheme="minorHAnsi" w:hAnsiTheme="minorHAnsi" w:cstheme="minorHAnsi"/>
          <w:b/>
        </w:rPr>
        <w:t>Jeremiah 17:13 (NET)</w:t>
      </w:r>
    </w:p>
    <w:p w14:paraId="21829204"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You are the one in whom Israel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may find hope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 xml:space="preserve"> </w:t>
      </w:r>
      <w:r>
        <w:rPr>
          <w:rStyle w:val="s"/>
          <w:rFonts w:asciiTheme="minorHAnsi" w:eastAsiaTheme="majorEastAsia" w:hAnsiTheme="minorHAnsi" w:cstheme="minorHAnsi"/>
          <w:b/>
          <w:i/>
          <w:color w:val="000000"/>
        </w:rPr>
        <w:t>All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who leave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will suffer shame</w:t>
      </w:r>
      <w:r>
        <w:rPr>
          <w:rStyle w:val="netverse"/>
          <w:rFonts w:asciiTheme="minorHAnsi" w:eastAsiaTheme="majorEastAsia" w:hAnsiTheme="minorHAnsi" w:cstheme="minorHAnsi"/>
          <w:b/>
          <w:i/>
          <w:color w:val="000000"/>
        </w:rPr>
        <w:t>.</w:t>
      </w:r>
    </w:p>
    <w:p w14:paraId="292876B3" w14:textId="77EA7F3B"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Those who turn away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you</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will</w:t>
      </w:r>
      <w:r>
        <w:rPr>
          <w:rStyle w:val="s"/>
          <w:rFonts w:asciiTheme="minorHAnsi" w:eastAsiaTheme="majorEastAsia" w:hAnsiTheme="minorHAnsi" w:cstheme="minorHAnsi"/>
          <w:b/>
          <w:i/>
          <w:color w:val="000000"/>
        </w:rPr>
        <w:t xml:space="preserve"> be consigned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netherworld</w:t>
      </w:r>
      <w:r>
        <w:rPr>
          <w:rStyle w:val="netverse"/>
          <w:rFonts w:asciiTheme="minorHAnsi" w:eastAsiaTheme="majorEastAsia" w:hAnsiTheme="minorHAnsi" w:cstheme="minorHAnsi"/>
          <w:b/>
          <w:i/>
          <w:color w:val="000000"/>
        </w:rPr>
        <w:t>.</w:t>
      </w:r>
    </w:p>
    <w:p w14:paraId="105E834D" w14:textId="4398B748" w:rsidR="002A77ED" w:rsidRDefault="002A77ED" w:rsidP="002A77ED">
      <w:pPr>
        <w:pStyle w:val="poetry"/>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Pr>
          <w:rStyle w:val="s"/>
          <w:rFonts w:asciiTheme="minorHAnsi" w:eastAsiaTheme="majorEastAsia" w:hAnsiTheme="minorHAnsi" w:cstheme="minorHAnsi"/>
          <w:b/>
          <w:i/>
          <w:color w:val="000000"/>
        </w:rPr>
        <w:t>For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the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Lord,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w:t>
      </w:r>
      <w:r>
        <w:rPr>
          <w:rStyle w:val="netverse"/>
          <w:rFonts w:asciiTheme="minorHAnsi" w:eastAsiaTheme="majorEastAsia" w:hAnsiTheme="minorHAnsi" w:cstheme="minorHAnsi"/>
          <w:b/>
          <w:i/>
          <w:color w:val="000000"/>
        </w:rPr>
        <w:t>.</w:t>
      </w:r>
    </w:p>
    <w:p w14:paraId="54BC27E9" w14:textId="77777777" w:rsidR="00B641C7" w:rsidRDefault="00B641C7" w:rsidP="002A77ED">
      <w:pPr>
        <w:pStyle w:val="poetry"/>
        <w:shd w:val="clear" w:color="auto" w:fill="FFFFFF"/>
        <w:spacing w:before="0" w:beforeAutospacing="0" w:after="0" w:afterAutospacing="0"/>
        <w:jc w:val="center"/>
        <w:rPr>
          <w:rStyle w:val="netverse"/>
          <w:rFonts w:eastAsiaTheme="majorEastAsia"/>
        </w:rPr>
      </w:pPr>
    </w:p>
    <w:p w14:paraId="26C3634F" w14:textId="07AB23A2" w:rsidR="00B641C7" w:rsidRPr="00B641C7" w:rsidRDefault="002A77ED" w:rsidP="00B641C7">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was about to change everything in her life, but first He confronted her with her sin and idolatry. </w:t>
      </w:r>
      <w:r w:rsidR="00B641C7" w:rsidRPr="00B641C7">
        <w:rPr>
          <w:rFonts w:asciiTheme="minorHAnsi" w:hAnsiTheme="minorHAnsi" w:cstheme="minorHAnsi"/>
          <w:sz w:val="24"/>
          <w:szCs w:val="24"/>
        </w:rPr>
        <w:t xml:space="preserve">To properly access whether you might have idols in your life, ask yourself the following questions: Is there anything I love more, serve more, or trust more than God? If so, that thing or person is an idol and the thing about idols is that becomes the object of worship. Someone once said, “Our hearts are idol factories.” False worship, therefore, is a meaningless search to fill the </w:t>
      </w:r>
      <w:r w:rsidR="00B641C7" w:rsidRPr="00B641C7">
        <w:rPr>
          <w:rFonts w:asciiTheme="minorHAnsi" w:hAnsiTheme="minorHAnsi" w:cstheme="minorHAnsi"/>
          <w:noProof/>
          <w:sz w:val="24"/>
          <w:szCs w:val="24"/>
        </w:rPr>
        <w:t>God-shaped</w:t>
      </w:r>
      <w:r w:rsidR="00B641C7" w:rsidRPr="00B641C7">
        <w:rPr>
          <w:rFonts w:asciiTheme="minorHAnsi" w:hAnsiTheme="minorHAnsi" w:cstheme="minorHAnsi"/>
          <w:sz w:val="24"/>
          <w:szCs w:val="24"/>
        </w:rPr>
        <w:t xml:space="preserve"> hole within us. Obviously, the woman in this account, in her quest for love, she made idols out of men and marriage. But people make lousy gods.</w:t>
      </w:r>
    </w:p>
    <w:p w14:paraId="30C5A391" w14:textId="77777777" w:rsidR="00B641C7" w:rsidRPr="00B641C7" w:rsidRDefault="00B641C7" w:rsidP="00B641C7">
      <w:pPr>
        <w:ind w:firstLine="720"/>
        <w:jc w:val="both"/>
        <w:rPr>
          <w:rFonts w:asciiTheme="minorHAnsi" w:hAnsiTheme="minorHAnsi" w:cstheme="minorHAnsi"/>
          <w:sz w:val="24"/>
          <w:szCs w:val="24"/>
        </w:rPr>
      </w:pPr>
      <w:r w:rsidRPr="00B641C7">
        <w:rPr>
          <w:rFonts w:asciiTheme="minorHAnsi" w:hAnsiTheme="minorHAnsi" w:cstheme="minorHAnsi"/>
          <w:sz w:val="24"/>
          <w:szCs w:val="24"/>
        </w:rPr>
        <w:t>So, wasting no time, Jesus gets right to the heart of her problem. He tells her, “Go get your husband.” She responds, “I don’t have one.” Well, no she didn’t. He tells her that she has had five husbands and is now living with another man. By God’s standard, she was an adulteress with a capital A!</w:t>
      </w:r>
    </w:p>
    <w:p w14:paraId="04AE07C0" w14:textId="4AEF5F92" w:rsidR="002A77ED" w:rsidRDefault="002A77ED" w:rsidP="00B641C7">
      <w:pPr>
        <w:spacing w:after="0"/>
        <w:jc w:val="center"/>
        <w:rPr>
          <w:rFonts w:asciiTheme="minorHAnsi" w:hAnsiTheme="minorHAnsi" w:cstheme="minorHAnsi"/>
          <w:b/>
          <w:sz w:val="24"/>
          <w:szCs w:val="24"/>
        </w:rPr>
      </w:pPr>
      <w:r>
        <w:rPr>
          <w:rFonts w:asciiTheme="minorHAnsi" w:hAnsiTheme="minorHAnsi" w:cstheme="minorHAnsi"/>
          <w:b/>
          <w:sz w:val="24"/>
          <w:szCs w:val="24"/>
        </w:rPr>
        <w:t>Jeremiah 2:5, 13 (NET)</w:t>
      </w:r>
    </w:p>
    <w:p w14:paraId="236C06DA" w14:textId="77777777" w:rsidR="002A77ED" w:rsidRDefault="002A77ED" w:rsidP="00B641C7">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This is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Lord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says: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fault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 your ancestors</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have</w:t>
      </w:r>
      <w:r>
        <w:rPr>
          <w:rStyle w:val="s"/>
          <w:rFonts w:asciiTheme="minorHAnsi" w:eastAsiaTheme="majorEastAsia" w:hAnsiTheme="minorHAnsi" w:cstheme="minorHAnsi"/>
          <w:b/>
          <w:i/>
          <w:color w:val="000000"/>
        </w:rPr>
        <w:t xml:space="preserve"> possibly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found in me</w:t>
      </w:r>
    </w:p>
    <w:p w14:paraId="024F9238" w14:textId="77777777" w:rsidR="002A77ED" w:rsidRDefault="002A77ED" w:rsidP="00B641C7">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strayed so far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me?</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They paid allegiance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worthless</w:t>
      </w:r>
      <w:r>
        <w:rPr>
          <w:rStyle w:val="s"/>
          <w:rFonts w:asciiTheme="minorHAnsi" w:eastAsiaTheme="majorEastAsia" w:hAnsiTheme="minorHAnsi" w:cstheme="minorHAnsi"/>
          <w:b/>
          <w:i/>
          <w:color w:val="000000"/>
        </w:rPr>
        <w:t xml:space="preserve"> idols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 so became worthless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me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Do</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so because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my people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have committed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 double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wrong:</w:t>
      </w:r>
    </w:p>
    <w:p w14:paraId="41A92A96" w14:textId="748FBC05" w:rsidR="002A77ED" w:rsidRDefault="002A77ED" w:rsidP="002A77ED">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me,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life-giving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and they have dug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for themselves, cracked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which</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cannot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even hold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p>
    <w:p w14:paraId="492CF072" w14:textId="77777777" w:rsidR="00B641C7" w:rsidRDefault="00B641C7" w:rsidP="002A77ED">
      <w:pPr>
        <w:pStyle w:val="poetry"/>
        <w:shd w:val="clear" w:color="auto" w:fill="FFFFFF"/>
        <w:spacing w:before="0" w:beforeAutospacing="0" w:after="0" w:afterAutospacing="0"/>
        <w:ind w:left="240"/>
        <w:jc w:val="center"/>
        <w:rPr>
          <w:rStyle w:val="netverse"/>
          <w:rFonts w:eastAsiaTheme="majorEastAsia"/>
        </w:rPr>
      </w:pPr>
    </w:p>
    <w:p w14:paraId="7D74A0F7" w14:textId="77777777" w:rsidR="002A77ED" w:rsidRDefault="002A77ED" w:rsidP="002A77ED">
      <w:pPr>
        <w:ind w:firstLine="720"/>
        <w:jc w:val="both"/>
        <w:rPr>
          <w:sz w:val="24"/>
          <w:szCs w:val="24"/>
        </w:rPr>
      </w:pPr>
      <w:r>
        <w:rPr>
          <w:rFonts w:asciiTheme="minorHAnsi" w:hAnsiTheme="minorHAnsi" w:cstheme="minorHAnsi"/>
          <w:sz w:val="24"/>
          <w:szCs w:val="24"/>
        </w:rPr>
        <w:t xml:space="preserve">After I was saved at twenty-six years old, I had an opportunity to be interviewed on our local Christian radio station to advertise my bridal business. I really don’t remember speaking that much about my business. But, I do remember what was </w:t>
      </w:r>
      <w:r>
        <w:rPr>
          <w:rFonts w:asciiTheme="minorHAnsi" w:hAnsiTheme="minorHAnsi" w:cstheme="minorHAnsi"/>
          <w:noProof/>
          <w:sz w:val="24"/>
          <w:szCs w:val="24"/>
        </w:rPr>
        <w:t>on</w:t>
      </w:r>
      <w:r>
        <w:rPr>
          <w:rFonts w:asciiTheme="minorHAnsi" w:hAnsiTheme="minorHAnsi" w:cstheme="minorHAnsi"/>
          <w:sz w:val="24"/>
          <w:szCs w:val="24"/>
        </w:rPr>
        <w:t xml:space="preserve"> my heart, and that was making an appeal to Christian women to look for a man who truly loved Jesus. Because only a man in </w:t>
      </w:r>
      <w:r>
        <w:rPr>
          <w:rFonts w:asciiTheme="minorHAnsi" w:hAnsiTheme="minorHAnsi" w:cstheme="minorHAnsi"/>
          <w:noProof/>
          <w:sz w:val="24"/>
          <w:szCs w:val="24"/>
        </w:rPr>
        <w:t>Christ</w:t>
      </w:r>
      <w:r>
        <w:rPr>
          <w:rFonts w:asciiTheme="minorHAnsi" w:hAnsiTheme="minorHAnsi" w:cstheme="minorHAnsi"/>
          <w:sz w:val="24"/>
          <w:szCs w:val="24"/>
        </w:rPr>
        <w:t xml:space="preserve"> could give her true love. This was personal to me because I was living this reality in my marriage at the time. My store manager, who desired to be married, and her single roommates were listening to the broadcast. I must have struck a nerve because she told me later that I made them cry. </w:t>
      </w:r>
    </w:p>
    <w:p w14:paraId="7E5014B8"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In her book, Fiery Darts, Janet Warren Lane has two chapters devoted to this subject. Here is an excerpt:</w:t>
      </w:r>
    </w:p>
    <w:p w14:paraId="6137D3BF" w14:textId="15A15B48" w:rsidR="002A77ED" w:rsidRDefault="002A77ED" w:rsidP="002A77ED">
      <w:pPr>
        <w:ind w:left="720" w:right="720"/>
        <w:jc w:val="both"/>
        <w:rPr>
          <w:rFonts w:asciiTheme="minorHAnsi" w:hAnsiTheme="minorHAnsi" w:cstheme="minorHAnsi"/>
          <w:sz w:val="24"/>
          <w:szCs w:val="24"/>
        </w:rPr>
      </w:pPr>
      <w:r>
        <w:rPr>
          <w:rFonts w:asciiTheme="minorHAnsi" w:hAnsiTheme="minorHAnsi" w:cstheme="minorHAnsi"/>
          <w:sz w:val="24"/>
          <w:szCs w:val="24"/>
        </w:rPr>
        <w:t xml:space="preserve"> We could do nothing better to prepare us to live life and love others, especially a future spouse successfully, by studying and applying the truths about love from </w:t>
      </w:r>
      <w:r>
        <w:rPr>
          <w:rFonts w:asciiTheme="minorHAnsi" w:hAnsiTheme="minorHAnsi" w:cstheme="minorHAnsi"/>
          <w:sz w:val="24"/>
          <w:szCs w:val="24"/>
        </w:rPr>
        <w:lastRenderedPageBreak/>
        <w:t xml:space="preserve">the book written by the author of love! If we could get grounded in understanding true love because we have spent extended time in learning about true love from the source of true love, God, then we would enter relationships </w:t>
      </w:r>
      <w:r w:rsidR="00B641C7">
        <w:rPr>
          <w:rFonts w:asciiTheme="minorHAnsi" w:hAnsiTheme="minorHAnsi" w:cstheme="minorHAnsi"/>
          <w:sz w:val="24"/>
          <w:szCs w:val="24"/>
        </w:rPr>
        <w:t xml:space="preserve">a </w:t>
      </w:r>
      <w:r>
        <w:rPr>
          <w:rFonts w:asciiTheme="minorHAnsi" w:hAnsiTheme="minorHAnsi" w:cstheme="minorHAnsi"/>
          <w:sz w:val="24"/>
          <w:szCs w:val="24"/>
        </w:rPr>
        <w:t xml:space="preserve">healthy, and complete individual. We would handle problems we encounter in those relationships from a healthier perspective. Having been taught to recognize genuine love we would avoid relationships that offered anything less. </w:t>
      </w:r>
    </w:p>
    <w:p w14:paraId="35C33ECC"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Pr>
          <w:rFonts w:asciiTheme="minorHAnsi" w:hAnsiTheme="minorHAnsi" w:cstheme="minorHAnsi"/>
          <w:bCs/>
          <w:iCs/>
          <w:sz w:val="24"/>
          <w:szCs w:val="24"/>
        </w:rPr>
        <w:t>Jesus</w:t>
      </w:r>
      <w:r>
        <w:rPr>
          <w:rFonts w:asciiTheme="minorHAnsi" w:hAnsiTheme="minorHAnsi" w:cstheme="minorHAnsi"/>
          <w:sz w:val="24"/>
          <w:szCs w:val="24"/>
        </w:rPr>
        <w:t xml:space="preserve"> </w:t>
      </w:r>
      <w:r>
        <w:rPr>
          <w:rFonts w:asciiTheme="minorHAnsi" w:hAnsiTheme="minorHAnsi" w:cstheme="minorHAnsi"/>
          <w:bCs/>
          <w:iCs/>
          <w:sz w:val="24"/>
          <w:szCs w:val="24"/>
        </w:rPr>
        <w:t>is</w:t>
      </w:r>
      <w:r>
        <w:rPr>
          <w:rFonts w:asciiTheme="minorHAnsi" w:hAnsiTheme="minorHAnsi" w:cstheme="minorHAnsi"/>
          <w:sz w:val="24"/>
          <w:szCs w:val="24"/>
        </w:rPr>
        <w:t xml:space="preserve"> </w:t>
      </w:r>
      <w:r>
        <w:rPr>
          <w:rFonts w:asciiTheme="minorHAnsi" w:hAnsiTheme="minorHAnsi" w:cstheme="minorHAnsi"/>
          <w:bCs/>
          <w:iCs/>
          <w:sz w:val="24"/>
          <w:szCs w:val="24"/>
        </w:rPr>
        <w:t xml:space="preserve">love. And when </w:t>
      </w:r>
      <w:r>
        <w:rPr>
          <w:rFonts w:asciiTheme="minorHAnsi" w:hAnsiTheme="minorHAnsi" w:cstheme="minorHAnsi"/>
          <w:sz w:val="24"/>
          <w:szCs w:val="24"/>
        </w:rPr>
        <w:t xml:space="preserve">we receive Him as Lord and Savior, we will taste </w:t>
      </w:r>
      <w:r>
        <w:rPr>
          <w:rFonts w:asciiTheme="minorHAnsi" w:hAnsiTheme="minorHAnsi" w:cstheme="minorHAnsi"/>
          <w:noProof/>
          <w:sz w:val="24"/>
          <w:szCs w:val="24"/>
        </w:rPr>
        <w:t>love’s</w:t>
      </w:r>
      <w:r>
        <w:rPr>
          <w:rFonts w:asciiTheme="minorHAnsi" w:hAnsiTheme="minorHAnsi" w:cstheme="minorHAnsi"/>
          <w:sz w:val="24"/>
          <w:szCs w:val="24"/>
        </w:rPr>
        <w:t xml:space="preserve"> feast and know that He alone can satisfy.  </w:t>
      </w:r>
    </w:p>
    <w:p w14:paraId="1E4CEDFB"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6:35 (NET)</w:t>
      </w:r>
    </w:p>
    <w:p w14:paraId="08526FCF" w14:textId="77777777" w:rsidR="002A77ED" w:rsidRDefault="002A77ED" w:rsidP="002A77ED">
      <w:pPr>
        <w:spacing w:after="0"/>
        <w:jc w:val="center"/>
        <w:rPr>
          <w:rStyle w:val="apple-converted-space"/>
          <w:i/>
          <w:color w:val="000000"/>
          <w:shd w:val="clear" w:color="auto" w:fill="FFFFFF"/>
          <w:vertAlign w:val="superscript"/>
        </w:rPr>
      </w:pPr>
      <w:r>
        <w:rPr>
          <w:rStyle w:val="s"/>
          <w:rFonts w:asciiTheme="minorHAnsi" w:hAnsiTheme="minorHAnsi" w:cstheme="minorHAnsi"/>
          <w:b/>
          <w:i/>
          <w:color w:val="000000"/>
          <w:sz w:val="24"/>
          <w:szCs w:val="24"/>
          <w:shd w:val="clear" w:color="auto" w:fill="FFFFFF"/>
        </w:rPr>
        <w:t>Jesus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said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them</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bread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life</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comes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 hungry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be thirsty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p>
    <w:p w14:paraId="5D97FF76" w14:textId="77777777" w:rsidR="002A77ED" w:rsidRDefault="002A77ED" w:rsidP="002A77ED">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B30329A" w14:textId="77777777" w:rsidR="002A77ED" w:rsidRDefault="002A77ED" w:rsidP="002A77ED">
      <w:r>
        <w:rPr>
          <w:rFonts w:asciiTheme="minorHAnsi" w:hAnsiTheme="minorHAnsi" w:cstheme="minorHAnsi"/>
          <w:b/>
          <w:sz w:val="28"/>
          <w:szCs w:val="28"/>
        </w:rPr>
        <w:t xml:space="preserve">Digging Deeper: </w:t>
      </w:r>
      <w:r>
        <w:rPr>
          <w:rFonts w:asciiTheme="minorHAnsi" w:hAnsiTheme="minorHAnsi" w:cstheme="minorHAnsi"/>
          <w:sz w:val="24"/>
          <w:szCs w:val="24"/>
        </w:rPr>
        <w:t>Romans1:18-32, 2:4-5; 2 Corinthians 7:10; Luke 13:1-5; Acts 17:22-26; Mark 7:6-9; Matthew 7:13-23;</w:t>
      </w:r>
      <w:r>
        <w:rPr>
          <w:sz w:val="24"/>
          <w:szCs w:val="24"/>
        </w:rPr>
        <w:t xml:space="preserve"> John 6:63, 17:17; </w:t>
      </w:r>
      <w:r>
        <w:rPr>
          <w:rFonts w:cstheme="minorHAnsi"/>
          <w:sz w:val="24"/>
          <w:szCs w:val="24"/>
        </w:rPr>
        <w:t>1 John 1:1-3</w:t>
      </w:r>
      <w:r>
        <w:rPr>
          <w:sz w:val="24"/>
          <w:szCs w:val="24"/>
        </w:rPr>
        <w:t xml:space="preserve"> </w:t>
      </w:r>
    </w:p>
    <w:p w14:paraId="73120486" w14:textId="77777777" w:rsidR="002A77ED" w:rsidRDefault="002A77ED" w:rsidP="002A77ED">
      <w:pPr>
        <w:jc w:val="center"/>
        <w:rPr>
          <w:b/>
          <w:sz w:val="28"/>
          <w:szCs w:val="28"/>
        </w:rPr>
      </w:pPr>
      <w:r>
        <w:rPr>
          <w:b/>
          <w:sz w:val="28"/>
          <w:szCs w:val="28"/>
        </w:rPr>
        <w:t>Reconciliation</w:t>
      </w:r>
    </w:p>
    <w:p w14:paraId="15448CEE"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4:21-30 (NET)</w:t>
      </w:r>
    </w:p>
    <w:p w14:paraId="42A215DA" w14:textId="77777777" w:rsidR="00B641C7" w:rsidRDefault="002A77ED" w:rsidP="002A77ED">
      <w:pPr>
        <w:jc w:val="center"/>
        <w:rPr>
          <w:rStyle w:val="apple-converted-space"/>
          <w:rFonts w:asciiTheme="minorHAnsi" w:hAnsiTheme="minorHAnsi" w:cstheme="minorHAnsi"/>
          <w:b/>
          <w:i/>
          <w:color w:val="000000"/>
          <w:sz w:val="24"/>
          <w:szCs w:val="24"/>
          <w:vertAlign w:val="superscript"/>
        </w:rPr>
      </w:pPr>
      <w:r>
        <w:rPr>
          <w:rStyle w:val="s"/>
          <w:rFonts w:asciiTheme="minorHAnsi" w:hAnsiTheme="minorHAnsi"/>
          <w:b/>
          <w:i/>
          <w:color w:val="000000"/>
          <w:sz w:val="24"/>
          <w:szCs w:val="24"/>
          <w:shd w:val="clear" w:color="auto" w:fill="FFFFFF"/>
        </w:rPr>
        <w:t>Jesus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said to her</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“Believe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me</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woman</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when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will worship</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the</w:t>
      </w:r>
      <w:r>
        <w:rPr>
          <w:rStyle w:val="s"/>
          <w:rFonts w:asciiTheme="minorHAnsi" w:hAnsiTheme="minorHAnsi"/>
          <w:b/>
          <w:i/>
          <w:color w:val="000000"/>
          <w:sz w:val="24"/>
          <w:szCs w:val="24"/>
          <w:shd w:val="clear" w:color="auto" w:fill="FFFFFF"/>
        </w:rPr>
        <w:t xml:space="preserve"> Father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neither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mountain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Jerusalem</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people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do</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know</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we </w:t>
      </w:r>
      <w:r>
        <w:rPr>
          <w:rStyle w:val="s"/>
          <w:rFonts w:asciiTheme="minorHAnsi" w:hAnsiTheme="minorHAnsi"/>
          <w:b/>
          <w:i/>
          <w:noProof/>
          <w:color w:val="000000"/>
          <w:sz w:val="24"/>
          <w:szCs w:val="24"/>
          <w:shd w:val="clear" w:color="auto" w:fill="FFFFFF"/>
        </w:rPr>
        <w:t>know</w:t>
      </w:r>
      <w:r>
        <w:rPr>
          <w:rStyle w:val="netverse"/>
          <w:rFonts w:asciiTheme="minorHAnsi" w:hAnsiTheme="minorHAnsi"/>
          <w:b/>
          <w:i/>
          <w:noProof/>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because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salvation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from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the Jews</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But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and now</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here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 when the true worshipers will worship the Father in spirit and truth, for the Father seeks</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such people to be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rPr>
        <w:t>his worshipers.</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God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is </w:t>
      </w:r>
      <w:r>
        <w:rPr>
          <w:rStyle w:val="s"/>
          <w:rFonts w:asciiTheme="minorHAnsi" w:hAnsiTheme="minorHAnsi"/>
          <w:b/>
          <w:i/>
          <w:noProof/>
          <w:color w:val="000000"/>
          <w:sz w:val="24"/>
          <w:szCs w:val="24"/>
          <w:shd w:val="clear" w:color="auto" w:fill="FFFFFF"/>
        </w:rPr>
        <w:t>spirit</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and </w:t>
      </w:r>
      <w:r>
        <w:rPr>
          <w:rStyle w:val="s"/>
          <w:rFonts w:asciiTheme="minorHAnsi" w:hAnsiTheme="minorHAnsi"/>
          <w:b/>
          <w:i/>
          <w:color w:val="000000"/>
          <w:sz w:val="24"/>
          <w:szCs w:val="24"/>
          <w:shd w:val="clear" w:color="auto" w:fill="FFFFFF"/>
        </w:rPr>
        <w:t>the people who 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him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must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 spirit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and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truth</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“I know that Messiah is coming” (the one called Christ);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“whenever he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comes, he will tell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us everything.”</w:t>
      </w:r>
      <w:r>
        <w:rPr>
          <w:rStyle w:val="apple-converted-space"/>
          <w:rFonts w:asciiTheme="minorHAnsi" w:hAnsiTheme="minorHAnsi" w:cstheme="minorHAnsi"/>
          <w:b/>
          <w:i/>
          <w:color w:val="000000"/>
          <w:sz w:val="24"/>
          <w:szCs w:val="24"/>
          <w:vertAlign w:val="superscript"/>
        </w:rPr>
        <w:t> </w:t>
      </w:r>
    </w:p>
    <w:p w14:paraId="5619CCDB" w14:textId="6F292979" w:rsidR="002A77ED" w:rsidRDefault="002A77ED" w:rsidP="002A77ED">
      <w:pPr>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Jesus said to her, “I, the one speaking to you, am he.” Now at that very </w:t>
      </w:r>
      <w:r>
        <w:rPr>
          <w:rFonts w:asciiTheme="minorHAnsi" w:hAnsiTheme="minorHAnsi" w:cstheme="minorHAnsi"/>
          <w:b/>
          <w:i/>
          <w:noProof/>
          <w:color w:val="000000"/>
          <w:sz w:val="24"/>
          <w:szCs w:val="24"/>
        </w:rPr>
        <w:t>moment</w:t>
      </w:r>
      <w:r>
        <w:rPr>
          <w:rFonts w:asciiTheme="minorHAnsi" w:hAnsiTheme="minorHAnsi" w:cstheme="minorHAnsi"/>
          <w:b/>
          <w:i/>
          <w:color w:val="000000"/>
          <w:sz w:val="24"/>
          <w:szCs w:val="24"/>
        </w:rPr>
        <w:t xml:space="preserve"> his disciples came back.</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were shocked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because he was speaking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a woman. However, no one said, “What do you want?”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or “Why are you speaking with her?”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 the woman left her water jar, went off into the town and said to the people,</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“Come, see a man who told me everything I ever did. Surely he can’t be the Messiah,</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can he?”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left the town and began coming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to him.</w:t>
      </w:r>
    </w:p>
    <w:p w14:paraId="36D4D257" w14:textId="77777777" w:rsidR="002A77ED" w:rsidRDefault="002A77ED" w:rsidP="002A77ED">
      <w:pPr>
        <w:ind w:firstLine="720"/>
        <w:jc w:val="both"/>
        <w:rPr>
          <w:sz w:val="24"/>
          <w:szCs w:val="24"/>
        </w:rPr>
      </w:pPr>
      <w:r>
        <w:rPr>
          <w:sz w:val="24"/>
          <w:szCs w:val="24"/>
        </w:rPr>
        <w:t xml:space="preserve">So here was the woman at the well having a conversation with her Creator. </w:t>
      </w:r>
      <w:r>
        <w:rPr>
          <w:noProof/>
          <w:sz w:val="24"/>
          <w:szCs w:val="24"/>
        </w:rPr>
        <w:t>She</w:t>
      </w:r>
      <w:r>
        <w:rPr>
          <w:sz w:val="24"/>
          <w:szCs w:val="24"/>
        </w:rPr>
        <w:t xml:space="preserve"> was completely exposed and uncomfortable, and so she did what a lot of people do when they are </w:t>
      </w:r>
      <w:r>
        <w:rPr>
          <w:sz w:val="24"/>
          <w:szCs w:val="24"/>
        </w:rPr>
        <w:lastRenderedPageBreak/>
        <w:t>confronted by Jesus. She changed the subject. Many people confuse religion with having a relationship with God. The good news is that Jesus came to seek and save sinners. That’s just what happened the day that The Well came to the woman.</w:t>
      </w:r>
    </w:p>
    <w:p w14:paraId="1D9612D9"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This despised woman from a despised </w:t>
      </w:r>
      <w:r>
        <w:rPr>
          <w:rFonts w:asciiTheme="minorHAnsi" w:hAnsiTheme="minorHAnsi"/>
          <w:noProof/>
          <w:sz w:val="24"/>
          <w:szCs w:val="24"/>
        </w:rPr>
        <w:t>place</w:t>
      </w:r>
      <w:r>
        <w:rPr>
          <w:rFonts w:asciiTheme="minorHAnsi" w:hAnsiTheme="minorHAnsi"/>
          <w:sz w:val="24"/>
          <w:szCs w:val="24"/>
        </w:rPr>
        <w:t xml:space="preserve"> was the very first person to whom the Lord Jesus revealed His identity as the Christ—the </w:t>
      </w:r>
      <w:r>
        <w:rPr>
          <w:rFonts w:asciiTheme="minorHAnsi" w:hAnsiTheme="minorHAnsi"/>
          <w:noProof/>
          <w:sz w:val="24"/>
          <w:szCs w:val="24"/>
        </w:rPr>
        <w:t>long-awaited</w:t>
      </w:r>
      <w:r>
        <w:rPr>
          <w:rFonts w:asciiTheme="minorHAnsi" w:hAnsiTheme="minorHAnsi"/>
          <w:sz w:val="24"/>
          <w:szCs w:val="24"/>
        </w:rPr>
        <w:t xml:space="preserve"> Savior of the world. </w:t>
      </w:r>
      <w:r>
        <w:rPr>
          <w:rFonts w:asciiTheme="minorHAnsi" w:hAnsiTheme="minorHAnsi" w:cstheme="minorHAnsi"/>
          <w:i/>
          <w:color w:val="000000"/>
          <w:sz w:val="24"/>
          <w:szCs w:val="24"/>
        </w:rPr>
        <w:t>Jesus said to her, “I, the one speaking to you, am he</w:t>
      </w:r>
      <w:r>
        <w:rPr>
          <w:rFonts w:asciiTheme="minorHAnsi" w:hAnsiTheme="minorHAnsi" w:cstheme="minorHAnsi"/>
          <w:color w:val="000000"/>
          <w:sz w:val="24"/>
          <w:szCs w:val="24"/>
        </w:rPr>
        <w:t>” (John 4:26).</w:t>
      </w:r>
      <w:r>
        <w:rPr>
          <w:rFonts w:asciiTheme="minorHAnsi" w:hAnsiTheme="minorHAnsi"/>
          <w:i/>
          <w:sz w:val="24"/>
          <w:szCs w:val="24"/>
        </w:rPr>
        <w:t xml:space="preserve"> </w:t>
      </w:r>
      <w:r>
        <w:rPr>
          <w:rFonts w:asciiTheme="minorHAnsi" w:hAnsiTheme="minorHAnsi"/>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215DCE00"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6B48E33" w14:textId="2FFA1534" w:rsidR="002A77ED" w:rsidRDefault="002A77ED" w:rsidP="002A77ED">
      <w:pPr>
        <w:ind w:firstLine="720"/>
        <w:jc w:val="both"/>
        <w:rPr>
          <w:rFonts w:asciiTheme="minorHAnsi" w:hAnsiTheme="minorHAnsi"/>
          <w:sz w:val="24"/>
          <w:szCs w:val="24"/>
        </w:rPr>
      </w:pPr>
      <w:r>
        <w:rPr>
          <w:rFonts w:asciiTheme="minorHAnsi" w:hAnsiTheme="minorHAnsi"/>
          <w:sz w:val="24"/>
          <w:szCs w:val="24"/>
        </w:rPr>
        <w:t>Jesus came to Samaria that day to do His Father’s work. It was a</w:t>
      </w:r>
      <w:r>
        <w:rPr>
          <w:rStyle w:val="netverse"/>
          <w:rFonts w:asciiTheme="minorHAnsi" w:eastAsiaTheme="majorEastAsia" w:hAnsiTheme="minorHAnsi" w:cstheme="minorHAnsi"/>
          <w:color w:val="000000"/>
          <w:sz w:val="24"/>
          <w:szCs w:val="24"/>
        </w:rPr>
        <w:t xml:space="preserve"> search and rescue mission. He had a divine appointment to meet this woman in a dry, desolate and despised </w:t>
      </w:r>
      <w:r>
        <w:rPr>
          <w:rStyle w:val="netverse"/>
          <w:rFonts w:asciiTheme="minorHAnsi" w:eastAsiaTheme="majorEastAsia" w:hAnsiTheme="minorHAnsi" w:cstheme="minorHAnsi"/>
          <w:noProof/>
          <w:color w:val="000000"/>
          <w:sz w:val="24"/>
          <w:szCs w:val="24"/>
        </w:rPr>
        <w:t>place</w:t>
      </w:r>
      <w:r>
        <w:rPr>
          <w:rStyle w:val="netverse"/>
          <w:rFonts w:asciiTheme="minorHAnsi" w:eastAsiaTheme="majorEastAsia" w:hAnsiTheme="minorHAnsi" w:cstheme="minorHAnsi"/>
          <w:color w:val="000000"/>
          <w:sz w:val="24"/>
          <w:szCs w:val="24"/>
        </w:rPr>
        <w:t>.</w:t>
      </w:r>
      <w:r>
        <w:rPr>
          <w:rFonts w:asciiTheme="minorHAnsi" w:hAnsiTheme="minorHAnsi"/>
          <w:sz w:val="24"/>
          <w:szCs w:val="24"/>
        </w:rPr>
        <w:t xml:space="preserve"> The goal of salvation is that sinners become saints who worship the One True Living God. That’s what the Father seeks. No, He is not looking for places of worship, He is seeking </w:t>
      </w:r>
      <w:r>
        <w:rPr>
          <w:rFonts w:asciiTheme="minorHAnsi" w:hAnsiTheme="minorHAnsi"/>
          <w:i/>
          <w:sz w:val="24"/>
          <w:szCs w:val="24"/>
        </w:rPr>
        <w:t>people who will worship Him in spirit and in truth</w:t>
      </w:r>
      <w:r>
        <w:rPr>
          <w:rFonts w:asciiTheme="minorHAnsi" w:hAnsiTheme="minorHAnsi"/>
          <w:sz w:val="24"/>
          <w:szCs w:val="24"/>
        </w:rPr>
        <w:t xml:space="preserve">.  </w:t>
      </w:r>
    </w:p>
    <w:p w14:paraId="77BFF6D7"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4:39-42 (NET)</w:t>
      </w:r>
    </w:p>
    <w:p w14:paraId="1A6D9EC7"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Now many Samaritans from that town believed in him because of the report of the woman who testified,</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“He told me everything I ever did.”</w:t>
      </w:r>
      <w:r>
        <w:rPr>
          <w:rStyle w:val="apple-converted-space"/>
          <w:rFonts w:asciiTheme="minorHAnsi" w:hAnsiTheme="minorHAnsi" w:cstheme="minorHAnsi"/>
          <w:b/>
          <w:i/>
          <w:color w:val="000000"/>
        </w:rPr>
        <w:t> </w:t>
      </w:r>
      <w:r>
        <w:rPr>
          <w:rFonts w:asciiTheme="minorHAnsi" w:hAnsiTheme="minorHAnsi" w:cstheme="minorHAnsi"/>
          <w:b/>
          <w:i/>
          <w:color w:val="000000"/>
        </w:rPr>
        <w:t>So, when the Samaritans came to him, they began asking</w:t>
      </w:r>
      <w:r>
        <w:rPr>
          <w:rStyle w:val="apple-converted-space"/>
          <w:rFonts w:asciiTheme="minorHAnsi" w:hAnsiTheme="minorHAnsi" w:cstheme="minorHAnsi"/>
          <w:b/>
          <w:i/>
          <w:color w:val="000000"/>
        </w:rPr>
        <w:t> </w:t>
      </w:r>
      <w:r>
        <w:rPr>
          <w:rFonts w:asciiTheme="minorHAnsi" w:hAnsiTheme="minorHAnsi" w:cstheme="minorHAnsi"/>
          <w:b/>
          <w:i/>
          <w:color w:val="000000"/>
        </w:rPr>
        <w:t>him to stay with them.</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He stayed there two days,</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and because of his word </w:t>
      </w:r>
      <w:r>
        <w:rPr>
          <w:rFonts w:asciiTheme="minorHAnsi" w:hAnsiTheme="minorHAnsi" w:cstheme="minorHAnsi"/>
          <w:b/>
          <w:i/>
          <w:noProof/>
          <w:color w:val="000000"/>
        </w:rPr>
        <w:t>many</w:t>
      </w:r>
      <w:r>
        <w:rPr>
          <w:rFonts w:asciiTheme="minorHAnsi" w:hAnsiTheme="minorHAnsi" w:cstheme="minorHAnsi"/>
          <w:b/>
          <w:i/>
          <w:color w:val="000000"/>
        </w:rPr>
        <w:t xml:space="preserve"> more</w:t>
      </w:r>
      <w:r>
        <w:rPr>
          <w:rStyle w:val="apple-converted-space"/>
          <w:rFonts w:asciiTheme="minorHAnsi" w:hAnsiTheme="minorHAnsi" w:cstheme="minorHAnsi"/>
          <w:b/>
          <w:i/>
          <w:color w:val="000000"/>
        </w:rPr>
        <w:t> </w:t>
      </w:r>
      <w:r>
        <w:rPr>
          <w:rFonts w:asciiTheme="minorHAnsi" w:hAnsiTheme="minorHAnsi" w:cstheme="minorHAnsi"/>
          <w:b/>
          <w:i/>
          <w:color w:val="000000"/>
        </w:rPr>
        <w:t>believed.</w:t>
      </w:r>
      <w:r>
        <w:rPr>
          <w:rStyle w:val="apple-converted-space"/>
          <w:rFonts w:asciiTheme="minorHAnsi" w:hAnsiTheme="minorHAnsi" w:cstheme="minorHAnsi"/>
          <w:b/>
          <w:i/>
          <w:color w:val="000000"/>
        </w:rPr>
        <w:t> </w:t>
      </w:r>
      <w:r>
        <w:rPr>
          <w:rFonts w:asciiTheme="minorHAnsi" w:hAnsiTheme="minorHAnsi" w:cstheme="minorHAnsi"/>
          <w:b/>
          <w:i/>
          <w:color w:val="000000"/>
        </w:rPr>
        <w:t>They said to the woman, “No longer do we believe because of your words, for we have heard for ourselves, and we know that this one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really is the Savior of the world.”</w:t>
      </w:r>
    </w:p>
    <w:p w14:paraId="7A70F7C1"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p>
    <w:p w14:paraId="5ADDA18B"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Pr>
          <w:rFonts w:asciiTheme="minorHAnsi" w:hAnsiTheme="minorHAnsi"/>
          <w:noProof/>
          <w:sz w:val="24"/>
          <w:szCs w:val="24"/>
        </w:rPr>
        <w:t>a world</w:t>
      </w:r>
      <w:r>
        <w:rPr>
          <w:rFonts w:asciiTheme="minorHAnsi" w:hAnsiTheme="minorHAnsi"/>
          <w:sz w:val="24"/>
          <w:szCs w:val="24"/>
        </w:rPr>
        <w:t xml:space="preserve"> full of empty souls. Where are you in this story? Are you religious, but unsatisfied because you have no relationship with God? </w:t>
      </w:r>
    </w:p>
    <w:p w14:paraId="038B4A36" w14:textId="77777777" w:rsidR="002A77ED" w:rsidRDefault="002A77ED" w:rsidP="002A77ED">
      <w:pPr>
        <w:ind w:firstLine="720"/>
        <w:jc w:val="both"/>
        <w:rPr>
          <w:rFonts w:asciiTheme="minorHAnsi" w:hAnsiTheme="minorHAnsi" w:cstheme="minorHAnsi"/>
          <w:i/>
          <w:sz w:val="24"/>
          <w:szCs w:val="24"/>
        </w:rPr>
      </w:pPr>
      <w:r>
        <w:rPr>
          <w:rFonts w:asciiTheme="minorHAnsi" w:hAnsiTheme="minorHAnsi" w:cstheme="minorHAns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w:t>
      </w:r>
      <w:r>
        <w:rPr>
          <w:rFonts w:asciiTheme="minorHAnsi" w:hAnsiTheme="minorHAnsi" w:cstheme="minorHAnsi"/>
          <w:color w:val="000000"/>
          <w:sz w:val="24"/>
          <w:szCs w:val="24"/>
        </w:rPr>
        <w:lastRenderedPageBreak/>
        <w:t xml:space="preserve">Prince of Peace, The Narrow Road to life, The Way, The Truth and The Life.” If you will </w:t>
      </w:r>
      <w:r>
        <w:rPr>
          <w:rFonts w:asciiTheme="minorHAnsi" w:hAnsiTheme="minorHAnsi" w:cstheme="minorHAnsi"/>
          <w:sz w:val="24"/>
          <w:szCs w:val="24"/>
        </w:rPr>
        <w:t>come to Him and drink,</w:t>
      </w:r>
      <w:r>
        <w:rPr>
          <w:rFonts w:asciiTheme="minorHAnsi" w:hAnsiTheme="minorHAnsi" w:cstheme="minorHAnsi"/>
          <w:i/>
          <w:sz w:val="24"/>
          <w:szCs w:val="24"/>
        </w:rPr>
        <w:t xml:space="preserve"> “With </w:t>
      </w:r>
      <w:r>
        <w:rPr>
          <w:rFonts w:asciiTheme="minorHAnsi" w:hAnsiTheme="minorHAnsi" w:cstheme="minorHAnsi"/>
          <w:i/>
          <w:noProof/>
          <w:sz w:val="24"/>
          <w:szCs w:val="24"/>
        </w:rPr>
        <w:t>joy</w:t>
      </w:r>
      <w:r>
        <w:rPr>
          <w:rFonts w:asciiTheme="minorHAnsi" w:hAnsiTheme="minorHAnsi" w:cstheme="minorHAnsi"/>
          <w:i/>
          <w:sz w:val="24"/>
          <w:szCs w:val="24"/>
        </w:rPr>
        <w:t xml:space="preserve"> you will draw waters from the wells of salvation</w:t>
      </w:r>
      <w:r>
        <w:rPr>
          <w:rFonts w:asciiTheme="minorHAnsi" w:hAnsiTheme="minorHAnsi" w:cstheme="minorHAnsi"/>
          <w:sz w:val="24"/>
          <w:szCs w:val="24"/>
        </w:rPr>
        <w:t xml:space="preserve">” (Isaiah 12:3). This is His invitation: </w:t>
      </w:r>
    </w:p>
    <w:p w14:paraId="11AA9EA3" w14:textId="77777777" w:rsidR="002A77ED" w:rsidRDefault="002A77ED" w:rsidP="002A77ED">
      <w:pPr>
        <w:spacing w:after="0"/>
        <w:jc w:val="center"/>
        <w:rPr>
          <w:rStyle w:val="passage-display-version"/>
          <w:b/>
          <w:color w:val="000000"/>
        </w:rPr>
      </w:pPr>
      <w:r>
        <w:rPr>
          <w:rStyle w:val="passage-display-bcv"/>
          <w:rFonts w:asciiTheme="minorHAnsi" w:hAnsiTheme="minorHAnsi" w:cstheme="minorHAnsi"/>
          <w:b/>
          <w:color w:val="000000"/>
          <w:sz w:val="24"/>
          <w:szCs w:val="24"/>
        </w:rPr>
        <w:t>John 7:37-38</w:t>
      </w:r>
      <w:r>
        <w:rPr>
          <w:rStyle w:val="passage-display-version"/>
          <w:rFonts w:asciiTheme="minorHAnsi" w:hAnsiTheme="minorHAnsi" w:cstheme="minorHAnsi"/>
          <w:b/>
          <w:color w:val="000000"/>
          <w:sz w:val="24"/>
          <w:szCs w:val="24"/>
        </w:rPr>
        <w:t xml:space="preserve"> (NET)</w:t>
      </w:r>
    </w:p>
    <w:p w14:paraId="59947C59" w14:textId="77777777" w:rsidR="002A77ED" w:rsidRDefault="002A77ED" w:rsidP="002A77ED">
      <w:pPr>
        <w:spacing w:after="0"/>
        <w:jc w:val="center"/>
        <w:rPr>
          <w:rStyle w:val="passage-display-version"/>
          <w:rFonts w:asciiTheme="minorHAnsi" w:hAnsiTheme="minorHAnsi" w:cstheme="minorHAnsi"/>
          <w:b/>
          <w:i/>
          <w:color w:val="000000"/>
          <w:sz w:val="24"/>
          <w:szCs w:val="24"/>
        </w:rPr>
      </w:pPr>
      <w:r>
        <w:rPr>
          <w:rStyle w:val="s"/>
          <w:rFonts w:asciiTheme="minorHAnsi" w:hAnsiTheme="minorHAnsi" w:cstheme="minorHAnsi"/>
          <w:b/>
          <w:i/>
          <w:color w:val="000000"/>
          <w:sz w:val="24"/>
          <w:szCs w:val="24"/>
          <w:shd w:val="clear" w:color="auto" w:fill="FFFFFF"/>
        </w:rPr>
        <w:t>On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last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feast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greatest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Jesus </w:t>
      </w:r>
      <w:r>
        <w:rPr>
          <w:rStyle w:val="s"/>
          <w:rFonts w:asciiTheme="minorHAnsi" w:hAnsiTheme="minorHAnsi" w:cstheme="minorHAnsi"/>
          <w:b/>
          <w:i/>
          <w:color w:val="000000"/>
          <w:sz w:val="24"/>
          <w:szCs w:val="24"/>
          <w:shd w:val="clear" w:color="auto" w:fill="FFFFFF"/>
        </w:rPr>
        <w:t>stood up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shouted out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t>
      </w:r>
      <w:r>
        <w:rPr>
          <w:rStyle w:val="s"/>
          <w:rFonts w:asciiTheme="minorHAnsi" w:hAnsiTheme="minorHAnsi" w:cstheme="minorHAnsi"/>
          <w:b/>
          <w:i/>
          <w:color w:val="000000"/>
          <w:sz w:val="24"/>
          <w:szCs w:val="24"/>
          <w:shd w:val="clear" w:color="auto" w:fill="FFFFFF"/>
        </w:rPr>
        <w:t>If</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anyone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is thirsty</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him 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drink.</w:t>
      </w:r>
      <w:r>
        <w:rPr>
          <w:rStyle w:val="s"/>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as the scripture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says,</w:t>
      </w:r>
      <w:r>
        <w:rPr>
          <w:rStyle w:val="apple-converted-space"/>
          <w:rFonts w:asciiTheme="minorHAnsi" w:hAnsiTheme="minorHAnsi" w:cstheme="minorHAnsi"/>
          <w:b/>
          <w:i/>
          <w:color w:val="000000"/>
          <w:sz w:val="24"/>
          <w:szCs w:val="24"/>
          <w:shd w:val="clear" w:color="auto" w:fill="FFFFFF"/>
        </w:rPr>
        <w:t> </w:t>
      </w:r>
      <w:r>
        <w:rPr>
          <w:rStyle w:val="netverse"/>
          <w:rFonts w:asciiTheme="minorHAnsi" w:hAnsiTheme="minorHAnsi" w:cstheme="minorHAnsi"/>
          <w:b/>
          <w:i/>
          <w:color w:val="000000"/>
          <w:sz w:val="24"/>
          <w:szCs w:val="24"/>
          <w:shd w:val="clear" w:color="auto" w:fill="FFFFFF"/>
        </w:rPr>
        <w:t>‘</w:t>
      </w:r>
      <w:r>
        <w:rPr>
          <w:rStyle w:val="s"/>
          <w:rFonts w:asciiTheme="minorHAnsi" w:hAnsiTheme="minorHAnsi" w:cstheme="minorHAnsi"/>
          <w:b/>
          <w:bCs/>
          <w:i/>
          <w:iCs/>
          <w:color w:val="000000"/>
          <w:sz w:val="24"/>
          <w:szCs w:val="24"/>
          <w:shd w:val="clear" w:color="auto" w:fill="FFFFFF"/>
        </w:rPr>
        <w:t>From</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within</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him</w:t>
      </w:r>
      <w:r>
        <w:rPr>
          <w:rStyle w:val="apple-converted-space"/>
          <w:rFonts w:asciiTheme="minorHAnsi" w:hAnsiTheme="minorHAnsi" w:cstheme="minorHAnsi"/>
          <w:b/>
          <w:bCs/>
          <w:i/>
          <w:iCs/>
          <w:color w:val="000000"/>
          <w:sz w:val="24"/>
          <w:szCs w:val="24"/>
          <w:shd w:val="clear" w:color="auto" w:fill="FFFFFF"/>
          <w:vertAlign w:val="superscript"/>
        </w:rPr>
        <w:t> </w:t>
      </w:r>
      <w:r>
        <w:rPr>
          <w:rStyle w:val="apple-converted-space"/>
          <w:rFonts w:asciiTheme="minorHAnsi" w:hAnsiTheme="minorHAnsi" w:cstheme="minorHAnsi"/>
          <w:b/>
          <w:bCs/>
          <w:i/>
          <w:iCs/>
          <w:color w:val="000000"/>
          <w:sz w:val="24"/>
          <w:szCs w:val="24"/>
          <w:shd w:val="clear" w:color="auto" w:fill="FFFFFF"/>
        </w:rPr>
        <w:t>will</w:t>
      </w:r>
      <w:r>
        <w:rPr>
          <w:rStyle w:val="s"/>
          <w:rFonts w:asciiTheme="minorHAnsi" w:hAnsiTheme="minorHAnsi" w:cstheme="minorHAnsi"/>
          <w:b/>
          <w:bCs/>
          <w:i/>
          <w:iCs/>
          <w:color w:val="000000"/>
          <w:sz w:val="24"/>
          <w:szCs w:val="24"/>
          <w:shd w:val="clear" w:color="auto" w:fill="FFFFFF"/>
        </w:rPr>
        <w:t xml:space="preserve"> flow</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rivers</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of living</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water</w:t>
      </w:r>
      <w:r>
        <w:rPr>
          <w:rStyle w:val="s"/>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passage-display-version"/>
          <w:rFonts w:asciiTheme="minorHAnsi" w:hAnsiTheme="minorHAnsi" w:cstheme="minorHAnsi"/>
          <w:b/>
          <w:i/>
          <w:color w:val="000000"/>
          <w:sz w:val="24"/>
          <w:szCs w:val="24"/>
        </w:rPr>
        <w:t xml:space="preserve"> </w:t>
      </w:r>
    </w:p>
    <w:p w14:paraId="307357D2" w14:textId="77777777" w:rsidR="002A77ED" w:rsidRDefault="002A77ED" w:rsidP="002A77ED">
      <w:pPr>
        <w:spacing w:after="0"/>
        <w:jc w:val="center"/>
      </w:pPr>
    </w:p>
    <w:p w14:paraId="53FCE5EF" w14:textId="77777777" w:rsidR="002A77ED" w:rsidRDefault="002A77ED" w:rsidP="002A77ED">
      <w:pPr>
        <w:jc w:val="both"/>
        <w:rPr>
          <w:rFonts w:asciiTheme="minorHAnsi" w:hAnsiTheme="minorHAnsi"/>
          <w:sz w:val="24"/>
          <w:szCs w:val="24"/>
        </w:rPr>
      </w:pPr>
      <w:r>
        <w:rPr>
          <w:rFonts w:asciiTheme="minorHAnsi" w:hAnsiTheme="minorHAnsi"/>
          <w:b/>
          <w:sz w:val="28"/>
          <w:szCs w:val="28"/>
        </w:rPr>
        <w:t>Digging Deeper</w:t>
      </w:r>
      <w:r>
        <w:rPr>
          <w:rFonts w:asciiTheme="minorHAnsi" w:hAnsiTheme="minorHAnsi"/>
          <w:sz w:val="24"/>
          <w:szCs w:val="24"/>
        </w:rPr>
        <w:t>: Acts 1:8; 2 Corinthians 5:17-20</w:t>
      </w:r>
      <w:r>
        <w:rPr>
          <w:rFonts w:asciiTheme="minorHAnsi" w:hAnsiTheme="minorHAnsi" w:cstheme="minorHAnsi"/>
          <w:sz w:val="24"/>
          <w:szCs w:val="24"/>
        </w:rPr>
        <w:t xml:space="preserve">; </w:t>
      </w:r>
      <w:r>
        <w:rPr>
          <w:rFonts w:asciiTheme="minorHAnsi" w:hAnsiTheme="minorHAnsi"/>
          <w:sz w:val="24"/>
          <w:szCs w:val="24"/>
        </w:rPr>
        <w:t xml:space="preserve">Isaiah 7:14, 9:6-9, 43:6-12, 45:5-8 &amp; 22-24, 49:6, 53:1-12, 54:4-10; Micah 5:2-5 </w:t>
      </w:r>
    </w:p>
    <w:p w14:paraId="280DE914" w14:textId="77777777" w:rsidR="002A77ED" w:rsidRDefault="002A77ED" w:rsidP="002A77ED">
      <w:pPr>
        <w:jc w:val="both"/>
        <w:rPr>
          <w:rFonts w:asciiTheme="minorHAnsi" w:hAnsiTheme="minorHAnsi"/>
          <w:sz w:val="24"/>
          <w:szCs w:val="24"/>
        </w:rPr>
      </w:pPr>
    </w:p>
    <w:p w14:paraId="38B36348" w14:textId="77777777" w:rsidR="002A77ED" w:rsidRDefault="002A77ED" w:rsidP="002A77ED">
      <w:pPr>
        <w:jc w:val="both"/>
        <w:rPr>
          <w:rFonts w:asciiTheme="minorHAnsi" w:hAnsiTheme="minorHAnsi"/>
          <w:sz w:val="24"/>
          <w:szCs w:val="24"/>
        </w:rPr>
      </w:pPr>
    </w:p>
    <w:p w14:paraId="54F491C7" w14:textId="0DE91C1E" w:rsidR="002A77ED" w:rsidRDefault="002A77ED" w:rsidP="002A77ED">
      <w:pPr>
        <w:jc w:val="both"/>
        <w:rPr>
          <w:rFonts w:asciiTheme="minorHAnsi" w:hAnsiTheme="minorHAnsi"/>
          <w:sz w:val="24"/>
          <w:szCs w:val="24"/>
        </w:rPr>
      </w:pPr>
    </w:p>
    <w:p w14:paraId="42E875AD" w14:textId="7F838703" w:rsidR="00B641C7" w:rsidRDefault="00B641C7" w:rsidP="002A77ED">
      <w:pPr>
        <w:jc w:val="both"/>
        <w:rPr>
          <w:rFonts w:asciiTheme="minorHAnsi" w:hAnsiTheme="minorHAnsi"/>
          <w:sz w:val="24"/>
          <w:szCs w:val="24"/>
        </w:rPr>
      </w:pPr>
    </w:p>
    <w:p w14:paraId="73DF7380" w14:textId="04910544" w:rsidR="00B641C7" w:rsidRDefault="00B641C7" w:rsidP="002A77ED">
      <w:pPr>
        <w:jc w:val="both"/>
        <w:rPr>
          <w:rFonts w:asciiTheme="minorHAnsi" w:hAnsiTheme="minorHAnsi"/>
          <w:sz w:val="24"/>
          <w:szCs w:val="24"/>
        </w:rPr>
      </w:pPr>
    </w:p>
    <w:p w14:paraId="4A83BA93" w14:textId="4C5EDCE2" w:rsidR="00B641C7" w:rsidRDefault="00B641C7" w:rsidP="002A77ED">
      <w:pPr>
        <w:jc w:val="both"/>
        <w:rPr>
          <w:rFonts w:asciiTheme="minorHAnsi" w:hAnsiTheme="minorHAnsi"/>
          <w:sz w:val="24"/>
          <w:szCs w:val="24"/>
        </w:rPr>
      </w:pPr>
    </w:p>
    <w:p w14:paraId="6E4CB8EB" w14:textId="75907E2D" w:rsidR="00B641C7" w:rsidRDefault="00B641C7" w:rsidP="002A77ED">
      <w:pPr>
        <w:jc w:val="both"/>
        <w:rPr>
          <w:rFonts w:asciiTheme="minorHAnsi" w:hAnsiTheme="minorHAnsi"/>
          <w:sz w:val="24"/>
          <w:szCs w:val="24"/>
        </w:rPr>
      </w:pPr>
    </w:p>
    <w:p w14:paraId="43458885" w14:textId="77777777" w:rsidR="00B641C7" w:rsidRDefault="00B641C7" w:rsidP="002A77ED">
      <w:pPr>
        <w:jc w:val="both"/>
        <w:rPr>
          <w:rFonts w:asciiTheme="minorHAnsi" w:hAnsiTheme="minorHAnsi"/>
          <w:sz w:val="24"/>
          <w:szCs w:val="24"/>
        </w:rPr>
      </w:pPr>
    </w:p>
    <w:p w14:paraId="52E9268A" w14:textId="3D73155C" w:rsidR="00D56F58" w:rsidRDefault="00D56F58" w:rsidP="002A77ED">
      <w:pPr>
        <w:jc w:val="both"/>
        <w:rPr>
          <w:rFonts w:asciiTheme="minorHAnsi" w:hAnsiTheme="minorHAnsi"/>
          <w:sz w:val="24"/>
          <w:szCs w:val="24"/>
        </w:rPr>
      </w:pPr>
    </w:p>
    <w:p w14:paraId="0307423E" w14:textId="5CA78F4F" w:rsidR="00D56F58" w:rsidRDefault="00D56F58" w:rsidP="002A77ED">
      <w:pPr>
        <w:jc w:val="both"/>
        <w:rPr>
          <w:rFonts w:asciiTheme="minorHAnsi" w:hAnsiTheme="minorHAnsi"/>
          <w:sz w:val="24"/>
          <w:szCs w:val="24"/>
        </w:rPr>
      </w:pPr>
    </w:p>
    <w:p w14:paraId="2331B24D" w14:textId="14825425" w:rsidR="00AE2B96" w:rsidRDefault="00AE2B96" w:rsidP="002A77ED">
      <w:pPr>
        <w:jc w:val="both"/>
        <w:rPr>
          <w:rFonts w:asciiTheme="minorHAnsi" w:hAnsiTheme="minorHAnsi"/>
          <w:sz w:val="24"/>
          <w:szCs w:val="24"/>
        </w:rPr>
      </w:pPr>
    </w:p>
    <w:p w14:paraId="66E2CA68" w14:textId="402CBB14" w:rsidR="00AE2B96" w:rsidRDefault="00AE2B96" w:rsidP="002A77ED">
      <w:pPr>
        <w:jc w:val="both"/>
        <w:rPr>
          <w:rFonts w:asciiTheme="minorHAnsi" w:hAnsiTheme="minorHAnsi"/>
          <w:sz w:val="24"/>
          <w:szCs w:val="24"/>
        </w:rPr>
      </w:pPr>
    </w:p>
    <w:p w14:paraId="0F11BCCB" w14:textId="77777777" w:rsidR="00AE2B96" w:rsidRDefault="00AE2B96" w:rsidP="002A77ED">
      <w:pPr>
        <w:jc w:val="both"/>
        <w:rPr>
          <w:rFonts w:asciiTheme="minorHAnsi" w:hAnsiTheme="minorHAnsi"/>
          <w:sz w:val="24"/>
          <w:szCs w:val="24"/>
        </w:rPr>
      </w:pPr>
    </w:p>
    <w:p w14:paraId="10563A4D" w14:textId="19F3BA67" w:rsidR="00D56F58" w:rsidRDefault="00D56F58" w:rsidP="002A77ED">
      <w:pPr>
        <w:jc w:val="both"/>
        <w:rPr>
          <w:rFonts w:asciiTheme="minorHAnsi" w:hAnsiTheme="minorHAnsi"/>
          <w:sz w:val="24"/>
          <w:szCs w:val="24"/>
        </w:rPr>
      </w:pPr>
    </w:p>
    <w:p w14:paraId="3642D244" w14:textId="0AE6650F" w:rsidR="00D56F58" w:rsidRDefault="00D56F58" w:rsidP="002A77ED">
      <w:pPr>
        <w:jc w:val="both"/>
        <w:rPr>
          <w:rFonts w:asciiTheme="minorHAnsi" w:hAnsiTheme="minorHAnsi"/>
          <w:sz w:val="24"/>
          <w:szCs w:val="24"/>
        </w:rPr>
      </w:pPr>
    </w:p>
    <w:p w14:paraId="4BC1E6CE" w14:textId="77777777" w:rsidR="002A77ED" w:rsidRDefault="002A77ED" w:rsidP="002A77ED">
      <w:pPr>
        <w:spacing w:before="240" w:after="160" w:line="254" w:lineRule="auto"/>
        <w:jc w:val="center"/>
        <w:rPr>
          <w:b/>
          <w:sz w:val="28"/>
          <w:szCs w:val="28"/>
        </w:rPr>
      </w:pPr>
      <w:r>
        <w:rPr>
          <w:b/>
          <w:sz w:val="28"/>
          <w:szCs w:val="28"/>
        </w:rPr>
        <w:t>DISCUSSION QUESTIONS: Let’s talk about it.</w:t>
      </w:r>
    </w:p>
    <w:p w14:paraId="68C04E3E" w14:textId="77777777" w:rsidR="002A77ED" w:rsidRDefault="002A77ED" w:rsidP="0037103A">
      <w:pPr>
        <w:pStyle w:val="ListParagraph"/>
        <w:numPr>
          <w:ilvl w:val="0"/>
          <w:numId w:val="68"/>
        </w:numPr>
        <w:rPr>
          <w:rFonts w:cstheme="minorHAnsi"/>
          <w:color w:val="000000"/>
          <w:sz w:val="24"/>
          <w:szCs w:val="24"/>
        </w:rPr>
      </w:pPr>
      <w:r>
        <w:rPr>
          <w:rFonts w:cstheme="minorHAnsi"/>
          <w:color w:val="000000"/>
          <w:sz w:val="24"/>
          <w:szCs w:val="24"/>
        </w:rPr>
        <w:t>Why is water so important to life? ___________________________________________</w:t>
      </w:r>
    </w:p>
    <w:p w14:paraId="34867F75" w14:textId="77777777" w:rsidR="002A77ED" w:rsidRDefault="002A77ED" w:rsidP="0037103A">
      <w:pPr>
        <w:pStyle w:val="ListParagraph"/>
        <w:numPr>
          <w:ilvl w:val="0"/>
          <w:numId w:val="68"/>
        </w:numPr>
        <w:rPr>
          <w:rFonts w:cstheme="minorHAnsi"/>
          <w:color w:val="000000"/>
          <w:sz w:val="24"/>
          <w:szCs w:val="24"/>
        </w:rPr>
      </w:pPr>
      <w:r>
        <w:rPr>
          <w:rFonts w:cstheme="minorHAnsi"/>
          <w:color w:val="000000"/>
          <w:sz w:val="24"/>
          <w:szCs w:val="24"/>
        </w:rPr>
        <w:lastRenderedPageBreak/>
        <w:t>Do wells spring up or flow down? ____________________________________________</w:t>
      </w:r>
    </w:p>
    <w:p w14:paraId="26D48AAA"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The price of any item is set by one thing, do you know what it is? ___________________</w:t>
      </w:r>
    </w:p>
    <w:p w14:paraId="42D86975"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Explain the analogy and significance of the cup that Jesus drank from.___________________________________________________________________________________________________________________________________________________________________________________________________________________</w:t>
      </w:r>
    </w:p>
    <w:p w14:paraId="03529535"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What is the difference in being religious and having a relationship with God? ________________________________________________________________________________________________________________________________________________</w:t>
      </w:r>
    </w:p>
    <w:p w14:paraId="1232D4B8"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What does it mean to be a true worshiper? ________________________________________________________________________</w:t>
      </w:r>
    </w:p>
    <w:p w14:paraId="43174EBE"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Read John 17:17-20. How can a person worship God in truth? ________________________________________________________________________</w:t>
      </w:r>
    </w:p>
    <w:p w14:paraId="7034ACD5" w14:textId="77777777" w:rsidR="002A77ED" w:rsidRDefault="002A77ED" w:rsidP="0037103A">
      <w:pPr>
        <w:pStyle w:val="ListParagraph"/>
        <w:numPr>
          <w:ilvl w:val="0"/>
          <w:numId w:val="68"/>
        </w:numPr>
        <w:rPr>
          <w:rFonts w:cstheme="minorHAnsi"/>
          <w:color w:val="000000"/>
          <w:sz w:val="24"/>
          <w:szCs w:val="24"/>
        </w:rPr>
      </w:pPr>
      <w:r>
        <w:rPr>
          <w:rFonts w:cstheme="minorHAns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2FD7511B" w14:textId="77777777" w:rsidR="002A77ED" w:rsidRDefault="002A77ED" w:rsidP="0037103A">
      <w:pPr>
        <w:pStyle w:val="ListParagraph"/>
        <w:numPr>
          <w:ilvl w:val="0"/>
          <w:numId w:val="68"/>
        </w:numPr>
        <w:rPr>
          <w:rFonts w:cstheme="minorHAnsi"/>
          <w:color w:val="000000"/>
          <w:sz w:val="24"/>
          <w:szCs w:val="24"/>
        </w:rPr>
      </w:pPr>
      <w:r>
        <w:rPr>
          <w:rFonts w:cstheme="minorHAnsi"/>
          <w:color w:val="000000"/>
          <w:sz w:val="24"/>
          <w:szCs w:val="24"/>
        </w:rPr>
        <w:t>What “food” do you think was Jesus talking about in John 4:31-32? ________________________________________________________________________</w:t>
      </w:r>
    </w:p>
    <w:p w14:paraId="724F37AC" w14:textId="77777777" w:rsidR="002A77ED" w:rsidRDefault="002A77ED" w:rsidP="0037103A">
      <w:pPr>
        <w:pStyle w:val="ListParagraph"/>
        <w:numPr>
          <w:ilvl w:val="0"/>
          <w:numId w:val="68"/>
        </w:numPr>
        <w:rPr>
          <w:rFonts w:cstheme="minorHAnsi"/>
          <w:color w:val="000000"/>
          <w:sz w:val="24"/>
          <w:szCs w:val="24"/>
        </w:rPr>
      </w:pPr>
      <w:r>
        <w:rPr>
          <w:rFonts w:cstheme="minorHAnsi"/>
          <w:color w:val="000000"/>
          <w:sz w:val="24"/>
          <w:szCs w:val="24"/>
        </w:rPr>
        <w:t>What do you think Jesus was pointing to when He said look at the fields, ripe for harvest? ________________________________________________________________________</w:t>
      </w:r>
    </w:p>
    <w:p w14:paraId="6417AA88" w14:textId="77777777" w:rsidR="002A77ED" w:rsidRDefault="002A77ED" w:rsidP="002A77ED">
      <w:pPr>
        <w:pStyle w:val="NoSpacing"/>
        <w:jc w:val="center"/>
        <w:rPr>
          <w:rFonts w:ascii="Edwardian Script ITC" w:hAnsi="Edwardian Script ITC"/>
          <w:b/>
          <w:sz w:val="72"/>
          <w:szCs w:val="72"/>
        </w:rPr>
      </w:pPr>
    </w:p>
    <w:p w14:paraId="7AF616B8" w14:textId="77777777" w:rsidR="002A77ED" w:rsidRDefault="002A77ED" w:rsidP="002A77ED">
      <w:pPr>
        <w:pStyle w:val="NoSpacing"/>
        <w:jc w:val="center"/>
        <w:rPr>
          <w:rFonts w:ascii="Edwardian Script ITC" w:hAnsi="Edwardian Script ITC"/>
          <w:b/>
          <w:sz w:val="72"/>
          <w:szCs w:val="72"/>
        </w:rPr>
      </w:pPr>
    </w:p>
    <w:p w14:paraId="4DD27F96" w14:textId="03FCD97F" w:rsidR="002A77ED" w:rsidRDefault="002A77ED" w:rsidP="002A77ED">
      <w:pPr>
        <w:pStyle w:val="NoSpacing"/>
        <w:jc w:val="center"/>
        <w:rPr>
          <w:rFonts w:ascii="Edwardian Script ITC" w:hAnsi="Edwardian Script ITC"/>
          <w:b/>
          <w:sz w:val="72"/>
          <w:szCs w:val="72"/>
        </w:rPr>
      </w:pPr>
    </w:p>
    <w:p w14:paraId="163080A8" w14:textId="77777777" w:rsidR="00D56F58" w:rsidRDefault="00D56F58" w:rsidP="002A77ED">
      <w:pPr>
        <w:pStyle w:val="NoSpacing"/>
        <w:jc w:val="center"/>
        <w:rPr>
          <w:rFonts w:ascii="Edwardian Script ITC" w:hAnsi="Edwardian Script ITC"/>
          <w:b/>
          <w:sz w:val="72"/>
          <w:szCs w:val="72"/>
        </w:rPr>
      </w:pPr>
    </w:p>
    <w:p w14:paraId="7B21AA82" w14:textId="10FBBB1D" w:rsidR="002A77ED" w:rsidRDefault="002A77ED" w:rsidP="00AE2B96">
      <w:pPr>
        <w:pStyle w:val="NoSpacing"/>
        <w:jc w:val="center"/>
        <w:rPr>
          <w:rFonts w:ascii="Edwardian Script ITC" w:hAnsi="Edwardian Script ITC"/>
          <w:b/>
          <w:sz w:val="72"/>
          <w:szCs w:val="72"/>
        </w:rPr>
      </w:pPr>
      <w:r>
        <w:rPr>
          <w:rFonts w:ascii="Edwardian Script ITC" w:hAnsi="Edwardian Script ITC"/>
          <w:b/>
          <w:sz w:val="72"/>
          <w:szCs w:val="72"/>
        </w:rPr>
        <w:t>Alabaster Box</w:t>
      </w:r>
    </w:p>
    <w:p w14:paraId="24460727" w14:textId="77777777" w:rsidR="00AE2B96" w:rsidRDefault="00AE2B96" w:rsidP="00AE2B96">
      <w:pPr>
        <w:pStyle w:val="NoSpacing"/>
        <w:jc w:val="center"/>
        <w:rPr>
          <w:rFonts w:ascii="Edwardian Script ITC" w:hAnsi="Edwardian Script ITC"/>
          <w:b/>
          <w:sz w:val="72"/>
          <w:szCs w:val="72"/>
        </w:rPr>
      </w:pPr>
    </w:p>
    <w:p w14:paraId="5597455F" w14:textId="6E4BFC19" w:rsidR="002A77ED" w:rsidRDefault="002A77ED" w:rsidP="00AE2B96">
      <w:pPr>
        <w:pStyle w:val="NoSpacing"/>
        <w:jc w:val="center"/>
        <w:rPr>
          <w:rFonts w:asciiTheme="minorHAnsi" w:hAnsiTheme="minorHAnsi" w:cstheme="minorHAnsi"/>
          <w:b/>
          <w:sz w:val="28"/>
          <w:szCs w:val="28"/>
        </w:rPr>
      </w:pPr>
      <w:r>
        <w:rPr>
          <w:rFonts w:asciiTheme="minorHAnsi" w:hAnsiTheme="minorHAnsi" w:cstheme="minorHAnsi"/>
          <w:b/>
          <w:sz w:val="28"/>
          <w:szCs w:val="28"/>
        </w:rPr>
        <w:lastRenderedPageBreak/>
        <w:t>Key Passages</w:t>
      </w:r>
    </w:p>
    <w:p w14:paraId="74134A58" w14:textId="77777777" w:rsidR="00AE2B96" w:rsidRDefault="00AE2B96" w:rsidP="00AE2B96">
      <w:pPr>
        <w:pStyle w:val="NoSpacing"/>
        <w:jc w:val="center"/>
        <w:rPr>
          <w:rFonts w:asciiTheme="minorHAnsi" w:hAnsiTheme="minorHAnsi" w:cstheme="minorHAnsi"/>
          <w:b/>
          <w:sz w:val="28"/>
          <w:szCs w:val="28"/>
        </w:rPr>
      </w:pPr>
    </w:p>
    <w:p w14:paraId="274D2900" w14:textId="7DC6ABE7" w:rsidR="002A77ED" w:rsidRDefault="002A77ED" w:rsidP="002A77ED">
      <w:pPr>
        <w:spacing w:after="0"/>
        <w:jc w:val="center"/>
        <w:rPr>
          <w:b/>
          <w:sz w:val="24"/>
          <w:szCs w:val="24"/>
        </w:rPr>
      </w:pPr>
      <w:r>
        <w:rPr>
          <w:b/>
          <w:sz w:val="24"/>
          <w:szCs w:val="24"/>
        </w:rPr>
        <w:t>Luke 7:41-48 (N</w:t>
      </w:r>
      <w:r w:rsidR="00B641C7">
        <w:rPr>
          <w:b/>
          <w:sz w:val="24"/>
          <w:szCs w:val="24"/>
        </w:rPr>
        <w:t>ET</w:t>
      </w:r>
      <w:r>
        <w:rPr>
          <w:b/>
          <w:sz w:val="24"/>
          <w:szCs w:val="24"/>
        </w:rPr>
        <w:t>)</w:t>
      </w:r>
    </w:p>
    <w:p w14:paraId="562AB685" w14:textId="75914367" w:rsidR="002A77ED" w:rsidRDefault="002A77ED" w:rsidP="002A77ED">
      <w:pPr>
        <w:spacing w:after="0"/>
        <w:jc w:val="center"/>
        <w:rPr>
          <w:rStyle w:val="apple-converted-space"/>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p>
    <w:p w14:paraId="60D3B370" w14:textId="77777777" w:rsidR="0077005B" w:rsidRDefault="0077005B" w:rsidP="002A77ED">
      <w:pPr>
        <w:spacing w:after="0"/>
        <w:jc w:val="center"/>
        <w:rPr>
          <w:rFonts w:asciiTheme="minorHAnsi" w:hAnsiTheme="minorHAnsi" w:cstheme="minorHAnsi"/>
          <w:b/>
          <w:i/>
          <w:color w:val="000000"/>
          <w:sz w:val="24"/>
          <w:szCs w:val="24"/>
        </w:rPr>
      </w:pPr>
    </w:p>
    <w:p w14:paraId="3AA53B44" w14:textId="77777777" w:rsidR="002A77ED" w:rsidRDefault="002A77ED" w:rsidP="002A77ED">
      <w:pPr>
        <w:jc w:val="center"/>
        <w:rPr>
          <w:b/>
          <w:sz w:val="28"/>
          <w:szCs w:val="28"/>
        </w:rPr>
      </w:pPr>
      <w:r>
        <w:rPr>
          <w:b/>
          <w:sz w:val="28"/>
          <w:szCs w:val="28"/>
        </w:rPr>
        <w:t>Introduction</w:t>
      </w:r>
    </w:p>
    <w:p w14:paraId="6FDF836E" w14:textId="77777777" w:rsidR="002A77ED" w:rsidRDefault="002A77ED" w:rsidP="002A77ED">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of all people, should have recognized who Jesus was. After all, they saw the Scriptures being fulfilled by Him with their own eyes. Yet, the sanctimonious Pharisees and lawyers spurned their Messiah (Luke1-34). Under the guise of curiosity, or hospitality, they wanted to hang around Jesus, not only to entrap Him, but ultimately, to kill Him. They hated Him that much. Self-righteous people still hate Him. By contrast, repentant sinners love Him. They are drawn to Jesus like a magnet. For they know that it’s His love, not condemnation, that led them to repentance (Romans 2:4). The problem for the teachers of the Law is that they did not think they needed to repent.</w:t>
      </w:r>
    </w:p>
    <w:p w14:paraId="6CC20A18" w14:textId="77777777" w:rsidR="002A77ED" w:rsidRDefault="002A77ED" w:rsidP="002A77ED">
      <w:pPr>
        <w:pStyle w:val="ListParagraph"/>
        <w:spacing w:after="0"/>
        <w:ind w:left="0" w:firstLine="720"/>
        <w:jc w:val="both"/>
        <w:rPr>
          <w:sz w:val="24"/>
          <w:szCs w:val="24"/>
        </w:rPr>
      </w:pPr>
      <w:r>
        <w:rPr>
          <w:sz w:val="24"/>
          <w:szCs w:val="24"/>
        </w:rPr>
        <w:t xml:space="preserve"> </w:t>
      </w:r>
    </w:p>
    <w:p w14:paraId="6B0A33BA" w14:textId="54DD9E73" w:rsidR="002A77ED" w:rsidRDefault="002A77ED" w:rsidP="002A77ED">
      <w:pPr>
        <w:pStyle w:val="ListParagraph"/>
        <w:spacing w:after="0"/>
        <w:ind w:left="0" w:firstLine="720"/>
        <w:jc w:val="both"/>
        <w:rPr>
          <w:sz w:val="24"/>
          <w:szCs w:val="24"/>
        </w:rPr>
      </w:pPr>
      <w:r>
        <w:rPr>
          <w:sz w:val="24"/>
          <w:szCs w:val="24"/>
        </w:rPr>
        <w:t xml:space="preserve">As we study this beautiful message of grace and forgiveness, we will analogize the distinctions between the self-righteous sinner and the forgiven sinner, between grace and the law, between repentance and empty religion. We will find that a heart filled with gratitude and worship is evidence that a person has been saved by God’s magnificent love.  </w:t>
      </w:r>
    </w:p>
    <w:p w14:paraId="551481D6" w14:textId="0B8DA46B" w:rsidR="0077005B" w:rsidRDefault="0077005B" w:rsidP="002A77ED">
      <w:pPr>
        <w:pStyle w:val="ListParagraph"/>
        <w:spacing w:after="0"/>
        <w:ind w:left="0" w:firstLine="720"/>
        <w:jc w:val="both"/>
        <w:rPr>
          <w:sz w:val="24"/>
          <w:szCs w:val="24"/>
        </w:rPr>
      </w:pPr>
    </w:p>
    <w:p w14:paraId="53E9452E" w14:textId="77777777" w:rsidR="0077005B" w:rsidRDefault="0077005B" w:rsidP="002A77ED">
      <w:pPr>
        <w:pStyle w:val="ListParagraph"/>
        <w:spacing w:after="0"/>
        <w:ind w:left="0" w:firstLine="720"/>
        <w:jc w:val="both"/>
        <w:rPr>
          <w:sz w:val="24"/>
          <w:szCs w:val="24"/>
        </w:rPr>
      </w:pPr>
    </w:p>
    <w:p w14:paraId="54C3DFFD" w14:textId="77777777" w:rsidR="00D56F58" w:rsidRDefault="00D56F58" w:rsidP="002A77ED">
      <w:pPr>
        <w:pStyle w:val="ListParagraph"/>
        <w:spacing w:after="0"/>
        <w:ind w:left="0" w:firstLine="720"/>
        <w:jc w:val="both"/>
        <w:rPr>
          <w:sz w:val="24"/>
          <w:szCs w:val="24"/>
        </w:rPr>
      </w:pPr>
    </w:p>
    <w:p w14:paraId="016F4DE7" w14:textId="58379CEA" w:rsidR="002A77ED" w:rsidRDefault="002A77ED" w:rsidP="002A77ED">
      <w:pPr>
        <w:pStyle w:val="ListParagraph"/>
        <w:ind w:left="0"/>
        <w:jc w:val="center"/>
        <w:rPr>
          <w:b/>
          <w:sz w:val="28"/>
          <w:szCs w:val="28"/>
        </w:rPr>
      </w:pPr>
      <w:r>
        <w:rPr>
          <w:b/>
          <w:sz w:val="28"/>
          <w:szCs w:val="28"/>
        </w:rPr>
        <w:t xml:space="preserve"> A Sinful Pharisee and A Sinful Woman</w:t>
      </w:r>
    </w:p>
    <w:p w14:paraId="260C369D" w14:textId="77777777" w:rsidR="002A77ED" w:rsidRDefault="002A77ED" w:rsidP="002A77ED">
      <w:pPr>
        <w:spacing w:after="0"/>
        <w:jc w:val="center"/>
        <w:rPr>
          <w:rFonts w:cstheme="minorHAnsi"/>
          <w:b/>
          <w:sz w:val="24"/>
          <w:szCs w:val="24"/>
        </w:rPr>
      </w:pPr>
      <w:r>
        <w:rPr>
          <w:rFonts w:cstheme="minorHAnsi"/>
          <w:b/>
          <w:sz w:val="24"/>
          <w:szCs w:val="24"/>
        </w:rPr>
        <w:t>Luke 7:36-38 (NET)</w:t>
      </w:r>
    </w:p>
    <w:p w14:paraId="3D97F882" w14:textId="000148E4" w:rsidR="002A77ED" w:rsidRDefault="002A77ED" w:rsidP="002A77ED">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Now one of the Pharisees</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asked</w:t>
      </w:r>
      <w:r>
        <w:rPr>
          <w:rFonts w:asciiTheme="minorHAnsi" w:hAnsiTheme="minorHAnsi" w:cstheme="minorHAnsi"/>
          <w:b/>
          <w:i/>
          <w:color w:val="000000"/>
          <w:sz w:val="24"/>
          <w:szCs w:val="24"/>
        </w:rPr>
        <w:t xml:space="preserve"> </w:t>
      </w:r>
      <w:r>
        <w:rPr>
          <w:rFonts w:cstheme="minorHAnsi"/>
          <w:b/>
          <w:i/>
          <w:color w:val="000000"/>
          <w:sz w:val="24"/>
          <w:szCs w:val="24"/>
        </w:rPr>
        <w:t>Jesus</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to</w:t>
      </w:r>
      <w:r>
        <w:rPr>
          <w:rFonts w:asciiTheme="minorHAnsi" w:hAnsiTheme="minorHAnsi" w:cstheme="minorHAnsi"/>
          <w:b/>
          <w:i/>
          <w:color w:val="000000"/>
          <w:sz w:val="24"/>
          <w:szCs w:val="24"/>
        </w:rPr>
        <w:t xml:space="preserve"> have dinner with him, </w:t>
      </w:r>
      <w:r>
        <w:rPr>
          <w:rFonts w:cstheme="minorHAnsi"/>
          <w:b/>
          <w:i/>
          <w:color w:val="000000"/>
          <w:sz w:val="24"/>
          <w:szCs w:val="24"/>
        </w:rPr>
        <w:t>so</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he</w:t>
      </w:r>
      <w:r>
        <w:rPr>
          <w:rFonts w:asciiTheme="minorHAnsi" w:hAnsiTheme="minorHAnsi" w:cstheme="minorHAnsi"/>
          <w:b/>
          <w:i/>
          <w:color w:val="000000"/>
          <w:sz w:val="24"/>
          <w:szCs w:val="24"/>
        </w:rPr>
        <w:t xml:space="preserve"> went into the Pharisee’s house and took his place at the table.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when a woman of that town, who was a sinner, learned that Jesus (was) </w:t>
      </w:r>
      <w:r>
        <w:rPr>
          <w:rFonts w:cstheme="minorHAnsi"/>
          <w:b/>
          <w:i/>
          <w:color w:val="000000"/>
          <w:sz w:val="24"/>
          <w:szCs w:val="24"/>
        </w:rPr>
        <w:t>dining</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at</w:t>
      </w:r>
      <w:r>
        <w:rPr>
          <w:rFonts w:asciiTheme="minorHAnsi" w:hAnsiTheme="minorHAnsi" w:cstheme="minorHAnsi"/>
          <w:b/>
          <w:i/>
          <w:color w:val="000000"/>
          <w:sz w:val="24"/>
          <w:szCs w:val="24"/>
        </w:rPr>
        <w:t xml:space="preserve"> the Pharisee’s house, she brought an alabaster jar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of </w:t>
      </w:r>
      <w:r>
        <w:rPr>
          <w:rFonts w:asciiTheme="minorHAnsi" w:hAnsiTheme="minorHAnsi" w:cstheme="minorHAnsi"/>
          <w:b/>
          <w:i/>
          <w:color w:val="000000"/>
          <w:sz w:val="24"/>
          <w:szCs w:val="24"/>
        </w:rPr>
        <w:lastRenderedPageBreak/>
        <w:t>perfumed oil.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Pr>
          <w:rFonts w:cstheme="minorHAnsi"/>
          <w:b/>
          <w:i/>
          <w:color w:val="000000"/>
          <w:sz w:val="24"/>
          <w:szCs w:val="24"/>
        </w:rPr>
        <w:t>She</w:t>
      </w:r>
      <w:r>
        <w:rPr>
          <w:rFonts w:cstheme="minorHAnsi"/>
          <w:b/>
          <w:i/>
          <w:color w:val="000000"/>
          <w:sz w:val="24"/>
          <w:szCs w:val="24"/>
          <w:vertAlign w:val="superscript"/>
        </w:rPr>
        <w:t> </w:t>
      </w:r>
      <w:r>
        <w:rPr>
          <w:rStyle w:val="apple-converted-space"/>
          <w:rFonts w:cstheme="minorHAnsi"/>
          <w:b/>
          <w:i/>
          <w:color w:val="000000"/>
          <w:sz w:val="24"/>
          <w:szCs w:val="24"/>
        </w:rPr>
        <w:t>wiped</w:t>
      </w:r>
      <w:r>
        <w:rPr>
          <w:rFonts w:asciiTheme="minorHAnsi" w:hAnsiTheme="minorHAnsi" w:cstheme="minorHAnsi"/>
          <w:b/>
          <w:i/>
          <w:color w:val="000000"/>
          <w:sz w:val="24"/>
          <w:szCs w:val="24"/>
        </w:rPr>
        <w:t xml:space="preserve"> them with her </w:t>
      </w:r>
      <w:r>
        <w:rPr>
          <w:rFonts w:cstheme="minorHAnsi"/>
          <w:b/>
          <w:i/>
          <w:color w:val="000000"/>
          <w:sz w:val="24"/>
          <w:szCs w:val="24"/>
        </w:rPr>
        <w:t>hair,</w:t>
      </w:r>
      <w:r>
        <w:rPr>
          <w:rStyle w:val="apple-converted-space"/>
          <w:rFonts w:cstheme="minorHAnsi"/>
          <w:b/>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cstheme="minorHAnsi"/>
          <w:b/>
          <w:i/>
          <w:color w:val="000000"/>
          <w:sz w:val="24"/>
          <w:szCs w:val="24"/>
        </w:rPr>
        <w:t>  </w:t>
      </w:r>
    </w:p>
    <w:p w14:paraId="0A255F8B" w14:textId="77777777" w:rsidR="002A77ED" w:rsidRDefault="002A77ED" w:rsidP="002A77ED">
      <w:pPr>
        <w:spacing w:after="0"/>
        <w:jc w:val="center"/>
      </w:pPr>
    </w:p>
    <w:p w14:paraId="56CF1E3A" w14:textId="024B3FB2" w:rsidR="002A77ED" w:rsidRDefault="002A77ED" w:rsidP="002A77ED">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Th</w:t>
      </w:r>
      <w:r w:rsidR="00B641C7">
        <w:rPr>
          <w:sz w:val="24"/>
          <w:szCs w:val="24"/>
        </w:rPr>
        <w:t>ose events</w:t>
      </w:r>
      <w:r>
        <w:rPr>
          <w:sz w:val="24"/>
          <w:szCs w:val="24"/>
        </w:rPr>
        <w:t xml:space="preserve"> took place just prior to Jesus’ death, burial and resurrection and the women who anointed His feet then, was Mary of Bethany. While Mary’s story resembles the story in our lesson, it is quite different. </w:t>
      </w:r>
    </w:p>
    <w:p w14:paraId="62C782E4" w14:textId="77777777" w:rsidR="002A77ED" w:rsidRDefault="002A77ED" w:rsidP="002A77ED">
      <w:pPr>
        <w:pStyle w:val="ListParagraph"/>
        <w:ind w:left="0" w:firstLine="720"/>
        <w:jc w:val="both"/>
        <w:rPr>
          <w:sz w:val="24"/>
          <w:szCs w:val="24"/>
        </w:rPr>
      </w:pPr>
    </w:p>
    <w:p w14:paraId="1AF54D48" w14:textId="77777777" w:rsidR="002A77ED" w:rsidRDefault="002A77ED" w:rsidP="002A77ED">
      <w:pPr>
        <w:pStyle w:val="ListParagraph"/>
        <w:spacing w:after="0"/>
        <w:ind w:left="0" w:firstLine="720"/>
        <w:jc w:val="both"/>
        <w:rPr>
          <w:sz w:val="24"/>
          <w:szCs w:val="24"/>
        </w:rPr>
      </w:pPr>
      <w:r>
        <w:rPr>
          <w:sz w:val="24"/>
          <w:szCs w:val="24"/>
        </w:rPr>
        <w:t>The event described in Luke 7 was early in Jesus’ public ministry in the region of Galilee. Here Jesus was invited to the home of a Pharisee (a religious leader) whose name was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4FA27E93" w14:textId="77777777" w:rsidR="002A77ED" w:rsidRDefault="002A77ED" w:rsidP="002A77ED">
      <w:pPr>
        <w:pStyle w:val="ListParagraph"/>
        <w:spacing w:after="0"/>
        <w:ind w:left="0" w:firstLine="720"/>
        <w:jc w:val="both"/>
        <w:rPr>
          <w:sz w:val="24"/>
          <w:szCs w:val="24"/>
        </w:rPr>
      </w:pPr>
      <w:r>
        <w:rPr>
          <w:sz w:val="24"/>
          <w:szCs w:val="24"/>
        </w:rPr>
        <w:t xml:space="preserve"> </w:t>
      </w:r>
    </w:p>
    <w:p w14:paraId="27DEA8D1" w14:textId="77777777" w:rsidR="002A77ED" w:rsidRDefault="002A77ED" w:rsidP="002A77ED">
      <w:pPr>
        <w:spacing w:after="0"/>
        <w:jc w:val="center"/>
        <w:rPr>
          <w:b/>
          <w:sz w:val="24"/>
          <w:szCs w:val="24"/>
        </w:rPr>
      </w:pPr>
      <w:r>
        <w:rPr>
          <w:b/>
          <w:sz w:val="24"/>
          <w:szCs w:val="24"/>
        </w:rPr>
        <w:t>Isaiah 64:6 (NET)</w:t>
      </w:r>
    </w:p>
    <w:p w14:paraId="23FF247B" w14:textId="77777777" w:rsidR="002A77ED" w:rsidRDefault="002A77ED" w:rsidP="002A77ED">
      <w:pPr>
        <w:pStyle w:val="poetry"/>
        <w:spacing w:before="0" w:beforeAutospacing="0" w:after="0" w:afterAutospacing="0"/>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b/>
          <w:i/>
          <w:color w:val="000000"/>
          <w:vertAlign w:val="superscript"/>
        </w:rPr>
        <w:t xml:space="preserve">  </w:t>
      </w:r>
      <w:r>
        <w:rPr>
          <w:rFonts w:asciiTheme="minorHAnsi" w:hAnsiTheme="minorHAnsi" w:cs="Calibri"/>
          <w:b/>
          <w:i/>
          <w:color w:val="000000"/>
        </w:rPr>
        <w:t>We all wither like a leaf; our sins carry us away like the wind.</w:t>
      </w:r>
    </w:p>
    <w:p w14:paraId="0E275243" w14:textId="77777777" w:rsidR="002A77ED" w:rsidRDefault="002A77ED" w:rsidP="002A77ED">
      <w:pPr>
        <w:pStyle w:val="poetry"/>
        <w:spacing w:before="0" w:beforeAutospacing="0" w:after="0" w:afterAutospacing="0"/>
        <w:jc w:val="center"/>
        <w:rPr>
          <w:rFonts w:asciiTheme="minorHAnsi" w:hAnsiTheme="minorHAnsi" w:cs="Calibri"/>
          <w:b/>
          <w:i/>
          <w:color w:val="000000"/>
        </w:rPr>
      </w:pPr>
    </w:p>
    <w:p w14:paraId="0643576E" w14:textId="2B6EEA73" w:rsidR="00FE683B" w:rsidRDefault="002A77ED" w:rsidP="00FE683B">
      <w:pPr>
        <w:pStyle w:val="ListParagraph"/>
        <w:spacing w:after="0"/>
        <w:ind w:left="0" w:firstLine="720"/>
        <w:jc w:val="both"/>
        <w:rPr>
          <w:sz w:val="24"/>
          <w:szCs w:val="24"/>
        </w:rPr>
      </w:pPr>
      <w:r>
        <w:rPr>
          <w:sz w:val="24"/>
          <w:szCs w:val="24"/>
        </w:rPr>
        <w:t>Contrast this to Jesus who, not only kept all Ten Commandments, but summed them up in just two:  love God and love people (Matthew 22:36-40). Loading the people down with 613 self-imposed rules</w:t>
      </w:r>
      <w:r w:rsidR="00FE683B" w:rsidRPr="00FE683B">
        <w:rPr>
          <w:sz w:val="24"/>
          <w:szCs w:val="24"/>
        </w:rPr>
        <w:t>, an impertinent</w:t>
      </w:r>
      <w:r w:rsidR="00FE683B" w:rsidRPr="00FE683B">
        <w:rPr>
          <w:sz w:val="24"/>
        </w:rPr>
        <w:t xml:space="preserve"> violation of the two commands of Jesus</w:t>
      </w:r>
      <w:r w:rsidR="00FE683B" w:rsidRPr="00FE683B">
        <w:rPr>
          <w:sz w:val="24"/>
          <w:szCs w:val="24"/>
        </w:rPr>
        <w:t xml:space="preserve">. </w:t>
      </w:r>
    </w:p>
    <w:p w14:paraId="59250B1A" w14:textId="77777777" w:rsidR="00FE683B" w:rsidRPr="00FE683B" w:rsidRDefault="00FE683B" w:rsidP="00FE683B">
      <w:pPr>
        <w:pStyle w:val="ListParagraph"/>
        <w:spacing w:after="0"/>
        <w:ind w:left="0" w:firstLine="720"/>
        <w:jc w:val="both"/>
        <w:rPr>
          <w:rFonts w:asciiTheme="minorHAnsi" w:hAnsiTheme="minorHAnsi"/>
          <w:b/>
          <w:i/>
          <w:color w:val="000000"/>
          <w:sz w:val="24"/>
          <w:szCs w:val="24"/>
        </w:rPr>
      </w:pPr>
    </w:p>
    <w:p w14:paraId="23D5CE71" w14:textId="77777777" w:rsidR="002A77ED" w:rsidRDefault="002A77ED" w:rsidP="002A77ED">
      <w:pPr>
        <w:pStyle w:val="ListParagraph"/>
        <w:ind w:left="0" w:firstLine="720"/>
        <w:jc w:val="both"/>
        <w:rPr>
          <w:sz w:val="24"/>
          <w:szCs w:val="24"/>
        </w:rPr>
      </w:pPr>
      <w:r>
        <w:rPr>
          <w:sz w:val="24"/>
          <w:szCs w:val="24"/>
        </w:rPr>
        <w:t xml:space="preserve">Although, some have speculated that the woman in Luke’s account was Mary Magdalene, it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5D808B" w14:textId="77777777" w:rsidR="002A77ED" w:rsidRDefault="002A77ED" w:rsidP="002A77ED">
      <w:pPr>
        <w:pStyle w:val="ListParagraph"/>
        <w:spacing w:after="0"/>
        <w:ind w:left="0" w:firstLine="720"/>
        <w:jc w:val="both"/>
        <w:rPr>
          <w:sz w:val="24"/>
          <w:szCs w:val="24"/>
        </w:rPr>
      </w:pPr>
    </w:p>
    <w:p w14:paraId="0A1936E1" w14:textId="77777777" w:rsidR="002A77ED" w:rsidRDefault="002A77ED" w:rsidP="002A77ED">
      <w:pPr>
        <w:pStyle w:val="ListParagraph"/>
        <w:spacing w:after="0"/>
        <w:ind w:left="0" w:firstLine="720"/>
        <w:jc w:val="both"/>
        <w:rPr>
          <w:sz w:val="24"/>
          <w:szCs w:val="24"/>
        </w:rPr>
      </w:pPr>
      <w:r>
        <w:rPr>
          <w:sz w:val="24"/>
          <w:szCs w:val="24"/>
        </w:rPr>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who knows how many man-made rules. For sure, He was becoming unclean. But Jesus didn’t seem to mind at all. </w:t>
      </w:r>
    </w:p>
    <w:p w14:paraId="045B1C2D" w14:textId="77777777" w:rsidR="002A77ED" w:rsidRDefault="002A77ED" w:rsidP="002A77ED">
      <w:pPr>
        <w:pStyle w:val="ListParagraph"/>
        <w:spacing w:after="0"/>
        <w:ind w:left="0" w:firstLine="720"/>
        <w:jc w:val="both"/>
        <w:rPr>
          <w:sz w:val="24"/>
          <w:szCs w:val="24"/>
        </w:rPr>
      </w:pPr>
    </w:p>
    <w:p w14:paraId="365493EF" w14:textId="77777777" w:rsidR="002A77ED" w:rsidRDefault="002A77ED" w:rsidP="002A77ED">
      <w:pPr>
        <w:pStyle w:val="ListParagraph"/>
        <w:spacing w:after="0"/>
        <w:ind w:left="0" w:firstLine="720"/>
        <w:jc w:val="both"/>
        <w:rPr>
          <w:sz w:val="24"/>
          <w:szCs w:val="24"/>
        </w:rPr>
      </w:pPr>
      <w:r>
        <w:rPr>
          <w:sz w:val="24"/>
          <w:szCs w:val="24"/>
        </w:rPr>
        <w:lastRenderedPageBreak/>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65BC0A65" w14:textId="77777777" w:rsidR="002A77ED" w:rsidRDefault="002A77ED" w:rsidP="002A77ED">
      <w:pPr>
        <w:pStyle w:val="ListParagraph"/>
        <w:spacing w:after="0"/>
        <w:ind w:left="0" w:firstLine="720"/>
        <w:jc w:val="both"/>
        <w:rPr>
          <w:sz w:val="24"/>
          <w:szCs w:val="24"/>
        </w:rPr>
      </w:pPr>
    </w:p>
    <w:p w14:paraId="79E7A4F9" w14:textId="77777777" w:rsidR="002A77ED" w:rsidRDefault="002A77ED" w:rsidP="002A77ED">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Sure,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w:t>
      </w:r>
    </w:p>
    <w:p w14:paraId="46B0CDF5" w14:textId="77777777" w:rsidR="002A77ED" w:rsidRDefault="002A77ED" w:rsidP="002A77ED">
      <w:pPr>
        <w:pStyle w:val="ListParagraph"/>
        <w:spacing w:after="0"/>
        <w:ind w:left="0" w:firstLine="720"/>
        <w:jc w:val="both"/>
        <w:rPr>
          <w:sz w:val="24"/>
          <w:szCs w:val="24"/>
        </w:rPr>
      </w:pPr>
    </w:p>
    <w:p w14:paraId="07DA0042" w14:textId="41836E7C" w:rsidR="002A77ED" w:rsidRDefault="002A77ED" w:rsidP="002A77ED">
      <w:pPr>
        <w:pStyle w:val="ListParagraph"/>
        <w:spacing w:after="0"/>
        <w:ind w:left="0" w:firstLine="720"/>
        <w:jc w:val="both"/>
        <w:rPr>
          <w:sz w:val="24"/>
          <w:szCs w:val="24"/>
        </w:rPr>
      </w:pPr>
      <w:r>
        <w:rPr>
          <w:sz w:val="24"/>
          <w:szCs w:val="24"/>
        </w:rPr>
        <w:t xml:space="preserve">Taking the posture of a servant, in total abandonment and worship, she took her expensive perfume and anointed the beautiful feet of Jesus, the feet that brought her the good news of salvation (Isaiah 52:7).  Most likely the alabaster jar and the perfume were purchased with the wages earned from her sinful lifestyle. </w:t>
      </w:r>
      <w:r w:rsidR="00D56F58">
        <w:rPr>
          <w:sz w:val="24"/>
          <w:szCs w:val="24"/>
        </w:rPr>
        <w:t>H</w:t>
      </w:r>
      <w:r>
        <w:rPr>
          <w:sz w:val="24"/>
          <w:szCs w:val="24"/>
        </w:rPr>
        <w:t xml:space="preserve">er gift was costly, perhaps one or more year’s wages. If possible, I encourage you to go to YouTube and hear this women’s story in song. It is titled Alabaster Box by CeCe Winans.  </w:t>
      </w:r>
    </w:p>
    <w:p w14:paraId="514885B2" w14:textId="77777777" w:rsidR="002A77ED" w:rsidRDefault="002A77ED" w:rsidP="002A77ED">
      <w:pPr>
        <w:pStyle w:val="ListParagraph"/>
        <w:spacing w:after="0"/>
        <w:ind w:left="0" w:firstLine="720"/>
        <w:jc w:val="both"/>
        <w:rPr>
          <w:sz w:val="24"/>
          <w:szCs w:val="24"/>
        </w:rPr>
      </w:pPr>
    </w:p>
    <w:p w14:paraId="663DCD76" w14:textId="77777777" w:rsidR="002A77ED" w:rsidRDefault="002A77ED" w:rsidP="002A77ED">
      <w:pPr>
        <w:pStyle w:val="ListParagraph"/>
        <w:spacing w:after="0"/>
        <w:ind w:left="0"/>
        <w:rPr>
          <w:sz w:val="24"/>
          <w:szCs w:val="24"/>
        </w:rPr>
      </w:pPr>
      <w:r>
        <w:rPr>
          <w:b/>
          <w:sz w:val="28"/>
          <w:szCs w:val="28"/>
        </w:rPr>
        <w:t>Digging Deeper</w:t>
      </w:r>
      <w:r>
        <w:rPr>
          <w:sz w:val="24"/>
          <w:szCs w:val="24"/>
        </w:rPr>
        <w:t>: Luke 5:20-25 &amp; 31-32; Luke 13:1-5, 15; Acts 17:21; Acts 20:21; Romans 2:4-5; 2 Corinthians 7:9-10</w:t>
      </w:r>
    </w:p>
    <w:p w14:paraId="6C0012DD" w14:textId="77777777" w:rsidR="002A77ED" w:rsidRDefault="002A77ED" w:rsidP="002A77ED">
      <w:pPr>
        <w:pStyle w:val="ListParagraph"/>
        <w:spacing w:after="0"/>
        <w:ind w:left="0"/>
        <w:rPr>
          <w:sz w:val="24"/>
          <w:szCs w:val="24"/>
        </w:rPr>
      </w:pPr>
    </w:p>
    <w:p w14:paraId="59E090CF" w14:textId="77777777" w:rsidR="002A77ED" w:rsidRDefault="002A77ED" w:rsidP="002A77ED">
      <w:pPr>
        <w:pStyle w:val="ListParagraph"/>
        <w:ind w:left="0"/>
        <w:jc w:val="center"/>
        <w:rPr>
          <w:b/>
          <w:sz w:val="28"/>
          <w:szCs w:val="28"/>
        </w:rPr>
      </w:pPr>
      <w:r>
        <w:rPr>
          <w:b/>
          <w:sz w:val="28"/>
          <w:szCs w:val="28"/>
        </w:rPr>
        <w:t xml:space="preserve">A Parable of a Debtor   </w:t>
      </w:r>
    </w:p>
    <w:p w14:paraId="17203E07" w14:textId="64F8BDE4" w:rsidR="002A77ED" w:rsidRDefault="002A77ED" w:rsidP="002A77ED">
      <w:pPr>
        <w:spacing w:after="0"/>
        <w:jc w:val="center"/>
        <w:rPr>
          <w:b/>
          <w:sz w:val="24"/>
          <w:szCs w:val="24"/>
        </w:rPr>
      </w:pPr>
      <w:r>
        <w:rPr>
          <w:b/>
          <w:sz w:val="24"/>
          <w:szCs w:val="24"/>
        </w:rPr>
        <w:t>Luke 7:39-50 (N</w:t>
      </w:r>
      <w:r w:rsidR="00FE683B">
        <w:rPr>
          <w:b/>
          <w:sz w:val="24"/>
          <w:szCs w:val="24"/>
        </w:rPr>
        <w:t>ET</w:t>
      </w:r>
      <w:r>
        <w:rPr>
          <w:b/>
          <w:sz w:val="24"/>
          <w:szCs w:val="24"/>
        </w:rPr>
        <w:t>)</w:t>
      </w:r>
    </w:p>
    <w:p w14:paraId="4AF84A7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Now when the Pharisee who had invited him saw this,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 said to himself, “If this man were a prophet,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he</w:t>
      </w:r>
      <w:r>
        <w:rPr>
          <w:rFonts w:asciiTheme="minorHAnsi" w:hAnsiTheme="minorHAnsi" w:cstheme="minorHAnsi"/>
          <w:b/>
          <w:i/>
          <w:color w:val="000000"/>
          <w:sz w:val="24"/>
          <w:szCs w:val="24"/>
        </w:rPr>
        <w:t xml:space="preserve"> would know who and what kind of woman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this</w:t>
      </w:r>
      <w:r>
        <w:rPr>
          <w:rFonts w:asciiTheme="minorHAnsi" w:hAnsiTheme="minorHAnsi" w:cstheme="minorHAnsi"/>
          <w:b/>
          <w:i/>
          <w:color w:val="000000"/>
          <w:sz w:val="24"/>
          <w:szCs w:val="24"/>
        </w:rPr>
        <w:t xml:space="preserve"> is who is touching him, that she is a sinner.”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rPr>
        <w:t xml:space="preserve"> answered him,</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“Simon, I have something to say to you.” He replied,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“Say it, Teacher.”</w:t>
      </w:r>
    </w:p>
    <w:p w14:paraId="2D247FD9" w14:textId="77777777"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w:t>
      </w:r>
    </w:p>
    <w:p w14:paraId="3E4BE89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lastRenderedPageBreak/>
        <w:t>You gave me no water for my feet,</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p>
    <w:p w14:paraId="324C97DC" w14:textId="12396106" w:rsidR="002A77ED" w:rsidRDefault="002A77ED" w:rsidP="002A77ED">
      <w:pPr>
        <w:spacing w:after="0"/>
        <w:jc w:val="center"/>
        <w:rPr>
          <w:rStyle w:val="apple-converted-space"/>
        </w:rPr>
      </w:pPr>
      <w:r>
        <w:rPr>
          <w:rStyle w:val="apple-converted-space"/>
          <w:rFonts w:asciiTheme="minorHAnsi" w:hAnsiTheme="minorHAnsi" w:cstheme="minorHAnsi"/>
          <w:b/>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p>
    <w:p w14:paraId="3F6A9F59" w14:textId="77777777" w:rsidR="002A77ED" w:rsidRDefault="002A77ED" w:rsidP="002A77ED">
      <w:pPr>
        <w:spacing w:after="0"/>
        <w:jc w:val="cente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cstheme="minorHAnsi"/>
          <w:b/>
          <w:i/>
          <w:color w:val="000000"/>
          <w:sz w:val="24"/>
          <w:szCs w:val="24"/>
          <w:vertAlign w:val="superscript"/>
        </w:rPr>
        <w:t> </w:t>
      </w:r>
    </w:p>
    <w:p w14:paraId="786FFDA8" w14:textId="77777777" w:rsidR="002A77ED" w:rsidRDefault="002A77ED" w:rsidP="002A77ED">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sz w:val="24"/>
          <w:szCs w:val="24"/>
        </w:rPr>
        <w:t>“Your faith has saved you; go in peace.”</w:t>
      </w:r>
    </w:p>
    <w:p w14:paraId="7B631E8C" w14:textId="77777777" w:rsidR="002A77ED" w:rsidRDefault="002A77ED" w:rsidP="002A77ED">
      <w:pPr>
        <w:spacing w:after="0"/>
        <w:jc w:val="center"/>
        <w:rPr>
          <w:rStyle w:val="apple-converted-space"/>
          <w:rFonts w:asciiTheme="minorHAnsi" w:hAnsiTheme="minorHAnsi"/>
          <w:color w:val="000000"/>
        </w:rPr>
      </w:pPr>
    </w:p>
    <w:p w14:paraId="2497DF44" w14:textId="77777777" w:rsidR="002A77ED" w:rsidRDefault="002A77ED" w:rsidP="002A77ED">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Reading every heart in the room like a book, Jesus knew full-well who believed in Him and who did not. To the self-righteous Simon, perishing in his sin of unbelief, the fragrance of the woman’s worshiping was a stench to Simon’s nostrils (2 Corinthians 2:14-17).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715CF7A9" w14:textId="77777777" w:rsidR="002A77ED" w:rsidRDefault="002A77ED" w:rsidP="002A77ED">
      <w:pPr>
        <w:pStyle w:val="ListParagraph"/>
        <w:ind w:left="0" w:firstLine="720"/>
        <w:jc w:val="both"/>
        <w:rPr>
          <w:sz w:val="24"/>
          <w:szCs w:val="24"/>
        </w:rPr>
      </w:pPr>
    </w:p>
    <w:p w14:paraId="169604EF" w14:textId="77777777" w:rsidR="002A77ED" w:rsidRDefault="002A77ED" w:rsidP="002A77ED">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14480617" w14:textId="77777777" w:rsidR="002A77ED" w:rsidRDefault="002A77ED" w:rsidP="002A77ED">
      <w:pPr>
        <w:pStyle w:val="ListParagraph"/>
        <w:ind w:left="0" w:firstLine="720"/>
        <w:jc w:val="both"/>
        <w:rPr>
          <w:sz w:val="24"/>
          <w:szCs w:val="24"/>
        </w:rPr>
      </w:pPr>
    </w:p>
    <w:p w14:paraId="2A1E5BDA" w14:textId="702EDAE5" w:rsidR="002A77ED" w:rsidRDefault="002A77ED" w:rsidP="002A77ED">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she loved Him because He first loved her. A sinful woman became the bride of Christ. That is why she worshiped Him, and that is the goal of salvation. </w:t>
      </w:r>
    </w:p>
    <w:p w14:paraId="69B67636" w14:textId="77777777" w:rsidR="002A77ED" w:rsidRDefault="002A77ED" w:rsidP="002A77ED">
      <w:pPr>
        <w:spacing w:after="0"/>
        <w:jc w:val="center"/>
        <w:rPr>
          <w:b/>
          <w:sz w:val="24"/>
          <w:szCs w:val="24"/>
        </w:rPr>
      </w:pPr>
      <w:r>
        <w:rPr>
          <w:b/>
          <w:sz w:val="24"/>
          <w:szCs w:val="24"/>
        </w:rPr>
        <w:t>Philippians 2:6-11 (NET)</w:t>
      </w:r>
    </w:p>
    <w:p w14:paraId="17E1E26A"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did not regard equality with God</w:t>
      </w:r>
    </w:p>
    <w:p w14:paraId="4FB7CC75"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lastRenderedPageBreak/>
        <w:t>as something to be grasped,</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cstheme="minorHAnsi"/>
          <w:b/>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He humbled himself, by becoming obedient to the point of death – even death on a cross!</w:t>
      </w:r>
    </w:p>
    <w:p w14:paraId="592B7713"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7383F42F"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and every tongue confess that Jesus Christ is Lord to the glory of God the Father.</w:t>
      </w:r>
    </w:p>
    <w:p w14:paraId="283B9893" w14:textId="77777777" w:rsidR="002A77ED" w:rsidRDefault="002A77ED" w:rsidP="002A77ED">
      <w:pPr>
        <w:pStyle w:val="ListParagraph"/>
        <w:ind w:left="0"/>
        <w:jc w:val="both"/>
        <w:rPr>
          <w:sz w:val="24"/>
          <w:szCs w:val="24"/>
        </w:rPr>
      </w:pPr>
    </w:p>
    <w:p w14:paraId="11590FA7" w14:textId="1F6688D8" w:rsidR="002A77ED" w:rsidRDefault="002A77ED" w:rsidP="002A77ED">
      <w:pPr>
        <w:pStyle w:val="ListParagraph"/>
        <w:ind w:left="0"/>
        <w:jc w:val="both"/>
        <w:rPr>
          <w:sz w:val="24"/>
          <w:szCs w:val="24"/>
        </w:rPr>
      </w:pPr>
      <w:r>
        <w:rPr>
          <w:b/>
          <w:sz w:val="28"/>
          <w:szCs w:val="28"/>
        </w:rPr>
        <w:t>Digging Deeper:</w:t>
      </w:r>
      <w:r>
        <w:rPr>
          <w:sz w:val="24"/>
          <w:szCs w:val="24"/>
        </w:rPr>
        <w:t xml:space="preserve"> 1 John 4:4-21; John 2:24-25, 4:17-24, 8:23-28; Hebrews 4:12-13; Psalm 139:1-16; Matthew 1:21-23; Isaiah 52:1-53, 54:4-8, 61:1-5, 64:6; Romans 3:9-26, 6:17-23;</w:t>
      </w:r>
      <w:r>
        <w:rPr>
          <w:sz w:val="24"/>
          <w:szCs w:val="24"/>
        </w:rPr>
        <w:tab/>
      </w:r>
    </w:p>
    <w:p w14:paraId="20BA41C0" w14:textId="77777777" w:rsidR="002A77ED" w:rsidRDefault="002A77ED" w:rsidP="002A77ED">
      <w:pPr>
        <w:pStyle w:val="ListParagraph"/>
        <w:ind w:left="0"/>
        <w:jc w:val="both"/>
        <w:rPr>
          <w:sz w:val="24"/>
          <w:szCs w:val="24"/>
        </w:rPr>
      </w:pPr>
      <w:r>
        <w:rPr>
          <w:sz w:val="24"/>
          <w:szCs w:val="24"/>
        </w:rPr>
        <w:t>1 Peter 1:18-21, 2:9-25; Hosea 2:1-3:3</w:t>
      </w:r>
    </w:p>
    <w:p w14:paraId="2479328D" w14:textId="77777777" w:rsidR="002A77ED" w:rsidRDefault="002A77ED" w:rsidP="002A77ED">
      <w:pPr>
        <w:pStyle w:val="ListParagraph"/>
        <w:ind w:left="0" w:firstLine="720"/>
        <w:jc w:val="both"/>
        <w:rPr>
          <w:sz w:val="24"/>
          <w:szCs w:val="24"/>
        </w:rPr>
      </w:pPr>
    </w:p>
    <w:p w14:paraId="58950FDB" w14:textId="49C66F9C" w:rsidR="002A77ED" w:rsidRDefault="002A77ED" w:rsidP="002A77ED">
      <w:pPr>
        <w:pStyle w:val="ListParagraph"/>
        <w:ind w:left="0" w:firstLine="720"/>
        <w:jc w:val="both"/>
        <w:rPr>
          <w:sz w:val="24"/>
          <w:szCs w:val="24"/>
        </w:rPr>
      </w:pPr>
    </w:p>
    <w:p w14:paraId="5CB47E4D" w14:textId="0F076F4E" w:rsidR="002A77ED" w:rsidRDefault="002A77ED" w:rsidP="002A77ED">
      <w:pPr>
        <w:pStyle w:val="ListParagraph"/>
        <w:ind w:left="0" w:firstLine="720"/>
        <w:jc w:val="both"/>
        <w:rPr>
          <w:sz w:val="24"/>
          <w:szCs w:val="24"/>
        </w:rPr>
      </w:pPr>
    </w:p>
    <w:p w14:paraId="2B45B384" w14:textId="182C5643" w:rsidR="002A77ED" w:rsidRDefault="002A77ED" w:rsidP="002A77ED">
      <w:pPr>
        <w:pStyle w:val="ListParagraph"/>
        <w:ind w:left="0" w:firstLine="720"/>
        <w:jc w:val="both"/>
        <w:rPr>
          <w:sz w:val="24"/>
          <w:szCs w:val="24"/>
        </w:rPr>
      </w:pPr>
    </w:p>
    <w:p w14:paraId="77F60D1F" w14:textId="621726A5" w:rsidR="002A77ED" w:rsidRDefault="002A77ED" w:rsidP="002A77ED">
      <w:pPr>
        <w:pStyle w:val="ListParagraph"/>
        <w:ind w:left="0" w:firstLine="720"/>
        <w:jc w:val="both"/>
        <w:rPr>
          <w:sz w:val="24"/>
          <w:szCs w:val="24"/>
        </w:rPr>
      </w:pPr>
    </w:p>
    <w:p w14:paraId="2D32794F" w14:textId="02944533" w:rsidR="002A77ED" w:rsidRDefault="002A77ED" w:rsidP="002A77ED">
      <w:pPr>
        <w:pStyle w:val="ListParagraph"/>
        <w:ind w:left="0" w:firstLine="720"/>
        <w:jc w:val="both"/>
        <w:rPr>
          <w:sz w:val="24"/>
          <w:szCs w:val="24"/>
        </w:rPr>
      </w:pPr>
    </w:p>
    <w:p w14:paraId="0D2F6EB3" w14:textId="3AA4FF3B" w:rsidR="002A77ED" w:rsidRDefault="002A77ED" w:rsidP="002A77ED">
      <w:pPr>
        <w:pStyle w:val="ListParagraph"/>
        <w:ind w:left="0" w:firstLine="720"/>
        <w:jc w:val="both"/>
        <w:rPr>
          <w:sz w:val="24"/>
          <w:szCs w:val="24"/>
        </w:rPr>
      </w:pPr>
    </w:p>
    <w:p w14:paraId="66E053BF" w14:textId="539B6A46" w:rsidR="002A77ED" w:rsidRDefault="002A77ED" w:rsidP="002A77ED">
      <w:pPr>
        <w:pStyle w:val="ListParagraph"/>
        <w:ind w:left="0" w:firstLine="720"/>
        <w:jc w:val="both"/>
        <w:rPr>
          <w:sz w:val="24"/>
          <w:szCs w:val="24"/>
        </w:rPr>
      </w:pPr>
    </w:p>
    <w:p w14:paraId="0C48E376" w14:textId="49CE97B9" w:rsidR="002A77ED" w:rsidRDefault="002A77ED" w:rsidP="002A77ED">
      <w:pPr>
        <w:pStyle w:val="ListParagraph"/>
        <w:ind w:left="0" w:firstLine="720"/>
        <w:jc w:val="both"/>
        <w:rPr>
          <w:sz w:val="24"/>
          <w:szCs w:val="24"/>
        </w:rPr>
      </w:pPr>
    </w:p>
    <w:p w14:paraId="159F6C67" w14:textId="7006A038" w:rsidR="002A77ED" w:rsidRDefault="002A77ED" w:rsidP="002A77ED">
      <w:pPr>
        <w:pStyle w:val="ListParagraph"/>
        <w:ind w:left="0" w:firstLine="720"/>
        <w:jc w:val="both"/>
        <w:rPr>
          <w:sz w:val="24"/>
          <w:szCs w:val="24"/>
        </w:rPr>
      </w:pPr>
    </w:p>
    <w:p w14:paraId="493D751C" w14:textId="254F8AB6" w:rsidR="002A77ED" w:rsidRDefault="002A77ED" w:rsidP="002A77ED">
      <w:pPr>
        <w:pStyle w:val="ListParagraph"/>
        <w:ind w:left="0" w:firstLine="720"/>
        <w:jc w:val="both"/>
        <w:rPr>
          <w:sz w:val="24"/>
          <w:szCs w:val="24"/>
        </w:rPr>
      </w:pPr>
    </w:p>
    <w:p w14:paraId="77891C0A" w14:textId="41D499CE" w:rsidR="002A77ED" w:rsidRDefault="002A77ED" w:rsidP="002A77ED">
      <w:pPr>
        <w:pStyle w:val="ListParagraph"/>
        <w:ind w:left="0" w:firstLine="720"/>
        <w:jc w:val="both"/>
        <w:rPr>
          <w:sz w:val="24"/>
          <w:szCs w:val="24"/>
        </w:rPr>
      </w:pPr>
    </w:p>
    <w:p w14:paraId="141D5D1D" w14:textId="3AEA45CB" w:rsidR="002A77ED" w:rsidRDefault="002A77ED" w:rsidP="002A77ED">
      <w:pPr>
        <w:pStyle w:val="ListParagraph"/>
        <w:ind w:left="0" w:firstLine="720"/>
        <w:jc w:val="both"/>
        <w:rPr>
          <w:sz w:val="24"/>
          <w:szCs w:val="24"/>
        </w:rPr>
      </w:pPr>
    </w:p>
    <w:p w14:paraId="48843DA2" w14:textId="054C49FE" w:rsidR="002A77ED" w:rsidRDefault="002A77ED" w:rsidP="002A77ED">
      <w:pPr>
        <w:pStyle w:val="ListParagraph"/>
        <w:ind w:left="0" w:firstLine="720"/>
        <w:jc w:val="both"/>
        <w:rPr>
          <w:sz w:val="24"/>
          <w:szCs w:val="24"/>
        </w:rPr>
      </w:pPr>
    </w:p>
    <w:p w14:paraId="5ABF35CB" w14:textId="72196C48" w:rsidR="002A77ED" w:rsidRDefault="002A77ED" w:rsidP="002A77ED">
      <w:pPr>
        <w:pStyle w:val="ListParagraph"/>
        <w:ind w:left="0" w:firstLine="720"/>
        <w:jc w:val="both"/>
        <w:rPr>
          <w:sz w:val="24"/>
          <w:szCs w:val="24"/>
        </w:rPr>
      </w:pPr>
    </w:p>
    <w:p w14:paraId="545BF486" w14:textId="0409CCC2" w:rsidR="002A77ED" w:rsidRDefault="002A77ED" w:rsidP="002A77ED">
      <w:pPr>
        <w:pStyle w:val="ListParagraph"/>
        <w:ind w:left="0" w:firstLine="720"/>
        <w:jc w:val="both"/>
        <w:rPr>
          <w:sz w:val="24"/>
          <w:szCs w:val="24"/>
        </w:rPr>
      </w:pPr>
    </w:p>
    <w:p w14:paraId="0700F13E" w14:textId="46209E96" w:rsidR="003343E9" w:rsidRDefault="003343E9" w:rsidP="002A77ED">
      <w:pPr>
        <w:pStyle w:val="ListParagraph"/>
        <w:ind w:left="0" w:firstLine="720"/>
        <w:jc w:val="both"/>
        <w:rPr>
          <w:sz w:val="24"/>
          <w:szCs w:val="24"/>
        </w:rPr>
      </w:pPr>
    </w:p>
    <w:p w14:paraId="6C70C425" w14:textId="77BBDAE5" w:rsidR="003343E9" w:rsidRDefault="003343E9" w:rsidP="002A77ED">
      <w:pPr>
        <w:pStyle w:val="ListParagraph"/>
        <w:ind w:left="0" w:firstLine="720"/>
        <w:jc w:val="both"/>
        <w:rPr>
          <w:sz w:val="24"/>
          <w:szCs w:val="24"/>
        </w:rPr>
      </w:pPr>
    </w:p>
    <w:p w14:paraId="7CC980B1" w14:textId="77777777" w:rsidR="003343E9" w:rsidRDefault="003343E9" w:rsidP="002A77ED">
      <w:pPr>
        <w:pStyle w:val="ListParagraph"/>
        <w:ind w:left="0" w:firstLine="720"/>
        <w:jc w:val="both"/>
        <w:rPr>
          <w:sz w:val="24"/>
          <w:szCs w:val="24"/>
        </w:rPr>
      </w:pPr>
    </w:p>
    <w:p w14:paraId="4E9DF289" w14:textId="35652EB5" w:rsidR="002A77ED" w:rsidRDefault="002A77ED" w:rsidP="002A77ED">
      <w:pPr>
        <w:pStyle w:val="ListParagraph"/>
        <w:ind w:left="0" w:firstLine="720"/>
        <w:jc w:val="both"/>
        <w:rPr>
          <w:sz w:val="24"/>
          <w:szCs w:val="24"/>
        </w:rPr>
      </w:pPr>
    </w:p>
    <w:p w14:paraId="05BDB78A" w14:textId="11E1D874" w:rsidR="002A77ED" w:rsidRDefault="002A77ED" w:rsidP="002A77ED">
      <w:pPr>
        <w:pStyle w:val="ListParagraph"/>
        <w:ind w:left="0" w:firstLine="720"/>
        <w:jc w:val="both"/>
        <w:rPr>
          <w:sz w:val="24"/>
          <w:szCs w:val="24"/>
        </w:rPr>
      </w:pPr>
    </w:p>
    <w:p w14:paraId="20398407" w14:textId="2AEFCA0B" w:rsidR="002A77ED" w:rsidRDefault="002A77ED" w:rsidP="002A77ED">
      <w:pPr>
        <w:pStyle w:val="ListParagraph"/>
        <w:ind w:left="0" w:firstLine="720"/>
        <w:jc w:val="both"/>
        <w:rPr>
          <w:sz w:val="24"/>
          <w:szCs w:val="24"/>
        </w:rPr>
      </w:pPr>
    </w:p>
    <w:p w14:paraId="4C26C763" w14:textId="0A63D002" w:rsidR="002A77ED" w:rsidRDefault="002A77ED" w:rsidP="002A77ED">
      <w:pPr>
        <w:pStyle w:val="ListParagraph"/>
        <w:ind w:left="0" w:firstLine="720"/>
        <w:jc w:val="both"/>
        <w:rPr>
          <w:sz w:val="24"/>
          <w:szCs w:val="24"/>
        </w:rPr>
      </w:pPr>
    </w:p>
    <w:p w14:paraId="698E2D15" w14:textId="77777777" w:rsidR="002A77ED" w:rsidRDefault="002A77ED" w:rsidP="002A77ED">
      <w:pPr>
        <w:spacing w:before="240" w:after="160" w:line="254" w:lineRule="auto"/>
        <w:jc w:val="center"/>
        <w:rPr>
          <w:b/>
          <w:sz w:val="28"/>
          <w:szCs w:val="28"/>
        </w:rPr>
      </w:pPr>
      <w:r>
        <w:rPr>
          <w:b/>
          <w:sz w:val="28"/>
          <w:szCs w:val="28"/>
        </w:rPr>
        <w:t>DISCUSSION QUESTIONS: Let’s talk about it.</w:t>
      </w:r>
    </w:p>
    <w:p w14:paraId="0E646762" w14:textId="77777777" w:rsidR="002A77ED" w:rsidRDefault="002A77ED" w:rsidP="0037103A">
      <w:pPr>
        <w:pStyle w:val="ListParagraph"/>
        <w:numPr>
          <w:ilvl w:val="0"/>
          <w:numId w:val="70"/>
        </w:numPr>
        <w:jc w:val="both"/>
        <w:rPr>
          <w:sz w:val="24"/>
          <w:szCs w:val="24"/>
        </w:rPr>
      </w:pPr>
      <w:r>
        <w:rPr>
          <w:sz w:val="24"/>
          <w:szCs w:val="24"/>
        </w:rPr>
        <w:t xml:space="preserve">Read 1 Corinthians 8:3; John 13:1-17, 14:12-15. How does God know who loves Him? </w:t>
      </w:r>
    </w:p>
    <w:p w14:paraId="3CDECB88" w14:textId="77777777" w:rsidR="002A77ED" w:rsidRDefault="002A77ED" w:rsidP="002A77ED">
      <w:pPr>
        <w:pStyle w:val="ListParagraph"/>
        <w:jc w:val="both"/>
        <w:rPr>
          <w:sz w:val="24"/>
          <w:szCs w:val="24"/>
        </w:rPr>
      </w:pPr>
      <w:r>
        <w:rPr>
          <w:sz w:val="24"/>
          <w:szCs w:val="24"/>
        </w:rPr>
        <w:t>________________________________________________________________________</w:t>
      </w:r>
    </w:p>
    <w:p w14:paraId="4A32EB56" w14:textId="77777777" w:rsidR="002A77ED" w:rsidRDefault="002A77ED" w:rsidP="0037103A">
      <w:pPr>
        <w:pStyle w:val="ListParagraph"/>
        <w:numPr>
          <w:ilvl w:val="0"/>
          <w:numId w:val="70"/>
        </w:numPr>
        <w:rPr>
          <w:sz w:val="24"/>
          <w:szCs w:val="24"/>
        </w:rPr>
      </w:pPr>
      <w:r>
        <w:rPr>
          <w:sz w:val="24"/>
          <w:szCs w:val="24"/>
        </w:rPr>
        <w:lastRenderedPageBreak/>
        <w:t>Is your life marked by gratitude or grumbling? Gratitude is evidence of what?  ________________________________________________________________________</w:t>
      </w:r>
    </w:p>
    <w:p w14:paraId="1E7B0E4C" w14:textId="77777777" w:rsidR="002A77ED" w:rsidRDefault="002A77ED" w:rsidP="0037103A">
      <w:pPr>
        <w:pStyle w:val="ListParagraph"/>
        <w:numPr>
          <w:ilvl w:val="0"/>
          <w:numId w:val="70"/>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71E03B18" w14:textId="77777777" w:rsidR="002A77ED" w:rsidRDefault="002A77ED" w:rsidP="0037103A">
      <w:pPr>
        <w:pStyle w:val="ListParagraph"/>
        <w:numPr>
          <w:ilvl w:val="0"/>
          <w:numId w:val="70"/>
        </w:numPr>
        <w:rPr>
          <w:sz w:val="24"/>
          <w:szCs w:val="24"/>
        </w:rPr>
      </w:pPr>
      <w:r>
        <w:rPr>
          <w:sz w:val="24"/>
          <w:szCs w:val="24"/>
        </w:rPr>
        <w:t>Can a proud person be saved? _______________________________________________</w:t>
      </w:r>
    </w:p>
    <w:p w14:paraId="4247FE7B" w14:textId="77777777" w:rsidR="002A77ED" w:rsidRDefault="002A77ED" w:rsidP="0037103A">
      <w:pPr>
        <w:pStyle w:val="ListParagraph"/>
        <w:numPr>
          <w:ilvl w:val="0"/>
          <w:numId w:val="70"/>
        </w:numPr>
        <w:rPr>
          <w:sz w:val="24"/>
          <w:szCs w:val="24"/>
        </w:rPr>
      </w:pPr>
      <w:r>
        <w:rPr>
          <w:sz w:val="24"/>
          <w:szCs w:val="24"/>
        </w:rPr>
        <w:t>Can a person be saved and not forgiven? ______________________________________</w:t>
      </w:r>
    </w:p>
    <w:p w14:paraId="5EFA8AC6" w14:textId="77777777" w:rsidR="002A77ED" w:rsidRDefault="002A77ED" w:rsidP="0037103A">
      <w:pPr>
        <w:pStyle w:val="ListParagraph"/>
        <w:numPr>
          <w:ilvl w:val="0"/>
          <w:numId w:val="70"/>
        </w:numPr>
        <w:rPr>
          <w:sz w:val="24"/>
          <w:szCs w:val="24"/>
        </w:rPr>
      </w:pPr>
      <w:r>
        <w:rPr>
          <w:sz w:val="24"/>
          <w:szCs w:val="24"/>
        </w:rPr>
        <w:t>Where on earth does God live? (Isaiah 66:1-2) __________________________________</w:t>
      </w:r>
    </w:p>
    <w:p w14:paraId="4CAAC2D1" w14:textId="77777777" w:rsidR="002A77ED" w:rsidRDefault="002A77ED" w:rsidP="0037103A">
      <w:pPr>
        <w:pStyle w:val="ListParagraph"/>
        <w:numPr>
          <w:ilvl w:val="0"/>
          <w:numId w:val="70"/>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4E00B38D" w14:textId="3112051F" w:rsidR="002A77ED" w:rsidRDefault="002A77ED" w:rsidP="002A77ED">
      <w:pPr>
        <w:pStyle w:val="NoSpacing"/>
        <w:jc w:val="center"/>
        <w:rPr>
          <w:rFonts w:ascii="Edwardian Script ITC" w:hAnsi="Edwardian Script ITC"/>
          <w:b/>
          <w:sz w:val="72"/>
          <w:szCs w:val="72"/>
        </w:rPr>
      </w:pPr>
    </w:p>
    <w:p w14:paraId="7A7D26B8" w14:textId="3C3BFCEE" w:rsidR="002A77ED" w:rsidRDefault="002A77ED" w:rsidP="002A77ED">
      <w:pPr>
        <w:pStyle w:val="NoSpacing"/>
        <w:jc w:val="center"/>
        <w:rPr>
          <w:rFonts w:ascii="Edwardian Script ITC" w:hAnsi="Edwardian Script ITC"/>
          <w:b/>
          <w:sz w:val="72"/>
          <w:szCs w:val="72"/>
        </w:rPr>
      </w:pPr>
    </w:p>
    <w:p w14:paraId="646302BC" w14:textId="424F0854" w:rsidR="002A77ED" w:rsidRDefault="002A77ED" w:rsidP="002A77ED">
      <w:pPr>
        <w:pStyle w:val="NoSpacing"/>
        <w:jc w:val="center"/>
        <w:rPr>
          <w:rFonts w:ascii="Edwardian Script ITC" w:hAnsi="Edwardian Script ITC"/>
          <w:b/>
          <w:sz w:val="72"/>
          <w:szCs w:val="72"/>
        </w:rPr>
      </w:pPr>
    </w:p>
    <w:p w14:paraId="6CFF513C" w14:textId="11F568EB" w:rsidR="002A77ED" w:rsidRDefault="002A77ED" w:rsidP="002A77ED">
      <w:pPr>
        <w:pStyle w:val="NoSpacing"/>
        <w:jc w:val="center"/>
        <w:rPr>
          <w:rFonts w:ascii="Edwardian Script ITC" w:hAnsi="Edwardian Script ITC"/>
          <w:b/>
          <w:sz w:val="72"/>
          <w:szCs w:val="72"/>
        </w:rPr>
      </w:pPr>
    </w:p>
    <w:p w14:paraId="0EC6CB34" w14:textId="52B15EF5" w:rsidR="002A77ED" w:rsidRDefault="002A77ED" w:rsidP="002A77ED">
      <w:pPr>
        <w:pStyle w:val="NoSpacing"/>
        <w:jc w:val="center"/>
        <w:rPr>
          <w:rFonts w:ascii="Edwardian Script ITC" w:hAnsi="Edwardian Script ITC"/>
          <w:b/>
          <w:sz w:val="72"/>
          <w:szCs w:val="72"/>
        </w:rPr>
      </w:pPr>
    </w:p>
    <w:p w14:paraId="7994BA70" w14:textId="51973A6F" w:rsidR="002A77ED" w:rsidRDefault="002A77ED" w:rsidP="002A77ED">
      <w:pPr>
        <w:pStyle w:val="NoSpacing"/>
        <w:jc w:val="center"/>
        <w:rPr>
          <w:rFonts w:ascii="Edwardian Script ITC" w:hAnsi="Edwardian Script ITC"/>
          <w:b/>
          <w:sz w:val="72"/>
          <w:szCs w:val="72"/>
        </w:rPr>
      </w:pPr>
    </w:p>
    <w:p w14:paraId="31A991E9" w14:textId="0D680F96" w:rsidR="002A77ED" w:rsidRDefault="002A77ED" w:rsidP="002A77ED">
      <w:pPr>
        <w:pStyle w:val="NoSpacing"/>
        <w:jc w:val="center"/>
        <w:rPr>
          <w:rFonts w:ascii="Edwardian Script ITC" w:hAnsi="Edwardian Script ITC"/>
          <w:b/>
          <w:sz w:val="72"/>
          <w:szCs w:val="72"/>
        </w:rPr>
      </w:pPr>
    </w:p>
    <w:p w14:paraId="6C2AABC1" w14:textId="77777777" w:rsidR="00D56F58" w:rsidRDefault="00D56F58" w:rsidP="002A77ED">
      <w:pPr>
        <w:pStyle w:val="NoSpacing"/>
        <w:jc w:val="center"/>
        <w:rPr>
          <w:rFonts w:ascii="Edwardian Script ITC" w:hAnsi="Edwardian Script ITC"/>
          <w:b/>
          <w:sz w:val="72"/>
          <w:szCs w:val="72"/>
        </w:rPr>
      </w:pPr>
    </w:p>
    <w:bookmarkEnd w:id="10"/>
    <w:bookmarkEnd w:id="11"/>
    <w:bookmarkEnd w:id="12"/>
    <w:p w14:paraId="32E7A262" w14:textId="0692DE5E" w:rsidR="00316DA5"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t>Perishing in The Pew</w:t>
      </w:r>
    </w:p>
    <w:p w14:paraId="4B6967C2" w14:textId="77777777" w:rsidR="00316DA5" w:rsidRDefault="00316DA5" w:rsidP="00681114">
      <w:pPr>
        <w:pStyle w:val="NoSpacing"/>
        <w:jc w:val="center"/>
        <w:rPr>
          <w:rFonts w:ascii="Edwardian Script ITC" w:hAnsi="Edwardian Script ITC"/>
          <w:b/>
          <w:sz w:val="72"/>
          <w:szCs w:val="72"/>
        </w:rPr>
      </w:pPr>
    </w:p>
    <w:p w14:paraId="793B0E99" w14:textId="1087557F" w:rsidR="00EB7F43" w:rsidRDefault="00EB7F43" w:rsidP="00681114">
      <w:pPr>
        <w:pStyle w:val="NoSpacing"/>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9AC0881" w14:textId="77777777" w:rsidR="00EB7F43" w:rsidRPr="00EB7F43" w:rsidRDefault="00EB7F43" w:rsidP="00681114">
      <w:pPr>
        <w:pStyle w:val="NoSpacing"/>
        <w:jc w:val="center"/>
        <w:rPr>
          <w:rFonts w:asciiTheme="minorHAnsi" w:hAnsiTheme="minorHAnsi" w:cstheme="minorHAnsi"/>
          <w:b/>
          <w:sz w:val="28"/>
          <w:szCs w:val="28"/>
        </w:rPr>
      </w:pPr>
    </w:p>
    <w:p w14:paraId="07CF1FB3" w14:textId="77777777" w:rsidR="00EB7F43" w:rsidRDefault="00EB7F43" w:rsidP="00EB7F43">
      <w:pPr>
        <w:spacing w:after="0"/>
        <w:jc w:val="center"/>
        <w:rPr>
          <w:b/>
          <w:sz w:val="24"/>
          <w:szCs w:val="24"/>
        </w:rPr>
      </w:pPr>
      <w:r w:rsidRPr="00023BDC">
        <w:rPr>
          <w:b/>
          <w:sz w:val="24"/>
          <w:szCs w:val="24"/>
        </w:rPr>
        <w:t>Matthew 7:13-27 (NET)</w:t>
      </w:r>
    </w:p>
    <w:p w14:paraId="2FFFB98B" w14:textId="77777777" w:rsidR="00EB7F43" w:rsidRPr="00023BDC" w:rsidRDefault="00EB7F43" w:rsidP="00EB7F4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07DE716" w14:textId="77777777" w:rsidR="00EB7F43" w:rsidRDefault="00EB7F43" w:rsidP="00EB7F43">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7916E572" w14:textId="77777777" w:rsidR="00EB7F43" w:rsidRDefault="00EB7F43" w:rsidP="00EB7F43">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E6D37EE" w14:textId="77777777" w:rsidR="00EB7F43" w:rsidRDefault="00EB7F43" w:rsidP="00EB7F43">
      <w:pPr>
        <w:spacing w:after="0"/>
        <w:jc w:val="center"/>
        <w:rPr>
          <w:rStyle w:val="s"/>
          <w:b/>
          <w:i/>
          <w:sz w:val="24"/>
          <w:szCs w:val="24"/>
          <w:lang w:val="en"/>
        </w:rPr>
      </w:pPr>
    </w:p>
    <w:p w14:paraId="5E29DA03" w14:textId="77777777" w:rsidR="00681114" w:rsidRDefault="00681114" w:rsidP="00681114">
      <w:pPr>
        <w:pStyle w:val="ListParagraph"/>
        <w:ind w:left="0"/>
        <w:jc w:val="center"/>
        <w:rPr>
          <w:b/>
          <w:sz w:val="28"/>
          <w:szCs w:val="28"/>
        </w:rPr>
      </w:pPr>
      <w:r>
        <w:rPr>
          <w:b/>
          <w:sz w:val="28"/>
          <w:szCs w:val="28"/>
        </w:rPr>
        <w:t>Introduction</w:t>
      </w:r>
    </w:p>
    <w:p w14:paraId="3B2B62CE" w14:textId="4A1DC961" w:rsidR="00681114" w:rsidRDefault="00681114" w:rsidP="00681114">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sidR="00316DA5">
        <w:rPr>
          <w:sz w:val="24"/>
          <w:szCs w:val="24"/>
        </w:rPr>
        <w:t>.</w:t>
      </w:r>
      <w:r w:rsidR="00316DA5" w:rsidRPr="00316DA5">
        <w:rPr>
          <w:sz w:val="24"/>
          <w:szCs w:val="24"/>
        </w:rPr>
        <w:t xml:space="preserve"> </w:t>
      </w:r>
      <w:r w:rsidR="00316DA5">
        <w:rPr>
          <w:sz w:val="24"/>
          <w:szCs w:val="24"/>
        </w:rPr>
        <w:t>I didn’t realize it at the time, but I was putting on paper my personal testimony. The study was</w:t>
      </w:r>
      <w:r w:rsidR="00D82603">
        <w:rPr>
          <w:sz w:val="24"/>
          <w:szCs w:val="24"/>
        </w:rPr>
        <w:t xml:space="preserve"> </w:t>
      </w:r>
      <w:r w:rsidR="0009195F">
        <w:rPr>
          <w:sz w:val="24"/>
          <w:szCs w:val="24"/>
        </w:rPr>
        <w:t xml:space="preserve">based upon </w:t>
      </w:r>
      <w:r w:rsidR="0009195F" w:rsidRPr="00967960">
        <w:rPr>
          <w:sz w:val="24"/>
          <w:szCs w:val="24"/>
        </w:rPr>
        <w:t>Matthew 7:13-27</w:t>
      </w:r>
      <w:r w:rsidR="00517A67">
        <w:rPr>
          <w:sz w:val="24"/>
          <w:szCs w:val="24"/>
        </w:rPr>
        <w:t>. The</w:t>
      </w:r>
      <w:r w:rsidR="00C440F4">
        <w:rPr>
          <w:sz w:val="24"/>
          <w:szCs w:val="24"/>
        </w:rPr>
        <w:t xml:space="preserve"> title,</w:t>
      </w:r>
      <w:r w:rsidR="0009195F">
        <w:rPr>
          <w:sz w:val="24"/>
          <w:szCs w:val="24"/>
        </w:rPr>
        <w:t xml:space="preserve"> </w:t>
      </w:r>
      <w:r w:rsidR="0009195F" w:rsidRPr="0009195F">
        <w:rPr>
          <w:i/>
          <w:sz w:val="24"/>
          <w:szCs w:val="24"/>
        </w:rPr>
        <w:t>A Road Less Traveled</w:t>
      </w:r>
      <w:r w:rsidR="00C440F4">
        <w:rPr>
          <w:i/>
          <w:sz w:val="24"/>
          <w:szCs w:val="24"/>
        </w:rPr>
        <w:t>,</w:t>
      </w:r>
      <w:r>
        <w:rPr>
          <w:sz w:val="24"/>
          <w:szCs w:val="24"/>
        </w:rPr>
        <w:t xml:space="preserve"> </w:t>
      </w:r>
      <w:r w:rsidR="00E15FC7">
        <w:rPr>
          <w:sz w:val="24"/>
          <w:szCs w:val="24"/>
        </w:rPr>
        <w:t xml:space="preserve">was borrowed </w:t>
      </w:r>
      <w:r>
        <w:rPr>
          <w:sz w:val="24"/>
          <w:szCs w:val="24"/>
        </w:rPr>
        <w:t xml:space="preserve">from </w:t>
      </w:r>
      <w:r w:rsidR="00C440F4">
        <w:rPr>
          <w:sz w:val="24"/>
          <w:szCs w:val="24"/>
        </w:rPr>
        <w:t>a poem that I selected for my senior quote in the high school</w:t>
      </w:r>
      <w:r w:rsidR="00C440F4" w:rsidRPr="00967960">
        <w:rPr>
          <w:sz w:val="24"/>
          <w:szCs w:val="24"/>
        </w:rPr>
        <w:t xml:space="preserve"> yearbook. </w:t>
      </w:r>
      <w:r w:rsidR="00C440F4">
        <w:rPr>
          <w:sz w:val="24"/>
          <w:szCs w:val="24"/>
        </w:rPr>
        <w:t>The poem was</w:t>
      </w:r>
      <w:r w:rsidR="00C440F4" w:rsidRPr="00967960">
        <w:rPr>
          <w:sz w:val="24"/>
          <w:szCs w:val="24"/>
        </w:rPr>
        <w:t xml:space="preserve"> </w:t>
      </w:r>
      <w:r>
        <w:rPr>
          <w:sz w:val="24"/>
          <w:szCs w:val="24"/>
        </w:rPr>
        <w:t>“</w:t>
      </w:r>
      <w:r w:rsidRPr="00F20394">
        <w:rPr>
          <w:sz w:val="24"/>
          <w:szCs w:val="24"/>
        </w:rPr>
        <w:t>The Road Not Taken</w:t>
      </w:r>
      <w:r>
        <w:rPr>
          <w:sz w:val="24"/>
          <w:szCs w:val="24"/>
        </w:rPr>
        <w:t>”</w:t>
      </w:r>
      <w:r w:rsidR="00C440F4">
        <w:rPr>
          <w:sz w:val="24"/>
          <w:szCs w:val="24"/>
        </w:rPr>
        <w:t xml:space="preserve"> by</w:t>
      </w:r>
      <w:r w:rsidR="00C440F4" w:rsidRPr="00C440F4">
        <w:rPr>
          <w:sz w:val="24"/>
          <w:szCs w:val="24"/>
        </w:rPr>
        <w:t xml:space="preserve"> </w:t>
      </w:r>
      <w:r w:rsidR="00C440F4">
        <w:rPr>
          <w:sz w:val="24"/>
          <w:szCs w:val="24"/>
        </w:rPr>
        <w:t>Robert Frost.</w:t>
      </w:r>
      <w:r>
        <w:rPr>
          <w:sz w:val="24"/>
          <w:szCs w:val="24"/>
        </w:rPr>
        <w:t xml:space="preserve"> </w:t>
      </w:r>
      <w:r w:rsidR="00C440F4">
        <w:rPr>
          <w:sz w:val="24"/>
          <w:szCs w:val="24"/>
        </w:rPr>
        <w:t>A</w:t>
      </w:r>
      <w:r>
        <w:rPr>
          <w:sz w:val="24"/>
          <w:szCs w:val="24"/>
        </w:rPr>
        <w:t xml:space="preserve">t </w:t>
      </w:r>
      <w:r w:rsidRPr="00967960">
        <w:rPr>
          <w:sz w:val="24"/>
          <w:szCs w:val="24"/>
        </w:rPr>
        <w:t>the time of my graduation</w:t>
      </w:r>
      <w:r>
        <w:rPr>
          <w:sz w:val="24"/>
          <w:szCs w:val="24"/>
        </w:rPr>
        <w:t xml:space="preserve">, </w:t>
      </w:r>
      <w:r w:rsidR="00C440F4">
        <w:rPr>
          <w:sz w:val="24"/>
          <w:szCs w:val="24"/>
        </w:rPr>
        <w:t xml:space="preserve">though, </w:t>
      </w:r>
      <w:r>
        <w:rPr>
          <w:sz w:val="24"/>
          <w:szCs w:val="24"/>
        </w:rPr>
        <w:t>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sidR="00E15FC7">
        <w:rPr>
          <w:sz w:val="24"/>
          <w:szCs w:val="24"/>
        </w:rPr>
        <w:t xml:space="preserve"> road. </w:t>
      </w:r>
      <w:r w:rsidR="00316DA5">
        <w:rPr>
          <w:sz w:val="24"/>
          <w:szCs w:val="24"/>
        </w:rPr>
        <w:t>Though,</w:t>
      </w:r>
      <w:r w:rsidR="00E15FC7">
        <w:rPr>
          <w:sz w:val="24"/>
          <w:szCs w:val="24"/>
        </w:rPr>
        <w:t xml:space="preserve"> </w:t>
      </w:r>
      <w:r>
        <w:rPr>
          <w:sz w:val="24"/>
          <w:szCs w:val="24"/>
        </w:rPr>
        <w:t xml:space="preserve">it certainly </w:t>
      </w:r>
      <w:r w:rsidR="00316DA5">
        <w:rPr>
          <w:sz w:val="24"/>
          <w:szCs w:val="24"/>
        </w:rPr>
        <w:t>wasn’t</w:t>
      </w:r>
      <w:r>
        <w:rPr>
          <w:sz w:val="24"/>
          <w:szCs w:val="24"/>
        </w:rPr>
        <w:t xml:space="preserve"> the road less traveled. </w:t>
      </w:r>
    </w:p>
    <w:p w14:paraId="73C36288" w14:textId="77777777" w:rsidR="00CD776E" w:rsidRDefault="00CD776E" w:rsidP="00681114">
      <w:pPr>
        <w:ind w:firstLine="720"/>
        <w:jc w:val="both"/>
        <w:rPr>
          <w:sz w:val="24"/>
          <w:szCs w:val="24"/>
        </w:rPr>
      </w:pPr>
    </w:p>
    <w:p w14:paraId="0A7A4052" w14:textId="77777777" w:rsidR="00681114" w:rsidRPr="00246BD0" w:rsidRDefault="00681114" w:rsidP="00681114">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F024835"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6598D87E" w14:textId="6D61CF5A"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5C5C9645" w14:textId="77777777" w:rsidR="007E2601" w:rsidRDefault="007E2601" w:rsidP="00681114">
      <w:pPr>
        <w:spacing w:after="0" w:line="240" w:lineRule="auto"/>
        <w:ind w:left="240"/>
        <w:jc w:val="center"/>
        <w:rPr>
          <w:rFonts w:asciiTheme="minorHAnsi" w:eastAsia="Times New Roman" w:hAnsiTheme="minorHAnsi" w:cstheme="minorHAnsi"/>
          <w:b/>
          <w:i/>
          <w:sz w:val="24"/>
          <w:szCs w:val="24"/>
          <w:lang w:val="en"/>
        </w:rPr>
      </w:pPr>
    </w:p>
    <w:p w14:paraId="34734C83" w14:textId="709DC262" w:rsidR="00316DA5" w:rsidRDefault="00402BDB" w:rsidP="00316DA5">
      <w:pPr>
        <w:ind w:firstLine="720"/>
        <w:jc w:val="both"/>
        <w:rPr>
          <w:sz w:val="24"/>
          <w:szCs w:val="24"/>
        </w:rPr>
      </w:pPr>
      <w:r w:rsidRPr="00967960">
        <w:rPr>
          <w:sz w:val="24"/>
          <w:szCs w:val="24"/>
        </w:rPr>
        <w:t xml:space="preserve"> </w:t>
      </w:r>
      <w:r w:rsidR="00517A67">
        <w:rPr>
          <w:sz w:val="24"/>
          <w:szCs w:val="24"/>
        </w:rPr>
        <w:t>My hope and prayer is that the Lord will use His light and Truth to reveal which road you are on</w:t>
      </w:r>
      <w:r w:rsidR="00CD776E">
        <w:rPr>
          <w:sz w:val="24"/>
          <w:szCs w:val="24"/>
        </w:rPr>
        <w:t>. A</w:t>
      </w:r>
      <w:r w:rsidR="00517A67">
        <w:rPr>
          <w:sz w:val="24"/>
          <w:szCs w:val="24"/>
        </w:rPr>
        <w:t xml:space="preserve">nd </w:t>
      </w:r>
      <w:r w:rsidR="00CD776E">
        <w:rPr>
          <w:sz w:val="24"/>
          <w:szCs w:val="24"/>
        </w:rPr>
        <w:t>if you are on the broad road to destruction,</w:t>
      </w:r>
      <w:r w:rsidR="00517A67">
        <w:rPr>
          <w:sz w:val="24"/>
          <w:szCs w:val="24"/>
        </w:rPr>
        <w:t xml:space="preserve"> </w:t>
      </w:r>
      <w:r w:rsidR="00CD776E">
        <w:rPr>
          <w:sz w:val="24"/>
          <w:szCs w:val="24"/>
        </w:rPr>
        <w:t>you will turn from sin and enter through Jesus – and take the path less traveled… the road of life.</w:t>
      </w:r>
      <w:r w:rsidR="00517A67">
        <w:rPr>
          <w:sz w:val="24"/>
          <w:szCs w:val="24"/>
        </w:rPr>
        <w:t xml:space="preserve">  </w:t>
      </w:r>
    </w:p>
    <w:p w14:paraId="4B275A9F" w14:textId="77777777" w:rsidR="00402BDB" w:rsidRDefault="00402BDB" w:rsidP="00402BDB">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71A74B88" w14:textId="7F494194" w:rsidR="00681114" w:rsidRDefault="00681114" w:rsidP="00681114">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 xml:space="preserve">or my </w:t>
      </w:r>
      <w:r w:rsidR="00D47914">
        <w:rPr>
          <w:sz w:val="24"/>
          <w:szCs w:val="24"/>
        </w:rPr>
        <w:t>daughter’s wedding</w:t>
      </w:r>
      <w:r>
        <w:rPr>
          <w:sz w:val="24"/>
          <w:szCs w:val="24"/>
        </w:rPr>
        <w:t>.</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we sang part of this old hymn: “Coming home, coming home, never more to roam, open wide thine arms of love, Lord I'm coming home." When we got home, Elvis returned to the closet</w:t>
      </w:r>
      <w:r>
        <w:rPr>
          <w:sz w:val="24"/>
          <w:szCs w:val="24"/>
        </w:rPr>
        <w:t>.</w:t>
      </w:r>
    </w:p>
    <w:p w14:paraId="3A098316" w14:textId="77777777" w:rsidR="00681114" w:rsidRDefault="00681114" w:rsidP="00681114">
      <w:pPr>
        <w:jc w:val="center"/>
        <w:rPr>
          <w:sz w:val="24"/>
          <w:szCs w:val="24"/>
        </w:rPr>
      </w:pPr>
      <w:r>
        <w:rPr>
          <w:rFonts w:cstheme="minorHAnsi"/>
          <w:b/>
          <w:noProof/>
          <w:sz w:val="40"/>
          <w:szCs w:val="40"/>
        </w:rPr>
        <w:drawing>
          <wp:inline distT="0" distB="0" distL="0" distR="0" wp14:anchorId="4D6E87B1" wp14:editId="24587050">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5">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9F6C560" w14:textId="100EE259" w:rsidR="00681114" w:rsidRPr="00C97ABB" w:rsidRDefault="00681114" w:rsidP="00681114">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p>
    <w:p w14:paraId="2AFEBA4F" w14:textId="77777777" w:rsidR="00681114" w:rsidRDefault="00681114" w:rsidP="00681114">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093E38A7" w14:textId="14E66BD6" w:rsidR="00681114" w:rsidRDefault="000416C3" w:rsidP="00681114">
      <w:pPr>
        <w:ind w:firstLine="720"/>
        <w:jc w:val="both"/>
        <w:rPr>
          <w:sz w:val="24"/>
          <w:szCs w:val="24"/>
        </w:rPr>
      </w:pPr>
      <w:r>
        <w:rPr>
          <w:sz w:val="24"/>
          <w:szCs w:val="24"/>
        </w:rPr>
        <w:lastRenderedPageBreak/>
        <w:t>However, t</w:t>
      </w:r>
      <w:r w:rsidR="00681114">
        <w:rPr>
          <w:sz w:val="24"/>
          <w:szCs w:val="24"/>
        </w:rPr>
        <w:t xml:space="preserve">here was one thing I never liked about the painting. Jesus’ </w:t>
      </w:r>
      <w:r w:rsidR="00681114" w:rsidRPr="00881970">
        <w:rPr>
          <w:sz w:val="24"/>
          <w:szCs w:val="24"/>
        </w:rPr>
        <w:t>face</w:t>
      </w:r>
      <w:r w:rsidR="00681114">
        <w:rPr>
          <w:sz w:val="24"/>
          <w:szCs w:val="24"/>
        </w:rPr>
        <w:t xml:space="preserve"> looked nothing like the one</w:t>
      </w:r>
      <w:r w:rsidR="00681114" w:rsidRPr="00881970">
        <w:rPr>
          <w:sz w:val="24"/>
          <w:szCs w:val="24"/>
        </w:rPr>
        <w:t xml:space="preserve"> I saw when His light sh</w:t>
      </w:r>
      <w:r w:rsidR="00681114">
        <w:rPr>
          <w:sz w:val="24"/>
          <w:szCs w:val="24"/>
        </w:rPr>
        <w:t>one</w:t>
      </w:r>
      <w:r w:rsidR="00681114" w:rsidRPr="00881970">
        <w:rPr>
          <w:sz w:val="24"/>
          <w:szCs w:val="24"/>
        </w:rPr>
        <w:t xml:space="preserve"> in my heart. </w:t>
      </w:r>
      <w:r w:rsidR="00681114">
        <w:rPr>
          <w:sz w:val="24"/>
          <w:szCs w:val="24"/>
        </w:rPr>
        <w:t xml:space="preserve">But you </w:t>
      </w:r>
      <w:r w:rsidR="00681114" w:rsidRPr="00881970">
        <w:rPr>
          <w:sz w:val="24"/>
          <w:szCs w:val="24"/>
        </w:rPr>
        <w:t>see, Art was blind to the</w:t>
      </w:r>
      <w:r w:rsidR="00681114">
        <w:rPr>
          <w:sz w:val="24"/>
          <w:szCs w:val="24"/>
        </w:rPr>
        <w:t xml:space="preserve"> glory of God in the face of Christ Jesus. And consequently, he was blind to the</w:t>
      </w:r>
      <w:r w:rsidR="00681114" w:rsidRPr="00881970">
        <w:rPr>
          <w:sz w:val="24"/>
          <w:szCs w:val="24"/>
        </w:rPr>
        <w:t xml:space="preserve"> true condition of his</w:t>
      </w:r>
      <w:r w:rsidR="00681114">
        <w:rPr>
          <w:sz w:val="24"/>
          <w:szCs w:val="24"/>
        </w:rPr>
        <w:t xml:space="preserve"> own</w:t>
      </w:r>
      <w:r w:rsidR="00681114" w:rsidRPr="00881970">
        <w:rPr>
          <w:sz w:val="24"/>
          <w:szCs w:val="24"/>
        </w:rPr>
        <w:t xml:space="preserve"> heart. </w:t>
      </w:r>
    </w:p>
    <w:p w14:paraId="097E13A9" w14:textId="54FD089D" w:rsidR="00681114" w:rsidRDefault="00681114" w:rsidP="00681114">
      <w:pPr>
        <w:ind w:firstLine="720"/>
        <w:jc w:val="both"/>
        <w:rPr>
          <w:sz w:val="24"/>
          <w:szCs w:val="24"/>
        </w:rPr>
      </w:pPr>
      <w:r>
        <w:rPr>
          <w:sz w:val="24"/>
          <w:szCs w:val="24"/>
        </w:rPr>
        <w:t>Suppose, if you will, an artist is at his easel painting a portrait of a man who survived the atrocities of the concentration camps in Poland. Have you seen the images of the emaciated, naked, half-dead human beings? Now picture the artist standing next to a mirrored wall in his studio.</w:t>
      </w:r>
      <w:r w:rsidR="00630CB8">
        <w:rPr>
          <w:sz w:val="24"/>
          <w:szCs w:val="24"/>
        </w:rPr>
        <w:t xml:space="preserve"> </w:t>
      </w:r>
      <w:r>
        <w:rPr>
          <w:sz w:val="24"/>
          <w:szCs w:val="24"/>
        </w:rPr>
        <w:t xml:space="preserve"> As he paints, he glances at himself in the mirror, and he sees a well-fed, well-dressed man. Here’s the irony: the artist is painting a self-portrait. That was my husband</w:t>
      </w:r>
      <w:r w:rsidR="00630CB8">
        <w:rPr>
          <w:sz w:val="24"/>
          <w:szCs w:val="24"/>
        </w:rPr>
        <w:t>.</w:t>
      </w:r>
      <w:r>
        <w:rPr>
          <w:sz w:val="24"/>
          <w:szCs w:val="24"/>
        </w:rPr>
        <w:t xml:space="preserve">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 xml:space="preserve">ike the man who </w:t>
      </w:r>
      <w:r w:rsidR="00D82603">
        <w:rPr>
          <w:sz w:val="24"/>
          <w:szCs w:val="24"/>
        </w:rPr>
        <w:t>peers</w:t>
      </w:r>
      <w:r>
        <w:rPr>
          <w:sz w:val="24"/>
          <w:szCs w:val="24"/>
        </w:rPr>
        <w:t xml:space="preserve"> </w:t>
      </w:r>
      <w:r w:rsidRPr="00967960">
        <w:rPr>
          <w:sz w:val="24"/>
          <w:szCs w:val="24"/>
        </w:rPr>
        <w:t>int</w:t>
      </w:r>
      <w:r>
        <w:rPr>
          <w:sz w:val="24"/>
          <w:szCs w:val="24"/>
        </w:rPr>
        <w:t>o the mirror of the Word of God</w:t>
      </w:r>
      <w:r w:rsidR="00B45D3B">
        <w:rPr>
          <w:sz w:val="24"/>
          <w:szCs w:val="24"/>
        </w:rPr>
        <w:t xml:space="preserve">, sees his </w:t>
      </w:r>
      <w:r w:rsidR="0009195F">
        <w:rPr>
          <w:sz w:val="24"/>
          <w:szCs w:val="24"/>
        </w:rPr>
        <w:t>wretched</w:t>
      </w:r>
      <w:r w:rsidR="00B45D3B">
        <w:rPr>
          <w:sz w:val="24"/>
          <w:szCs w:val="24"/>
        </w:rPr>
        <w:t xml:space="preserve"> condition, but</w:t>
      </w:r>
      <w:r w:rsidRPr="00967960">
        <w:rPr>
          <w:sz w:val="24"/>
          <w:szCs w:val="24"/>
        </w:rPr>
        <w:t xml:space="preserve"> walks away</w:t>
      </w:r>
      <w:r>
        <w:rPr>
          <w:sz w:val="24"/>
          <w:szCs w:val="24"/>
        </w:rPr>
        <w:t xml:space="preserve">, </w:t>
      </w:r>
      <w:r w:rsidRPr="00967960">
        <w:rPr>
          <w:sz w:val="24"/>
          <w:szCs w:val="24"/>
        </w:rPr>
        <w:t>quick</w:t>
      </w:r>
      <w:r>
        <w:rPr>
          <w:sz w:val="24"/>
          <w:szCs w:val="24"/>
        </w:rPr>
        <w:t xml:space="preserve">ly </w:t>
      </w:r>
      <w:r w:rsidR="0009195F">
        <w:rPr>
          <w:sz w:val="24"/>
          <w:szCs w:val="24"/>
        </w:rPr>
        <w:t>forgetting</w:t>
      </w:r>
      <w:r>
        <w:rPr>
          <w:sz w:val="24"/>
          <w:szCs w:val="24"/>
        </w:rPr>
        <w:t xml:space="preserve"> what he looked like (James 1:21-25). Aren’t we all guilty of this?  This is precisely what happens when we attend church, week after week, hearing the Word of God in vain. It doesn’t penetrate our heart, in fact, it hardens </w:t>
      </w:r>
      <w:r w:rsidRPr="006B2582">
        <w:rPr>
          <w:sz w:val="24"/>
          <w:szCs w:val="24"/>
        </w:rPr>
        <w:t xml:space="preserve">it. </w:t>
      </w:r>
    </w:p>
    <w:p w14:paraId="7F2C1452" w14:textId="77777777" w:rsidR="000416C3" w:rsidRDefault="000416C3" w:rsidP="000416C3">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They are not covered in the blood of Christ or dressed in His righteousness</w:t>
      </w:r>
      <w:r w:rsidRPr="00881970">
        <w:rPr>
          <w:sz w:val="24"/>
          <w:szCs w:val="24"/>
        </w:rPr>
        <w:t xml:space="preserve">. </w:t>
      </w:r>
    </w:p>
    <w:p w14:paraId="0D0A668B" w14:textId="4155E8A0" w:rsidR="006B34F6" w:rsidRDefault="00681114" w:rsidP="006B34F6">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1C661FFA" w14:textId="46D16CEE" w:rsidR="006B34F6" w:rsidRDefault="00681114" w:rsidP="006B34F6">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sidR="000416C3">
        <w:rPr>
          <w:sz w:val="24"/>
          <w:szCs w:val="24"/>
        </w:rPr>
        <w:t xml:space="preserve">In other words, “how could I remain perishing in my sins all these years, while occupying a church pew week after week?” </w:t>
      </w:r>
      <w:r w:rsidR="001C52C3">
        <w:rPr>
          <w:sz w:val="24"/>
          <w:szCs w:val="24"/>
        </w:rPr>
        <w:t xml:space="preserve">How, indeed? Given the fact that Art and I married in the same lost, yet religious, state, there is obviously some force at work to keep us there. </w:t>
      </w:r>
      <w:r w:rsidR="009A71C5">
        <w:rPr>
          <w:sz w:val="24"/>
          <w:szCs w:val="24"/>
        </w:rPr>
        <w:t xml:space="preserve">Tragically, </w:t>
      </w:r>
      <w:r w:rsidR="001C52C3">
        <w:rPr>
          <w:sz w:val="24"/>
          <w:szCs w:val="24"/>
        </w:rPr>
        <w:t xml:space="preserve">many people </w:t>
      </w:r>
      <w:r w:rsidR="009A71C5">
        <w:rPr>
          <w:sz w:val="24"/>
          <w:szCs w:val="24"/>
        </w:rPr>
        <w:t>like us remain lost</w:t>
      </w:r>
      <w:r w:rsidR="000416C3" w:rsidRPr="00CF3041">
        <w:rPr>
          <w:sz w:val="24"/>
          <w:szCs w:val="24"/>
        </w:rPr>
        <w:t xml:space="preserve"> and empty </w:t>
      </w:r>
      <w:r w:rsidR="009A71C5">
        <w:rPr>
          <w:sz w:val="24"/>
          <w:szCs w:val="24"/>
        </w:rPr>
        <w:t>even though they are members of a church. Until God leads us</w:t>
      </w:r>
      <w:r w:rsidR="009A71C5" w:rsidRPr="5897EC05">
        <w:rPr>
          <w:sz w:val="24"/>
          <w:szCs w:val="24"/>
        </w:rPr>
        <w:t xml:space="preserve"> to the cross</w:t>
      </w:r>
      <w:r w:rsidR="009A71C5">
        <w:rPr>
          <w:sz w:val="24"/>
          <w:szCs w:val="24"/>
        </w:rPr>
        <w:t>,</w:t>
      </w:r>
      <w:r w:rsidR="009A71C5" w:rsidRPr="5897EC05">
        <w:rPr>
          <w:sz w:val="24"/>
          <w:szCs w:val="24"/>
        </w:rPr>
        <w:t xml:space="preserve"> and we see the L</w:t>
      </w:r>
      <w:r w:rsidR="009A71C5">
        <w:rPr>
          <w:sz w:val="24"/>
          <w:szCs w:val="24"/>
        </w:rPr>
        <w:t xml:space="preserve">ord Jesus dying in our place, we are dead men and women marching </w:t>
      </w:r>
      <w:r w:rsidR="006B34F6">
        <w:rPr>
          <w:sz w:val="24"/>
          <w:szCs w:val="24"/>
        </w:rPr>
        <w:t>towards</w:t>
      </w:r>
      <w:r w:rsidR="009A71C5">
        <w:rPr>
          <w:sz w:val="24"/>
          <w:szCs w:val="24"/>
        </w:rPr>
        <w:t xml:space="preserve"> hell on the wide road. </w:t>
      </w:r>
      <w:r w:rsidR="006B34F6">
        <w:rPr>
          <w:sz w:val="24"/>
          <w:szCs w:val="24"/>
        </w:rPr>
        <w:t>A blind man can’t give himself sight and a dead man can’t bring himself to life. T</w:t>
      </w:r>
      <w:r w:rsidR="006B34F6" w:rsidRPr="5897EC05">
        <w:rPr>
          <w:sz w:val="24"/>
          <w:szCs w:val="24"/>
        </w:rPr>
        <w:t xml:space="preserve">his is a work of God and </w:t>
      </w:r>
      <w:r w:rsidR="006B34F6" w:rsidRPr="00630CB8">
        <w:rPr>
          <w:sz w:val="24"/>
          <w:szCs w:val="24"/>
        </w:rPr>
        <w:t xml:space="preserve">a </w:t>
      </w:r>
      <w:r w:rsidR="006B34F6" w:rsidRPr="00630CB8">
        <w:rPr>
          <w:iCs/>
          <w:sz w:val="24"/>
          <w:szCs w:val="24"/>
        </w:rPr>
        <w:t>gift</w:t>
      </w:r>
      <w:r w:rsidR="006B34F6" w:rsidRPr="00630CB8">
        <w:rPr>
          <w:sz w:val="24"/>
          <w:szCs w:val="24"/>
        </w:rPr>
        <w:t xml:space="preserve"> of</w:t>
      </w:r>
      <w:r w:rsidR="006B34F6" w:rsidRPr="5897EC05">
        <w:rPr>
          <w:sz w:val="24"/>
          <w:szCs w:val="24"/>
        </w:rPr>
        <w:t xml:space="preserve"> </w:t>
      </w:r>
      <w:r w:rsidR="006B34F6">
        <w:rPr>
          <w:sz w:val="24"/>
          <w:szCs w:val="24"/>
        </w:rPr>
        <w:t xml:space="preserve">amazing </w:t>
      </w:r>
      <w:r w:rsidR="006B34F6" w:rsidRPr="5897EC05">
        <w:rPr>
          <w:sz w:val="24"/>
          <w:szCs w:val="24"/>
        </w:rPr>
        <w:t>grace (Ezekiel 36:22-29)</w:t>
      </w:r>
      <w:r w:rsidR="006B34F6">
        <w:rPr>
          <w:sz w:val="24"/>
          <w:szCs w:val="24"/>
        </w:rPr>
        <w:t xml:space="preserve">. </w:t>
      </w:r>
    </w:p>
    <w:p w14:paraId="6ED55CF6" w14:textId="77777777" w:rsidR="00683A78" w:rsidRDefault="00683A78" w:rsidP="00683A78">
      <w:pPr>
        <w:spacing w:after="0"/>
        <w:jc w:val="center"/>
        <w:rPr>
          <w:b/>
          <w:sz w:val="24"/>
          <w:szCs w:val="24"/>
        </w:rPr>
      </w:pPr>
      <w:r w:rsidRPr="0050781B">
        <w:rPr>
          <w:b/>
          <w:sz w:val="24"/>
          <w:szCs w:val="24"/>
        </w:rPr>
        <w:lastRenderedPageBreak/>
        <w:t>2 Corinthians 4:3-6 (NET)</w:t>
      </w:r>
    </w:p>
    <w:p w14:paraId="0A5C3D36" w14:textId="6CA1C854" w:rsidR="00683A78" w:rsidRDefault="00683A78" w:rsidP="00683A78">
      <w:pPr>
        <w:spacing w:after="0"/>
        <w:jc w:val="center"/>
        <w:rPr>
          <w:rStyle w:val="apple-converted-space"/>
          <w:rFonts w:asciiTheme="minorHAnsi" w:hAnsiTheme="minorHAnsi" w:cstheme="minorHAnsi"/>
          <w:b/>
          <w:i/>
          <w:color w:val="000000"/>
          <w:sz w:val="24"/>
          <w:szCs w:val="24"/>
          <w:vertAlign w:val="superscript"/>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cstheme="minorHAnsi"/>
          <w:b/>
          <w:i/>
          <w:color w:val="000000"/>
          <w:sz w:val="24"/>
          <w:szCs w:val="24"/>
        </w:rPr>
        <w:t> </w:t>
      </w:r>
      <w:r>
        <w:rPr>
          <w:rStyle w:val="apple-converted-space"/>
          <w:rFonts w:asciiTheme="minorHAnsi" w:hAnsiTheme="minorHAnsi" w:cstheme="minorHAnsi"/>
          <w:b/>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we do not proclaim</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ourselves, but Jesus Christ as Lord, and ourselves as your slaves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Jesus’ sake.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God, who said “</w:t>
      </w:r>
      <w:r w:rsidRPr="0050781B">
        <w:rPr>
          <w:rFonts w:asciiTheme="minorHAnsi" w:hAnsiTheme="minorHAnsi" w:cstheme="minorHAnsi"/>
          <w:b/>
          <w:i/>
          <w:iCs/>
          <w:color w:val="000000"/>
          <w:sz w:val="24"/>
          <w:szCs w:val="24"/>
        </w:rPr>
        <w:t>Let light shine out of darkness</w:t>
      </w:r>
      <w:r w:rsidRPr="0050781B">
        <w:rPr>
          <w:rFonts w:asciiTheme="minorHAnsi" w:hAnsiTheme="minorHAnsi" w:cstheme="minorHAnsi"/>
          <w:b/>
          <w:i/>
          <w:color w:val="000000"/>
          <w:sz w:val="24"/>
          <w:szCs w:val="24"/>
        </w:rPr>
        <w:t>,”</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is the one who shined in our hearts to give us the light of the glorious knowledge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of God in the face of Christ.</w:t>
      </w:r>
      <w:r w:rsidRPr="0050781B">
        <w:rPr>
          <w:rStyle w:val="apple-converted-space"/>
          <w:rFonts w:asciiTheme="minorHAnsi" w:hAnsiTheme="minorHAnsi" w:cstheme="minorHAnsi"/>
          <w:b/>
          <w:i/>
          <w:color w:val="000000"/>
          <w:sz w:val="24"/>
          <w:szCs w:val="24"/>
          <w:vertAlign w:val="superscript"/>
        </w:rPr>
        <w:t> </w:t>
      </w:r>
    </w:p>
    <w:p w14:paraId="158F3D13" w14:textId="77777777" w:rsidR="007E2601" w:rsidRPr="0050781B" w:rsidRDefault="007E2601" w:rsidP="00683A78">
      <w:pPr>
        <w:spacing w:after="0"/>
        <w:jc w:val="center"/>
        <w:rPr>
          <w:rFonts w:asciiTheme="minorHAnsi" w:hAnsiTheme="minorHAnsi" w:cstheme="minorHAnsi"/>
          <w:b/>
          <w:i/>
          <w:sz w:val="24"/>
          <w:szCs w:val="24"/>
        </w:rPr>
      </w:pPr>
    </w:p>
    <w:p w14:paraId="3C09EAA1" w14:textId="0BCF8042" w:rsidR="000416C3" w:rsidRPr="00CF3041" w:rsidRDefault="009A71C5" w:rsidP="000416C3">
      <w:pPr>
        <w:ind w:firstLine="720"/>
        <w:jc w:val="both"/>
        <w:rPr>
          <w:sz w:val="24"/>
          <w:szCs w:val="24"/>
        </w:rPr>
      </w:pPr>
      <w:r>
        <w:rPr>
          <w:sz w:val="24"/>
          <w:szCs w:val="24"/>
        </w:rPr>
        <w:t>To be honest,</w:t>
      </w:r>
      <w:r w:rsidR="000416C3" w:rsidRPr="00CF3041">
        <w:rPr>
          <w:sz w:val="24"/>
          <w:szCs w:val="24"/>
        </w:rPr>
        <w:t xml:space="preserve"> because of Biblical ignorance, it took me sixteen years to discover that my moment of </w:t>
      </w:r>
      <w:r w:rsidR="000416C3" w:rsidRPr="00A235AA">
        <w:rPr>
          <w:noProof/>
          <w:sz w:val="24"/>
          <w:szCs w:val="24"/>
        </w:rPr>
        <w:t>rebirth</w:t>
      </w:r>
      <w:r w:rsidR="000416C3"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000416C3" w:rsidRPr="00CF3041">
        <w:rPr>
          <w:i/>
          <w:sz w:val="24"/>
          <w:szCs w:val="24"/>
        </w:rPr>
        <w:t>conception</w:t>
      </w:r>
      <w:r w:rsidR="000416C3" w:rsidRPr="00CF3041">
        <w:rPr>
          <w:sz w:val="24"/>
          <w:szCs w:val="24"/>
        </w:rPr>
        <w:t xml:space="preserve"> of my faith. I guess you could say, I was in the womb of God for about fourteen years before I was born spiritually. </w:t>
      </w:r>
      <w:r w:rsidR="000416C3">
        <w:rPr>
          <w:sz w:val="24"/>
          <w:szCs w:val="24"/>
        </w:rPr>
        <w:t xml:space="preserve">At any rate, </w:t>
      </w:r>
      <w:r w:rsidR="000416C3" w:rsidRPr="00CF3041">
        <w:rPr>
          <w:sz w:val="24"/>
          <w:szCs w:val="24"/>
        </w:rPr>
        <w:t>God</w:t>
      </w:r>
      <w:r w:rsidR="000416C3">
        <w:rPr>
          <w:sz w:val="24"/>
          <w:szCs w:val="24"/>
        </w:rPr>
        <w:t xml:space="preserve"> doesn’t have grandchildren—He</w:t>
      </w:r>
      <w:r w:rsidR="000416C3" w:rsidRPr="00CF3041">
        <w:rPr>
          <w:sz w:val="24"/>
          <w:szCs w:val="24"/>
        </w:rPr>
        <w:t xml:space="preserve"> only has children who are birthed into His family by the Holy Spirit.</w:t>
      </w:r>
    </w:p>
    <w:p w14:paraId="637B04CB" w14:textId="77777777" w:rsidR="000416C3" w:rsidRPr="00CF3041" w:rsidRDefault="000416C3" w:rsidP="000416C3">
      <w:pPr>
        <w:pStyle w:val="ListParagraph"/>
        <w:ind w:left="0"/>
        <w:jc w:val="center"/>
        <w:rPr>
          <w:b/>
          <w:bCs/>
          <w:iCs/>
          <w:sz w:val="24"/>
          <w:szCs w:val="24"/>
        </w:rPr>
      </w:pPr>
      <w:r w:rsidRPr="00CF3041">
        <w:rPr>
          <w:b/>
          <w:bCs/>
          <w:iCs/>
          <w:sz w:val="24"/>
          <w:szCs w:val="24"/>
        </w:rPr>
        <w:t>2 Peter 1:10 (NET)</w:t>
      </w:r>
    </w:p>
    <w:p w14:paraId="0173C594" w14:textId="77777777" w:rsidR="000416C3" w:rsidRDefault="000416C3" w:rsidP="000416C3">
      <w:pPr>
        <w:pStyle w:val="ListParagraph"/>
        <w:ind w:left="0"/>
        <w:jc w:val="center"/>
        <w:rPr>
          <w:b/>
          <w:i/>
          <w:sz w:val="24"/>
          <w:szCs w:val="24"/>
          <w:lang w:val="en"/>
        </w:rPr>
      </w:pPr>
      <w:r w:rsidRPr="00CF3041">
        <w:rPr>
          <w:b/>
          <w:i/>
          <w:sz w:val="24"/>
          <w:szCs w:val="24"/>
          <w:lang w:val="en"/>
        </w:rPr>
        <w:t>Therefore, brothers and sisters,</w:t>
      </w:r>
      <w:hyperlink r:id="rId26"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27"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28"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29"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3BF69356" w14:textId="77777777" w:rsidR="00681114" w:rsidRPr="006B2582" w:rsidRDefault="00681114" w:rsidP="003322F6">
      <w:pPr>
        <w:jc w:val="both"/>
        <w:rPr>
          <w:sz w:val="24"/>
          <w:szCs w:val="24"/>
        </w:rPr>
      </w:pPr>
      <w:r>
        <w:rPr>
          <w:b/>
          <w:bCs/>
          <w:sz w:val="28"/>
          <w:szCs w:val="28"/>
        </w:rPr>
        <w:t xml:space="preserve">DIGGING DEEPER: </w:t>
      </w: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7D7F0EE0" w14:textId="77777777" w:rsidR="00681114" w:rsidRDefault="00681114" w:rsidP="00681114">
      <w:pPr>
        <w:jc w:val="center"/>
        <w:rPr>
          <w:b/>
          <w:sz w:val="28"/>
          <w:szCs w:val="28"/>
        </w:rPr>
      </w:pPr>
      <w:r w:rsidRPr="00FE0513">
        <w:rPr>
          <w:b/>
          <w:sz w:val="28"/>
          <w:szCs w:val="28"/>
        </w:rPr>
        <w:t>The Wide and Narrow Roads</w:t>
      </w:r>
    </w:p>
    <w:p w14:paraId="0E6A8FE7" w14:textId="65B8462D" w:rsidR="00681114" w:rsidRPr="00D67CFE" w:rsidRDefault="00D26E48" w:rsidP="00681114">
      <w:pPr>
        <w:ind w:firstLine="720"/>
        <w:jc w:val="both"/>
        <w:rPr>
          <w:sz w:val="24"/>
          <w:szCs w:val="24"/>
        </w:rPr>
      </w:pPr>
      <w:r>
        <w:rPr>
          <w:sz w:val="24"/>
          <w:szCs w:val="24"/>
        </w:rPr>
        <w:t>Born again</w:t>
      </w:r>
      <w:r w:rsidR="00681114" w:rsidRPr="00D67CFE">
        <w:rPr>
          <w:sz w:val="24"/>
          <w:szCs w:val="24"/>
        </w:rPr>
        <w:t xml:space="preserve"> Christians have always been in the minority. Jesus made this abundantly clear with this statement</w:t>
      </w:r>
      <w:r w:rsidR="00681114">
        <w:rPr>
          <w:sz w:val="24"/>
          <w:szCs w:val="24"/>
        </w:rPr>
        <w:t>,</w:t>
      </w:r>
      <w:r w:rsidR="00681114" w:rsidRPr="00D67CFE">
        <w:rPr>
          <w:sz w:val="24"/>
          <w:szCs w:val="24"/>
        </w:rPr>
        <w:t xml:space="preserve"> </w:t>
      </w:r>
      <w:r w:rsidR="00681114" w:rsidRPr="00D67CFE">
        <w:rPr>
          <w:i/>
          <w:sz w:val="24"/>
          <w:szCs w:val="24"/>
        </w:rPr>
        <w:t xml:space="preserve">“For the gate is small and the Way is narrow that leads to life, and there are </w:t>
      </w:r>
      <w:r w:rsidR="00681114" w:rsidRPr="00D26E48">
        <w:rPr>
          <w:i/>
          <w:sz w:val="24"/>
          <w:szCs w:val="24"/>
          <w:u w:val="single"/>
        </w:rPr>
        <w:t>few who find it</w:t>
      </w:r>
      <w:r w:rsidR="00681114" w:rsidRPr="00D67CFE">
        <w:rPr>
          <w:i/>
          <w:sz w:val="24"/>
          <w:szCs w:val="24"/>
        </w:rPr>
        <w:t>.”</w:t>
      </w:r>
      <w:r w:rsidR="00681114" w:rsidRPr="00D67CFE">
        <w:rPr>
          <w:sz w:val="24"/>
          <w:szCs w:val="24"/>
        </w:rPr>
        <w:t xml:space="preserve"> How few</w:t>
      </w:r>
      <w:r>
        <w:rPr>
          <w:sz w:val="24"/>
          <w:szCs w:val="24"/>
        </w:rPr>
        <w:t>, you ask</w:t>
      </w:r>
      <w:r w:rsidR="00681114" w:rsidRPr="00D67CFE">
        <w:rPr>
          <w:sz w:val="24"/>
          <w:szCs w:val="24"/>
        </w:rPr>
        <w:t>? Well</w:t>
      </w:r>
      <w:r w:rsidR="00681114">
        <w:rPr>
          <w:sz w:val="24"/>
          <w:szCs w:val="24"/>
        </w:rPr>
        <w:t>,</w:t>
      </w:r>
      <w:r w:rsidRPr="00D26E48">
        <w:rPr>
          <w:sz w:val="24"/>
          <w:szCs w:val="24"/>
        </w:rPr>
        <w:t xml:space="preserve"> </w:t>
      </w:r>
      <w:r>
        <w:rPr>
          <w:sz w:val="24"/>
          <w:szCs w:val="24"/>
        </w:rPr>
        <w:t>i</w:t>
      </w:r>
      <w:r w:rsidRPr="00C97ABB">
        <w:rPr>
          <w:sz w:val="24"/>
          <w:szCs w:val="24"/>
        </w:rPr>
        <w:t>f you pay close attention to J</w:t>
      </w:r>
      <w:r>
        <w:rPr>
          <w:sz w:val="24"/>
          <w:szCs w:val="24"/>
        </w:rPr>
        <w:t xml:space="preserve">esus’ words in Matthew 7:13-27 and </w:t>
      </w:r>
      <w:r w:rsidRPr="00C97ABB">
        <w:rPr>
          <w:sz w:val="24"/>
          <w:szCs w:val="24"/>
        </w:rPr>
        <w:t>Matthew 13:1-30</w:t>
      </w:r>
      <w:r>
        <w:rPr>
          <w:sz w:val="24"/>
          <w:szCs w:val="24"/>
        </w:rPr>
        <w:t>, taking them at face value, then it appears that only 25</w:t>
      </w:r>
      <w:r w:rsidR="00681114" w:rsidRPr="00D67CFE">
        <w:rPr>
          <w:sz w:val="24"/>
          <w:szCs w:val="24"/>
        </w:rPr>
        <w:t xml:space="preserve"> </w:t>
      </w:r>
      <w:r w:rsidR="00C94B03">
        <w:rPr>
          <w:sz w:val="24"/>
          <w:szCs w:val="24"/>
        </w:rPr>
        <w:t xml:space="preserve">are saved </w:t>
      </w:r>
      <w:r w:rsidR="00D47914" w:rsidRPr="00D67CFE">
        <w:rPr>
          <w:sz w:val="24"/>
          <w:szCs w:val="24"/>
        </w:rPr>
        <w:t>out</w:t>
      </w:r>
      <w:r w:rsidR="00681114" w:rsidRPr="00D67CFE">
        <w:rPr>
          <w:sz w:val="24"/>
          <w:szCs w:val="24"/>
        </w:rPr>
        <w:t xml:space="preserve"> of 100 people who </w:t>
      </w:r>
      <w:r>
        <w:rPr>
          <w:sz w:val="24"/>
          <w:szCs w:val="24"/>
        </w:rPr>
        <w:t xml:space="preserve">have the opportunity to </w:t>
      </w:r>
      <w:r w:rsidR="00681114" w:rsidRPr="00D67CFE">
        <w:rPr>
          <w:sz w:val="24"/>
          <w:szCs w:val="24"/>
        </w:rPr>
        <w:t>hear the Word of God</w:t>
      </w:r>
      <w:r w:rsidR="00C94B03">
        <w:rPr>
          <w:sz w:val="24"/>
          <w:szCs w:val="24"/>
        </w:rPr>
        <w:t>.</w:t>
      </w:r>
      <w:r w:rsidR="00681114" w:rsidRPr="00D67CFE">
        <w:rPr>
          <w:sz w:val="24"/>
          <w:szCs w:val="24"/>
        </w:rPr>
        <w:t xml:space="preserve"> That’s shocking to think about. But what is most disturbing about Jesus’ words is the fact that </w:t>
      </w:r>
      <w:r w:rsidR="00681114" w:rsidRPr="00D67CFE">
        <w:rPr>
          <w:i/>
          <w:sz w:val="24"/>
          <w:szCs w:val="24"/>
        </w:rPr>
        <w:t>many</w:t>
      </w:r>
      <w:r w:rsidR="00681114" w:rsidRPr="00D67CFE">
        <w:rPr>
          <w:sz w:val="24"/>
          <w:szCs w:val="24"/>
        </w:rPr>
        <w:t xml:space="preserve"> who are on the wide road that leads to destruction are religious</w:t>
      </w:r>
      <w:r w:rsidR="00630CB8">
        <w:rPr>
          <w:sz w:val="24"/>
          <w:szCs w:val="24"/>
        </w:rPr>
        <w:t>.</w:t>
      </w:r>
      <w:r w:rsidR="00681114" w:rsidRPr="00D67CFE">
        <w:rPr>
          <w:sz w:val="24"/>
          <w:szCs w:val="24"/>
        </w:rPr>
        <w:t xml:space="preserve"> Can you imagine thinking you are on the road that leads to life until the day you meet your Maker, the Lord Jesus, and hear him say, “…I never knew you”.</w:t>
      </w:r>
    </w:p>
    <w:p w14:paraId="0C4B0A5E" w14:textId="77777777" w:rsidR="00C94B03" w:rsidRDefault="00681114" w:rsidP="00681114">
      <w:pPr>
        <w:ind w:firstLine="720"/>
        <w:jc w:val="both"/>
        <w:rPr>
          <w:rFonts w:eastAsiaTheme="minorEastAsia"/>
          <w:sz w:val="24"/>
          <w:szCs w:val="24"/>
        </w:rPr>
      </w:pPr>
      <w:r w:rsidRPr="00D67CFE">
        <w:rPr>
          <w:sz w:val="24"/>
          <w:szCs w:val="24"/>
        </w:rPr>
        <w:t>So how is this possib</w:t>
      </w:r>
      <w:r>
        <w:rPr>
          <w:sz w:val="24"/>
          <w:szCs w:val="24"/>
        </w:rPr>
        <w:t>le? First</w:t>
      </w:r>
      <w:r w:rsidR="00ED4DF8">
        <w:rPr>
          <w:sz w:val="24"/>
          <w:szCs w:val="24"/>
        </w:rPr>
        <w:t>,</w:t>
      </w:r>
      <w:r>
        <w:rPr>
          <w:sz w:val="24"/>
          <w:szCs w:val="24"/>
        </w:rPr>
        <w:t xml:space="preserve"> the road that</w:t>
      </w:r>
      <w:r w:rsidRPr="00D67CFE">
        <w:rPr>
          <w:sz w:val="24"/>
          <w:szCs w:val="24"/>
        </w:rPr>
        <w:t xml:space="preserve"> leads to life is narrow, difficult and lonely. There is a cost to follow Jesus. It requires death -</w:t>
      </w:r>
      <w:r>
        <w:rPr>
          <w:sz w:val="24"/>
          <w:szCs w:val="24"/>
        </w:rPr>
        <w:t>-</w:t>
      </w:r>
      <w:r w:rsidRPr="00D67CFE">
        <w:rPr>
          <w:sz w:val="24"/>
          <w:szCs w:val="24"/>
        </w:rPr>
        <w:t xml:space="preserve"> death to sin, self-rule and love for the world. </w:t>
      </w:r>
      <w:r>
        <w:rPr>
          <w:rFonts w:eastAsiaTheme="minorEastAsia"/>
          <w:sz w:val="24"/>
          <w:szCs w:val="24"/>
        </w:rPr>
        <w:t>The German theologian</w:t>
      </w:r>
      <w:r w:rsidR="00B45D3B">
        <w:rPr>
          <w:rFonts w:eastAsiaTheme="minorEastAsia"/>
          <w:sz w:val="24"/>
          <w:szCs w:val="24"/>
        </w:rPr>
        <w:t>,</w:t>
      </w:r>
      <w:r>
        <w:rPr>
          <w:rFonts w:eastAsiaTheme="minorEastAsia"/>
          <w:sz w:val="24"/>
          <w:szCs w:val="24"/>
        </w:rPr>
        <w:t xml:space="preserve"> Dietrich Bonhoeffer</w:t>
      </w:r>
      <w:r w:rsidR="00B45D3B">
        <w:rPr>
          <w:rFonts w:eastAsiaTheme="minorEastAsia"/>
          <w:sz w:val="24"/>
          <w:szCs w:val="24"/>
        </w:rPr>
        <w:t>,</w:t>
      </w:r>
      <w:r w:rsidRPr="00D67CFE">
        <w:rPr>
          <w:rFonts w:eastAsiaTheme="minorEastAsia"/>
          <w:sz w:val="24"/>
          <w:szCs w:val="24"/>
        </w:rPr>
        <w:t xml:space="preserve"> </w:t>
      </w:r>
      <w:r w:rsidR="00565999">
        <w:rPr>
          <w:rFonts w:eastAsiaTheme="minorEastAsia"/>
          <w:sz w:val="24"/>
          <w:szCs w:val="24"/>
        </w:rPr>
        <w:t>defined the narrow road to life this way: h</w:t>
      </w:r>
      <w:r w:rsidRPr="00D67CFE">
        <w:rPr>
          <w:rFonts w:eastAsiaTheme="minorEastAsia"/>
          <w:sz w:val="24"/>
          <w:szCs w:val="24"/>
        </w:rPr>
        <w:t xml:space="preserve">e said, </w:t>
      </w:r>
      <w:r w:rsidRPr="00D67CFE">
        <w:rPr>
          <w:rFonts w:eastAsiaTheme="minorEastAsia"/>
          <w:sz w:val="24"/>
          <w:szCs w:val="24"/>
        </w:rPr>
        <w:lastRenderedPageBreak/>
        <w:t xml:space="preserve">“When Christ calls a man, He bids him come and die.” Bonhoeffer was executed for his faith. As someone has fitly put it, “The “tongue” in his </w:t>
      </w:r>
      <w:r>
        <w:rPr>
          <w:rFonts w:eastAsiaTheme="minorEastAsia"/>
          <w:sz w:val="24"/>
          <w:szCs w:val="24"/>
        </w:rPr>
        <w:t>shoes</w:t>
      </w:r>
      <w:r w:rsidRPr="00D67CFE">
        <w:rPr>
          <w:rFonts w:eastAsiaTheme="minorEastAsia"/>
          <w:sz w:val="24"/>
          <w:szCs w:val="24"/>
        </w:rPr>
        <w:t xml:space="preserve">, matched up with the “tongue” in his </w:t>
      </w:r>
      <w:r>
        <w:rPr>
          <w:rFonts w:eastAsiaTheme="minorEastAsia"/>
          <w:sz w:val="24"/>
          <w:szCs w:val="24"/>
        </w:rPr>
        <w:t>mouth</w:t>
      </w:r>
      <w:r w:rsidRPr="00D67CFE">
        <w:rPr>
          <w:rFonts w:eastAsiaTheme="minorEastAsia"/>
          <w:sz w:val="24"/>
          <w:szCs w:val="24"/>
        </w:rPr>
        <w:t xml:space="preserve">.” </w:t>
      </w:r>
      <w:r>
        <w:rPr>
          <w:rFonts w:eastAsiaTheme="minorEastAsia"/>
          <w:sz w:val="24"/>
          <w:szCs w:val="24"/>
        </w:rPr>
        <w:t xml:space="preserve">And secondly, </w:t>
      </w:r>
      <w:r w:rsidR="00630CB8">
        <w:rPr>
          <w:rFonts w:eastAsiaTheme="minorEastAsia"/>
          <w:sz w:val="24"/>
          <w:szCs w:val="24"/>
        </w:rPr>
        <w:t>as Jesus</w:t>
      </w:r>
      <w:r>
        <w:rPr>
          <w:rFonts w:eastAsiaTheme="minorEastAsia"/>
          <w:sz w:val="24"/>
          <w:szCs w:val="24"/>
        </w:rPr>
        <w:t xml:space="preserve"> warn</w:t>
      </w:r>
      <w:r w:rsidR="00630CB8">
        <w:rPr>
          <w:rFonts w:eastAsiaTheme="minorEastAsia"/>
          <w:sz w:val="24"/>
          <w:szCs w:val="24"/>
        </w:rPr>
        <w:t>ed us,</w:t>
      </w:r>
      <w:r>
        <w:rPr>
          <w:rFonts w:eastAsiaTheme="minorEastAsia"/>
          <w:sz w:val="24"/>
          <w:szCs w:val="24"/>
        </w:rPr>
        <w:t xml:space="preserve"> </w:t>
      </w:r>
      <w:r w:rsidR="00630CB8">
        <w:rPr>
          <w:rFonts w:eastAsiaTheme="minorEastAsia"/>
          <w:sz w:val="24"/>
          <w:szCs w:val="24"/>
        </w:rPr>
        <w:t xml:space="preserve">there will be many </w:t>
      </w:r>
      <w:r>
        <w:rPr>
          <w:rFonts w:eastAsiaTheme="minorEastAsia"/>
          <w:sz w:val="24"/>
          <w:szCs w:val="24"/>
        </w:rPr>
        <w:t xml:space="preserve">false teachers </w:t>
      </w:r>
      <w:r w:rsidR="00630CB8">
        <w:rPr>
          <w:rFonts w:eastAsiaTheme="minorEastAsia"/>
          <w:sz w:val="24"/>
          <w:szCs w:val="24"/>
        </w:rPr>
        <w:t>who preach</w:t>
      </w:r>
      <w:r>
        <w:rPr>
          <w:rFonts w:eastAsiaTheme="minorEastAsia"/>
          <w:sz w:val="24"/>
          <w:szCs w:val="24"/>
        </w:rPr>
        <w:t xml:space="preserve"> false gospels, thus insuring that those on death road remain there. </w:t>
      </w:r>
    </w:p>
    <w:p w14:paraId="7C40D5BE" w14:textId="623F60DE" w:rsidR="007E2601" w:rsidRDefault="00681114" w:rsidP="00681114">
      <w:pPr>
        <w:ind w:firstLine="720"/>
        <w:jc w:val="both"/>
        <w:rPr>
          <w:sz w:val="24"/>
          <w:szCs w:val="24"/>
        </w:rPr>
      </w:pPr>
      <w:r w:rsidRPr="00D67CFE">
        <w:rPr>
          <w:sz w:val="24"/>
          <w:szCs w:val="24"/>
        </w:rPr>
        <w:t xml:space="preserve">The definition of the Greek word Christian is follower of Christ. </w:t>
      </w:r>
      <w:r w:rsidR="00042F8E">
        <w:rPr>
          <w:rFonts w:eastAsiaTheme="minorEastAsia"/>
          <w:sz w:val="24"/>
          <w:szCs w:val="24"/>
        </w:rPr>
        <w:t xml:space="preserve">Indeed, </w:t>
      </w:r>
      <w:r w:rsidR="00042F8E" w:rsidRPr="00D67CFE">
        <w:rPr>
          <w:sz w:val="24"/>
          <w:szCs w:val="24"/>
        </w:rPr>
        <w:t xml:space="preserve">the road is </w:t>
      </w:r>
      <w:r w:rsidR="00042F8E" w:rsidRPr="00630CB8">
        <w:rPr>
          <w:i/>
          <w:iCs/>
          <w:sz w:val="24"/>
          <w:szCs w:val="24"/>
        </w:rPr>
        <w:t>narrow</w:t>
      </w:r>
      <w:r w:rsidR="00042F8E" w:rsidRPr="00630CB8">
        <w:rPr>
          <w:sz w:val="24"/>
          <w:szCs w:val="24"/>
        </w:rPr>
        <w:t xml:space="preserve"> and </w:t>
      </w:r>
      <w:r w:rsidR="00042F8E" w:rsidRPr="00630CB8">
        <w:rPr>
          <w:i/>
          <w:iCs/>
          <w:sz w:val="24"/>
          <w:szCs w:val="24"/>
        </w:rPr>
        <w:t>few</w:t>
      </w:r>
      <w:r w:rsidR="00042F8E" w:rsidRPr="00630CB8">
        <w:rPr>
          <w:sz w:val="24"/>
          <w:szCs w:val="24"/>
        </w:rPr>
        <w:t xml:space="preserve"> follow</w:t>
      </w:r>
      <w:r w:rsidR="00042F8E">
        <w:rPr>
          <w:sz w:val="24"/>
          <w:szCs w:val="24"/>
        </w:rPr>
        <w:t xml:space="preserve"> Him because</w:t>
      </w:r>
      <w:r w:rsidRPr="00D67CFE">
        <w:rPr>
          <w:sz w:val="24"/>
          <w:szCs w:val="24"/>
        </w:rPr>
        <w:t xml:space="preserve"> the cost </w:t>
      </w:r>
      <w:r w:rsidR="00042F8E">
        <w:rPr>
          <w:sz w:val="24"/>
          <w:szCs w:val="24"/>
        </w:rPr>
        <w:t xml:space="preserve">is </w:t>
      </w:r>
      <w:r w:rsidRPr="00D67CFE">
        <w:rPr>
          <w:sz w:val="24"/>
          <w:szCs w:val="24"/>
        </w:rPr>
        <w:t xml:space="preserve">too high and </w:t>
      </w:r>
      <w:r w:rsidR="00042F8E">
        <w:rPr>
          <w:sz w:val="24"/>
          <w:szCs w:val="24"/>
        </w:rPr>
        <w:t xml:space="preserve">so they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sidR="00042F8E">
        <w:rPr>
          <w:sz w:val="24"/>
          <w:szCs w:val="24"/>
        </w:rPr>
        <w:t xml:space="preserve">One of many paradoxical truths </w:t>
      </w:r>
      <w:r w:rsidR="00565999">
        <w:rPr>
          <w:sz w:val="24"/>
          <w:szCs w:val="24"/>
        </w:rPr>
        <w:t>found in God’s Word is</w:t>
      </w:r>
      <w:r w:rsidR="00042F8E">
        <w:rPr>
          <w:sz w:val="24"/>
          <w:szCs w:val="24"/>
        </w:rPr>
        <w:t xml:space="preserve"> this:</w:t>
      </w:r>
      <w:r w:rsidRPr="00D67CFE">
        <w:rPr>
          <w:sz w:val="24"/>
          <w:szCs w:val="24"/>
        </w:rPr>
        <w:t xml:space="preserve"> if we desire to live we must die</w:t>
      </w:r>
      <w:r w:rsidR="00C94B03">
        <w:rPr>
          <w:sz w:val="24"/>
          <w:szCs w:val="24"/>
        </w:rPr>
        <w:t xml:space="preserve"> (Luke 9:22-26).</w:t>
      </w:r>
      <w:r w:rsidRPr="00D67CFE">
        <w:rPr>
          <w:sz w:val="24"/>
          <w:szCs w:val="24"/>
        </w:rPr>
        <w:t xml:space="preserve"> This is the cost of discipleship.</w:t>
      </w:r>
      <w:r w:rsidR="00565999">
        <w:rPr>
          <w:sz w:val="24"/>
          <w:szCs w:val="24"/>
        </w:rPr>
        <w:t xml:space="preserve"> On the other hand,</w:t>
      </w:r>
      <w:r>
        <w:rPr>
          <w:sz w:val="24"/>
          <w:szCs w:val="24"/>
        </w:rPr>
        <w:t xml:space="preserve"> </w:t>
      </w:r>
      <w:r w:rsidR="00565999">
        <w:rPr>
          <w:sz w:val="24"/>
          <w:szCs w:val="24"/>
        </w:rPr>
        <w:t xml:space="preserve">to go your own way on the wide road is relatively easy at first because </w:t>
      </w:r>
      <w:r>
        <w:rPr>
          <w:sz w:val="24"/>
          <w:szCs w:val="24"/>
        </w:rPr>
        <w:t>Satan gives the best at first and saves the worst for last. He says “Do what makes you happy. Enjoy yourself</w:t>
      </w:r>
      <w:r w:rsidR="00C94B03">
        <w:rPr>
          <w:sz w:val="24"/>
          <w:szCs w:val="24"/>
        </w:rPr>
        <w:t>!</w:t>
      </w:r>
      <w:r>
        <w:rPr>
          <w:sz w:val="24"/>
          <w:szCs w:val="24"/>
        </w:rPr>
        <w:t xml:space="preserve">” </w:t>
      </w:r>
    </w:p>
    <w:p w14:paraId="74527DA0" w14:textId="77777777" w:rsidR="007E2601" w:rsidRDefault="007E2601" w:rsidP="007E2601">
      <w:pPr>
        <w:ind w:firstLine="720"/>
        <w:jc w:val="both"/>
        <w:rPr>
          <w:sz w:val="24"/>
          <w:szCs w:val="24"/>
        </w:rPr>
      </w:pPr>
      <w:r>
        <w:rPr>
          <w:sz w:val="24"/>
          <w:szCs w:val="24"/>
        </w:rPr>
        <w:t>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Unless the Lord intervenes with a divine road-block,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That road abruptly ends, then we will live </w:t>
      </w:r>
      <w:r w:rsidRPr="00967960">
        <w:rPr>
          <w:sz w:val="24"/>
          <w:szCs w:val="24"/>
        </w:rPr>
        <w:t>our worst nightmare</w:t>
      </w:r>
      <w:r>
        <w:rPr>
          <w:sz w:val="24"/>
          <w:szCs w:val="24"/>
        </w:rPr>
        <w:t>s for all eternity</w:t>
      </w:r>
      <w:r w:rsidRPr="00967960">
        <w:rPr>
          <w:sz w:val="24"/>
          <w:szCs w:val="24"/>
        </w:rPr>
        <w:t xml:space="preserve">. </w:t>
      </w:r>
    </w:p>
    <w:p w14:paraId="39C4968F" w14:textId="72BADD12" w:rsidR="00565999" w:rsidRDefault="00C94B03" w:rsidP="00681114">
      <w:pPr>
        <w:ind w:firstLine="720"/>
        <w:jc w:val="both"/>
        <w:rPr>
          <w:sz w:val="24"/>
          <w:szCs w:val="24"/>
        </w:rPr>
      </w:pPr>
      <w:r>
        <w:rPr>
          <w:sz w:val="24"/>
          <w:szCs w:val="24"/>
        </w:rPr>
        <w:t xml:space="preserve">And sure, sin feels good for a moment. </w:t>
      </w:r>
      <w:r w:rsidR="00681114">
        <w:rPr>
          <w:sz w:val="24"/>
          <w:szCs w:val="24"/>
        </w:rPr>
        <w:t xml:space="preserve">For example, one moment of indulging in </w:t>
      </w:r>
      <w:r w:rsidR="00042F8E">
        <w:rPr>
          <w:sz w:val="24"/>
          <w:szCs w:val="24"/>
        </w:rPr>
        <w:t xml:space="preserve">adultery or fornication is pleasurable for a </w:t>
      </w:r>
      <w:r w:rsidR="00681114">
        <w:rPr>
          <w:sz w:val="24"/>
          <w:szCs w:val="24"/>
        </w:rPr>
        <w:t xml:space="preserve">season. But that is as good as it’s going to get. </w:t>
      </w:r>
    </w:p>
    <w:p w14:paraId="2482BF2B" w14:textId="77777777" w:rsidR="00565999" w:rsidRPr="00312648" w:rsidRDefault="00565999" w:rsidP="00565999">
      <w:pPr>
        <w:spacing w:after="0"/>
        <w:jc w:val="center"/>
        <w:rPr>
          <w:b/>
          <w:sz w:val="24"/>
          <w:szCs w:val="24"/>
        </w:rPr>
      </w:pPr>
      <w:r w:rsidRPr="00312648">
        <w:rPr>
          <w:b/>
          <w:sz w:val="24"/>
          <w:szCs w:val="24"/>
        </w:rPr>
        <w:t>Ephesians 5:3-9 (NET)</w:t>
      </w:r>
    </w:p>
    <w:p w14:paraId="46ECA1B9" w14:textId="77777777" w:rsidR="00565999" w:rsidRDefault="00565999" w:rsidP="00565999">
      <w:pPr>
        <w:pStyle w:val="bodytext"/>
        <w:spacing w:before="0" w:beforeAutospacing="0" w:after="0" w:afterAutospacing="0"/>
        <w:ind w:firstLine="240"/>
        <w:jc w:val="center"/>
        <w:rPr>
          <w:rStyle w:val="apple-converted-space"/>
          <w:rFonts w:asciiTheme="minorHAnsi" w:eastAsiaTheme="majorEastAsia" w:hAnsiTheme="minorHAnsi" w:cstheme="minorHAnsi"/>
          <w:b/>
          <w:i/>
          <w:color w:val="000000"/>
        </w:rPr>
      </w:pPr>
      <w:r w:rsidRPr="00312648">
        <w:rPr>
          <w:rFonts w:asciiTheme="minorHAnsi" w:hAnsiTheme="minorHAnsi" w:cstheme="minorHAnsi"/>
          <w:b/>
          <w:i/>
          <w:color w:val="000000"/>
        </w:rPr>
        <w:t>But</w:t>
      </w:r>
      <w:r w:rsidRPr="00312648">
        <w:rPr>
          <w:rFonts w:asciiTheme="minorHAnsi" w:hAnsiTheme="minorHAnsi" w:cstheme="minorHAnsi"/>
          <w:b/>
          <w:i/>
          <w:color w:val="000000"/>
          <w:vertAlign w:val="superscript"/>
        </w:rPr>
        <w:t> </w:t>
      </w:r>
      <w:r w:rsidRPr="00312648">
        <w:rPr>
          <w:rFonts w:asciiTheme="minorHAnsi" w:hAnsiTheme="minorHAnsi" w:cstheme="minorHAnsi"/>
          <w:b/>
          <w:i/>
          <w:color w:val="000000"/>
        </w:rPr>
        <w:t>among you there must not be either sexual immorality, impurity of any kind,</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or greed, as these are not fitting for the saints.</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Neither should there be vulgar speech, foolish talk, or coarse jesting – all of which are out of character – but rather thanksgiving.</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can be confident of this one thing:</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that no person who is immoral, impure, or greedy (such a person is an idolater) has any inheritance in the kingdom of Christ and God.</w:t>
      </w:r>
      <w:r w:rsidRPr="00312648">
        <w:rPr>
          <w:rStyle w:val="apple-converted-space"/>
          <w:rFonts w:asciiTheme="minorHAnsi" w:eastAsiaTheme="majorEastAsia" w:hAnsiTheme="minorHAnsi" w:cstheme="minorHAnsi"/>
          <w:b/>
          <w:i/>
          <w:color w:val="000000"/>
        </w:rPr>
        <w:t> </w:t>
      </w:r>
    </w:p>
    <w:p w14:paraId="7F050C85" w14:textId="5B08CBE0" w:rsidR="00565999" w:rsidRDefault="00565999" w:rsidP="00565999">
      <w:pPr>
        <w:pStyle w:val="bodytext"/>
        <w:spacing w:before="0" w:beforeAutospacing="0" w:after="0" w:afterAutospacing="0"/>
        <w:ind w:firstLine="240"/>
        <w:jc w:val="center"/>
        <w:rPr>
          <w:rFonts w:asciiTheme="minorHAnsi" w:hAnsiTheme="minorHAnsi" w:cstheme="minorHAnsi"/>
          <w:b/>
          <w:i/>
          <w:color w:val="000000"/>
        </w:rPr>
      </w:pPr>
      <w:r w:rsidRPr="00312648">
        <w:rPr>
          <w:rFonts w:asciiTheme="minorHAnsi" w:hAnsiTheme="minorHAnsi" w:cstheme="minorHAnsi"/>
          <w:b/>
          <w:i/>
          <w:color w:val="000000"/>
        </w:rPr>
        <w:t>Let nobody deceive you with empty words, for because of these things God’s wrath comes on the sons of disobedience.</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Therefore do not be partakers with them,</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were at one time darkness, but now you are</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light in the Lord. Walk as children of the light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the fruit of the light</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consists in</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all goodness, righteousness, and truth.</w:t>
      </w:r>
    </w:p>
    <w:p w14:paraId="7B824602" w14:textId="77777777" w:rsidR="00565999" w:rsidRPr="00312648" w:rsidRDefault="00565999" w:rsidP="00565999">
      <w:pPr>
        <w:pStyle w:val="bodytext"/>
        <w:spacing w:before="0" w:beforeAutospacing="0" w:after="0" w:afterAutospacing="0"/>
        <w:ind w:firstLine="240"/>
        <w:jc w:val="center"/>
        <w:rPr>
          <w:rFonts w:asciiTheme="minorHAnsi" w:hAnsiTheme="minorHAnsi" w:cstheme="minorHAnsi"/>
          <w:b/>
          <w:i/>
          <w:color w:val="000000"/>
        </w:rPr>
      </w:pPr>
    </w:p>
    <w:p w14:paraId="145E1659" w14:textId="252CA607" w:rsidR="00312648" w:rsidRPr="00317233" w:rsidRDefault="00740288" w:rsidP="00565999">
      <w:pPr>
        <w:ind w:firstLine="720"/>
        <w:jc w:val="both"/>
        <w:rPr>
          <w:b/>
          <w:i/>
          <w:sz w:val="24"/>
          <w:szCs w:val="24"/>
        </w:rPr>
      </w:pPr>
      <w:r>
        <w:rPr>
          <w:sz w:val="24"/>
          <w:szCs w:val="24"/>
        </w:rPr>
        <w:t xml:space="preserve">The </w:t>
      </w:r>
      <w:r w:rsidR="00681114">
        <w:rPr>
          <w:sz w:val="24"/>
          <w:szCs w:val="24"/>
        </w:rPr>
        <w:t>consequences</w:t>
      </w:r>
      <w:r>
        <w:rPr>
          <w:sz w:val="24"/>
          <w:szCs w:val="24"/>
        </w:rPr>
        <w:t xml:space="preserve"> that will inevitably follow such sins are anything but momentary. They can lead to</w:t>
      </w:r>
      <w:r w:rsidR="00681114">
        <w:rPr>
          <w:sz w:val="24"/>
          <w:szCs w:val="24"/>
        </w:rPr>
        <w:t xml:space="preserve"> sexually transmitt</w:t>
      </w:r>
      <w:r>
        <w:rPr>
          <w:sz w:val="24"/>
          <w:szCs w:val="24"/>
        </w:rPr>
        <w:t>ed diseases, babies conceived only to be</w:t>
      </w:r>
      <w:r w:rsidR="00681114">
        <w:rPr>
          <w:sz w:val="24"/>
          <w:szCs w:val="24"/>
        </w:rPr>
        <w:t xml:space="preserve"> </w:t>
      </w:r>
      <w:r>
        <w:rPr>
          <w:sz w:val="24"/>
          <w:szCs w:val="24"/>
        </w:rPr>
        <w:t>aborted</w:t>
      </w:r>
      <w:r w:rsidR="00681114">
        <w:rPr>
          <w:sz w:val="24"/>
          <w:szCs w:val="24"/>
        </w:rPr>
        <w:t xml:space="preserve"> or raised by a single mother, broken marriages</w:t>
      </w:r>
      <w:r>
        <w:rPr>
          <w:sz w:val="24"/>
          <w:szCs w:val="24"/>
        </w:rPr>
        <w:t>. Not to mention the</w:t>
      </w:r>
      <w:r w:rsidR="00681114">
        <w:rPr>
          <w:sz w:val="24"/>
          <w:szCs w:val="24"/>
        </w:rPr>
        <w:t xml:space="preserve"> years of shame and regret. </w:t>
      </w:r>
      <w:r w:rsidR="00160B6A">
        <w:rPr>
          <w:sz w:val="24"/>
          <w:szCs w:val="24"/>
        </w:rPr>
        <w:t xml:space="preserve">Perhaps for you this is not theory but your reality. If so, then please know that in Christ you can have a new reality, on the narrow road that leads to life. </w:t>
      </w:r>
      <w:r w:rsidR="00565999">
        <w:rPr>
          <w:b/>
          <w:i/>
          <w:sz w:val="24"/>
          <w:szCs w:val="24"/>
        </w:rPr>
        <w:tab/>
      </w:r>
    </w:p>
    <w:p w14:paraId="0FCD7114" w14:textId="72752B33" w:rsidR="00681114" w:rsidRDefault="00681114"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r>
        <w:rPr>
          <w:rStyle w:val="text"/>
          <w:rFonts w:asciiTheme="minorHAnsi" w:hAnsiTheme="minorHAnsi" w:cstheme="minorHAnsi"/>
          <w:b/>
          <w:color w:val="000000"/>
          <w:sz w:val="28"/>
          <w:szCs w:val="28"/>
        </w:rPr>
        <w:t>Digging Deeper</w:t>
      </w:r>
      <w:r w:rsidRPr="00DB5F6E">
        <w:rPr>
          <w:rStyle w:val="text"/>
          <w:rFonts w:asciiTheme="minorHAnsi" w:hAnsiTheme="minorHAnsi" w:cstheme="minorHAnsi"/>
          <w:color w:val="000000"/>
          <w:sz w:val="28"/>
          <w:szCs w:val="28"/>
        </w:rPr>
        <w:t xml:space="preserve">: </w:t>
      </w:r>
      <w:r w:rsidRPr="00D276BB">
        <w:rPr>
          <w:rStyle w:val="text"/>
          <w:rFonts w:asciiTheme="minorHAnsi" w:hAnsiTheme="minorHAnsi" w:cstheme="minorHAnsi"/>
          <w:color w:val="000000"/>
        </w:rPr>
        <w:t xml:space="preserve">Matthew 13:36-42; </w:t>
      </w:r>
      <w:r w:rsidRPr="00D276BB">
        <w:rPr>
          <w:rFonts w:asciiTheme="minorHAnsi" w:hAnsiTheme="minorHAnsi"/>
        </w:rPr>
        <w:t>Luke 9:22-26, 14:25-33, 16:13; John 15:18-25, 16:1-4, 33;</w:t>
      </w:r>
      <w:r>
        <w:rPr>
          <w:rFonts w:asciiTheme="minorHAnsi" w:hAnsiTheme="minorHAnsi"/>
        </w:rPr>
        <w:t xml:space="preserve"> </w:t>
      </w:r>
      <w:r w:rsidRPr="00D276BB">
        <w:rPr>
          <w:rStyle w:val="text"/>
          <w:rFonts w:asciiTheme="minorHAnsi" w:hAnsiTheme="minorHAnsi" w:cstheme="minorHAnsi"/>
          <w:color w:val="000000"/>
        </w:rPr>
        <w:t>Acts 8:9-23; Isaiah 35:5-10</w:t>
      </w:r>
    </w:p>
    <w:p w14:paraId="5777C07D" w14:textId="12144D76" w:rsidR="00681114" w:rsidRDefault="00681114" w:rsidP="00681114">
      <w:pPr>
        <w:jc w:val="center"/>
        <w:rPr>
          <w:b/>
          <w:sz w:val="28"/>
          <w:szCs w:val="28"/>
        </w:rPr>
      </w:pPr>
      <w:r w:rsidRPr="00967960">
        <w:rPr>
          <w:b/>
          <w:sz w:val="28"/>
          <w:szCs w:val="28"/>
        </w:rPr>
        <w:lastRenderedPageBreak/>
        <w:t xml:space="preserve">Jesus is Not in The Building </w:t>
      </w:r>
    </w:p>
    <w:p w14:paraId="28206C67" w14:textId="10A8D2CD" w:rsidR="00681114" w:rsidRDefault="00681114" w:rsidP="00681114">
      <w:pPr>
        <w:spacing w:after="0"/>
        <w:jc w:val="center"/>
        <w:rPr>
          <w:b/>
          <w:sz w:val="24"/>
          <w:szCs w:val="24"/>
        </w:rPr>
      </w:pPr>
      <w:r w:rsidRPr="0050781B">
        <w:rPr>
          <w:b/>
          <w:sz w:val="24"/>
          <w:szCs w:val="24"/>
        </w:rPr>
        <w:t>Revelation 3:14-2</w:t>
      </w:r>
      <w:r w:rsidR="00312648" w:rsidRPr="0050781B">
        <w:rPr>
          <w:b/>
          <w:sz w:val="24"/>
          <w:szCs w:val="24"/>
        </w:rPr>
        <w:t>0</w:t>
      </w:r>
      <w:r w:rsidRPr="0050781B">
        <w:rPr>
          <w:b/>
          <w:sz w:val="24"/>
          <w:szCs w:val="24"/>
        </w:rPr>
        <w:t xml:space="preserve"> (N</w:t>
      </w:r>
      <w:r w:rsidR="0050781B" w:rsidRPr="0050781B">
        <w:rPr>
          <w:b/>
          <w:sz w:val="24"/>
          <w:szCs w:val="24"/>
        </w:rPr>
        <w:t>ET</w:t>
      </w:r>
      <w:r w:rsidRPr="0050781B">
        <w:rPr>
          <w:b/>
          <w:sz w:val="24"/>
          <w:szCs w:val="24"/>
        </w:rPr>
        <w:t>)</w:t>
      </w:r>
    </w:p>
    <w:p w14:paraId="577B0A4B" w14:textId="67D2A637"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angel of the church in Laodicea write the following:</w:t>
      </w:r>
    </w:p>
    <w:p w14:paraId="2646C261" w14:textId="1A395C9E"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All those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Listen!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am standing at the door and knocking! If anyone hears my voice and opens the door I will come into his home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share a meal with him, and he with me.</w:t>
      </w:r>
    </w:p>
    <w:p w14:paraId="37ABB6EC" w14:textId="0DDE20B0" w:rsidR="0050781B" w:rsidRDefault="0050781B" w:rsidP="00681114">
      <w:pPr>
        <w:spacing w:after="0"/>
        <w:jc w:val="center"/>
        <w:rPr>
          <w:b/>
          <w:sz w:val="24"/>
          <w:szCs w:val="24"/>
        </w:rPr>
      </w:pPr>
    </w:p>
    <w:p w14:paraId="08E08ECF" w14:textId="77777777" w:rsidR="005F09A8" w:rsidRDefault="00681114" w:rsidP="00683A78">
      <w:pPr>
        <w:ind w:firstLine="720"/>
        <w:jc w:val="both"/>
        <w:rPr>
          <w:sz w:val="24"/>
          <w:szCs w:val="24"/>
        </w:rPr>
      </w:pPr>
      <w:r w:rsidRPr="00C94C37">
        <w:rPr>
          <w:sz w:val="24"/>
          <w:szCs w:val="24"/>
        </w:rPr>
        <w:t>Religious people can be lost in houses of worship because they are blinded to the fact they are sinners.</w:t>
      </w:r>
      <w:r w:rsidR="00C94B03">
        <w:rPr>
          <w:sz w:val="24"/>
          <w:szCs w:val="24"/>
        </w:rPr>
        <w:t xml:space="preserve"> They are blinded by their good works. The</w:t>
      </w:r>
      <w:r w:rsidR="005F09A8">
        <w:rPr>
          <w:sz w:val="24"/>
          <w:szCs w:val="24"/>
        </w:rPr>
        <w:t>ir</w:t>
      </w:r>
      <w:r w:rsidR="00C94B03">
        <w:rPr>
          <w:sz w:val="24"/>
          <w:szCs w:val="24"/>
        </w:rPr>
        <w:t xml:space="preserve"> religion is like getting an inoculation. </w:t>
      </w:r>
      <w:r w:rsidR="005F09A8">
        <w:rPr>
          <w:sz w:val="24"/>
          <w:szCs w:val="24"/>
        </w:rPr>
        <w:t>They</w:t>
      </w:r>
      <w:r w:rsidR="00C94B03">
        <w:rPr>
          <w:sz w:val="24"/>
          <w:szCs w:val="24"/>
        </w:rPr>
        <w:t xml:space="preserve"> get just eno</w:t>
      </w:r>
      <w:r w:rsidR="005F09A8">
        <w:rPr>
          <w:sz w:val="24"/>
          <w:szCs w:val="24"/>
        </w:rPr>
        <w:t>ugh</w:t>
      </w:r>
      <w:r w:rsidR="00C94B03">
        <w:rPr>
          <w:sz w:val="24"/>
          <w:szCs w:val="24"/>
        </w:rPr>
        <w:t xml:space="preserve"> knowledge of the </w:t>
      </w:r>
      <w:r w:rsidR="005F09A8">
        <w:rPr>
          <w:sz w:val="24"/>
          <w:szCs w:val="24"/>
        </w:rPr>
        <w:t>written Word of God, to convince them that they don’t really need the Living Word of God…Christ! In their warped reasoning, they think: “Y</w:t>
      </w:r>
      <w:r w:rsidR="00C94B03">
        <w:rPr>
          <w:sz w:val="24"/>
          <w:szCs w:val="24"/>
        </w:rPr>
        <w:t>ou’re a good person</w:t>
      </w:r>
      <w:r w:rsidR="005F09A8">
        <w:rPr>
          <w:sz w:val="24"/>
          <w:szCs w:val="24"/>
        </w:rPr>
        <w:t>” “</w:t>
      </w:r>
      <w:r w:rsidR="00C94B03">
        <w:rPr>
          <w:sz w:val="24"/>
          <w:szCs w:val="24"/>
        </w:rPr>
        <w:t>Y</w:t>
      </w:r>
      <w:r w:rsidR="005F09A8">
        <w:rPr>
          <w:sz w:val="24"/>
          <w:szCs w:val="24"/>
        </w:rPr>
        <w:t>our good deeds out way your bad. Therefore, y</w:t>
      </w:r>
      <w:r w:rsidR="00C94B03">
        <w:rPr>
          <w:sz w:val="24"/>
          <w:szCs w:val="24"/>
        </w:rPr>
        <w:t>ou have earned a place in heaven.</w:t>
      </w:r>
      <w:r w:rsidR="005F09A8">
        <w:rPr>
          <w:sz w:val="24"/>
          <w:szCs w:val="24"/>
        </w:rPr>
        <w:t>”</w:t>
      </w:r>
    </w:p>
    <w:p w14:paraId="182944C5" w14:textId="0FB01CAD" w:rsidR="005F09A8" w:rsidRPr="005F09A8" w:rsidRDefault="005F09A8" w:rsidP="00683A78">
      <w:pPr>
        <w:ind w:firstLine="720"/>
        <w:jc w:val="both"/>
        <w:rPr>
          <w:sz w:val="24"/>
          <w:szCs w:val="24"/>
        </w:rPr>
      </w:pPr>
      <w:r w:rsidRPr="005F09A8">
        <w:rPr>
          <w:sz w:val="24"/>
          <w:szCs w:val="24"/>
        </w:rPr>
        <w:t>Why do they need Christ? In the words of Jesus to the church of Laodicea, you</w:t>
      </w:r>
      <w:r w:rsidRPr="005F09A8">
        <w:rPr>
          <w:rFonts w:asciiTheme="minorHAnsi" w:hAnsiTheme="minorHAnsi" w:cstheme="minorHAnsi"/>
          <w:color w:val="000000"/>
        </w:rPr>
        <w:t xml:space="preserve"> say, “I am rich and have acquired great wealth,</w:t>
      </w:r>
      <w:r w:rsidRPr="005F09A8">
        <w:rPr>
          <w:rStyle w:val="apple-converted-space"/>
          <w:rFonts w:asciiTheme="minorHAnsi" w:eastAsiaTheme="majorEastAsia" w:hAnsiTheme="minorHAnsi" w:cstheme="minorHAnsi"/>
          <w:color w:val="000000"/>
          <w:vertAlign w:val="superscript"/>
        </w:rPr>
        <w:t> </w:t>
      </w:r>
      <w:r w:rsidRPr="005F09A8">
        <w:rPr>
          <w:rFonts w:asciiTheme="minorHAnsi" w:hAnsiTheme="minorHAnsi" w:cstheme="minorHAnsi"/>
          <w:color w:val="000000"/>
        </w:rPr>
        <w:t>and need nothing,” but</w:t>
      </w:r>
      <w:r w:rsidRPr="005F09A8">
        <w:rPr>
          <w:rFonts w:asciiTheme="minorHAnsi" w:hAnsiTheme="minorHAnsi" w:cstheme="minorHAnsi"/>
          <w:color w:val="000000"/>
          <w:vertAlign w:val="superscript"/>
        </w:rPr>
        <w:t> </w:t>
      </w:r>
      <w:r w:rsidRPr="005F09A8">
        <w:rPr>
          <w:rFonts w:asciiTheme="minorHAnsi" w:hAnsiTheme="minorHAnsi" w:cstheme="minorHAnsi"/>
          <w:color w:val="000000"/>
        </w:rPr>
        <w:t>do not realize that you are wretched, pitiful,</w:t>
      </w:r>
      <w:r w:rsidRPr="005F09A8">
        <w:rPr>
          <w:rStyle w:val="apple-converted-space"/>
          <w:rFonts w:asciiTheme="minorHAnsi" w:eastAsiaTheme="majorEastAsia" w:hAnsiTheme="minorHAnsi" w:cstheme="minorHAnsi"/>
          <w:color w:val="000000"/>
        </w:rPr>
        <w:t> </w:t>
      </w:r>
      <w:r w:rsidRPr="005F09A8">
        <w:rPr>
          <w:rFonts w:asciiTheme="minorHAnsi" w:hAnsiTheme="minorHAnsi" w:cstheme="minorHAnsi"/>
          <w:color w:val="000000"/>
        </w:rPr>
        <w:t xml:space="preserve">poor, blind, and naked. Here is their </w:t>
      </w:r>
      <w:r w:rsidR="00A86253" w:rsidRPr="005F09A8">
        <w:rPr>
          <w:rFonts w:asciiTheme="minorHAnsi" w:hAnsiTheme="minorHAnsi" w:cstheme="minorHAnsi"/>
          <w:color w:val="000000"/>
        </w:rPr>
        <w:t>biggest</w:t>
      </w:r>
      <w:r w:rsidRPr="005F09A8">
        <w:rPr>
          <w:rFonts w:asciiTheme="minorHAnsi" w:hAnsiTheme="minorHAnsi" w:cstheme="minorHAnsi"/>
          <w:color w:val="000000"/>
        </w:rPr>
        <w:t xml:space="preserve"> problem: they don’t even realize how </w:t>
      </w:r>
      <w:r w:rsidR="00A86253" w:rsidRPr="005F09A8">
        <w:rPr>
          <w:rFonts w:asciiTheme="minorHAnsi" w:hAnsiTheme="minorHAnsi" w:cstheme="minorHAnsi"/>
          <w:color w:val="000000"/>
        </w:rPr>
        <w:t>sickening</w:t>
      </w:r>
      <w:r w:rsidRPr="005F09A8">
        <w:rPr>
          <w:rFonts w:asciiTheme="minorHAnsi" w:hAnsiTheme="minorHAnsi" w:cstheme="minorHAnsi"/>
          <w:color w:val="000000"/>
        </w:rPr>
        <w:t xml:space="preserve"> their </w:t>
      </w:r>
      <w:r w:rsidR="00A86253" w:rsidRPr="005F09A8">
        <w:rPr>
          <w:rFonts w:asciiTheme="minorHAnsi" w:hAnsiTheme="minorHAnsi" w:cstheme="minorHAnsi"/>
          <w:color w:val="000000"/>
        </w:rPr>
        <w:t>self-righteousness</w:t>
      </w:r>
      <w:r w:rsidRPr="005F09A8">
        <w:rPr>
          <w:rFonts w:asciiTheme="minorHAnsi" w:hAnsiTheme="minorHAnsi" w:cstheme="minorHAnsi"/>
          <w:color w:val="000000"/>
        </w:rPr>
        <w:t xml:space="preserve"> is to the Lord</w:t>
      </w:r>
      <w:r w:rsidR="00A86253">
        <w:rPr>
          <w:rFonts w:asciiTheme="minorHAnsi" w:hAnsiTheme="minorHAnsi" w:cstheme="minorHAnsi"/>
          <w:color w:val="000000"/>
        </w:rPr>
        <w:t xml:space="preserve"> (Isaiah 64:6)</w:t>
      </w:r>
      <w:r w:rsidRPr="005F09A8">
        <w:rPr>
          <w:rFonts w:asciiTheme="minorHAnsi" w:hAnsiTheme="minorHAnsi" w:cstheme="minorHAnsi"/>
          <w:color w:val="000000"/>
        </w:rPr>
        <w:t xml:space="preserve">. They </w:t>
      </w:r>
      <w:r w:rsidR="00A86253" w:rsidRPr="005F09A8">
        <w:rPr>
          <w:rFonts w:asciiTheme="minorHAnsi" w:hAnsiTheme="minorHAnsi" w:cstheme="minorHAnsi"/>
          <w:color w:val="000000"/>
        </w:rPr>
        <w:t>don’t</w:t>
      </w:r>
      <w:r w:rsidRPr="005F09A8">
        <w:rPr>
          <w:rFonts w:asciiTheme="minorHAnsi" w:hAnsiTheme="minorHAnsi" w:cstheme="minorHAnsi"/>
          <w:color w:val="000000"/>
        </w:rPr>
        <w:t xml:space="preserve"> see themselves as naked. </w:t>
      </w:r>
    </w:p>
    <w:p w14:paraId="56635CC3" w14:textId="43FE91B9" w:rsidR="00683A78" w:rsidRDefault="00681114" w:rsidP="00683A78">
      <w:pPr>
        <w:ind w:firstLine="720"/>
        <w:jc w:val="both"/>
        <w:rPr>
          <w:sz w:val="24"/>
          <w:szCs w:val="24"/>
        </w:rPr>
      </w:pPr>
      <w:r>
        <w:rPr>
          <w:sz w:val="24"/>
          <w:szCs w:val="24"/>
        </w:rPr>
        <w:t xml:space="preserve"> </w:t>
      </w:r>
      <w:r w:rsidRPr="00C97ABB">
        <w:rPr>
          <w:sz w:val="24"/>
          <w:szCs w:val="24"/>
        </w:rPr>
        <w:t xml:space="preserve">In John MacArthur’s commentary </w:t>
      </w:r>
      <w:r w:rsidR="00160B6A">
        <w:rPr>
          <w:sz w:val="24"/>
          <w:szCs w:val="24"/>
        </w:rPr>
        <w:t>on</w:t>
      </w:r>
      <w:r w:rsidRPr="00C97ABB">
        <w:rPr>
          <w:sz w:val="24"/>
          <w:szCs w:val="24"/>
        </w:rPr>
        <w:t xml:space="preserve"> Revelation 3:16-20</w:t>
      </w:r>
      <w:r>
        <w:rPr>
          <w:sz w:val="24"/>
          <w:szCs w:val="24"/>
        </w:rPr>
        <w:t>,</w:t>
      </w:r>
      <w:r w:rsidRPr="00C97ABB">
        <w:rPr>
          <w:sz w:val="24"/>
          <w:szCs w:val="24"/>
        </w:rPr>
        <w:t xml:space="preserve"> </w:t>
      </w:r>
      <w:r w:rsidR="00B45D3B">
        <w:rPr>
          <w:sz w:val="24"/>
          <w:szCs w:val="24"/>
        </w:rPr>
        <w:t>it is his conviction that</w:t>
      </w:r>
      <w:r w:rsidRPr="00C97ABB">
        <w:rPr>
          <w:sz w:val="24"/>
          <w:szCs w:val="24"/>
        </w:rPr>
        <w:t xml:space="preserve"> there was not one true believer</w:t>
      </w:r>
      <w:r w:rsidR="00B45D3B">
        <w:rPr>
          <w:sz w:val="24"/>
          <w:szCs w:val="24"/>
        </w:rPr>
        <w:t xml:space="preserve"> in the church that met at Laodicea. If MacArthur’s assumption is correct,</w:t>
      </w:r>
      <w:r w:rsidR="00B45D3B" w:rsidRPr="00C97ABB">
        <w:rPr>
          <w:sz w:val="24"/>
          <w:szCs w:val="24"/>
        </w:rPr>
        <w:t xml:space="preserve"> Jesus</w:t>
      </w:r>
      <w:r w:rsidRPr="00C97ABB">
        <w:rPr>
          <w:sz w:val="24"/>
          <w:szCs w:val="24"/>
        </w:rPr>
        <w:t xml:space="preserve"> did not</w:t>
      </w:r>
      <w:r w:rsidR="00160B6A">
        <w:rPr>
          <w:sz w:val="24"/>
          <w:szCs w:val="24"/>
        </w:rPr>
        <w:t xml:space="preserve"> attend the church of Laodicea</w:t>
      </w:r>
      <w:r w:rsidR="00B45D3B">
        <w:rPr>
          <w:sz w:val="24"/>
          <w:szCs w:val="24"/>
        </w:rPr>
        <w:t>.</w:t>
      </w:r>
      <w:r w:rsidR="00160B6A" w:rsidRPr="00160B6A">
        <w:rPr>
          <w:sz w:val="24"/>
          <w:szCs w:val="24"/>
        </w:rPr>
        <w:t xml:space="preserve"> </w:t>
      </w:r>
      <w:r w:rsidR="00160B6A" w:rsidRPr="00C97ABB">
        <w:rPr>
          <w:sz w:val="24"/>
          <w:szCs w:val="24"/>
        </w:rPr>
        <w:t>For Christ to be in a church building, He must come in with His people</w:t>
      </w:r>
      <w:r w:rsidR="00FE2CAD">
        <w:rPr>
          <w:sz w:val="24"/>
          <w:szCs w:val="24"/>
        </w:rPr>
        <w:t>.</w:t>
      </w:r>
      <w:r w:rsidR="00160B6A" w:rsidRPr="00C97ABB">
        <w:rPr>
          <w:sz w:val="24"/>
          <w:szCs w:val="24"/>
        </w:rPr>
        <w:t xml:space="preserve"> </w:t>
      </w:r>
      <w:r w:rsidRPr="00C97ABB">
        <w:rPr>
          <w:sz w:val="24"/>
          <w:szCs w:val="24"/>
        </w:rPr>
        <w:t xml:space="preserve"> </w:t>
      </w:r>
      <w:r w:rsidR="00160B6A">
        <w:rPr>
          <w:sz w:val="24"/>
          <w:szCs w:val="24"/>
        </w:rPr>
        <w:t xml:space="preserve">Saved </w:t>
      </w:r>
      <w:r w:rsidR="00160B6A" w:rsidRPr="00160B6A">
        <w:rPr>
          <w:sz w:val="24"/>
          <w:szCs w:val="24"/>
        </w:rPr>
        <w:t>p</w:t>
      </w:r>
      <w:r w:rsidRPr="00160B6A">
        <w:rPr>
          <w:sz w:val="24"/>
          <w:szCs w:val="24"/>
        </w:rPr>
        <w:t xml:space="preserve">eople </w:t>
      </w:r>
      <w:r w:rsidRPr="00B45D3B">
        <w:rPr>
          <w:i/>
          <w:sz w:val="24"/>
          <w:szCs w:val="24"/>
        </w:rPr>
        <w:t>are</w:t>
      </w:r>
      <w:r w:rsidRPr="00160B6A">
        <w:rPr>
          <w:sz w:val="24"/>
          <w:szCs w:val="24"/>
        </w:rPr>
        <w:t xml:space="preserve"> the Church, not buildings</w:t>
      </w:r>
      <w:r w:rsidR="00B45D3B">
        <w:rPr>
          <w:sz w:val="24"/>
          <w:szCs w:val="24"/>
        </w:rPr>
        <w:t>.</w:t>
      </w:r>
      <w:r w:rsidR="00683A78">
        <w:rPr>
          <w:sz w:val="24"/>
          <w:szCs w:val="24"/>
        </w:rPr>
        <w:t xml:space="preserve"> </w:t>
      </w:r>
    </w:p>
    <w:p w14:paraId="02688985" w14:textId="698D1B6C" w:rsidR="00B45D3B" w:rsidRDefault="00683A78" w:rsidP="00B45D3B">
      <w:pPr>
        <w:ind w:firstLine="720"/>
        <w:jc w:val="both"/>
        <w:rPr>
          <w:sz w:val="24"/>
          <w:szCs w:val="24"/>
        </w:rPr>
      </w:pPr>
      <w:r>
        <w:rPr>
          <w:sz w:val="24"/>
          <w:szCs w:val="24"/>
        </w:rPr>
        <w:t>Yet, m</w:t>
      </w:r>
      <w:r w:rsidRPr="0050456D">
        <w:rPr>
          <w:sz w:val="24"/>
          <w:szCs w:val="24"/>
        </w:rPr>
        <w:t>ost of us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w:t>
      </w:r>
      <w:r w:rsidRPr="00683A78">
        <w:rPr>
          <w:sz w:val="24"/>
          <w:szCs w:val="24"/>
        </w:rPr>
        <w:t xml:space="preserve"> </w:t>
      </w:r>
      <w:r>
        <w:rPr>
          <w:sz w:val="24"/>
          <w:szCs w:val="24"/>
        </w:rPr>
        <w:t xml:space="preserve">Now I know better. </w:t>
      </w:r>
      <w:r w:rsidRPr="00CF3041">
        <w:rPr>
          <w:sz w:val="24"/>
          <w:szCs w:val="24"/>
        </w:rPr>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p>
    <w:p w14:paraId="0C498884" w14:textId="1D4C05B1" w:rsidR="00D26E48" w:rsidRPr="00FE2CAD" w:rsidRDefault="00683A78" w:rsidP="00D26E48">
      <w:pPr>
        <w:ind w:firstLine="720"/>
        <w:jc w:val="both"/>
        <w:rPr>
          <w:sz w:val="24"/>
          <w:szCs w:val="24"/>
        </w:rPr>
      </w:pPr>
      <w:r w:rsidRPr="0050456D">
        <w:rPr>
          <w:sz w:val="24"/>
          <w:szCs w:val="24"/>
        </w:rPr>
        <w:t xml:space="preserve">There are churches of </w:t>
      </w:r>
      <w:r w:rsidR="00F674F3">
        <w:rPr>
          <w:sz w:val="24"/>
          <w:szCs w:val="24"/>
        </w:rPr>
        <w:t>all denominations filled with</w:t>
      </w:r>
      <w:r w:rsidRPr="0050456D">
        <w:rPr>
          <w:sz w:val="24"/>
          <w:szCs w:val="24"/>
        </w:rPr>
        <w:t xml:space="preserve"> misguided people who are trusting in church affiliations, reformations, confirmation, dedications and family relations as their ticket to heaven.</w:t>
      </w:r>
      <w:r>
        <w:rPr>
          <w:sz w:val="24"/>
          <w:szCs w:val="24"/>
        </w:rPr>
        <w:t xml:space="preserve"> </w:t>
      </w:r>
      <w:r w:rsidR="00F674F3">
        <w:rPr>
          <w:sz w:val="24"/>
          <w:szCs w:val="24"/>
        </w:rPr>
        <w:t xml:space="preserve">Just because your name is on the roster of a church, does not mean that your name is in </w:t>
      </w:r>
      <w:r w:rsidR="00F674F3">
        <w:rPr>
          <w:sz w:val="24"/>
          <w:szCs w:val="24"/>
        </w:rPr>
        <w:lastRenderedPageBreak/>
        <w:t>the Lambs Book of Life.</w:t>
      </w:r>
      <w:r w:rsidRPr="00CF3041">
        <w:rPr>
          <w:sz w:val="24"/>
          <w:szCs w:val="24"/>
        </w:rPr>
        <w:t xml:space="preserve"> </w:t>
      </w:r>
      <w:r>
        <w:rPr>
          <w:sz w:val="24"/>
          <w:szCs w:val="24"/>
        </w:rPr>
        <w:t xml:space="preserve"> </w:t>
      </w:r>
      <w:r w:rsidR="00F674F3">
        <w:rPr>
          <w:sz w:val="24"/>
          <w:szCs w:val="24"/>
        </w:rPr>
        <w:t>Sadly, s</w:t>
      </w:r>
      <w:r w:rsidRPr="00CF3041">
        <w:rPr>
          <w:sz w:val="24"/>
          <w:szCs w:val="24"/>
        </w:rPr>
        <w:t>ome</w:t>
      </w:r>
      <w:r>
        <w:rPr>
          <w:sz w:val="24"/>
          <w:szCs w:val="24"/>
        </w:rPr>
        <w:t>, perhaps many,</w:t>
      </w:r>
      <w:r w:rsidRPr="00CF3041">
        <w:rPr>
          <w:sz w:val="24"/>
          <w:szCs w:val="24"/>
        </w:rPr>
        <w:t xml:space="preserve"> who think they are</w:t>
      </w:r>
      <w:r>
        <w:rPr>
          <w:sz w:val="24"/>
          <w:szCs w:val="24"/>
        </w:rPr>
        <w:t xml:space="preserve"> going to heaven when they die </w:t>
      </w:r>
      <w:r w:rsidRPr="00CF3041">
        <w:rPr>
          <w:sz w:val="24"/>
          <w:szCs w:val="24"/>
        </w:rPr>
        <w:t>are in for a rude awakening</w:t>
      </w:r>
      <w:r>
        <w:rPr>
          <w:sz w:val="24"/>
          <w:szCs w:val="24"/>
        </w:rPr>
        <w:t>.</w:t>
      </w:r>
    </w:p>
    <w:p w14:paraId="24216F96" w14:textId="77777777" w:rsidR="00D26E48" w:rsidRDefault="00D26E48" w:rsidP="00D26E48">
      <w:pPr>
        <w:spacing w:after="0"/>
        <w:jc w:val="center"/>
        <w:rPr>
          <w:rFonts w:cstheme="minorHAnsi"/>
          <w:b/>
          <w:sz w:val="24"/>
          <w:szCs w:val="24"/>
        </w:rPr>
      </w:pPr>
      <w:r w:rsidRPr="0050781B">
        <w:rPr>
          <w:rFonts w:cstheme="minorHAnsi"/>
          <w:b/>
          <w:sz w:val="24"/>
          <w:szCs w:val="24"/>
        </w:rPr>
        <w:t>Revelation 21:22-27 (NET)</w:t>
      </w:r>
    </w:p>
    <w:p w14:paraId="31C29D4B" w14:textId="77777777" w:rsidR="00D26E48" w:rsidRPr="0050781B" w:rsidRDefault="00D26E48" w:rsidP="00D26E48">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Now</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 saw no temple in the city, because the Lord God – the All-Powerful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 and the Lamb are its temple.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city does not need the sun or the moon to shine on it, because the glory of God lights it up, and its lamp is the Lamb.</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nations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will walk by its light and the kings of the earth will bring their grandeur</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Its gates will never be closed during the day</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(and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there will be no night there).</w:t>
      </w:r>
      <w:r w:rsidRPr="0050781B">
        <w:rPr>
          <w:rStyle w:val="apple-converted-space"/>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They will bring the grandeur and the wealth</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the nations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but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nothing ritually unclean</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will ever enter into it, nor anyone who does what is detestable</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or practices falsehood,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but only those whose names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are written in the Lamb’s book of life.</w:t>
      </w:r>
    </w:p>
    <w:p w14:paraId="3D23EBA1" w14:textId="77777777" w:rsidR="00681114" w:rsidRPr="00B454D4" w:rsidRDefault="00681114" w:rsidP="00681114">
      <w:pPr>
        <w:spacing w:after="0"/>
        <w:ind w:firstLine="720"/>
        <w:jc w:val="center"/>
        <w:rPr>
          <w:b/>
          <w:i/>
          <w:sz w:val="24"/>
          <w:szCs w:val="24"/>
        </w:rPr>
      </w:pPr>
    </w:p>
    <w:p w14:paraId="261353A2" w14:textId="4B843E03" w:rsidR="00681114" w:rsidRDefault="00681114" w:rsidP="00681114">
      <w:pPr>
        <w:jc w:val="both"/>
        <w:rPr>
          <w:sz w:val="24"/>
          <w:szCs w:val="24"/>
        </w:rPr>
      </w:pPr>
      <w:r w:rsidRPr="00E32198">
        <w:rPr>
          <w:b/>
          <w:sz w:val="28"/>
          <w:szCs w:val="28"/>
        </w:rPr>
        <w:t>Digging Deeper:</w:t>
      </w:r>
      <w:r>
        <w:rPr>
          <w:b/>
          <w:sz w:val="28"/>
          <w:szCs w:val="28"/>
        </w:rPr>
        <w:t xml:space="preserve"> </w:t>
      </w:r>
      <w:r w:rsidRPr="00E32198">
        <w:rPr>
          <w:sz w:val="24"/>
          <w:szCs w:val="24"/>
        </w:rPr>
        <w:t>Revelation 3:16-20; Matthew 3:13-27;</w:t>
      </w:r>
      <w:r>
        <w:rPr>
          <w:sz w:val="24"/>
          <w:szCs w:val="24"/>
        </w:rPr>
        <w:t xml:space="preserve"> </w:t>
      </w:r>
      <w:r w:rsidRPr="00E32198">
        <w:rPr>
          <w:sz w:val="24"/>
          <w:szCs w:val="24"/>
        </w:rPr>
        <w:t>Matthew 13:1-30</w:t>
      </w:r>
      <w:r>
        <w:rPr>
          <w:sz w:val="24"/>
          <w:szCs w:val="24"/>
        </w:rPr>
        <w:t>; Luke 5:18-32, 7:36-50; John 8:1-11</w:t>
      </w:r>
    </w:p>
    <w:p w14:paraId="4E7C4704" w14:textId="5146C664" w:rsidR="00681114" w:rsidRDefault="00681114" w:rsidP="00681114">
      <w:pPr>
        <w:jc w:val="center"/>
        <w:rPr>
          <w:b/>
          <w:sz w:val="28"/>
          <w:szCs w:val="28"/>
        </w:rPr>
      </w:pPr>
      <w:r w:rsidRPr="00967960">
        <w:rPr>
          <w:b/>
          <w:sz w:val="28"/>
          <w:szCs w:val="28"/>
        </w:rPr>
        <w:t>The Cure</w:t>
      </w:r>
      <w:r>
        <w:rPr>
          <w:b/>
          <w:sz w:val="28"/>
          <w:szCs w:val="28"/>
        </w:rPr>
        <w:t xml:space="preserve"> </w:t>
      </w:r>
      <w:r w:rsidR="00846E53">
        <w:rPr>
          <w:b/>
          <w:sz w:val="28"/>
          <w:szCs w:val="28"/>
        </w:rPr>
        <w:t>–</w:t>
      </w:r>
      <w:r w:rsidRPr="00967960">
        <w:rPr>
          <w:b/>
          <w:sz w:val="28"/>
          <w:szCs w:val="28"/>
        </w:rPr>
        <w:t xml:space="preserve"> Repent</w:t>
      </w:r>
      <w:r>
        <w:rPr>
          <w:b/>
          <w:sz w:val="28"/>
          <w:szCs w:val="28"/>
        </w:rPr>
        <w:t>ance</w:t>
      </w:r>
    </w:p>
    <w:p w14:paraId="5991B026" w14:textId="77777777" w:rsidR="00846E53" w:rsidRDefault="00846E53" w:rsidP="00846E53">
      <w:pPr>
        <w:spacing w:after="0"/>
        <w:jc w:val="center"/>
        <w:rPr>
          <w:b/>
          <w:sz w:val="24"/>
          <w:szCs w:val="24"/>
        </w:rPr>
      </w:pPr>
      <w:r w:rsidRPr="0050781B">
        <w:rPr>
          <w:b/>
          <w:sz w:val="24"/>
          <w:szCs w:val="24"/>
        </w:rPr>
        <w:t>Luke 15:3-10 (NET)</w:t>
      </w:r>
    </w:p>
    <w:p w14:paraId="451F8B61" w14:textId="6B3B0909" w:rsidR="00846E53" w:rsidRDefault="00846E53" w:rsidP="00846E5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bookmarkStart w:id="13" w:name="v17"/>
      <w:r w:rsidRPr="0050781B">
        <w:rPr>
          <w:rFonts w:asciiTheme="minorHAnsi" w:hAnsiTheme="minorHAnsi" w:cstheme="minorHAnsi"/>
          <w:b/>
          <w:i/>
          <w:color w:val="000000"/>
          <w:vertAlign w:val="superscript"/>
        </w:rPr>
        <w:fldChar w:fldCharType="begin"/>
      </w:r>
      <w:r w:rsidRPr="0050781B">
        <w:rPr>
          <w:rFonts w:asciiTheme="minorHAnsi" w:hAnsiTheme="minorHAnsi" w:cstheme="minorHAnsi"/>
          <w:b/>
          <w:i/>
          <w:color w:val="000000"/>
          <w:vertAlign w:val="superscript"/>
        </w:rPr>
        <w:instrText xml:space="preserve"> HYPERLINK "http://classic.net.bible.org/bible.php?book=Luk&amp;chapter=15" \l "n17" </w:instrText>
      </w:r>
      <w:r w:rsidRPr="0050781B">
        <w:rPr>
          <w:rFonts w:asciiTheme="minorHAnsi" w:hAnsiTheme="minorHAnsi" w:cstheme="minorHAnsi"/>
          <w:b/>
          <w:i/>
          <w:color w:val="000000"/>
          <w:vertAlign w:val="superscript"/>
        </w:rPr>
        <w:fldChar w:fldCharType="end"/>
      </w:r>
      <w:bookmarkEnd w:id="13"/>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when he has found it, he places it on his shoulders, rejoicing.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over one sinner who repents.”</w:t>
      </w:r>
    </w:p>
    <w:p w14:paraId="52D6885E" w14:textId="77777777" w:rsidR="00846E53" w:rsidRDefault="00846E53" w:rsidP="00846E53">
      <w:pPr>
        <w:pStyle w:val="bodytext"/>
        <w:spacing w:before="0" w:beforeAutospacing="0" w:after="0" w:afterAutospacing="0"/>
        <w:jc w:val="center"/>
        <w:rPr>
          <w:rFonts w:asciiTheme="minorHAnsi" w:hAnsiTheme="minorHAnsi" w:cstheme="minorHAnsi"/>
          <w:b/>
          <w:i/>
          <w:color w:val="000000"/>
        </w:rPr>
      </w:pPr>
    </w:p>
    <w:p w14:paraId="179ADCE5" w14:textId="1F8B577D" w:rsidR="000F0ECA" w:rsidRDefault="00681114" w:rsidP="000F0ECA">
      <w:pPr>
        <w:ind w:firstLine="720"/>
        <w:jc w:val="both"/>
        <w:rPr>
          <w:sz w:val="24"/>
          <w:szCs w:val="24"/>
        </w:rPr>
      </w:pPr>
      <w:r w:rsidRPr="000B37CD">
        <w:rPr>
          <w:sz w:val="24"/>
          <w:szCs w:val="24"/>
        </w:rPr>
        <w:t>In Luke chapter fifteen</w:t>
      </w:r>
      <w:r>
        <w:rPr>
          <w:sz w:val="24"/>
          <w:szCs w:val="24"/>
        </w:rPr>
        <w:t>,</w:t>
      </w:r>
      <w:r w:rsidRPr="000B37CD">
        <w:rPr>
          <w:sz w:val="24"/>
          <w:szCs w:val="24"/>
        </w:rPr>
        <w:t xml:space="preserve"> we find the </w:t>
      </w:r>
      <w:r w:rsidR="00F83CDC">
        <w:rPr>
          <w:sz w:val="24"/>
          <w:szCs w:val="24"/>
        </w:rPr>
        <w:t>p</w:t>
      </w:r>
      <w:r w:rsidRPr="000B37CD">
        <w:rPr>
          <w:sz w:val="24"/>
          <w:szCs w:val="24"/>
        </w:rPr>
        <w:t xml:space="preserve">arables of the Lost Sheep, Lost Coin and Lost Son. In the Parable of the Lost Coin, a woman loses a coin in her </w:t>
      </w:r>
      <w:r w:rsidRPr="00FE2CAD">
        <w:rPr>
          <w:sz w:val="24"/>
          <w:szCs w:val="24"/>
        </w:rPr>
        <w:t xml:space="preserve">house, and then she lights a lamp and searches carefully until she finds the coin. This is a </w:t>
      </w:r>
      <w:r w:rsidR="005C5530">
        <w:rPr>
          <w:sz w:val="24"/>
          <w:szCs w:val="24"/>
        </w:rPr>
        <w:t>fitting</w:t>
      </w:r>
      <w:r w:rsidRPr="00FE2CAD">
        <w:rPr>
          <w:sz w:val="24"/>
          <w:szCs w:val="24"/>
        </w:rPr>
        <w:t xml:space="preserve"> analogy </w:t>
      </w:r>
      <w:r w:rsidR="005C5530">
        <w:rPr>
          <w:sz w:val="24"/>
          <w:szCs w:val="24"/>
        </w:rPr>
        <w:t xml:space="preserve">describing </w:t>
      </w:r>
      <w:r w:rsidR="00BC0FCD">
        <w:rPr>
          <w:sz w:val="24"/>
          <w:szCs w:val="24"/>
        </w:rPr>
        <w:t xml:space="preserve">those who are </w:t>
      </w:r>
      <w:r w:rsidRPr="00FE2CAD">
        <w:rPr>
          <w:sz w:val="24"/>
          <w:szCs w:val="24"/>
        </w:rPr>
        <w:t xml:space="preserve">lost </w:t>
      </w:r>
      <w:r w:rsidR="005C5530">
        <w:rPr>
          <w:sz w:val="24"/>
          <w:szCs w:val="24"/>
        </w:rPr>
        <w:t>even though they attend a h</w:t>
      </w:r>
      <w:r w:rsidRPr="00FE2CAD">
        <w:rPr>
          <w:sz w:val="24"/>
          <w:szCs w:val="24"/>
        </w:rPr>
        <w:t xml:space="preserve">ouse of </w:t>
      </w:r>
      <w:r w:rsidR="005C5530">
        <w:rPr>
          <w:sz w:val="24"/>
          <w:szCs w:val="24"/>
        </w:rPr>
        <w:t xml:space="preserve">worship. </w:t>
      </w:r>
      <w:r w:rsidR="00BC0FCD">
        <w:rPr>
          <w:sz w:val="24"/>
          <w:szCs w:val="24"/>
        </w:rPr>
        <w:t xml:space="preserve"> </w:t>
      </w:r>
      <w:r w:rsidR="00F83CDC">
        <w:rPr>
          <w:sz w:val="24"/>
          <w:szCs w:val="24"/>
        </w:rPr>
        <w:t xml:space="preserve">God’s </w:t>
      </w:r>
      <w:r w:rsidRPr="00FE2CAD">
        <w:rPr>
          <w:sz w:val="24"/>
          <w:szCs w:val="24"/>
        </w:rPr>
        <w:t>Word</w:t>
      </w:r>
      <w:r w:rsidR="00BC0FCD">
        <w:rPr>
          <w:sz w:val="24"/>
          <w:szCs w:val="24"/>
        </w:rPr>
        <w:t xml:space="preserve"> represents the lamp.</w:t>
      </w:r>
      <w:r w:rsidR="00F83CDC" w:rsidRPr="00F83CDC">
        <w:rPr>
          <w:sz w:val="24"/>
          <w:szCs w:val="24"/>
        </w:rPr>
        <w:t xml:space="preserve"> </w:t>
      </w:r>
      <w:r w:rsidR="000F0ECA">
        <w:rPr>
          <w:sz w:val="24"/>
          <w:szCs w:val="24"/>
        </w:rPr>
        <w:t xml:space="preserve">Think of it as </w:t>
      </w:r>
      <w:r w:rsidR="00F83CDC">
        <w:rPr>
          <w:sz w:val="24"/>
          <w:szCs w:val="24"/>
        </w:rPr>
        <w:t>a warning signal across the path of those who are on Death Road.</w:t>
      </w:r>
      <w:r w:rsidR="000F0ECA" w:rsidRPr="000F0ECA">
        <w:rPr>
          <w:sz w:val="24"/>
          <w:szCs w:val="24"/>
        </w:rPr>
        <w:t xml:space="preserve"> </w:t>
      </w:r>
      <w:r w:rsidR="000F0ECA">
        <w:rPr>
          <w:sz w:val="24"/>
          <w:szCs w:val="24"/>
        </w:rPr>
        <w:t>Jesus is the seeker knocking on the door of your heart.</w:t>
      </w:r>
      <w:r w:rsidR="000F0ECA" w:rsidRPr="000F0ECA">
        <w:rPr>
          <w:sz w:val="24"/>
          <w:szCs w:val="24"/>
        </w:rPr>
        <w:t xml:space="preserve"> </w:t>
      </w:r>
      <w:r w:rsidR="000F0ECA" w:rsidRPr="000B37CD">
        <w:rPr>
          <w:sz w:val="24"/>
          <w:szCs w:val="24"/>
        </w:rPr>
        <w:t xml:space="preserve">He desires to </w:t>
      </w:r>
      <w:r w:rsidR="000F0ECA">
        <w:rPr>
          <w:sz w:val="24"/>
          <w:szCs w:val="24"/>
        </w:rPr>
        <w:t>enter</w:t>
      </w:r>
      <w:r w:rsidR="000F0ECA" w:rsidRPr="000B37CD">
        <w:rPr>
          <w:sz w:val="24"/>
          <w:szCs w:val="24"/>
        </w:rPr>
        <w:t xml:space="preserve"> you</w:t>
      </w:r>
      <w:r w:rsidR="000F0ECA">
        <w:rPr>
          <w:sz w:val="24"/>
          <w:szCs w:val="24"/>
        </w:rPr>
        <w:t>r life</w:t>
      </w:r>
      <w:r w:rsidR="000F0ECA" w:rsidRPr="000B37CD">
        <w:rPr>
          <w:sz w:val="24"/>
          <w:szCs w:val="24"/>
        </w:rPr>
        <w:t xml:space="preserve"> and rule as </w:t>
      </w:r>
      <w:r w:rsidR="000F0ECA">
        <w:rPr>
          <w:sz w:val="24"/>
          <w:szCs w:val="24"/>
        </w:rPr>
        <w:t xml:space="preserve">your </w:t>
      </w:r>
      <w:r w:rsidR="000F0ECA" w:rsidRPr="000B37CD">
        <w:rPr>
          <w:sz w:val="24"/>
          <w:szCs w:val="24"/>
        </w:rPr>
        <w:t>King</w:t>
      </w:r>
      <w:r w:rsidR="000F0ECA">
        <w:rPr>
          <w:sz w:val="24"/>
          <w:szCs w:val="24"/>
        </w:rPr>
        <w:t xml:space="preserve">. </w:t>
      </w:r>
    </w:p>
    <w:p w14:paraId="6AC5F5B5" w14:textId="33A45911" w:rsidR="00681114" w:rsidRPr="000B37CD" w:rsidRDefault="000F0ECA" w:rsidP="00681114">
      <w:pPr>
        <w:ind w:firstLine="720"/>
        <w:jc w:val="both"/>
        <w:rPr>
          <w:sz w:val="24"/>
          <w:szCs w:val="24"/>
        </w:rPr>
      </w:pPr>
      <w:r>
        <w:rPr>
          <w:sz w:val="24"/>
          <w:szCs w:val="24"/>
        </w:rPr>
        <w:t xml:space="preserve">In conclusion, we should take a moment to let this truth sink in. </w:t>
      </w:r>
      <w:r w:rsidR="00F83CDC" w:rsidRPr="000B37CD">
        <w:rPr>
          <w:sz w:val="24"/>
          <w:szCs w:val="24"/>
        </w:rPr>
        <w:t xml:space="preserve">If you are trusting in anything or anyone other than Jesus Christ to save you, then you are still lost </w:t>
      </w:r>
      <w:r w:rsidR="00F83CDC">
        <w:rPr>
          <w:sz w:val="24"/>
          <w:szCs w:val="24"/>
        </w:rPr>
        <w:t xml:space="preserve">on death road. But, you don’t have to remain there. Right here and now you can make a U-turn. It is called </w:t>
      </w:r>
      <w:r w:rsidR="00F83CDC">
        <w:rPr>
          <w:sz w:val="24"/>
          <w:szCs w:val="24"/>
        </w:rPr>
        <w:lastRenderedPageBreak/>
        <w:t>repentance.</w:t>
      </w:r>
      <w:r w:rsidRPr="000F0ECA">
        <w:rPr>
          <w:sz w:val="24"/>
          <w:szCs w:val="24"/>
        </w:rPr>
        <w:t xml:space="preserve"> </w:t>
      </w:r>
      <w:r w:rsidR="007E2601">
        <w:rPr>
          <w:sz w:val="24"/>
          <w:szCs w:val="24"/>
        </w:rPr>
        <w:t>In each of</w:t>
      </w:r>
      <w:r>
        <w:rPr>
          <w:sz w:val="24"/>
          <w:szCs w:val="24"/>
        </w:rPr>
        <w:t xml:space="preserve"> the above par</w:t>
      </w:r>
      <w:r w:rsidRPr="00FE2CAD">
        <w:rPr>
          <w:sz w:val="24"/>
          <w:szCs w:val="24"/>
        </w:rPr>
        <w:t>ables</w:t>
      </w:r>
      <w:r w:rsidR="007E2601">
        <w:rPr>
          <w:sz w:val="24"/>
          <w:szCs w:val="24"/>
        </w:rPr>
        <w:t>,</w:t>
      </w:r>
      <w:r>
        <w:rPr>
          <w:sz w:val="24"/>
          <w:szCs w:val="24"/>
        </w:rPr>
        <w:t xml:space="preserve"> what </w:t>
      </w:r>
      <w:r w:rsidR="007E2601">
        <w:rPr>
          <w:sz w:val="24"/>
          <w:szCs w:val="24"/>
        </w:rPr>
        <w:t xml:space="preserve">happens on earth that </w:t>
      </w:r>
      <w:r>
        <w:rPr>
          <w:sz w:val="24"/>
          <w:szCs w:val="24"/>
        </w:rPr>
        <w:t xml:space="preserve">causes </w:t>
      </w:r>
      <w:r w:rsidRPr="00FE2CAD">
        <w:rPr>
          <w:sz w:val="24"/>
          <w:szCs w:val="24"/>
        </w:rPr>
        <w:t>a joyful celebration</w:t>
      </w:r>
      <w:r>
        <w:rPr>
          <w:sz w:val="24"/>
          <w:szCs w:val="24"/>
        </w:rPr>
        <w:t xml:space="preserve"> in heaven</w:t>
      </w:r>
      <w:r w:rsidRPr="00FE2CAD">
        <w:rPr>
          <w:sz w:val="24"/>
          <w:szCs w:val="24"/>
        </w:rPr>
        <w:t xml:space="preserve">? It is one sinner who repents. </w:t>
      </w:r>
      <w:r>
        <w:rPr>
          <w:sz w:val="24"/>
          <w:szCs w:val="24"/>
        </w:rPr>
        <w:t xml:space="preserve">Could you be that one? </w:t>
      </w:r>
      <w:r w:rsidRPr="000B37CD">
        <w:rPr>
          <w:sz w:val="24"/>
          <w:szCs w:val="24"/>
        </w:rPr>
        <w:t>If so, then turn around</w:t>
      </w:r>
      <w:r>
        <w:rPr>
          <w:sz w:val="24"/>
          <w:szCs w:val="24"/>
        </w:rPr>
        <w:t xml:space="preserve"> in repentance </w:t>
      </w:r>
      <w:r w:rsidRPr="000224FC">
        <w:rPr>
          <w:sz w:val="24"/>
          <w:szCs w:val="24"/>
        </w:rPr>
        <w:t>and put your faith in the One</w:t>
      </w:r>
      <w:r w:rsidRPr="000B37CD">
        <w:rPr>
          <w:sz w:val="24"/>
          <w:szCs w:val="24"/>
        </w:rPr>
        <w:t xml:space="preserve"> on whom God the Father put your sins. </w:t>
      </w:r>
      <w:r w:rsidR="000224FC">
        <w:rPr>
          <w:sz w:val="24"/>
          <w:szCs w:val="24"/>
        </w:rPr>
        <w:t xml:space="preserve">When </w:t>
      </w:r>
      <w:r w:rsidR="007E2601">
        <w:rPr>
          <w:sz w:val="24"/>
          <w:szCs w:val="24"/>
        </w:rPr>
        <w:t>you do, you will know that</w:t>
      </w:r>
      <w:r w:rsidR="00681114" w:rsidRPr="000B37CD">
        <w:rPr>
          <w:sz w:val="24"/>
          <w:szCs w:val="24"/>
        </w:rPr>
        <w:t xml:space="preserve"> your name </w:t>
      </w:r>
      <w:r w:rsidR="007E2601">
        <w:rPr>
          <w:sz w:val="24"/>
          <w:szCs w:val="24"/>
        </w:rPr>
        <w:t xml:space="preserve">has been written </w:t>
      </w:r>
      <w:r w:rsidR="00681114" w:rsidRPr="000B37CD">
        <w:rPr>
          <w:sz w:val="24"/>
          <w:szCs w:val="24"/>
        </w:rPr>
        <w:t>on the only roll that ultimately matters…</w:t>
      </w:r>
      <w:r w:rsidR="007E2601">
        <w:rPr>
          <w:sz w:val="24"/>
          <w:szCs w:val="24"/>
        </w:rPr>
        <w:t xml:space="preserve"> </w:t>
      </w:r>
      <w:r w:rsidR="00681114" w:rsidRPr="000B37CD">
        <w:rPr>
          <w:sz w:val="24"/>
          <w:szCs w:val="24"/>
        </w:rPr>
        <w:t xml:space="preserve">the Lamb’s Book of Life. </w:t>
      </w:r>
    </w:p>
    <w:p w14:paraId="47701724" w14:textId="3A6EC62A" w:rsidR="00681114" w:rsidRDefault="00681114" w:rsidP="00681114">
      <w:pPr>
        <w:jc w:val="both"/>
        <w:rPr>
          <w:sz w:val="24"/>
          <w:szCs w:val="24"/>
        </w:rPr>
      </w:pPr>
      <w:r w:rsidRPr="00AE6F68">
        <w:rPr>
          <w:b/>
          <w:sz w:val="28"/>
          <w:szCs w:val="28"/>
        </w:rPr>
        <w:t>Digging Deeper:</w:t>
      </w:r>
      <w:r>
        <w:rPr>
          <w:b/>
          <w:sz w:val="28"/>
          <w:szCs w:val="28"/>
        </w:rPr>
        <w:t xml:space="preserve"> </w:t>
      </w:r>
      <w:r w:rsidRPr="000B37CD">
        <w:rPr>
          <w:sz w:val="24"/>
          <w:szCs w:val="24"/>
        </w:rPr>
        <w:t>John 1:11-14; 3:1-18;</w:t>
      </w:r>
      <w:r w:rsidRPr="000B37CD">
        <w:rPr>
          <w:b/>
          <w:sz w:val="24"/>
          <w:szCs w:val="24"/>
        </w:rPr>
        <w:t xml:space="preserve"> </w:t>
      </w:r>
      <w:r w:rsidRPr="0067639F">
        <w:rPr>
          <w:sz w:val="24"/>
          <w:szCs w:val="24"/>
        </w:rPr>
        <w:t>Acts 20:20-21;</w:t>
      </w:r>
      <w:r>
        <w:rPr>
          <w:b/>
          <w:sz w:val="24"/>
          <w:szCs w:val="24"/>
        </w:rPr>
        <w:t xml:space="preserve"> </w:t>
      </w:r>
      <w:r w:rsidRPr="000B37CD">
        <w:rPr>
          <w:sz w:val="24"/>
          <w:szCs w:val="24"/>
        </w:rPr>
        <w:t>2 Peter 3:9; Luke 13:1-5,</w:t>
      </w:r>
      <w:r>
        <w:rPr>
          <w:sz w:val="24"/>
          <w:szCs w:val="24"/>
        </w:rPr>
        <w:t xml:space="preserve"> 24:47; 1Timothy 2:3-4; 2</w:t>
      </w:r>
      <w:r w:rsidRPr="000B37CD">
        <w:rPr>
          <w:sz w:val="24"/>
          <w:szCs w:val="24"/>
        </w:rPr>
        <w:t>Timothy 2:19; Titus 1:6, 2:11-14; Revelation 13:8</w:t>
      </w:r>
    </w:p>
    <w:p w14:paraId="46B50263" w14:textId="0EA739A9" w:rsidR="0077005B" w:rsidRDefault="0077005B" w:rsidP="00681114">
      <w:pPr>
        <w:jc w:val="both"/>
        <w:rPr>
          <w:sz w:val="24"/>
          <w:szCs w:val="24"/>
        </w:rPr>
      </w:pPr>
    </w:p>
    <w:p w14:paraId="405BBFB1" w14:textId="68AA4DD4" w:rsidR="0077005B" w:rsidRDefault="0077005B" w:rsidP="00681114">
      <w:pPr>
        <w:jc w:val="both"/>
        <w:rPr>
          <w:sz w:val="24"/>
          <w:szCs w:val="24"/>
        </w:rPr>
      </w:pPr>
    </w:p>
    <w:p w14:paraId="6878A2DE" w14:textId="2803FB23" w:rsidR="0077005B" w:rsidRDefault="0077005B" w:rsidP="00681114">
      <w:pPr>
        <w:jc w:val="both"/>
        <w:rPr>
          <w:sz w:val="24"/>
          <w:szCs w:val="24"/>
        </w:rPr>
      </w:pPr>
    </w:p>
    <w:p w14:paraId="3BC638A5" w14:textId="77777777" w:rsidR="0077005B" w:rsidRDefault="0077005B" w:rsidP="00681114">
      <w:pPr>
        <w:jc w:val="both"/>
        <w:rPr>
          <w:sz w:val="24"/>
          <w:szCs w:val="24"/>
        </w:rPr>
      </w:pPr>
    </w:p>
    <w:p w14:paraId="1DB84915" w14:textId="0FAD9711" w:rsidR="00DA5518" w:rsidRPr="0050781B" w:rsidRDefault="00DA5518" w:rsidP="00681114">
      <w:pPr>
        <w:pStyle w:val="reg"/>
        <w:spacing w:before="0" w:beforeAutospacing="0" w:after="0" w:afterAutospacing="0"/>
        <w:jc w:val="center"/>
        <w:rPr>
          <w:rFonts w:asciiTheme="minorHAnsi" w:hAnsiTheme="minorHAnsi" w:cstheme="minorHAnsi"/>
          <w:b/>
          <w:i/>
        </w:rPr>
      </w:pPr>
    </w:p>
    <w:p w14:paraId="118932A2" w14:textId="4A10186D" w:rsidR="00DA5518" w:rsidRDefault="00DA5518" w:rsidP="00681114">
      <w:pPr>
        <w:pStyle w:val="reg"/>
        <w:spacing w:before="0" w:beforeAutospacing="0" w:after="0" w:afterAutospacing="0"/>
        <w:jc w:val="center"/>
        <w:rPr>
          <w:rFonts w:asciiTheme="minorHAnsi" w:hAnsiTheme="minorHAnsi" w:cstheme="minorHAnsi"/>
          <w:b/>
          <w:i/>
        </w:rPr>
      </w:pPr>
    </w:p>
    <w:p w14:paraId="6685E02B" w14:textId="4C67340D" w:rsidR="00DA5518" w:rsidRDefault="00DA5518" w:rsidP="00681114">
      <w:pPr>
        <w:pStyle w:val="reg"/>
        <w:spacing w:before="0" w:beforeAutospacing="0" w:after="0" w:afterAutospacing="0"/>
        <w:jc w:val="center"/>
        <w:rPr>
          <w:rFonts w:asciiTheme="minorHAnsi" w:hAnsiTheme="minorHAnsi" w:cstheme="minorHAnsi"/>
          <w:b/>
          <w:i/>
        </w:rPr>
      </w:pPr>
    </w:p>
    <w:p w14:paraId="2E44BF79" w14:textId="5748553B" w:rsidR="00DA5518" w:rsidRDefault="00DA5518" w:rsidP="00681114">
      <w:pPr>
        <w:pStyle w:val="reg"/>
        <w:spacing w:before="0" w:beforeAutospacing="0" w:after="0" w:afterAutospacing="0"/>
        <w:jc w:val="center"/>
        <w:rPr>
          <w:rFonts w:asciiTheme="minorHAnsi" w:hAnsiTheme="minorHAnsi" w:cstheme="minorHAnsi"/>
          <w:b/>
          <w:i/>
        </w:rPr>
      </w:pPr>
    </w:p>
    <w:p w14:paraId="0CFA9666" w14:textId="16588F35" w:rsidR="00DA5518" w:rsidRDefault="00DA5518" w:rsidP="00681114">
      <w:pPr>
        <w:pStyle w:val="reg"/>
        <w:spacing w:before="0" w:beforeAutospacing="0" w:after="0" w:afterAutospacing="0"/>
        <w:jc w:val="center"/>
        <w:rPr>
          <w:rFonts w:asciiTheme="minorHAnsi" w:hAnsiTheme="minorHAnsi" w:cstheme="minorHAnsi"/>
          <w:b/>
          <w:i/>
        </w:rPr>
      </w:pPr>
    </w:p>
    <w:p w14:paraId="5E7AB241" w14:textId="5A7A06A7" w:rsidR="00DA5518" w:rsidRDefault="00DA5518" w:rsidP="00681114">
      <w:pPr>
        <w:pStyle w:val="reg"/>
        <w:spacing w:before="0" w:beforeAutospacing="0" w:after="0" w:afterAutospacing="0"/>
        <w:jc w:val="center"/>
        <w:rPr>
          <w:rFonts w:asciiTheme="minorHAnsi" w:hAnsiTheme="minorHAnsi" w:cstheme="minorHAnsi"/>
          <w:b/>
          <w:i/>
        </w:rPr>
      </w:pPr>
    </w:p>
    <w:p w14:paraId="165E2DAE" w14:textId="7434DB81" w:rsidR="00DA5518" w:rsidRDefault="00DA5518" w:rsidP="00681114">
      <w:pPr>
        <w:pStyle w:val="reg"/>
        <w:spacing w:before="0" w:beforeAutospacing="0" w:after="0" w:afterAutospacing="0"/>
        <w:jc w:val="center"/>
        <w:rPr>
          <w:rFonts w:asciiTheme="minorHAnsi" w:hAnsiTheme="minorHAnsi" w:cstheme="minorHAnsi"/>
          <w:b/>
          <w:i/>
        </w:rPr>
      </w:pPr>
    </w:p>
    <w:p w14:paraId="2AD5D1C9" w14:textId="7C48BB74" w:rsidR="00DA5518" w:rsidRDefault="00DA5518" w:rsidP="00681114">
      <w:pPr>
        <w:pStyle w:val="reg"/>
        <w:spacing w:before="0" w:beforeAutospacing="0" w:after="0" w:afterAutospacing="0"/>
        <w:jc w:val="center"/>
        <w:rPr>
          <w:rFonts w:asciiTheme="minorHAnsi" w:hAnsiTheme="minorHAnsi" w:cstheme="minorHAnsi"/>
          <w:b/>
          <w:i/>
        </w:rPr>
      </w:pPr>
    </w:p>
    <w:p w14:paraId="0D4C455C" w14:textId="32C4CC8F" w:rsidR="00DA5518" w:rsidRDefault="00DA5518" w:rsidP="00681114">
      <w:pPr>
        <w:pStyle w:val="reg"/>
        <w:spacing w:before="0" w:beforeAutospacing="0" w:after="0" w:afterAutospacing="0"/>
        <w:jc w:val="center"/>
        <w:rPr>
          <w:rFonts w:asciiTheme="minorHAnsi" w:hAnsiTheme="minorHAnsi" w:cstheme="minorHAnsi"/>
          <w:b/>
          <w:i/>
        </w:rPr>
      </w:pPr>
    </w:p>
    <w:p w14:paraId="42E86690" w14:textId="370D2738" w:rsidR="00DA5518" w:rsidRDefault="00DA5518" w:rsidP="00681114">
      <w:pPr>
        <w:pStyle w:val="reg"/>
        <w:spacing w:before="0" w:beforeAutospacing="0" w:after="0" w:afterAutospacing="0"/>
        <w:jc w:val="center"/>
        <w:rPr>
          <w:rFonts w:asciiTheme="minorHAnsi" w:hAnsiTheme="minorHAnsi" w:cstheme="minorHAnsi"/>
          <w:b/>
          <w:i/>
        </w:rPr>
      </w:pPr>
    </w:p>
    <w:p w14:paraId="0EA671F4" w14:textId="4D32EA81" w:rsidR="00DA5518" w:rsidRDefault="00DA5518" w:rsidP="00681114">
      <w:pPr>
        <w:pStyle w:val="reg"/>
        <w:spacing w:before="0" w:beforeAutospacing="0" w:after="0" w:afterAutospacing="0"/>
        <w:jc w:val="center"/>
        <w:rPr>
          <w:rFonts w:asciiTheme="minorHAnsi" w:hAnsiTheme="minorHAnsi" w:cstheme="minorHAnsi"/>
          <w:b/>
          <w:i/>
        </w:rPr>
      </w:pPr>
    </w:p>
    <w:p w14:paraId="355B4310" w14:textId="25FA46A2" w:rsidR="00DA5518" w:rsidRDefault="00DA5518" w:rsidP="00681114">
      <w:pPr>
        <w:pStyle w:val="reg"/>
        <w:spacing w:before="0" w:beforeAutospacing="0" w:after="0" w:afterAutospacing="0"/>
        <w:jc w:val="center"/>
        <w:rPr>
          <w:rFonts w:asciiTheme="minorHAnsi" w:hAnsiTheme="minorHAnsi" w:cstheme="minorHAnsi"/>
          <w:b/>
          <w:i/>
        </w:rPr>
      </w:pPr>
    </w:p>
    <w:p w14:paraId="0D746B67" w14:textId="16912BBB" w:rsidR="00DA5518" w:rsidRDefault="00DA5518" w:rsidP="00681114">
      <w:pPr>
        <w:pStyle w:val="reg"/>
        <w:spacing w:before="0" w:beforeAutospacing="0" w:after="0" w:afterAutospacing="0"/>
        <w:jc w:val="center"/>
        <w:rPr>
          <w:rFonts w:asciiTheme="minorHAnsi" w:hAnsiTheme="minorHAnsi" w:cstheme="minorHAnsi"/>
          <w:b/>
          <w:i/>
        </w:rPr>
      </w:pPr>
    </w:p>
    <w:p w14:paraId="5A4765E5" w14:textId="03FDF4F4" w:rsidR="0050781B" w:rsidRDefault="0050781B" w:rsidP="00681114">
      <w:pPr>
        <w:pStyle w:val="reg"/>
        <w:spacing w:before="0" w:beforeAutospacing="0" w:after="0" w:afterAutospacing="0"/>
        <w:jc w:val="center"/>
        <w:rPr>
          <w:rFonts w:asciiTheme="minorHAnsi" w:hAnsiTheme="minorHAnsi" w:cstheme="minorHAnsi"/>
          <w:b/>
          <w:i/>
        </w:rPr>
      </w:pPr>
    </w:p>
    <w:p w14:paraId="40AAE605" w14:textId="1AD51EA9" w:rsidR="0050781B" w:rsidRDefault="0050781B" w:rsidP="00681114">
      <w:pPr>
        <w:pStyle w:val="reg"/>
        <w:spacing w:before="0" w:beforeAutospacing="0" w:after="0" w:afterAutospacing="0"/>
        <w:jc w:val="center"/>
        <w:rPr>
          <w:rFonts w:asciiTheme="minorHAnsi" w:hAnsiTheme="minorHAnsi" w:cstheme="minorHAnsi"/>
          <w:b/>
          <w:i/>
        </w:rPr>
      </w:pPr>
    </w:p>
    <w:p w14:paraId="7D05FE40" w14:textId="036FE6A8" w:rsidR="0050781B" w:rsidRDefault="0050781B" w:rsidP="00681114">
      <w:pPr>
        <w:pStyle w:val="reg"/>
        <w:spacing w:before="0" w:beforeAutospacing="0" w:after="0" w:afterAutospacing="0"/>
        <w:jc w:val="center"/>
        <w:rPr>
          <w:rFonts w:asciiTheme="minorHAnsi" w:hAnsiTheme="minorHAnsi" w:cstheme="minorHAnsi"/>
          <w:b/>
          <w:i/>
        </w:rPr>
      </w:pPr>
    </w:p>
    <w:p w14:paraId="76F063B7" w14:textId="289B6489" w:rsidR="0050781B" w:rsidRDefault="0050781B" w:rsidP="00681114">
      <w:pPr>
        <w:pStyle w:val="reg"/>
        <w:spacing w:before="0" w:beforeAutospacing="0" w:after="0" w:afterAutospacing="0"/>
        <w:jc w:val="center"/>
        <w:rPr>
          <w:rFonts w:asciiTheme="minorHAnsi" w:hAnsiTheme="minorHAnsi" w:cstheme="minorHAnsi"/>
          <w:b/>
          <w:i/>
        </w:rPr>
      </w:pPr>
    </w:p>
    <w:p w14:paraId="6C6CA6B2" w14:textId="51808975" w:rsidR="0050781B" w:rsidRDefault="0050781B" w:rsidP="00681114">
      <w:pPr>
        <w:pStyle w:val="reg"/>
        <w:spacing w:before="0" w:beforeAutospacing="0" w:after="0" w:afterAutospacing="0"/>
        <w:jc w:val="center"/>
        <w:rPr>
          <w:rFonts w:asciiTheme="minorHAnsi" w:hAnsiTheme="minorHAnsi" w:cstheme="minorHAnsi"/>
          <w:b/>
          <w:i/>
        </w:rPr>
      </w:pPr>
    </w:p>
    <w:p w14:paraId="4B262159" w14:textId="3210D255" w:rsidR="0050781B" w:rsidRDefault="0050781B" w:rsidP="00681114">
      <w:pPr>
        <w:pStyle w:val="reg"/>
        <w:spacing w:before="0" w:beforeAutospacing="0" w:after="0" w:afterAutospacing="0"/>
        <w:jc w:val="center"/>
        <w:rPr>
          <w:rFonts w:asciiTheme="minorHAnsi" w:hAnsiTheme="minorHAnsi" w:cstheme="minorHAnsi"/>
          <w:b/>
          <w:i/>
        </w:rPr>
      </w:pPr>
    </w:p>
    <w:p w14:paraId="4A61D75B" w14:textId="78CFA5BC" w:rsidR="007B50A8" w:rsidRDefault="007B50A8" w:rsidP="00681114">
      <w:pPr>
        <w:pStyle w:val="reg"/>
        <w:spacing w:before="0" w:beforeAutospacing="0" w:after="0" w:afterAutospacing="0"/>
        <w:jc w:val="center"/>
        <w:rPr>
          <w:rFonts w:asciiTheme="minorHAnsi" w:hAnsiTheme="minorHAnsi" w:cstheme="minorHAnsi"/>
          <w:b/>
          <w:i/>
        </w:rPr>
      </w:pPr>
    </w:p>
    <w:p w14:paraId="51161FF9" w14:textId="660E0E12" w:rsidR="007B50A8" w:rsidRDefault="007B50A8" w:rsidP="00681114">
      <w:pPr>
        <w:pStyle w:val="reg"/>
        <w:spacing w:before="0" w:beforeAutospacing="0" w:after="0" w:afterAutospacing="0"/>
        <w:jc w:val="center"/>
        <w:rPr>
          <w:rFonts w:asciiTheme="minorHAnsi" w:hAnsiTheme="minorHAnsi" w:cstheme="minorHAnsi"/>
          <w:b/>
          <w:i/>
        </w:rPr>
      </w:pPr>
    </w:p>
    <w:p w14:paraId="443EC645" w14:textId="77777777" w:rsidR="007B50A8" w:rsidRDefault="007B50A8" w:rsidP="00681114">
      <w:pPr>
        <w:pStyle w:val="reg"/>
        <w:spacing w:before="0" w:beforeAutospacing="0" w:after="0" w:afterAutospacing="0"/>
        <w:jc w:val="center"/>
        <w:rPr>
          <w:rFonts w:asciiTheme="minorHAnsi" w:hAnsiTheme="minorHAnsi" w:cstheme="minorHAnsi"/>
          <w:b/>
          <w:i/>
        </w:rPr>
      </w:pPr>
    </w:p>
    <w:p w14:paraId="3CF39461" w14:textId="77777777" w:rsidR="00EB7F43" w:rsidRPr="003C3007" w:rsidRDefault="00EB7F43" w:rsidP="00EB7F43">
      <w:pPr>
        <w:spacing w:before="240" w:after="160" w:line="259" w:lineRule="auto"/>
        <w:jc w:val="center"/>
        <w:rPr>
          <w:b/>
          <w:sz w:val="28"/>
          <w:szCs w:val="28"/>
        </w:rPr>
      </w:pPr>
      <w:r w:rsidRPr="003C3007">
        <w:rPr>
          <w:b/>
          <w:sz w:val="28"/>
          <w:szCs w:val="28"/>
        </w:rPr>
        <w:t>DISCUSSION QUESTIONS: Let’s talk about it.</w:t>
      </w:r>
    </w:p>
    <w:p w14:paraId="2037FBF1" w14:textId="77777777" w:rsidR="00681114" w:rsidRPr="000B37CD" w:rsidRDefault="00681114" w:rsidP="0037103A">
      <w:pPr>
        <w:pStyle w:val="ListParagraph"/>
        <w:numPr>
          <w:ilvl w:val="0"/>
          <w:numId w:val="16"/>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1EC8FF94" w14:textId="6275F925" w:rsidR="00681114" w:rsidRPr="000B37CD" w:rsidRDefault="00681114" w:rsidP="00DA5518">
      <w:pPr>
        <w:pStyle w:val="ListParagraph"/>
        <w:rPr>
          <w:sz w:val="24"/>
          <w:szCs w:val="24"/>
        </w:rPr>
      </w:pPr>
      <w:r w:rsidRPr="000B37CD">
        <w:rPr>
          <w:sz w:val="24"/>
          <w:szCs w:val="24"/>
        </w:rPr>
        <w:lastRenderedPageBreak/>
        <w:t>Remorse is not repentance, conviction is not confession, and sorrow over sin is not surrender to Christ.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0019EFE" w14:textId="409E49CB" w:rsidR="00681114" w:rsidRPr="000B37CD" w:rsidRDefault="00681114" w:rsidP="0037103A">
      <w:pPr>
        <w:pStyle w:val="ListParagraph"/>
        <w:numPr>
          <w:ilvl w:val="0"/>
          <w:numId w:val="16"/>
        </w:numPr>
        <w:rPr>
          <w:sz w:val="24"/>
          <w:szCs w:val="24"/>
        </w:rPr>
      </w:pPr>
      <w:r w:rsidRPr="000B37CD">
        <w:rPr>
          <w:sz w:val="24"/>
          <w:szCs w:val="24"/>
        </w:rPr>
        <w:t xml:space="preserve">What will be at the end of the road for those who remain </w:t>
      </w:r>
      <w:r w:rsidR="00033E1F">
        <w:rPr>
          <w:sz w:val="24"/>
          <w:szCs w:val="24"/>
        </w:rPr>
        <w:t xml:space="preserve">spiritually </w:t>
      </w:r>
      <w:r w:rsidRPr="000B37CD">
        <w:rPr>
          <w:sz w:val="24"/>
          <w:szCs w:val="24"/>
        </w:rPr>
        <w:t>blind?</w:t>
      </w:r>
      <w:r w:rsidR="00DA5518">
        <w:rPr>
          <w:sz w:val="24"/>
          <w:szCs w:val="24"/>
        </w:rPr>
        <w:t xml:space="preserve"> ________________________________________________________________________</w:t>
      </w:r>
    </w:p>
    <w:p w14:paraId="793D4206" w14:textId="2E580677" w:rsidR="00681114" w:rsidRPr="000B37CD" w:rsidRDefault="00681114" w:rsidP="0037103A">
      <w:pPr>
        <w:pStyle w:val="ListParagraph"/>
        <w:numPr>
          <w:ilvl w:val="0"/>
          <w:numId w:val="16"/>
        </w:numPr>
        <w:rPr>
          <w:sz w:val="24"/>
          <w:szCs w:val="24"/>
        </w:rPr>
      </w:pPr>
      <w:r w:rsidRPr="000B37CD">
        <w:rPr>
          <w:sz w:val="24"/>
          <w:szCs w:val="24"/>
        </w:rPr>
        <w:t xml:space="preserve">From all that you have learned from this lesson, make a list of reasons why someone can be in church and </w:t>
      </w:r>
      <w:r w:rsidR="00033E1F">
        <w:rPr>
          <w:sz w:val="24"/>
          <w:szCs w:val="24"/>
        </w:rPr>
        <w:t xml:space="preserve">yet </w:t>
      </w:r>
      <w:r w:rsidRPr="000B37CD">
        <w:rPr>
          <w:sz w:val="24"/>
          <w:szCs w:val="24"/>
        </w:rPr>
        <w:t>remain lost.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AD285" w14:textId="55E10DB7" w:rsidR="00681114" w:rsidRPr="000B37CD" w:rsidRDefault="004F02DA" w:rsidP="0037103A">
      <w:pPr>
        <w:pStyle w:val="ListParagraph"/>
        <w:numPr>
          <w:ilvl w:val="0"/>
          <w:numId w:val="16"/>
        </w:numPr>
        <w:jc w:val="both"/>
        <w:rPr>
          <w:sz w:val="24"/>
          <w:szCs w:val="24"/>
        </w:rPr>
      </w:pPr>
      <w:r>
        <w:rPr>
          <w:sz w:val="24"/>
          <w:szCs w:val="24"/>
        </w:rPr>
        <w:t>Take a survey of</w:t>
      </w:r>
      <w:r w:rsidR="00681114" w:rsidRPr="000B37CD">
        <w:rPr>
          <w:sz w:val="24"/>
          <w:szCs w:val="24"/>
        </w:rPr>
        <w:t xml:space="preserve"> other believers </w:t>
      </w:r>
      <w:r>
        <w:rPr>
          <w:sz w:val="24"/>
          <w:szCs w:val="24"/>
        </w:rPr>
        <w:t xml:space="preserve">and ask them </w:t>
      </w:r>
      <w:r w:rsidR="00681114" w:rsidRPr="000B37CD">
        <w:rPr>
          <w:sz w:val="24"/>
          <w:szCs w:val="24"/>
        </w:rPr>
        <w:t xml:space="preserve">about their testimony and make a note of how many had </w:t>
      </w:r>
      <w:r w:rsidRPr="000B37CD">
        <w:rPr>
          <w:sz w:val="24"/>
          <w:szCs w:val="24"/>
        </w:rPr>
        <w:t>spiritual</w:t>
      </w:r>
      <w:r w:rsidR="00681114" w:rsidRPr="000B37CD">
        <w:rPr>
          <w:sz w:val="24"/>
          <w:szCs w:val="24"/>
        </w:rPr>
        <w:t xml:space="preserve"> experience</w:t>
      </w:r>
      <w:r w:rsidR="00681114">
        <w:rPr>
          <w:sz w:val="24"/>
          <w:szCs w:val="24"/>
        </w:rPr>
        <w:t>,</w:t>
      </w:r>
      <w:r w:rsidR="00681114" w:rsidRPr="000B37CD">
        <w:rPr>
          <w:sz w:val="24"/>
          <w:szCs w:val="24"/>
        </w:rPr>
        <w:t xml:space="preserve"> but later in life had a true conversion.</w:t>
      </w:r>
      <w:r w:rsidR="00DA5518">
        <w:rPr>
          <w:sz w:val="24"/>
          <w:szCs w:val="24"/>
        </w:rPr>
        <w:t xml:space="preserve"> ______________________</w:t>
      </w:r>
      <w:r>
        <w:rPr>
          <w:sz w:val="24"/>
          <w:szCs w:val="24"/>
        </w:rPr>
        <w:t>__________________________________________________</w:t>
      </w:r>
    </w:p>
    <w:p w14:paraId="260B195A" w14:textId="39090735" w:rsidR="00681114" w:rsidRPr="000B37CD" w:rsidRDefault="00312648" w:rsidP="0037103A">
      <w:pPr>
        <w:pStyle w:val="ListParagraph"/>
        <w:numPr>
          <w:ilvl w:val="0"/>
          <w:numId w:val="16"/>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F2D0BC9" w14:textId="77777777" w:rsidR="00681114" w:rsidRDefault="00681114" w:rsidP="00681114">
      <w:pPr>
        <w:spacing w:after="0"/>
        <w:ind w:firstLine="720"/>
        <w:jc w:val="center"/>
        <w:rPr>
          <w:b/>
          <w:i/>
          <w:sz w:val="24"/>
          <w:szCs w:val="24"/>
        </w:rPr>
      </w:pPr>
    </w:p>
    <w:p w14:paraId="4E29E9D9" w14:textId="77777777" w:rsidR="00681114" w:rsidRDefault="00681114" w:rsidP="00681114">
      <w:pPr>
        <w:spacing w:after="0"/>
        <w:ind w:firstLine="720"/>
        <w:jc w:val="center"/>
        <w:rPr>
          <w:b/>
          <w:i/>
          <w:sz w:val="24"/>
          <w:szCs w:val="24"/>
        </w:rPr>
      </w:pPr>
    </w:p>
    <w:p w14:paraId="38FCFCC7" w14:textId="77777777" w:rsidR="00681114" w:rsidRDefault="00681114" w:rsidP="00681114">
      <w:pPr>
        <w:spacing w:after="0"/>
        <w:ind w:firstLine="720"/>
        <w:jc w:val="center"/>
        <w:rPr>
          <w:b/>
          <w:i/>
          <w:sz w:val="24"/>
          <w:szCs w:val="24"/>
        </w:rPr>
      </w:pPr>
    </w:p>
    <w:p w14:paraId="5C7A3B0E" w14:textId="77777777" w:rsidR="00681114" w:rsidRDefault="00681114" w:rsidP="00681114">
      <w:pPr>
        <w:spacing w:after="0"/>
        <w:ind w:firstLine="720"/>
        <w:jc w:val="center"/>
        <w:rPr>
          <w:b/>
          <w:i/>
          <w:sz w:val="24"/>
          <w:szCs w:val="24"/>
        </w:rPr>
      </w:pPr>
    </w:p>
    <w:p w14:paraId="58385CFB" w14:textId="77777777" w:rsidR="00681114" w:rsidRDefault="00681114" w:rsidP="00681114">
      <w:pPr>
        <w:spacing w:after="0"/>
        <w:ind w:firstLine="720"/>
        <w:jc w:val="center"/>
        <w:rPr>
          <w:b/>
          <w:i/>
          <w:sz w:val="24"/>
          <w:szCs w:val="24"/>
        </w:rPr>
      </w:pPr>
    </w:p>
    <w:p w14:paraId="0553DB4F" w14:textId="77777777" w:rsidR="00681114" w:rsidRDefault="00681114" w:rsidP="00681114">
      <w:pPr>
        <w:spacing w:after="0"/>
        <w:ind w:firstLine="720"/>
        <w:jc w:val="center"/>
        <w:rPr>
          <w:b/>
          <w:i/>
          <w:sz w:val="24"/>
          <w:szCs w:val="24"/>
        </w:rPr>
      </w:pPr>
    </w:p>
    <w:p w14:paraId="7D111C2B" w14:textId="77777777" w:rsidR="00681114" w:rsidRDefault="00681114" w:rsidP="00681114">
      <w:pPr>
        <w:spacing w:after="0"/>
        <w:ind w:firstLine="720"/>
        <w:jc w:val="center"/>
        <w:rPr>
          <w:b/>
          <w:i/>
          <w:sz w:val="24"/>
          <w:szCs w:val="24"/>
        </w:rPr>
      </w:pPr>
    </w:p>
    <w:p w14:paraId="14729FD9" w14:textId="77777777" w:rsidR="00892024" w:rsidRDefault="00892024" w:rsidP="00681114">
      <w:pPr>
        <w:spacing w:after="0"/>
        <w:ind w:firstLine="720"/>
        <w:jc w:val="center"/>
        <w:rPr>
          <w:b/>
          <w:i/>
          <w:sz w:val="24"/>
          <w:szCs w:val="24"/>
        </w:rPr>
      </w:pPr>
    </w:p>
    <w:p w14:paraId="0C6B15FC" w14:textId="77777777" w:rsidR="00892024" w:rsidRDefault="00892024" w:rsidP="00681114">
      <w:pPr>
        <w:spacing w:after="0"/>
        <w:ind w:firstLine="720"/>
        <w:jc w:val="center"/>
        <w:rPr>
          <w:b/>
          <w:i/>
          <w:sz w:val="24"/>
          <w:szCs w:val="24"/>
        </w:rPr>
      </w:pPr>
    </w:p>
    <w:p w14:paraId="03372956" w14:textId="77777777" w:rsidR="00892024" w:rsidRDefault="00892024" w:rsidP="00681114">
      <w:pPr>
        <w:spacing w:after="0"/>
        <w:ind w:firstLine="720"/>
        <w:jc w:val="center"/>
        <w:rPr>
          <w:b/>
          <w:i/>
          <w:sz w:val="24"/>
          <w:szCs w:val="24"/>
        </w:rPr>
      </w:pPr>
    </w:p>
    <w:p w14:paraId="763971F9" w14:textId="77777777" w:rsidR="00892024" w:rsidRDefault="00892024" w:rsidP="00681114">
      <w:pPr>
        <w:spacing w:after="0"/>
        <w:ind w:firstLine="720"/>
        <w:jc w:val="center"/>
        <w:rPr>
          <w:b/>
          <w:i/>
          <w:sz w:val="24"/>
          <w:szCs w:val="24"/>
        </w:rPr>
      </w:pPr>
    </w:p>
    <w:p w14:paraId="14D66455" w14:textId="77777777" w:rsidR="00892024" w:rsidRDefault="00892024" w:rsidP="00681114">
      <w:pPr>
        <w:spacing w:after="0"/>
        <w:ind w:firstLine="720"/>
        <w:jc w:val="center"/>
        <w:rPr>
          <w:b/>
          <w:i/>
          <w:sz w:val="24"/>
          <w:szCs w:val="24"/>
        </w:rPr>
      </w:pPr>
    </w:p>
    <w:p w14:paraId="7FD3D9A1" w14:textId="77777777" w:rsidR="00892024" w:rsidRDefault="00892024" w:rsidP="00681114">
      <w:pPr>
        <w:spacing w:after="0"/>
        <w:ind w:firstLine="720"/>
        <w:jc w:val="center"/>
        <w:rPr>
          <w:b/>
          <w:i/>
          <w:sz w:val="24"/>
          <w:szCs w:val="24"/>
        </w:rPr>
      </w:pPr>
    </w:p>
    <w:p w14:paraId="7D510400" w14:textId="77777777" w:rsidR="00892024" w:rsidRDefault="00892024" w:rsidP="00681114">
      <w:pPr>
        <w:spacing w:after="0"/>
        <w:ind w:firstLine="720"/>
        <w:jc w:val="center"/>
        <w:rPr>
          <w:b/>
          <w:i/>
          <w:sz w:val="24"/>
          <w:szCs w:val="24"/>
        </w:rPr>
      </w:pPr>
    </w:p>
    <w:p w14:paraId="2813606C" w14:textId="77777777" w:rsidR="00EB7F43" w:rsidRDefault="00EB7F43" w:rsidP="00681114">
      <w:pPr>
        <w:spacing w:after="0"/>
        <w:ind w:firstLine="720"/>
        <w:jc w:val="center"/>
        <w:rPr>
          <w:b/>
          <w:i/>
          <w:sz w:val="24"/>
          <w:szCs w:val="24"/>
        </w:rPr>
      </w:pPr>
    </w:p>
    <w:p w14:paraId="35AB1896" w14:textId="218986EA"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t>Signs of Life</w:t>
      </w:r>
    </w:p>
    <w:p w14:paraId="34097EA0" w14:textId="77777777" w:rsidR="0077005B" w:rsidRDefault="0077005B" w:rsidP="00681114">
      <w:pPr>
        <w:pStyle w:val="NoSpacing"/>
        <w:jc w:val="center"/>
        <w:rPr>
          <w:rFonts w:ascii="Edwardian Script ITC" w:hAnsi="Edwardian Script ITC"/>
          <w:b/>
          <w:sz w:val="72"/>
          <w:szCs w:val="72"/>
        </w:rPr>
      </w:pPr>
    </w:p>
    <w:p w14:paraId="1058575B" w14:textId="680E0AF2" w:rsidR="00681114" w:rsidRDefault="00681114" w:rsidP="0077005B">
      <w:pPr>
        <w:pStyle w:val="NoSpacing"/>
        <w:spacing w:after="240"/>
        <w:jc w:val="center"/>
        <w:rPr>
          <w:b/>
          <w:sz w:val="28"/>
          <w:szCs w:val="28"/>
        </w:rPr>
      </w:pPr>
      <w:r w:rsidRPr="00D346C7">
        <w:rPr>
          <w:b/>
          <w:sz w:val="28"/>
          <w:szCs w:val="28"/>
        </w:rPr>
        <w:t>Key Passages</w:t>
      </w:r>
    </w:p>
    <w:p w14:paraId="13B21A38" w14:textId="4E4D3702" w:rsidR="004F02DA" w:rsidRPr="004F02DA" w:rsidRDefault="004F02DA" w:rsidP="0077005B">
      <w:pPr>
        <w:pStyle w:val="NoSpacing"/>
        <w:jc w:val="center"/>
        <w:rPr>
          <w:b/>
          <w:sz w:val="24"/>
          <w:szCs w:val="24"/>
        </w:rPr>
      </w:pPr>
      <w:r w:rsidRPr="004F02DA">
        <w:rPr>
          <w:b/>
          <w:sz w:val="24"/>
          <w:szCs w:val="24"/>
        </w:rPr>
        <w:t>1 John 5:10-15 (NET)</w:t>
      </w:r>
    </w:p>
    <w:p w14:paraId="43BAB430" w14:textId="2C8D1321" w:rsidR="004F02DA" w:rsidRPr="004F02DA" w:rsidRDefault="004F02DA" w:rsidP="0077005B">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(The one who believes in the Son of God has the testimony in himself; the one who does not believe God has made him a liar, because he has not believed in the testimony that God has testified concerning his Son.)</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testimony: </w:t>
      </w:r>
      <w:r w:rsidR="003518FD" w:rsidRPr="004F02DA">
        <w:rPr>
          <w:rFonts w:asciiTheme="minorHAnsi" w:hAnsiTheme="minorHAnsi" w:cstheme="minorHAnsi"/>
          <w:b/>
          <w:i/>
          <w:color w:val="000000"/>
        </w:rPr>
        <w:t>God</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given us eternal </w:t>
      </w:r>
      <w:r w:rsidR="003518FD" w:rsidRPr="004F02DA">
        <w:rPr>
          <w:rFonts w:asciiTheme="minorHAnsi" w:hAnsiTheme="minorHAnsi" w:cstheme="minorHAnsi"/>
          <w:b/>
          <w:i/>
          <w:color w:val="000000"/>
        </w:rPr>
        <w:t>life,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and</w:t>
      </w:r>
      <w:r w:rsidRPr="004F02DA">
        <w:rPr>
          <w:rFonts w:asciiTheme="minorHAnsi" w:hAnsiTheme="minorHAnsi" w:cstheme="minorHAnsi"/>
          <w:b/>
          <w:i/>
          <w:color w:val="000000"/>
        </w:rPr>
        <w:t xml:space="preserve"> this life is in his Son.</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The one who has the </w:t>
      </w:r>
      <w:r w:rsidR="003518FD" w:rsidRPr="004F02DA">
        <w:rPr>
          <w:rFonts w:asciiTheme="minorHAnsi" w:hAnsiTheme="minorHAnsi" w:cstheme="minorHAnsi"/>
          <w:b/>
          <w:i/>
          <w:color w:val="000000"/>
        </w:rPr>
        <w:t>Son</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w:t>
      </w:r>
      <w:r w:rsidR="003518FD" w:rsidRPr="004F02DA">
        <w:rPr>
          <w:rFonts w:asciiTheme="minorHAnsi" w:hAnsiTheme="minorHAnsi" w:cstheme="minorHAnsi"/>
          <w:b/>
          <w:i/>
          <w:color w:val="000000"/>
        </w:rPr>
        <w:t>this</w:t>
      </w:r>
      <w:r w:rsidR="003518FD">
        <w:rPr>
          <w:rFonts w:asciiTheme="minorHAnsi" w:hAnsiTheme="minorHAnsi" w:cstheme="minorHAnsi"/>
          <w:b/>
          <w:i/>
          <w:color w:val="000000"/>
        </w:rPr>
        <w:t xml:space="preserve"> eternal</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life; the one who does not have the Son of God does not have </w:t>
      </w:r>
      <w:r w:rsidR="003518FD" w:rsidRPr="004F02DA">
        <w:rPr>
          <w:rFonts w:asciiTheme="minorHAnsi" w:hAnsiTheme="minorHAnsi" w:cstheme="minorHAnsi"/>
          <w:b/>
          <w:i/>
          <w:color w:val="000000"/>
        </w:rPr>
        <w:t>this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eternal</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life</w:t>
      </w:r>
      <w:r w:rsidRPr="004F02DA">
        <w:rPr>
          <w:rFonts w:asciiTheme="minorHAnsi" w:hAnsiTheme="minorHAnsi" w:cstheme="minorHAnsi"/>
          <w:b/>
          <w:i/>
          <w:color w:val="000000"/>
        </w:rPr>
        <w:t>.</w:t>
      </w:r>
    </w:p>
    <w:p w14:paraId="2370D916" w14:textId="2A983CCC" w:rsid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 xml:space="preserve">I have written these </w:t>
      </w:r>
      <w:r w:rsidR="003518FD" w:rsidRPr="004F02DA">
        <w:rPr>
          <w:rFonts w:asciiTheme="minorHAnsi" w:hAnsiTheme="minorHAnsi" w:cstheme="minorHAnsi"/>
          <w:b/>
          <w:i/>
          <w:color w:val="000000"/>
        </w:rPr>
        <w:t>things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w:t>
      </w:r>
      <w:r w:rsidR="003518FD" w:rsidRPr="004F02DA">
        <w:rPr>
          <w:rFonts w:asciiTheme="minorHAnsi" w:hAnsiTheme="minorHAnsi" w:cstheme="minorHAnsi"/>
          <w:b/>
          <w:i/>
          <w:color w:val="000000"/>
        </w:rPr>
        <w:t>believe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confidence that we have before him: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whenever</w:t>
      </w:r>
      <w:r w:rsidR="003518FD" w:rsidRPr="004F02DA">
        <w:rPr>
          <w:rFonts w:asciiTheme="minorHAnsi"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2D612930" w14:textId="77777777" w:rsidR="0077005B" w:rsidRPr="004F02DA" w:rsidRDefault="0077005B" w:rsidP="004F02DA">
      <w:pPr>
        <w:pStyle w:val="bodytext"/>
        <w:spacing w:before="0" w:beforeAutospacing="0" w:after="0" w:afterAutospacing="0"/>
        <w:jc w:val="center"/>
        <w:rPr>
          <w:rFonts w:asciiTheme="minorHAnsi" w:hAnsiTheme="minorHAnsi" w:cstheme="minorHAnsi"/>
          <w:b/>
          <w:i/>
          <w:color w:val="000000"/>
        </w:rPr>
      </w:pPr>
    </w:p>
    <w:p w14:paraId="4CDC6C1D" w14:textId="55FEE2CD" w:rsidR="00681114" w:rsidRDefault="00681114" w:rsidP="00681114">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2E4FBD8C" w14:textId="77777777" w:rsidR="00AE6E60" w:rsidRDefault="00AE6E60" w:rsidP="00681114">
      <w:pPr>
        <w:pStyle w:val="NoSpacing"/>
        <w:jc w:val="center"/>
        <w:rPr>
          <w:rFonts w:asciiTheme="minorHAnsi" w:hAnsiTheme="minorHAnsi" w:cstheme="minorHAnsi"/>
          <w:b/>
          <w:sz w:val="28"/>
          <w:szCs w:val="28"/>
          <w:lang w:val="en"/>
        </w:rPr>
      </w:pPr>
    </w:p>
    <w:p w14:paraId="7801C48B" w14:textId="77777777" w:rsidR="00885BC6" w:rsidRDefault="00681114" w:rsidP="00892024">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sidR="00892024">
        <w:rPr>
          <w:sz w:val="24"/>
          <w:szCs w:val="24"/>
        </w:rPr>
        <w:t xml:space="preserve"> </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76966E1E" w14:textId="77777777" w:rsidR="00885BC6" w:rsidRPr="00CF3041" w:rsidRDefault="00885BC6" w:rsidP="00885BC6">
      <w:pPr>
        <w:pStyle w:val="NoSpacing"/>
        <w:jc w:val="center"/>
        <w:rPr>
          <w:b/>
          <w:sz w:val="24"/>
          <w:szCs w:val="24"/>
        </w:rPr>
      </w:pPr>
      <w:r w:rsidRPr="00CF3041">
        <w:rPr>
          <w:b/>
          <w:sz w:val="24"/>
          <w:szCs w:val="24"/>
        </w:rPr>
        <w:t>2 Corinthians 13:5-6 (NET)</w:t>
      </w:r>
    </w:p>
    <w:p w14:paraId="040B73E8" w14:textId="77777777" w:rsidR="00885BC6" w:rsidRDefault="00885BC6" w:rsidP="00885BC6">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30"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466A3A43" w14:textId="77777777" w:rsidR="00885BC6" w:rsidRDefault="00885BC6" w:rsidP="00885BC6">
      <w:pPr>
        <w:pStyle w:val="NoSpacing"/>
        <w:jc w:val="center"/>
        <w:rPr>
          <w:rFonts w:asciiTheme="minorHAnsi" w:hAnsiTheme="minorHAnsi" w:cstheme="minorHAnsi"/>
          <w:b/>
          <w:i/>
          <w:sz w:val="24"/>
          <w:szCs w:val="24"/>
          <w:lang w:val="en"/>
        </w:rPr>
      </w:pPr>
    </w:p>
    <w:p w14:paraId="7449F1E8" w14:textId="77777777" w:rsidR="00885BC6" w:rsidRPr="00CF3041" w:rsidRDefault="00885BC6" w:rsidP="00885BC6">
      <w:pPr>
        <w:ind w:firstLine="720"/>
        <w:jc w:val="both"/>
        <w:rPr>
          <w:sz w:val="24"/>
          <w:szCs w:val="24"/>
        </w:rPr>
      </w:pPr>
      <w:r w:rsidRPr="00FA65C0">
        <w:rPr>
          <w:sz w:val="24"/>
          <w:szCs w:val="24"/>
        </w:rPr>
        <w:t>The carnality (or lack of fruit) in the lives of saints who lived in Corinth, evidently, cast some doubt in Paul’s mind about the validity of their confession of faith. Some things in their 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231D40C" w14:textId="4AD567F3" w:rsidR="00892024" w:rsidRPr="00CF3041" w:rsidRDefault="00892024" w:rsidP="00892024">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 xml:space="preserve">f this </w:t>
      </w:r>
      <w:r w:rsidRPr="0050456D">
        <w:rPr>
          <w:rFonts w:asciiTheme="minorHAnsi" w:hAnsiTheme="minorHAnsi" w:cstheme="minorHAnsi"/>
          <w:sz w:val="24"/>
          <w:szCs w:val="24"/>
        </w:rPr>
        <w:lastRenderedPageBreak/>
        <w:t>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0CA0A4E2" w14:textId="72A6E405" w:rsidR="007468CB" w:rsidRDefault="007468CB" w:rsidP="00892024">
      <w:pPr>
        <w:jc w:val="center"/>
        <w:rPr>
          <w:b/>
          <w:sz w:val="28"/>
          <w:szCs w:val="28"/>
        </w:rPr>
      </w:pPr>
      <w:r w:rsidRPr="00892024">
        <w:rPr>
          <w:b/>
          <w:sz w:val="28"/>
          <w:szCs w:val="28"/>
        </w:rPr>
        <w:t>Three</w:t>
      </w:r>
      <w:r w:rsidR="00892024" w:rsidRPr="00892024">
        <w:rPr>
          <w:b/>
          <w:sz w:val="28"/>
          <w:szCs w:val="28"/>
        </w:rPr>
        <w:t xml:space="preserve"> Trustworthy Witnesses</w:t>
      </w:r>
    </w:p>
    <w:p w14:paraId="653E0C22" w14:textId="77777777" w:rsidR="007468CB" w:rsidRPr="0050456D" w:rsidRDefault="00892024" w:rsidP="007468CB">
      <w:pPr>
        <w:ind w:firstLine="720"/>
        <w:jc w:val="both"/>
        <w:rPr>
          <w:sz w:val="24"/>
          <w:szCs w:val="24"/>
        </w:rPr>
      </w:pPr>
      <w:r>
        <w:rPr>
          <w:sz w:val="24"/>
          <w:szCs w:val="24"/>
        </w:rPr>
        <w:t>If we have been born again, there are three trustworthy witnesses who will testify to the fact. First, t</w:t>
      </w:r>
      <w:r w:rsidR="007468CB">
        <w:rPr>
          <w:sz w:val="24"/>
          <w:szCs w:val="24"/>
        </w:rPr>
        <w:t>he circumstance</w:t>
      </w:r>
      <w:r w:rsidR="007468CB" w:rsidRPr="0050456D">
        <w:rPr>
          <w:sz w:val="24"/>
          <w:szCs w:val="24"/>
        </w:rPr>
        <w:t xml:space="preserve"> surrounding the day of your second birthday is witness number</w:t>
      </w:r>
      <w:r w:rsidR="007468CB">
        <w:rPr>
          <w:sz w:val="24"/>
          <w:szCs w:val="24"/>
        </w:rPr>
        <w:t xml:space="preserve"> one. Or</w:t>
      </w:r>
      <w:r w:rsidR="007468CB" w:rsidRPr="0050456D">
        <w:rPr>
          <w:sz w:val="24"/>
          <w:szCs w:val="24"/>
        </w:rPr>
        <w:t xml:space="preserve"> you might call this a </w:t>
      </w:r>
      <w:r w:rsidR="007468CB" w:rsidRPr="0050456D">
        <w:rPr>
          <w:sz w:val="24"/>
          <w:szCs w:val="24"/>
          <w:u w:val="single"/>
        </w:rPr>
        <w:t>personal salvation experience</w:t>
      </w:r>
      <w:r w:rsidR="007468CB" w:rsidRPr="0050456D">
        <w:rPr>
          <w:sz w:val="24"/>
          <w:szCs w:val="24"/>
        </w:rPr>
        <w:t>. If, however, you’re like me, you may not have an actual date recor</w:t>
      </w:r>
      <w:r w:rsidR="007468CB">
        <w:rPr>
          <w:sz w:val="24"/>
          <w:szCs w:val="24"/>
        </w:rPr>
        <w:t>ded. But that’s inconsequential</w:t>
      </w:r>
      <w:r w:rsidR="007468CB" w:rsidRPr="0050456D">
        <w:rPr>
          <w:sz w:val="24"/>
          <w:szCs w:val="24"/>
        </w:rPr>
        <w:t xml:space="preserve"> because the next two witn</w:t>
      </w:r>
      <w:r w:rsidR="007468CB">
        <w:rPr>
          <w:sz w:val="24"/>
          <w:szCs w:val="24"/>
        </w:rPr>
        <w:t>esses are more reliable than that</w:t>
      </w:r>
      <w:r w:rsidR="007468CB" w:rsidRPr="0050456D">
        <w:rPr>
          <w:sz w:val="24"/>
          <w:szCs w:val="24"/>
        </w:rPr>
        <w:t xml:space="preserve"> one</w:t>
      </w:r>
      <w:r w:rsidR="007468CB">
        <w:rPr>
          <w:sz w:val="24"/>
          <w:szCs w:val="24"/>
        </w:rPr>
        <w:t xml:space="preserve"> anyway</w:t>
      </w:r>
      <w:r w:rsidR="007468CB" w:rsidRPr="0050456D">
        <w:rPr>
          <w:sz w:val="24"/>
          <w:szCs w:val="24"/>
        </w:rPr>
        <w:t xml:space="preserve">. </w:t>
      </w:r>
      <w:r w:rsidR="007468CB">
        <w:rPr>
          <w:sz w:val="24"/>
          <w:szCs w:val="24"/>
        </w:rPr>
        <w:t>However, b</w:t>
      </w:r>
      <w:r w:rsidR="007468CB" w:rsidRPr="0050456D">
        <w:rPr>
          <w:sz w:val="24"/>
          <w:szCs w:val="24"/>
        </w:rPr>
        <w:t xml:space="preserve">efore we go any further, let’s add a couple of important caveats. The test is </w:t>
      </w:r>
      <w:r w:rsidR="007468CB" w:rsidRPr="0050456D">
        <w:rPr>
          <w:i/>
          <w:iCs/>
          <w:sz w:val="24"/>
          <w:szCs w:val="24"/>
        </w:rPr>
        <w:t>not</w:t>
      </w:r>
      <w:r w:rsidR="007468CB" w:rsidRPr="0050456D">
        <w:rPr>
          <w:sz w:val="24"/>
          <w:szCs w:val="24"/>
        </w:rPr>
        <w:t xml:space="preserve"> someone else’s experience compared to yours. Moreover, you can’t look at a </w:t>
      </w:r>
      <w:r w:rsidR="007468CB" w:rsidRPr="00EE6CF1">
        <w:rPr>
          <w:iCs/>
          <w:noProof/>
          <w:sz w:val="24"/>
          <w:szCs w:val="24"/>
        </w:rPr>
        <w:t>one</w:t>
      </w:r>
      <w:r w:rsidR="007468CB">
        <w:rPr>
          <w:iCs/>
          <w:noProof/>
          <w:sz w:val="24"/>
          <w:szCs w:val="24"/>
        </w:rPr>
        <w:t>-</w:t>
      </w:r>
      <w:r w:rsidR="007468CB" w:rsidRPr="00EE6CF1">
        <w:rPr>
          <w:iCs/>
          <w:noProof/>
          <w:sz w:val="24"/>
          <w:szCs w:val="24"/>
        </w:rPr>
        <w:t>time</w:t>
      </w:r>
      <w:r w:rsidR="007468CB" w:rsidRPr="0050456D">
        <w:rPr>
          <w:iCs/>
          <w:sz w:val="24"/>
          <w:szCs w:val="24"/>
        </w:rPr>
        <w:t xml:space="preserve"> event </w:t>
      </w:r>
      <w:r w:rsidR="007468CB" w:rsidRPr="0050456D">
        <w:rPr>
          <w:sz w:val="24"/>
          <w:szCs w:val="24"/>
        </w:rPr>
        <w:t xml:space="preserve">in your life as proof that you are saved, nor a time of great failure as proof that you are lost. </w:t>
      </w:r>
    </w:p>
    <w:p w14:paraId="18646BDD" w14:textId="094C0401" w:rsidR="007468CB" w:rsidRPr="0050456D" w:rsidRDefault="007468CB" w:rsidP="007468C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xml:space="preserve">. </w:t>
      </w:r>
      <w:r w:rsidR="00033E1F">
        <w:rPr>
          <w:sz w:val="24"/>
          <w:szCs w:val="24"/>
        </w:rPr>
        <w:t>His</w:t>
      </w:r>
      <w:r>
        <w:rPr>
          <w:sz w:val="24"/>
          <w:szCs w:val="24"/>
        </w:rPr>
        <w:t xml:space="preserve"> mirror will show us our true condition.</w:t>
      </w:r>
      <w:r w:rsidRPr="0050456D">
        <w:rPr>
          <w:sz w:val="24"/>
          <w:szCs w:val="24"/>
        </w:rPr>
        <w:t xml:space="preserve"> By the way, the litmus test for salvation</w:t>
      </w:r>
      <w:r w:rsidR="00033E1F">
        <w:rPr>
          <w:sz w:val="24"/>
          <w:szCs w:val="24"/>
        </w:rPr>
        <w:t xml:space="preserve"> is </w:t>
      </w:r>
      <w:r w:rsidRPr="0050456D">
        <w:rPr>
          <w:sz w:val="24"/>
          <w:szCs w:val="24"/>
        </w:rPr>
        <w:t xml:space="preserve">the entire book of 1 John. </w:t>
      </w:r>
    </w:p>
    <w:p w14:paraId="5F8ACC42" w14:textId="77777777" w:rsidR="007468CB" w:rsidRDefault="007468CB" w:rsidP="007468C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ACAEB0C" w14:textId="77777777" w:rsidR="00681114" w:rsidRPr="0059045B" w:rsidRDefault="00681114" w:rsidP="00681114">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05A81ADB" w14:textId="77777777" w:rsidR="00681114" w:rsidRDefault="00681114" w:rsidP="00681114">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1D1B01D4" w14:textId="0049532F" w:rsidR="00681114" w:rsidRDefault="00681114" w:rsidP="00681114">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e Bible and the other is prayer. For the believer, these are not obligatory requirements; this is a relationship! The Bible is God’s love letter to His bride. And what bride does not cherish every word from her beloved? Since the Holy Spirit wrote the Bible, when He occupies a believer, He brings with Him a hunger for the Bread of Life—God’s Word.</w:t>
      </w:r>
      <w:r w:rsidRPr="5897EC05">
        <w:rPr>
          <w:sz w:val="24"/>
          <w:szCs w:val="24"/>
        </w:rPr>
        <w:t xml:space="preserve"> </w:t>
      </w:r>
    </w:p>
    <w:p w14:paraId="1808D61E" w14:textId="77777777" w:rsidR="0077005B" w:rsidRDefault="0077005B" w:rsidP="00681114">
      <w:pPr>
        <w:ind w:firstLine="720"/>
        <w:jc w:val="both"/>
        <w:rPr>
          <w:sz w:val="24"/>
          <w:szCs w:val="24"/>
        </w:rPr>
      </w:pPr>
    </w:p>
    <w:p w14:paraId="3021D352" w14:textId="77777777" w:rsidR="00681114" w:rsidRPr="00CF3041" w:rsidRDefault="00681114" w:rsidP="00681114">
      <w:pPr>
        <w:spacing w:after="0"/>
        <w:jc w:val="center"/>
        <w:rPr>
          <w:b/>
          <w:bCs/>
          <w:iCs/>
          <w:sz w:val="24"/>
          <w:szCs w:val="24"/>
        </w:rPr>
      </w:pPr>
      <w:r w:rsidRPr="00CF3041">
        <w:rPr>
          <w:b/>
          <w:bCs/>
          <w:iCs/>
          <w:sz w:val="24"/>
          <w:szCs w:val="24"/>
        </w:rPr>
        <w:t>John 10:27-28 (NET)</w:t>
      </w:r>
    </w:p>
    <w:p w14:paraId="1CB4B833" w14:textId="77777777" w:rsidR="00681114" w:rsidRDefault="00681114" w:rsidP="00681114">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lastRenderedPageBreak/>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31"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32"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5C0B33F9" w14:textId="0A160607" w:rsidR="00681114" w:rsidRPr="002F7F84" w:rsidRDefault="00681114" w:rsidP="00681114">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002272F8"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34D5C12F" w14:textId="77777777" w:rsidR="00681114" w:rsidRDefault="00681114" w:rsidP="003322F6">
      <w:pPr>
        <w:pStyle w:val="ListParagraph"/>
        <w:ind w:left="0"/>
        <w:rPr>
          <w:sz w:val="24"/>
          <w:szCs w:val="24"/>
        </w:rPr>
      </w:pPr>
      <w:r>
        <w:rPr>
          <w:b/>
          <w:bCs/>
          <w:sz w:val="28"/>
          <w:szCs w:val="28"/>
        </w:rPr>
        <w:t xml:space="preserve">DIGGING DEEPER: </w:t>
      </w:r>
      <w:r w:rsidRPr="002F7F84">
        <w:rPr>
          <w:sz w:val="24"/>
          <w:szCs w:val="24"/>
        </w:rPr>
        <w:t>Hebrews 4:12-14; 1 Peter 1:22-23; Matthew 4:4; 1 Peter 2:2; John 5:24-25, 6:63-68; 8:43-47; &amp;51-53; 10:27;12:46-48; 15:7-8; 2 John 1:9</w:t>
      </w:r>
    </w:p>
    <w:p w14:paraId="0760E6DE" w14:textId="77777777" w:rsidR="00681114" w:rsidRDefault="00681114" w:rsidP="00681114">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2B858E5E" w14:textId="7D7FABC2" w:rsidR="00681114" w:rsidRDefault="00681114" w:rsidP="00681114">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another lesson, but </w:t>
      </w:r>
      <w:r w:rsidRPr="002F7F84">
        <w:rPr>
          <w:sz w:val="24"/>
          <w:szCs w:val="24"/>
        </w:rPr>
        <w:t>all of us live by a w</w:t>
      </w:r>
      <w:r>
        <w:rPr>
          <w:sz w:val="24"/>
          <w:szCs w:val="24"/>
        </w:rPr>
        <w:t>orld view whereby we act on a</w:t>
      </w:r>
      <w:r w:rsidRPr="002F7F84">
        <w:rPr>
          <w:sz w:val="24"/>
          <w:szCs w:val="24"/>
        </w:rPr>
        <w:t xml:space="preserve"> set of beliefs.</w:t>
      </w:r>
      <w:r w:rsidR="007248D8">
        <w:rPr>
          <w:sz w:val="24"/>
          <w:szCs w:val="24"/>
        </w:rPr>
        <w:t xml:space="preserve"> </w:t>
      </w:r>
      <w:r w:rsidRPr="002F7F84">
        <w:rPr>
          <w:sz w:val="24"/>
          <w:szCs w:val="24"/>
        </w:rPr>
        <w:t>Therefore, if the Bibl</w:t>
      </w:r>
      <w:r>
        <w:rPr>
          <w:sz w:val="24"/>
          <w:szCs w:val="24"/>
        </w:rPr>
        <w:t>e does not inform</w:t>
      </w:r>
      <w:r w:rsidR="00ED4DF8">
        <w:rPr>
          <w:sz w:val="24"/>
          <w:szCs w:val="24"/>
        </w:rPr>
        <w:t xml:space="preserve"> and form</w:t>
      </w:r>
      <w:r>
        <w:rPr>
          <w:sz w:val="24"/>
          <w:szCs w:val="24"/>
        </w:rPr>
        <w:t xml:space="preserve">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3DB37D12" w14:textId="77777777" w:rsidR="00681114" w:rsidRDefault="00681114" w:rsidP="00681114">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Pr>
          <w:sz w:val="24"/>
          <w:szCs w:val="24"/>
        </w:rPr>
        <w:t>2009</w:t>
      </w:r>
      <w:r w:rsidRPr="002F7F84">
        <w:rPr>
          <w:sz w:val="24"/>
          <w:szCs w:val="24"/>
        </w:rPr>
        <w:t xml:space="preserve">).” </w:t>
      </w:r>
    </w:p>
    <w:p w14:paraId="29D1FBF9" w14:textId="4F07D8CD" w:rsidR="00681114" w:rsidRDefault="00033E1F" w:rsidP="00681114">
      <w:pPr>
        <w:ind w:firstLine="720"/>
        <w:jc w:val="both"/>
        <w:rPr>
          <w:sz w:val="24"/>
          <w:szCs w:val="24"/>
        </w:rPr>
      </w:pPr>
      <w:r>
        <w:rPr>
          <w:sz w:val="24"/>
          <w:szCs w:val="24"/>
        </w:rPr>
        <w:t>W</w:t>
      </w:r>
      <w:r w:rsidR="00681114" w:rsidRPr="00C42E4E">
        <w:rPr>
          <w:sz w:val="24"/>
          <w:szCs w:val="24"/>
        </w:rPr>
        <w:t xml:space="preserve">hen we </w:t>
      </w:r>
      <w:r w:rsidR="00681114">
        <w:rPr>
          <w:sz w:val="24"/>
          <w:szCs w:val="24"/>
        </w:rPr>
        <w:t xml:space="preserve">first </w:t>
      </w:r>
      <w:r w:rsidR="00681114" w:rsidRPr="00C42E4E">
        <w:rPr>
          <w:sz w:val="24"/>
          <w:szCs w:val="24"/>
        </w:rPr>
        <w:t xml:space="preserve">come to faith in </w:t>
      </w:r>
      <w:r w:rsidRPr="00C42E4E">
        <w:rPr>
          <w:sz w:val="24"/>
          <w:szCs w:val="24"/>
        </w:rPr>
        <w:t>Christ,</w:t>
      </w:r>
      <w:r>
        <w:rPr>
          <w:sz w:val="24"/>
          <w:szCs w:val="24"/>
        </w:rPr>
        <w:t xml:space="preserve"> though, </w:t>
      </w:r>
      <w:r w:rsidR="00681114" w:rsidRPr="00C42E4E">
        <w:rPr>
          <w:sz w:val="24"/>
          <w:szCs w:val="24"/>
        </w:rPr>
        <w:t xml:space="preserve">obedience </w:t>
      </w:r>
      <w:r w:rsidR="00681114">
        <w:rPr>
          <w:sz w:val="24"/>
          <w:szCs w:val="24"/>
        </w:rPr>
        <w:t xml:space="preserve">may be </w:t>
      </w:r>
      <w:r w:rsidR="00681114" w:rsidRPr="00C42E4E">
        <w:rPr>
          <w:sz w:val="24"/>
          <w:szCs w:val="24"/>
        </w:rPr>
        <w:t>more of a struggle than we anticipated</w:t>
      </w:r>
      <w:r w:rsidR="00681114">
        <w:rPr>
          <w:sz w:val="24"/>
          <w:szCs w:val="24"/>
        </w:rPr>
        <w:t>, yet as</w:t>
      </w:r>
      <w:r w:rsidR="00681114" w:rsidRPr="00C42E4E">
        <w:rPr>
          <w:sz w:val="24"/>
          <w:szCs w:val="24"/>
        </w:rPr>
        <w:t xml:space="preserve"> we come to know and trust Him better, His love begins to disarm us. We understand that He truly desires what is best for us. </w:t>
      </w:r>
    </w:p>
    <w:p w14:paraId="77BC5087" w14:textId="77777777" w:rsidR="00681114" w:rsidRPr="002F7F84" w:rsidRDefault="00681114" w:rsidP="00681114">
      <w:pPr>
        <w:ind w:firstLine="720"/>
        <w:jc w:val="both"/>
        <w:rPr>
          <w:sz w:val="24"/>
          <w:szCs w:val="24"/>
        </w:rPr>
      </w:pPr>
      <w:r>
        <w:rPr>
          <w:sz w:val="24"/>
          <w:szCs w:val="24"/>
        </w:rPr>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E6A396A" w14:textId="77777777" w:rsidR="00681114" w:rsidRDefault="00681114" w:rsidP="003322F6">
      <w:pPr>
        <w:pStyle w:val="ListParagraph"/>
        <w:ind w:left="0"/>
        <w:rPr>
          <w:rFonts w:asciiTheme="minorHAnsi" w:hAnsiTheme="minorHAnsi" w:cstheme="minorHAnsi"/>
          <w:sz w:val="24"/>
          <w:szCs w:val="24"/>
        </w:rPr>
      </w:pPr>
      <w:r w:rsidRPr="002F7F84">
        <w:rPr>
          <w:b/>
          <w:bCs/>
          <w:sz w:val="28"/>
          <w:szCs w:val="28"/>
        </w:rPr>
        <w:lastRenderedPageBreak/>
        <w:t xml:space="preserve">DIGGING DEEPER: </w:t>
      </w:r>
      <w:r w:rsidRPr="002F7F84">
        <w:rPr>
          <w:rFonts w:asciiTheme="minorHAnsi" w:hAnsiTheme="minorHAnsi" w:cstheme="minorHAnsi"/>
          <w:sz w:val="24"/>
          <w:szCs w:val="24"/>
        </w:rPr>
        <w:t>Romans1:5-6, 8:7, 16:26-27; Hebrews 5:9; John 3:36, 14:15-26, 15:9-14, 16:8; 1 John 2:3-6, 3:22-23, 5:2-3; 1 John 3:1-11</w:t>
      </w:r>
    </w:p>
    <w:p w14:paraId="1C29606A" w14:textId="77777777" w:rsidR="00681114" w:rsidRPr="00CF3041" w:rsidRDefault="00681114" w:rsidP="00681114">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7A64923A" w14:textId="77777777" w:rsidR="00681114" w:rsidRPr="00CF3041" w:rsidRDefault="00681114" w:rsidP="00681114">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7F4AC576" w14:textId="77777777" w:rsidR="00681114" w:rsidRDefault="00681114" w:rsidP="00681114">
      <w:pPr>
        <w:spacing w:after="0"/>
        <w:jc w:val="center"/>
        <w:rPr>
          <w:rFonts w:asciiTheme="minorHAnsi" w:hAnsiTheme="minorHAnsi" w:cstheme="minorHAnsi"/>
          <w:sz w:val="24"/>
          <w:szCs w:val="24"/>
          <w:lang w:val="en"/>
        </w:rPr>
      </w:pPr>
    </w:p>
    <w:p w14:paraId="72862C96" w14:textId="77777777" w:rsidR="00681114" w:rsidRDefault="00681114" w:rsidP="00681114">
      <w:pPr>
        <w:jc w:val="center"/>
        <w:rPr>
          <w:b/>
          <w:bCs/>
          <w:sz w:val="28"/>
          <w:szCs w:val="28"/>
        </w:rPr>
      </w:pPr>
      <w:r>
        <w:rPr>
          <w:b/>
          <w:bCs/>
          <w:sz w:val="28"/>
          <w:szCs w:val="28"/>
        </w:rPr>
        <w:t>Love, the Birthmark of God’s Children</w:t>
      </w:r>
    </w:p>
    <w:p w14:paraId="206965EA" w14:textId="77777777" w:rsidR="00681114" w:rsidRPr="0059681A" w:rsidRDefault="00681114" w:rsidP="00681114">
      <w:pPr>
        <w:spacing w:after="0"/>
        <w:jc w:val="center"/>
        <w:rPr>
          <w:b/>
          <w:bCs/>
          <w:sz w:val="24"/>
          <w:szCs w:val="24"/>
        </w:rPr>
      </w:pPr>
      <w:r w:rsidRPr="0059681A">
        <w:rPr>
          <w:b/>
          <w:bCs/>
          <w:sz w:val="24"/>
          <w:szCs w:val="24"/>
        </w:rPr>
        <w:t>Ephesians 6:12 (NET)</w:t>
      </w:r>
    </w:p>
    <w:p w14:paraId="06777962" w14:textId="77777777" w:rsidR="00681114" w:rsidRPr="0059681A" w:rsidRDefault="00681114" w:rsidP="00681114">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307860FF" w14:textId="77777777" w:rsidR="00681114" w:rsidRPr="0059045B" w:rsidRDefault="00681114" w:rsidP="00681114">
      <w:pPr>
        <w:spacing w:after="0"/>
        <w:jc w:val="center"/>
        <w:rPr>
          <w:b/>
          <w:bCs/>
          <w:sz w:val="28"/>
          <w:szCs w:val="28"/>
        </w:rPr>
      </w:pPr>
    </w:p>
    <w:p w14:paraId="152DD98D" w14:textId="77777777" w:rsidR="00681114" w:rsidRDefault="00681114" w:rsidP="00681114">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1AFFB192" w14:textId="259C1A9C" w:rsidR="00681114" w:rsidRPr="00FA65C0" w:rsidRDefault="00681114" w:rsidP="00681114">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w:t>
      </w:r>
      <w:r w:rsidR="00997834">
        <w:rPr>
          <w:bCs/>
          <w:sz w:val="24"/>
          <w:szCs w:val="24"/>
        </w:rPr>
        <w:t>T</w:t>
      </w:r>
      <w:r w:rsidRPr="00FA65C0">
        <w:rPr>
          <w:bCs/>
          <w:sz w:val="24"/>
          <w:szCs w:val="24"/>
        </w:rPr>
        <w: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r w:rsidR="0077005B">
        <w:rPr>
          <w:bCs/>
          <w:sz w:val="24"/>
          <w:szCs w:val="24"/>
        </w:rPr>
        <w:t>.</w:t>
      </w:r>
    </w:p>
    <w:p w14:paraId="5E4BDC1E" w14:textId="54322EFB" w:rsidR="00681114" w:rsidRDefault="00681114" w:rsidP="00681114">
      <w:pPr>
        <w:ind w:firstLine="720"/>
        <w:jc w:val="both"/>
        <w:rPr>
          <w:bCs/>
          <w:sz w:val="24"/>
          <w:szCs w:val="24"/>
        </w:rPr>
      </w:pPr>
      <w:r w:rsidRPr="00FA65C0">
        <w:rPr>
          <w:bCs/>
          <w:sz w:val="24"/>
          <w:szCs w:val="24"/>
        </w:rPr>
        <w:t>Anyway, to make a long story short, the verse in my inbox was 2 Corinthians 5:17</w:t>
      </w:r>
      <w:r w:rsidRPr="00997834">
        <w:rPr>
          <w:bCs/>
          <w:sz w:val="24"/>
          <w:szCs w:val="24"/>
        </w:rPr>
        <w:t xml:space="preserve">. </w:t>
      </w:r>
      <w:r w:rsidRPr="00997834">
        <w:rPr>
          <w:rFonts w:asciiTheme="minorHAnsi" w:hAnsiTheme="minorHAnsi" w:cstheme="minorHAnsi"/>
          <w:i/>
          <w:sz w:val="24"/>
          <w:szCs w:val="24"/>
          <w:lang w:val="en"/>
        </w:rPr>
        <w:t>So then, if anyone is in Christ, he is a new creation; what is old has passed away</w:t>
      </w:r>
      <w:r w:rsidRPr="00997834">
        <w:rPr>
          <w:rFonts w:asciiTheme="minorHAnsi" w:hAnsiTheme="minorHAnsi" w:cstheme="minorHAnsi"/>
          <w:bCs/>
          <w:i/>
          <w:vanish/>
          <w:sz w:val="24"/>
          <w:szCs w:val="24"/>
          <w:vertAlign w:val="superscript"/>
          <w:lang w:val="en"/>
        </w:rPr>
        <w:t xml:space="preserve"> </w:t>
      </w:r>
      <w:hyperlink r:id="rId34" w:history="1">
        <w:r w:rsidRPr="00997834">
          <w:rPr>
            <w:rStyle w:val="Hyperlink"/>
            <w:rFonts w:asciiTheme="minorHAnsi" w:hAnsiTheme="minorHAnsi" w:cstheme="minorHAnsi"/>
            <w:i/>
            <w:vanish/>
            <w:sz w:val="24"/>
            <w:szCs w:val="24"/>
            <w:vertAlign w:val="superscript"/>
            <w:lang w:val="en"/>
          </w:rPr>
          <w:t>32</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 look, what is new</w:t>
      </w:r>
      <w:r w:rsidRPr="00997834">
        <w:rPr>
          <w:rFonts w:asciiTheme="minorHAnsi" w:hAnsiTheme="minorHAnsi" w:cstheme="minorHAnsi"/>
          <w:bCs/>
          <w:i/>
          <w:vanish/>
          <w:sz w:val="24"/>
          <w:szCs w:val="24"/>
          <w:vertAlign w:val="superscript"/>
          <w:lang w:val="en"/>
        </w:rPr>
        <w:t xml:space="preserve"> </w:t>
      </w:r>
      <w:hyperlink r:id="rId35" w:history="1">
        <w:r w:rsidRPr="00997834">
          <w:rPr>
            <w:rStyle w:val="Hyperlink"/>
            <w:rFonts w:asciiTheme="minorHAnsi" w:hAnsiTheme="minorHAnsi" w:cstheme="minorHAnsi"/>
            <w:i/>
            <w:vanish/>
            <w:sz w:val="24"/>
            <w:szCs w:val="24"/>
            <w:vertAlign w:val="superscript"/>
            <w:lang w:val="en"/>
          </w:rPr>
          <w:t>33</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has come</w:t>
      </w:r>
      <w:r w:rsidR="00997834">
        <w:rPr>
          <w:rFonts w:asciiTheme="minorHAnsi" w:hAnsiTheme="minorHAnsi" w:cstheme="minorHAnsi"/>
          <w:i/>
          <w:sz w:val="24"/>
          <w:szCs w:val="24"/>
          <w:lang w:val="en"/>
        </w:rPr>
        <w:t>.</w:t>
      </w:r>
      <w:r w:rsidRPr="00997834">
        <w:rPr>
          <w:rFonts w:asciiTheme="minorHAnsi" w:hAnsiTheme="minorHAnsi" w:cstheme="minorHAnsi"/>
          <w:bCs/>
          <w:i/>
          <w:vanish/>
          <w:sz w:val="24"/>
          <w:szCs w:val="24"/>
          <w:vertAlign w:val="superscript"/>
          <w:lang w:val="en"/>
        </w:rPr>
        <w:t xml:space="preserve"> </w:t>
      </w:r>
      <w:hyperlink r:id="rId36" w:history="1">
        <w:r w:rsidRPr="00997834">
          <w:rPr>
            <w:rStyle w:val="Hyperlink"/>
            <w:rFonts w:asciiTheme="minorHAnsi" w:hAnsiTheme="minorHAnsi" w:cstheme="minorHAnsi"/>
            <w:i/>
            <w:vanish/>
            <w:sz w:val="24"/>
            <w:szCs w:val="24"/>
            <w:vertAlign w:val="superscript"/>
            <w:lang w:val="en"/>
          </w:rPr>
          <w:t>34</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bCs/>
          <w:i/>
          <w:sz w:val="24"/>
          <w:szCs w:val="24"/>
          <w:vertAlign w:val="superscript"/>
          <w:lang w:val="en"/>
        </w:rPr>
        <w:t xml:space="preserve">  </w:t>
      </w:r>
      <w:r w:rsidRPr="00997834">
        <w:rPr>
          <w:bCs/>
          <w:sz w:val="24"/>
          <w:szCs w:val="24"/>
        </w:rPr>
        <w:t>Later that day, Art and I found ourselves in a situation much like the one I just mentioned.</w:t>
      </w:r>
      <w:r w:rsidRPr="00FA65C0">
        <w:rPr>
          <w:bCs/>
          <w:sz w:val="24"/>
          <w:szCs w:val="24"/>
        </w:rPr>
        <w:t xml:space="preserve"> That is when I knew why the Lord sent me that particular verse. He knew I need</w:t>
      </w:r>
      <w:r>
        <w:rPr>
          <w:bCs/>
          <w:sz w:val="24"/>
          <w:szCs w:val="24"/>
        </w:rPr>
        <w:t>ed</w:t>
      </w:r>
      <w:r w:rsidRPr="00FA65C0">
        <w:rPr>
          <w:bCs/>
          <w:sz w:val="24"/>
          <w:szCs w:val="24"/>
        </w:rPr>
        <w:t xml:space="preserve"> to be reminded that He had truly changed my man. God replaced a calloused, stone-cold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new Art replaced him.” Moments like this don’t happen every day, but when they do, I can’t help but fall deeper in love with Jesus. Could you blame me? </w:t>
      </w:r>
    </w:p>
    <w:p w14:paraId="1F485FF0" w14:textId="33A17AF0" w:rsidR="00681114" w:rsidRDefault="00681114" w:rsidP="00681114">
      <w:pPr>
        <w:ind w:firstLine="720"/>
        <w:jc w:val="both"/>
        <w:rPr>
          <w:bCs/>
          <w:sz w:val="24"/>
          <w:szCs w:val="24"/>
        </w:rPr>
      </w:pPr>
      <w:r>
        <w:rPr>
          <w:bCs/>
          <w:sz w:val="24"/>
          <w:szCs w:val="24"/>
        </w:rPr>
        <w:t xml:space="preserve">I hope you will stop and take your time to look up each of these passages and do some soul searching. Then ask yourself, “Do I really love God? Do I love others?”  </w:t>
      </w:r>
    </w:p>
    <w:p w14:paraId="36954963" w14:textId="77777777" w:rsidR="00681114" w:rsidRDefault="00681114" w:rsidP="003322F6">
      <w:pPr>
        <w:pStyle w:val="ListParagraph"/>
        <w:ind w:left="0"/>
        <w:rPr>
          <w:sz w:val="24"/>
          <w:szCs w:val="24"/>
        </w:rPr>
      </w:pPr>
      <w:r>
        <w:rPr>
          <w:b/>
          <w:bCs/>
          <w:sz w:val="28"/>
          <w:szCs w:val="28"/>
        </w:rPr>
        <w:lastRenderedPageBreak/>
        <w:t xml:space="preserve">DIGGING DEEPER: </w:t>
      </w:r>
      <w:r w:rsidRPr="00CF3041">
        <w:rPr>
          <w:sz w:val="24"/>
          <w:szCs w:val="24"/>
        </w:rPr>
        <w:t>Ephesians 1:15; Matthew 5:43-48, 22:37-40; 1 John 3:11-24, 4:7-21; Galatians 5:13-22; John 13:34-35, 15:12-13; Romans 5:5; James 2:8</w:t>
      </w:r>
    </w:p>
    <w:p w14:paraId="182D3495" w14:textId="77777777" w:rsidR="00681114" w:rsidRDefault="00681114" w:rsidP="00681114">
      <w:pPr>
        <w:pStyle w:val="ListParagraph"/>
        <w:rPr>
          <w:sz w:val="24"/>
          <w:szCs w:val="24"/>
        </w:rPr>
      </w:pPr>
    </w:p>
    <w:p w14:paraId="1946F4E6" w14:textId="77777777" w:rsidR="00681114" w:rsidRPr="00CF3041" w:rsidRDefault="00681114" w:rsidP="00681114">
      <w:pPr>
        <w:pStyle w:val="ListParagraph"/>
        <w:spacing w:after="0"/>
        <w:ind w:left="0"/>
        <w:jc w:val="center"/>
        <w:rPr>
          <w:b/>
          <w:sz w:val="24"/>
          <w:szCs w:val="24"/>
        </w:rPr>
      </w:pPr>
      <w:r w:rsidRPr="00CF3041">
        <w:rPr>
          <w:b/>
          <w:bCs/>
          <w:iCs/>
          <w:sz w:val="24"/>
          <w:szCs w:val="24"/>
        </w:rPr>
        <w:t>1 John 3:14 &amp; 18-22 (NET)</w:t>
      </w:r>
    </w:p>
    <w:p w14:paraId="522DDAF1"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38"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41"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42"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4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4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49"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44354304"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4A58C6C5"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4ACE56FF" w14:textId="77777777" w:rsidR="00681114" w:rsidRPr="0059045B" w:rsidRDefault="00681114" w:rsidP="00681114">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68EC4FE6" w14:textId="77777777" w:rsidR="00681114" w:rsidRDefault="00681114" w:rsidP="00681114">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CC20D89" w14:textId="77777777" w:rsidR="00681114" w:rsidRPr="0059045B" w:rsidRDefault="00681114" w:rsidP="00681114">
      <w:pPr>
        <w:spacing w:after="0"/>
        <w:jc w:val="center"/>
        <w:rPr>
          <w:rFonts w:asciiTheme="minorHAnsi" w:eastAsiaTheme="minorEastAsia" w:hAnsiTheme="minorHAnsi" w:cstheme="minorBidi"/>
          <w:b/>
          <w:bCs/>
          <w:sz w:val="28"/>
          <w:szCs w:val="28"/>
        </w:rPr>
      </w:pPr>
    </w:p>
    <w:p w14:paraId="4B24F0B5" w14:textId="0E6DAF67" w:rsidR="00FE05E7" w:rsidRDefault="00FE05E7"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we are saved,</w:t>
      </w:r>
      <w:r w:rsidR="00681114">
        <w:rPr>
          <w:rFonts w:asciiTheme="minorHAnsi" w:eastAsiaTheme="minorEastAsia" w:hAnsiTheme="minorHAnsi" w:cstheme="minorBidi"/>
          <w:bCs/>
          <w:sz w:val="24"/>
          <w:szCs w:val="24"/>
        </w:rPr>
        <w:t xml:space="preserve"> we’ve been called </w:t>
      </w:r>
      <w:r w:rsidR="00681114" w:rsidRPr="00A2395D">
        <w:rPr>
          <w:rFonts w:asciiTheme="minorHAnsi" w:eastAsiaTheme="minorEastAsia" w:hAnsiTheme="minorHAnsi" w:cstheme="minorBidi"/>
          <w:bCs/>
          <w:sz w:val="24"/>
          <w:szCs w:val="24"/>
        </w:rPr>
        <w:t xml:space="preserve">out of </w:t>
      </w:r>
      <w:r w:rsidR="00681114">
        <w:rPr>
          <w:rFonts w:asciiTheme="minorHAnsi" w:eastAsiaTheme="minorEastAsia" w:hAnsiTheme="minorHAnsi" w:cstheme="minorBidi"/>
          <w:bCs/>
          <w:sz w:val="24"/>
          <w:szCs w:val="24"/>
        </w:rPr>
        <w:t xml:space="preserve">the </w:t>
      </w:r>
      <w:r w:rsidR="00681114" w:rsidRPr="00A2395D">
        <w:rPr>
          <w:rFonts w:asciiTheme="minorHAnsi" w:eastAsiaTheme="minorEastAsia" w:hAnsiTheme="minorHAnsi" w:cstheme="minorBidi"/>
          <w:bCs/>
          <w:sz w:val="24"/>
          <w:szCs w:val="24"/>
        </w:rPr>
        <w:t>darkness</w:t>
      </w:r>
      <w:r w:rsidR="00681114">
        <w:rPr>
          <w:rFonts w:asciiTheme="minorHAnsi" w:eastAsiaTheme="minorEastAsia" w:hAnsiTheme="minorHAnsi" w:cstheme="minorBidi"/>
          <w:bCs/>
          <w:sz w:val="24"/>
          <w:szCs w:val="24"/>
        </w:rPr>
        <w:t xml:space="preserve"> of sin and death</w:t>
      </w:r>
      <w:r w:rsidR="00997834">
        <w:rPr>
          <w:rFonts w:asciiTheme="minorHAnsi" w:eastAsiaTheme="minorEastAsia" w:hAnsiTheme="minorHAnsi" w:cstheme="minorBidi"/>
          <w:bCs/>
          <w:sz w:val="24"/>
          <w:szCs w:val="24"/>
        </w:rPr>
        <w:t xml:space="preserve"> (Colossians 1:13-14)</w:t>
      </w:r>
      <w:r w:rsidR="00681114">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You were saved for a purpose. In Acts 1:8, Jesus did not say some of you might become My witnesses. No,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Implying that everyone who has the Holy Spirit will bear witness to Him. “The Gospel came to you because it was heading to someone else.” – Robby Gallaty on Twitter</w:t>
      </w:r>
    </w:p>
    <w:p w14:paraId="255207D6" w14:textId="302162A1" w:rsidR="00681114" w:rsidRPr="0084282E" w:rsidRDefault="00681114" w:rsidP="00681114">
      <w:pPr>
        <w:ind w:firstLine="720"/>
        <w:jc w:val="both"/>
        <w:rPr>
          <w:iCs/>
          <w:sz w:val="24"/>
          <w:szCs w:val="24"/>
        </w:rPr>
      </w:pPr>
      <w:r>
        <w:rPr>
          <w:rFonts w:asciiTheme="minorHAnsi" w:eastAsiaTheme="minorEastAsia" w:hAnsiTheme="minorHAnsi" w:cstheme="minorBidi"/>
          <w:bCs/>
          <w:sz w:val="24"/>
          <w:szCs w:val="24"/>
        </w:rPr>
        <w:t xml:space="preserve">Jesus said, “You are the light of the world” (Matthew 5:13-16). </w:t>
      </w:r>
      <w:r w:rsidR="00997834">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t>
      </w:r>
      <w:r w:rsidR="00FE05E7">
        <w:rPr>
          <w:rFonts w:asciiTheme="minorHAnsi" w:eastAsiaTheme="minorEastAsia" w:hAnsiTheme="minorHAnsi" w:cstheme="minorBidi"/>
          <w:bCs/>
          <w:sz w:val="24"/>
          <w:szCs w:val="24"/>
        </w:rPr>
        <w:t>We were</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00FE05E7">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is agape,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r w:rsidRPr="00A2395D">
        <w:rPr>
          <w:i/>
          <w:iCs/>
          <w:sz w:val="24"/>
          <w:szCs w:val="24"/>
        </w:rPr>
        <w:t>”</w:t>
      </w:r>
      <w:r>
        <w:rPr>
          <w:iCs/>
          <w:sz w:val="24"/>
          <w:szCs w:val="24"/>
        </w:rPr>
        <w:t xml:space="preserve"> (1888).</w:t>
      </w:r>
    </w:p>
    <w:p w14:paraId="5703724F" w14:textId="77777777" w:rsidR="00681114" w:rsidRDefault="00681114" w:rsidP="003322F6">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3A452B2C" w14:textId="77777777" w:rsidR="00681114"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0A961519" w14:textId="77777777" w:rsidR="00681114" w:rsidRPr="0059045B"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AB418F4" w14:textId="77777777" w:rsidR="00681114" w:rsidRPr="00FA65C0" w:rsidRDefault="00681114" w:rsidP="00681114">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2A2E1D50" w14:textId="340C5E4E" w:rsidR="00681114" w:rsidRDefault="006F0E21" w:rsidP="00681114">
      <w:pPr>
        <w:ind w:firstLine="720"/>
        <w:jc w:val="both"/>
        <w:rPr>
          <w:sz w:val="24"/>
          <w:szCs w:val="24"/>
        </w:rPr>
      </w:pPr>
      <w:r>
        <w:rPr>
          <w:bCs/>
          <w:sz w:val="24"/>
          <w:szCs w:val="24"/>
        </w:rPr>
        <w:lastRenderedPageBreak/>
        <w:t>Nevertheless</w:t>
      </w:r>
      <w:r w:rsidR="00681114" w:rsidRPr="00FA65C0">
        <w:rPr>
          <w:bCs/>
          <w:sz w:val="24"/>
          <w:szCs w:val="24"/>
        </w:rPr>
        <w:t>, q</w:t>
      </w:r>
      <w:r w:rsidR="00681114"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00681114" w:rsidRPr="00FA65C0">
        <w:rPr>
          <w:i/>
          <w:sz w:val="24"/>
          <w:szCs w:val="24"/>
        </w:rPr>
        <w:t>from</w:t>
      </w:r>
      <w:r w:rsidR="00681114" w:rsidRPr="00FA65C0">
        <w:rPr>
          <w:sz w:val="24"/>
          <w:szCs w:val="24"/>
        </w:rPr>
        <w:t xml:space="preserve"> their sins is that they have the desire to fight </w:t>
      </w:r>
      <w:r w:rsidR="00681114" w:rsidRPr="00FA65C0">
        <w:rPr>
          <w:i/>
          <w:sz w:val="24"/>
          <w:szCs w:val="24"/>
        </w:rPr>
        <w:t>against</w:t>
      </w:r>
      <w:r w:rsidR="00681114" w:rsidRPr="00FA65C0">
        <w:rPr>
          <w:sz w:val="24"/>
          <w:szCs w:val="24"/>
        </w:rPr>
        <w:t xml:space="preserve"> sins that once enslaved them. Because when the Holy Spirit lives in you, He won’t let you remain in sin for long. You may find it interesting that the Greek word for voice is </w:t>
      </w:r>
      <w:r w:rsidR="00681114" w:rsidRPr="00FA65C0">
        <w:rPr>
          <w:i/>
          <w:noProof/>
          <w:sz w:val="24"/>
          <w:szCs w:val="24"/>
        </w:rPr>
        <w:t>phone</w:t>
      </w:r>
      <w:r w:rsidR="00681114" w:rsidRPr="00FA65C0">
        <w:rPr>
          <w:sz w:val="24"/>
          <w:szCs w:val="24"/>
        </w:rPr>
        <w:t xml:space="preserve">. Yes—voice in Greek is spelled PHONE! Do you hear God’s phone ring </w:t>
      </w:r>
      <w:r w:rsidR="00681114" w:rsidRPr="00FA65C0">
        <w:rPr>
          <w:i/>
          <w:iCs/>
          <w:sz w:val="24"/>
          <w:szCs w:val="24"/>
        </w:rPr>
        <w:t>inside</w:t>
      </w:r>
      <w:r w:rsidR="00681114" w:rsidRPr="00FA65C0">
        <w:rPr>
          <w:sz w:val="24"/>
          <w:szCs w:val="24"/>
        </w:rPr>
        <w:t xml:space="preserve"> of you when you are</w:t>
      </w:r>
      <w:r w:rsidR="00681114" w:rsidRPr="00A010C8">
        <w:rPr>
          <w:sz w:val="24"/>
          <w:szCs w:val="24"/>
        </w:rPr>
        <w:t xml:space="preserve"> disobeying God, or is He still </w:t>
      </w:r>
      <w:r w:rsidR="00681114" w:rsidRPr="00A010C8">
        <w:rPr>
          <w:i/>
          <w:iCs/>
          <w:sz w:val="24"/>
          <w:szCs w:val="24"/>
        </w:rPr>
        <w:t>outside</w:t>
      </w:r>
      <w:r w:rsidR="00681114" w:rsidRPr="00A010C8">
        <w:rPr>
          <w:sz w:val="24"/>
          <w:szCs w:val="24"/>
        </w:rPr>
        <w:t xml:space="preserve"> convicting you of your </w:t>
      </w:r>
      <w:r w:rsidR="00681114">
        <w:rPr>
          <w:sz w:val="24"/>
          <w:szCs w:val="24"/>
        </w:rPr>
        <w:t>sins</w:t>
      </w:r>
      <w:r w:rsidR="00681114" w:rsidRPr="00A010C8">
        <w:rPr>
          <w:sz w:val="24"/>
          <w:szCs w:val="24"/>
        </w:rPr>
        <w:t xml:space="preserve"> (1 John 1:8-10; 2 Corinthians 7:10)</w:t>
      </w:r>
      <w:r w:rsidR="00681114">
        <w:rPr>
          <w:sz w:val="24"/>
          <w:szCs w:val="24"/>
        </w:rPr>
        <w:t>?</w:t>
      </w:r>
    </w:p>
    <w:p w14:paraId="46274347" w14:textId="77777777" w:rsidR="00681114" w:rsidRPr="0095012A" w:rsidRDefault="00681114" w:rsidP="00681114">
      <w:pPr>
        <w:pStyle w:val="ListParagraph"/>
        <w:ind w:left="0"/>
        <w:jc w:val="center"/>
        <w:rPr>
          <w:b/>
          <w:sz w:val="24"/>
          <w:szCs w:val="24"/>
        </w:rPr>
      </w:pPr>
      <w:r w:rsidRPr="0095012A">
        <w:rPr>
          <w:b/>
          <w:bCs/>
          <w:sz w:val="24"/>
          <w:szCs w:val="24"/>
        </w:rPr>
        <w:t>John16:8 (NET)</w:t>
      </w:r>
    </w:p>
    <w:p w14:paraId="6B4CE3FD" w14:textId="77777777" w:rsidR="00681114" w:rsidRDefault="00681114" w:rsidP="00681114">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52"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53"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54"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55"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Pr>
          <w:rFonts w:asciiTheme="minorHAnsi" w:hAnsiTheme="minorHAnsi" w:cstheme="minorHAnsi"/>
          <w:b/>
          <w:i/>
          <w:sz w:val="24"/>
          <w:szCs w:val="24"/>
          <w:lang w:val="en"/>
        </w:rPr>
        <w:t>.</w:t>
      </w:r>
    </w:p>
    <w:p w14:paraId="7FD3620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B63E5BA" w14:textId="77777777" w:rsidR="00681114" w:rsidRPr="0095012A" w:rsidRDefault="00681114" w:rsidP="00681114">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2710C46"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56"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57" w:history="1">
        <w:r w:rsidRPr="00E54B3C">
          <w:rPr>
            <w:rStyle w:val="Hyperlink"/>
            <w:rFonts w:asciiTheme="minorHAnsi" w:hAnsiTheme="minorHAnsi" w:cstheme="minorHAnsi"/>
            <w:b/>
            <w:i/>
            <w:vanish/>
            <w:sz w:val="24"/>
            <w:szCs w:val="24"/>
            <w:vertAlign w:val="superscript"/>
            <w:lang w:val="en"/>
          </w:rPr>
          <w:t>53</w:t>
        </w:r>
      </w:hyperlink>
    </w:p>
    <w:p w14:paraId="75F0D56F"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58"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59"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338F4D7" w14:textId="77777777" w:rsidR="00681114" w:rsidRDefault="00681114" w:rsidP="00681114">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2B15BD24" w14:textId="77777777" w:rsidR="00681114" w:rsidRPr="00E54B3C" w:rsidRDefault="00681114" w:rsidP="00681114">
      <w:pPr>
        <w:pStyle w:val="NoSpacing"/>
        <w:jc w:val="center"/>
        <w:rPr>
          <w:rStyle w:val="s"/>
          <w:rFonts w:asciiTheme="minorHAnsi" w:hAnsiTheme="minorHAnsi" w:cstheme="minorHAnsi"/>
          <w:b/>
          <w:i/>
          <w:sz w:val="24"/>
          <w:szCs w:val="24"/>
          <w:lang w:val="en"/>
        </w:rPr>
      </w:pPr>
    </w:p>
    <w:p w14:paraId="7C05CA2B" w14:textId="7538BE87" w:rsidR="00681114" w:rsidRDefault="00681114" w:rsidP="00681114">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my favorite. But I add it to make a point. Not to put word’s in, nor take them out of God’s mouth, but I think we can safely say that this passage is not to be taken literally. </w:t>
      </w:r>
    </w:p>
    <w:p w14:paraId="0529C764" w14:textId="77777777" w:rsidR="00681114" w:rsidRDefault="00681114" w:rsidP="00681114">
      <w:pPr>
        <w:spacing w:after="0"/>
        <w:ind w:firstLine="720"/>
        <w:rPr>
          <w:rFonts w:asciiTheme="minorHAnsi" w:eastAsiaTheme="minorEastAsia" w:hAnsiTheme="minorHAnsi" w:cstheme="minorBidi"/>
          <w:bCs/>
          <w:sz w:val="24"/>
          <w:szCs w:val="24"/>
        </w:rPr>
      </w:pPr>
    </w:p>
    <w:p w14:paraId="2ED2ECDE" w14:textId="77777777" w:rsidR="00681114" w:rsidRPr="003D634A" w:rsidRDefault="00681114" w:rsidP="00681114">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6CD5DA8F" w14:textId="77777777" w:rsidR="00681114" w:rsidRDefault="00681114" w:rsidP="00681114">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32E9EF3" w14:textId="77777777" w:rsidR="00681114" w:rsidRPr="003D634A" w:rsidRDefault="00681114" w:rsidP="00681114">
      <w:pPr>
        <w:spacing w:after="0"/>
        <w:jc w:val="center"/>
        <w:rPr>
          <w:rFonts w:asciiTheme="minorHAnsi" w:eastAsiaTheme="minorEastAsia" w:hAnsiTheme="minorHAnsi" w:cstheme="minorHAnsi"/>
          <w:b/>
          <w:bCs/>
          <w:sz w:val="24"/>
          <w:szCs w:val="24"/>
        </w:rPr>
      </w:pPr>
    </w:p>
    <w:p w14:paraId="0E94CBFD" w14:textId="376ACEAD" w:rsidR="00681114" w:rsidRDefault="00681114" w:rsidP="00681114">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or beat them black and blue, does He? </w:t>
      </w:r>
      <w:r w:rsidR="00D61A0B">
        <w:rPr>
          <w:rFonts w:asciiTheme="minorHAnsi" w:eastAsiaTheme="minorEastAsia" w:hAnsiTheme="minorHAnsi" w:cstheme="minorBidi"/>
          <w:bCs/>
          <w:sz w:val="24"/>
          <w:szCs w:val="24"/>
        </w:rPr>
        <w:t>Of course</w:t>
      </w:r>
      <w:r w:rsidR="007248D8">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not! Then why did I include such a strange passage, you ask? Just to say this: while God is serious about our holiness, and does not sweep our sin under the rug by ignoring it, He will never ever stop loving us. We are His</w:t>
      </w:r>
      <w:r w:rsidR="006F0E21">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If you’re a parent, you know instinctively, what I mean. </w:t>
      </w:r>
    </w:p>
    <w:p w14:paraId="7D62581D" w14:textId="39528C2E"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w:t>
      </w:r>
      <w:r>
        <w:rPr>
          <w:rFonts w:asciiTheme="minorHAnsi" w:eastAsiaTheme="minorEastAsia" w:hAnsiTheme="minorHAnsi" w:cstheme="minorBidi"/>
          <w:bCs/>
          <w:sz w:val="24"/>
          <w:szCs w:val="24"/>
        </w:rPr>
        <w:lastRenderedPageBreak/>
        <w:t xml:space="preserve">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w:t>
      </w:r>
      <w:r w:rsidR="00982233" w:rsidRPr="00982233">
        <w:rPr>
          <w:sz w:val="24"/>
          <w:szCs w:val="24"/>
        </w:rPr>
        <w:t xml:space="preserve"> </w:t>
      </w:r>
      <w:r w:rsidR="00982233">
        <w:rPr>
          <w:sz w:val="24"/>
          <w:szCs w:val="24"/>
        </w:rPr>
        <w:t>To ignore God’s discipline, is to invite calamity. I</w:t>
      </w:r>
      <w:r>
        <w:rPr>
          <w:rFonts w:asciiTheme="minorHAnsi" w:eastAsiaTheme="minorEastAsia" w:hAnsiTheme="minorHAnsi" w:cstheme="minorBidi"/>
          <w:bCs/>
          <w:sz w:val="24"/>
          <w:szCs w:val="24"/>
        </w:rPr>
        <w:t xml:space="preserve">f He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40DB3B02" w14:textId="49098C99"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to death to punish us. Other translations of this passage chose words that </w:t>
      </w:r>
      <w:r w:rsidRPr="00126230">
        <w:rPr>
          <w:rFonts w:asciiTheme="minorHAnsi" w:eastAsiaTheme="minorEastAsia" w:hAnsiTheme="minorHAnsi" w:cstheme="minorBidi"/>
          <w:bCs/>
          <w:noProof/>
          <w:sz w:val="24"/>
          <w:szCs w:val="24"/>
        </w:rPr>
        <w:t>suggest</w:t>
      </w:r>
      <w:r>
        <w:rPr>
          <w:rFonts w:asciiTheme="minorHAnsi" w:eastAsiaTheme="minorEastAsia" w:hAnsiTheme="minorHAnsi" w:cstheme="minorBidi"/>
          <w:bCs/>
          <w:sz w:val="24"/>
          <w:szCs w:val="24"/>
        </w:rPr>
        <w:t xml:space="preserve"> He is speaking here of the Messiah (the Hebrew word for Christ). Yes, God has punished our sins</w:t>
      </w:r>
      <w:r w:rsidR="007248D8">
        <w:rPr>
          <w:rFonts w:asciiTheme="minorHAnsi" w:eastAsiaTheme="minorEastAsia" w:hAnsiTheme="minorHAnsi" w:cstheme="minorBidi"/>
          <w:bCs/>
          <w:sz w:val="24"/>
          <w:szCs w:val="24"/>
        </w:rPr>
        <w:t>. He did that</w:t>
      </w:r>
      <w:r>
        <w:rPr>
          <w:rFonts w:asciiTheme="minorHAnsi" w:eastAsiaTheme="minorEastAsia" w:hAnsiTheme="minorHAnsi" w:cstheme="minorBidi"/>
          <w:bCs/>
          <w:sz w:val="24"/>
          <w:szCs w:val="24"/>
        </w:rPr>
        <w:t xml:space="preserve"> when Jesus took our beating. He was crushed, wounded and beat black and blue. Then He said, “It is finished” (John 19:1-31). For this reason, God the Father will discipline us, but He will never take His love away from us because we are in His Beloved Son. </w:t>
      </w:r>
    </w:p>
    <w:p w14:paraId="357399EA" w14:textId="72AFA841" w:rsidR="00681114" w:rsidRPr="00E263A2" w:rsidRDefault="00681114" w:rsidP="00681114">
      <w:pPr>
        <w:ind w:firstLine="720"/>
        <w:jc w:val="both"/>
        <w:rPr>
          <w:iCs/>
          <w:sz w:val="24"/>
          <w:szCs w:val="24"/>
        </w:rPr>
      </w:pPr>
      <w:r>
        <w:rPr>
          <w:rFonts w:asciiTheme="minorHAnsi" w:eastAsiaTheme="minorEastAsia" w:hAnsiTheme="minorHAnsi" w:cstheme="minorBidi"/>
          <w:bCs/>
          <w:sz w:val="24"/>
          <w:szCs w:val="24"/>
        </w:rPr>
        <w:t>And so, if you are not co</w:t>
      </w:r>
      <w:r w:rsidR="00D61A0B">
        <w:rPr>
          <w:rFonts w:asciiTheme="minorHAnsi" w:eastAsiaTheme="minorEastAsia" w:hAnsiTheme="minorHAnsi" w:cstheme="minorBidi"/>
          <w:bCs/>
          <w:sz w:val="24"/>
          <w:szCs w:val="24"/>
        </w:rPr>
        <w:t>rrected</w:t>
      </w:r>
      <w:r w:rsidR="007248D8">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Pr>
          <w:i/>
          <w:iCs/>
          <w:sz w:val="24"/>
          <w:szCs w:val="24"/>
        </w:rPr>
        <w:t>a single child without the rod”</w:t>
      </w:r>
      <w:r>
        <w:rPr>
          <w:iCs/>
          <w:sz w:val="24"/>
          <w:szCs w:val="24"/>
        </w:rPr>
        <w:t xml:space="preserve"> (1868).</w:t>
      </w:r>
    </w:p>
    <w:p w14:paraId="2EE465D9" w14:textId="77777777" w:rsidR="00681114" w:rsidRDefault="00681114" w:rsidP="003322F6">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18:19-40, 19:11-30; </w:t>
      </w:r>
      <w:r w:rsidRPr="002A5572">
        <w:rPr>
          <w:sz w:val="24"/>
          <w:szCs w:val="24"/>
        </w:rPr>
        <w:t>Hebrews 12:5-11; Job 5:17-18; Proverbs 3:11-12; Revelation 3:19; Psalm 118:18; 2 Samuel 7:14-15</w:t>
      </w:r>
      <w:r w:rsidRPr="002A5572">
        <w:rPr>
          <w:sz w:val="24"/>
          <w:szCs w:val="24"/>
        </w:rPr>
        <w:br/>
      </w:r>
    </w:p>
    <w:p w14:paraId="0B24066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00159B32" w14:textId="77777777" w:rsidR="00681114" w:rsidRPr="0095012A" w:rsidRDefault="00681114" w:rsidP="00681114">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57EF8C7A" w14:textId="77777777" w:rsidR="00681114" w:rsidRPr="00FA65C0" w:rsidRDefault="00681114" w:rsidP="00681114">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60"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63"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64"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65"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1BED10D2" w14:textId="77777777" w:rsidR="00681114" w:rsidRPr="00FA65C0" w:rsidRDefault="00681114" w:rsidP="00681114">
      <w:pPr>
        <w:pStyle w:val="NoSpacing"/>
        <w:jc w:val="center"/>
        <w:rPr>
          <w:rFonts w:asciiTheme="minorHAnsi" w:hAnsiTheme="minorHAnsi" w:cstheme="minorHAnsi"/>
          <w:b/>
          <w:i/>
          <w:sz w:val="24"/>
          <w:szCs w:val="24"/>
          <w:lang w:val="en"/>
        </w:rPr>
      </w:pPr>
    </w:p>
    <w:p w14:paraId="70AB0A00" w14:textId="4CB64633" w:rsidR="00681114" w:rsidRPr="00FA65C0"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w:t>
      </w:r>
      <w:r w:rsidR="00695322" w:rsidRPr="00FA65C0">
        <w:rPr>
          <w:rFonts w:asciiTheme="minorHAnsi" w:eastAsiaTheme="minorEastAsia" w:hAnsiTheme="minorHAnsi" w:cstheme="minorBidi"/>
          <w:bCs/>
          <w:sz w:val="24"/>
          <w:szCs w:val="24"/>
        </w:rPr>
        <w:t>answered prayer</w:t>
      </w:r>
      <w:r w:rsidRPr="00FA65C0">
        <w:rPr>
          <w:rFonts w:asciiTheme="minorHAnsi" w:eastAsiaTheme="minorEastAsia" w:hAnsiTheme="minorHAnsi" w:cstheme="minorBidi"/>
          <w:bCs/>
          <w:sz w:val="24"/>
          <w:szCs w:val="24"/>
        </w:rPr>
        <w:t>.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CAB874D" w14:textId="23E5458C" w:rsidR="00681114" w:rsidRPr="002E2749"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w:t>
      </w:r>
      <w:r w:rsidRPr="002E2749">
        <w:rPr>
          <w:rFonts w:asciiTheme="minorHAnsi" w:eastAsiaTheme="minorEastAsia" w:hAnsiTheme="minorHAnsi" w:cstheme="minorBidi"/>
          <w:bCs/>
          <w:sz w:val="24"/>
          <w:szCs w:val="24"/>
        </w:rPr>
        <w:lastRenderedPageBreak/>
        <w:t xml:space="preserve">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0B7284FE" w14:textId="77777777" w:rsidR="00681114" w:rsidRDefault="00681114" w:rsidP="003322F6">
      <w:pPr>
        <w:pStyle w:val="ListParagraph"/>
        <w:ind w:left="0"/>
        <w:rPr>
          <w:sz w:val="24"/>
          <w:szCs w:val="24"/>
        </w:rPr>
      </w:pPr>
      <w:r>
        <w:rPr>
          <w:b/>
          <w:bCs/>
          <w:sz w:val="28"/>
          <w:szCs w:val="28"/>
        </w:rPr>
        <w:t xml:space="preserve">DIGGING DEEPER: </w:t>
      </w: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35C884A3" w14:textId="77777777" w:rsidR="0068341C" w:rsidRDefault="0068341C" w:rsidP="0068341C">
      <w:pPr>
        <w:pStyle w:val="paragraph"/>
        <w:jc w:val="center"/>
        <w:textAlignment w:val="baseline"/>
        <w:rPr>
          <w:rStyle w:val="eop"/>
          <w:rFonts w:asciiTheme="minorHAnsi" w:eastAsia="Calibri" w:hAnsiTheme="minorHAnsi" w:cstheme="minorHAnsi"/>
          <w:b/>
        </w:rPr>
      </w:pPr>
      <w:r w:rsidRPr="00B05E3A">
        <w:rPr>
          <w:rStyle w:val="normaltextrun"/>
          <w:rFonts w:asciiTheme="minorHAnsi" w:hAnsiTheme="minorHAnsi" w:cstheme="minorHAnsi"/>
          <w:b/>
          <w:iCs/>
          <w:lang w:val="en"/>
        </w:rPr>
        <w:t>2 Peter 1:10 (</w:t>
      </w:r>
      <w:r>
        <w:rPr>
          <w:rStyle w:val="normaltextrun"/>
          <w:rFonts w:asciiTheme="minorHAnsi" w:hAnsiTheme="minorHAnsi" w:cstheme="minorHAnsi"/>
          <w:b/>
          <w:iCs/>
          <w:lang w:val="en"/>
        </w:rPr>
        <w:t>NET</w:t>
      </w:r>
      <w:r w:rsidRPr="00B05E3A">
        <w:rPr>
          <w:rStyle w:val="normaltextrun"/>
          <w:rFonts w:asciiTheme="minorHAnsi" w:hAnsiTheme="minorHAnsi" w:cstheme="minorHAnsi"/>
          <w:b/>
          <w:iCs/>
          <w:lang w:val="en"/>
        </w:rPr>
        <w:t>)</w:t>
      </w:r>
      <w:r w:rsidRPr="00B05E3A">
        <w:rPr>
          <w:rStyle w:val="eop"/>
          <w:rFonts w:asciiTheme="minorHAnsi" w:eastAsia="Calibri" w:hAnsiTheme="minorHAnsi" w:cstheme="minorHAnsi"/>
          <w:b/>
        </w:rPr>
        <w:t> </w:t>
      </w:r>
    </w:p>
    <w:p w14:paraId="6895288B" w14:textId="5141745C" w:rsidR="0068341C" w:rsidRPr="0068341C" w:rsidRDefault="0068341C" w:rsidP="0068341C">
      <w:pPr>
        <w:pStyle w:val="paragraph"/>
        <w:jc w:val="center"/>
        <w:textAlignment w:val="baseline"/>
        <w:rPr>
          <w:rFonts w:asciiTheme="minorHAnsi" w:hAnsiTheme="minorHAnsi" w:cstheme="minorHAnsi"/>
          <w:b/>
        </w:rPr>
      </w:pPr>
      <w:r w:rsidRPr="0068341C">
        <w:rPr>
          <w:rFonts w:asciiTheme="minorHAnsi" w:hAnsiTheme="minorHAnsi" w:cstheme="minorHAnsi"/>
          <w:b/>
          <w:color w:val="000000"/>
        </w:rPr>
        <w:t>Therefore, brothers and sisters,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make every effort to be sure of your calling and election.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by doing this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you will never</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stumble into sin.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thus an entrance into the eternal kingdom of our Lord and Savior, Jesus Christ, will be richly provided for you.</w:t>
      </w:r>
    </w:p>
    <w:p w14:paraId="4364CD07" w14:textId="186F37E3" w:rsidR="00681114" w:rsidRDefault="00681114" w:rsidP="00681114">
      <w:pPr>
        <w:jc w:val="both"/>
        <w:rPr>
          <w:sz w:val="24"/>
          <w:szCs w:val="24"/>
        </w:rPr>
      </w:pPr>
    </w:p>
    <w:p w14:paraId="7DBFB7A8" w14:textId="26E817EA" w:rsidR="0068341C" w:rsidRDefault="0068341C" w:rsidP="00681114">
      <w:pPr>
        <w:jc w:val="both"/>
        <w:rPr>
          <w:sz w:val="24"/>
          <w:szCs w:val="24"/>
        </w:rPr>
      </w:pPr>
    </w:p>
    <w:p w14:paraId="30EA3AC2" w14:textId="0E22FAC5" w:rsidR="0068341C" w:rsidRDefault="0068341C" w:rsidP="00681114">
      <w:pPr>
        <w:jc w:val="both"/>
        <w:rPr>
          <w:sz w:val="24"/>
          <w:szCs w:val="24"/>
        </w:rPr>
      </w:pPr>
    </w:p>
    <w:p w14:paraId="6EFB08A4" w14:textId="5641C411" w:rsidR="0068341C" w:rsidRDefault="0068341C" w:rsidP="00681114">
      <w:pPr>
        <w:jc w:val="both"/>
        <w:rPr>
          <w:sz w:val="24"/>
          <w:szCs w:val="24"/>
        </w:rPr>
      </w:pPr>
    </w:p>
    <w:p w14:paraId="340BA7CD" w14:textId="04F28AB9" w:rsidR="0068341C" w:rsidRDefault="0068341C" w:rsidP="00681114">
      <w:pPr>
        <w:jc w:val="both"/>
        <w:rPr>
          <w:sz w:val="24"/>
          <w:szCs w:val="24"/>
        </w:rPr>
      </w:pPr>
    </w:p>
    <w:p w14:paraId="67C0883D" w14:textId="57185EE7" w:rsidR="0068341C" w:rsidRDefault="0068341C" w:rsidP="00681114">
      <w:pPr>
        <w:jc w:val="both"/>
        <w:rPr>
          <w:sz w:val="24"/>
          <w:szCs w:val="24"/>
        </w:rPr>
      </w:pPr>
    </w:p>
    <w:p w14:paraId="5CFDA4E0" w14:textId="7CB182C1" w:rsidR="0068341C" w:rsidRDefault="0068341C" w:rsidP="00681114">
      <w:pPr>
        <w:jc w:val="both"/>
        <w:rPr>
          <w:sz w:val="24"/>
          <w:szCs w:val="24"/>
        </w:rPr>
      </w:pPr>
    </w:p>
    <w:p w14:paraId="40F20EA3" w14:textId="73387402" w:rsidR="0068341C" w:rsidRDefault="0068341C" w:rsidP="00681114">
      <w:pPr>
        <w:jc w:val="both"/>
        <w:rPr>
          <w:sz w:val="24"/>
          <w:szCs w:val="24"/>
        </w:rPr>
      </w:pPr>
    </w:p>
    <w:p w14:paraId="57C76384" w14:textId="66C9685A" w:rsidR="0068341C" w:rsidRDefault="0068341C" w:rsidP="00681114">
      <w:pPr>
        <w:jc w:val="both"/>
        <w:rPr>
          <w:sz w:val="24"/>
          <w:szCs w:val="24"/>
        </w:rPr>
      </w:pPr>
    </w:p>
    <w:p w14:paraId="57B5220E" w14:textId="77777777" w:rsidR="00D56F58" w:rsidRDefault="00D56F58" w:rsidP="00681114">
      <w:pPr>
        <w:jc w:val="both"/>
        <w:rPr>
          <w:sz w:val="24"/>
          <w:szCs w:val="24"/>
        </w:rPr>
      </w:pPr>
    </w:p>
    <w:p w14:paraId="06F89365" w14:textId="176CE72C" w:rsidR="007B50A8" w:rsidRDefault="007B50A8" w:rsidP="00681114">
      <w:pPr>
        <w:jc w:val="both"/>
        <w:rPr>
          <w:sz w:val="24"/>
          <w:szCs w:val="24"/>
        </w:rPr>
      </w:pPr>
    </w:p>
    <w:p w14:paraId="47ED424C" w14:textId="7F0B6733" w:rsidR="0077005B" w:rsidRDefault="0077005B" w:rsidP="00681114">
      <w:pPr>
        <w:jc w:val="both"/>
        <w:rPr>
          <w:sz w:val="24"/>
          <w:szCs w:val="24"/>
        </w:rPr>
      </w:pPr>
    </w:p>
    <w:p w14:paraId="738304A3" w14:textId="18673B0D" w:rsidR="0077005B" w:rsidRDefault="0077005B" w:rsidP="00681114">
      <w:pPr>
        <w:jc w:val="both"/>
        <w:rPr>
          <w:sz w:val="24"/>
          <w:szCs w:val="24"/>
        </w:rPr>
      </w:pPr>
    </w:p>
    <w:p w14:paraId="4B513112" w14:textId="56DFA6BF" w:rsidR="0077005B" w:rsidRDefault="0077005B" w:rsidP="00681114">
      <w:pPr>
        <w:jc w:val="both"/>
        <w:rPr>
          <w:sz w:val="24"/>
          <w:szCs w:val="24"/>
        </w:rPr>
      </w:pPr>
    </w:p>
    <w:p w14:paraId="5D0CC26E" w14:textId="3272A8BD" w:rsidR="0077005B" w:rsidRDefault="0077005B" w:rsidP="00681114">
      <w:pPr>
        <w:jc w:val="both"/>
        <w:rPr>
          <w:sz w:val="24"/>
          <w:szCs w:val="24"/>
        </w:rPr>
      </w:pPr>
    </w:p>
    <w:p w14:paraId="73C01D58" w14:textId="77777777" w:rsidR="0077005B" w:rsidRDefault="0077005B" w:rsidP="00681114">
      <w:pPr>
        <w:jc w:val="both"/>
        <w:rPr>
          <w:sz w:val="24"/>
          <w:szCs w:val="24"/>
        </w:rPr>
      </w:pPr>
    </w:p>
    <w:p w14:paraId="0CA32FF3" w14:textId="77777777" w:rsidR="007B50A8" w:rsidRDefault="007B50A8" w:rsidP="00681114">
      <w:pPr>
        <w:jc w:val="both"/>
        <w:rPr>
          <w:sz w:val="24"/>
          <w:szCs w:val="24"/>
        </w:rPr>
      </w:pPr>
    </w:p>
    <w:p w14:paraId="7B7CDC8E" w14:textId="03C58E41" w:rsidR="0068341C" w:rsidRDefault="0068341C" w:rsidP="00681114">
      <w:pPr>
        <w:jc w:val="both"/>
        <w:rPr>
          <w:sz w:val="24"/>
          <w:szCs w:val="24"/>
        </w:rPr>
      </w:pPr>
    </w:p>
    <w:p w14:paraId="0D1A6DB2" w14:textId="77777777" w:rsidR="00681114" w:rsidRPr="003C3007" w:rsidRDefault="00681114" w:rsidP="00681114">
      <w:pPr>
        <w:spacing w:before="240" w:after="160" w:line="259" w:lineRule="auto"/>
        <w:jc w:val="center"/>
        <w:rPr>
          <w:b/>
          <w:sz w:val="28"/>
          <w:szCs w:val="28"/>
        </w:rPr>
      </w:pPr>
      <w:r w:rsidRPr="003C3007">
        <w:rPr>
          <w:b/>
          <w:sz w:val="28"/>
          <w:szCs w:val="28"/>
        </w:rPr>
        <w:t>DISCUSSION QUESTIONS: Let’s talk about it.</w:t>
      </w:r>
    </w:p>
    <w:p w14:paraId="49EF0B92" w14:textId="77777777" w:rsidR="00681114" w:rsidRPr="00CF3041" w:rsidRDefault="00681114" w:rsidP="001371F1">
      <w:pPr>
        <w:pStyle w:val="ListParagraph"/>
        <w:numPr>
          <w:ilvl w:val="0"/>
          <w:numId w:val="7"/>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729BCBEF" w14:textId="77777777" w:rsidR="00681114" w:rsidRDefault="00681114" w:rsidP="001371F1">
      <w:pPr>
        <w:pStyle w:val="ListParagraph"/>
        <w:numPr>
          <w:ilvl w:val="0"/>
          <w:numId w:val="7"/>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5DEB7F3E" w14:textId="77777777" w:rsidR="00681114" w:rsidRPr="00683436" w:rsidRDefault="00681114" w:rsidP="001371F1">
      <w:pPr>
        <w:pStyle w:val="ListParagraph"/>
        <w:numPr>
          <w:ilvl w:val="0"/>
          <w:numId w:val="7"/>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E7D4B43" w14:textId="77777777" w:rsidR="00681114" w:rsidRPr="00683436" w:rsidRDefault="00681114" w:rsidP="001371F1">
      <w:pPr>
        <w:pStyle w:val="ListParagraph"/>
        <w:numPr>
          <w:ilvl w:val="0"/>
          <w:numId w:val="7"/>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17BD05BC" w14:textId="77777777" w:rsidR="00681114" w:rsidRPr="00683436" w:rsidRDefault="00681114" w:rsidP="001371F1">
      <w:pPr>
        <w:pStyle w:val="ListParagraph"/>
        <w:numPr>
          <w:ilvl w:val="0"/>
          <w:numId w:val="7"/>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4991C035" w14:textId="77777777" w:rsidR="00681114" w:rsidRPr="00683436" w:rsidRDefault="00681114" w:rsidP="001371F1">
      <w:pPr>
        <w:pStyle w:val="ListParagraph"/>
        <w:numPr>
          <w:ilvl w:val="0"/>
          <w:numId w:val="7"/>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78792F5" w14:textId="77777777" w:rsidR="00681114" w:rsidRDefault="00681114" w:rsidP="001371F1">
      <w:pPr>
        <w:pStyle w:val="ListParagraph"/>
        <w:numPr>
          <w:ilvl w:val="0"/>
          <w:numId w:val="7"/>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271DBBD0" w14:textId="77777777" w:rsidR="00681114" w:rsidRDefault="00681114" w:rsidP="001371F1">
      <w:pPr>
        <w:pStyle w:val="ListParagraph"/>
        <w:numPr>
          <w:ilvl w:val="0"/>
          <w:numId w:val="7"/>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3ABAE950" w14:textId="77777777" w:rsidR="00681114" w:rsidRPr="001127AA" w:rsidRDefault="00681114" w:rsidP="001371F1">
      <w:pPr>
        <w:pStyle w:val="ListParagraph"/>
        <w:numPr>
          <w:ilvl w:val="0"/>
          <w:numId w:val="7"/>
        </w:numPr>
        <w:rPr>
          <w:sz w:val="24"/>
          <w:szCs w:val="24"/>
        </w:rPr>
      </w:pPr>
      <w:r w:rsidRPr="00683436">
        <w:rPr>
          <w:sz w:val="24"/>
          <w:szCs w:val="24"/>
        </w:rPr>
        <w:lastRenderedPageBreak/>
        <w:t xml:space="preserve"> </w:t>
      </w: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4217553A" w14:textId="22977C10" w:rsidR="00127B99" w:rsidRDefault="00AD0ED1" w:rsidP="00127B99">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t>Phase #2</w:t>
      </w:r>
    </w:p>
    <w:p w14:paraId="287F31E1" w14:textId="77777777" w:rsidR="00127B99" w:rsidRDefault="00127B99" w:rsidP="00127B99">
      <w:pPr>
        <w:pStyle w:val="paragraph"/>
        <w:jc w:val="center"/>
        <w:textAlignment w:val="baseline"/>
        <w:rPr>
          <w:rStyle w:val="normaltextrun"/>
          <w:rFonts w:ascii="Edwardian Script ITC" w:hAnsi="Edwardian Script ITC" w:cstheme="minorHAnsi"/>
          <w:b/>
          <w:bCs/>
          <w:sz w:val="72"/>
          <w:szCs w:val="72"/>
          <w:lang w:val="en"/>
        </w:rPr>
      </w:pPr>
    </w:p>
    <w:p w14:paraId="138A3F99" w14:textId="70210FEA" w:rsidR="0068341C" w:rsidRDefault="00127B99" w:rsidP="00AD0ED1">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081EE768" w14:textId="0D8ECF40"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32C60B1" w14:textId="0F2D887E"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3F6C6B7C" w14:textId="77777777" w:rsidR="00127B99" w:rsidRPr="00127B99" w:rsidRDefault="00127B99" w:rsidP="00AD0ED1">
      <w:pPr>
        <w:pStyle w:val="paragraph"/>
        <w:jc w:val="center"/>
        <w:textAlignment w:val="baseline"/>
        <w:rPr>
          <w:rFonts w:asciiTheme="minorHAnsi" w:hAnsiTheme="minorHAnsi" w:cstheme="minorHAnsi"/>
        </w:rPr>
      </w:pPr>
    </w:p>
    <w:p w14:paraId="7E02022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5134733"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F9F73FF"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Establishing new believers in the fundamentals of the faith.</w:t>
      </w:r>
    </w:p>
    <w:p w14:paraId="2332033C"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50B2E98A" w14:textId="77777777" w:rsidR="00AD0ED1" w:rsidRPr="00B05E3A" w:rsidRDefault="00AD0ED1" w:rsidP="001371F1">
      <w:pPr>
        <w:pStyle w:val="paragraph"/>
        <w:numPr>
          <w:ilvl w:val="0"/>
          <w:numId w:val="9"/>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7AB63DAD"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C69214A"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82EEF13" w14:textId="77777777" w:rsidR="00AD0ED1" w:rsidRPr="00953AE1" w:rsidRDefault="00AD0ED1" w:rsidP="00AD0ED1">
      <w:pPr>
        <w:pStyle w:val="paragraph"/>
        <w:jc w:val="both"/>
        <w:textAlignment w:val="baseline"/>
        <w:rPr>
          <w:rFonts w:asciiTheme="minorHAnsi" w:hAnsiTheme="minorHAnsi" w:cstheme="minorHAnsi"/>
          <w:sz w:val="28"/>
          <w:szCs w:val="28"/>
        </w:rPr>
      </w:pPr>
    </w:p>
    <w:p w14:paraId="2B96618D" w14:textId="77777777" w:rsidR="00AD0ED1" w:rsidRPr="00B05E3A" w:rsidRDefault="00AD0ED1" w:rsidP="00AD0ED1">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43293A29" w14:textId="77777777" w:rsidR="00AD0ED1" w:rsidRPr="00DE782A" w:rsidRDefault="00AD0ED1" w:rsidP="00AD0ED1">
      <w:pPr>
        <w:pStyle w:val="paragraph"/>
        <w:jc w:val="both"/>
        <w:textAlignment w:val="baseline"/>
        <w:rPr>
          <w:rFonts w:asciiTheme="minorHAnsi" w:hAnsiTheme="minorHAnsi" w:cstheme="minorHAnsi"/>
        </w:rPr>
      </w:pPr>
    </w:p>
    <w:p w14:paraId="1FA90BD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3338F660"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2B509997" w14:textId="77777777" w:rsidR="00AD0ED1" w:rsidRDefault="00AD0ED1"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4E211217"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5BFED32"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9FDA8D4" w14:textId="0D110A56" w:rsidR="00595AF6" w:rsidRDefault="00595AF6" w:rsidP="00595AF6">
      <w:pPr>
        <w:pStyle w:val="Heading2"/>
        <w:rPr>
          <w:rFonts w:ascii="Edwardian Script ITC" w:hAnsi="Edwardian Script ITC"/>
          <w:sz w:val="72"/>
          <w:szCs w:val="72"/>
        </w:rPr>
      </w:pPr>
      <w:bookmarkStart w:id="14" w:name="_Hlk481760549"/>
      <w:r>
        <w:rPr>
          <w:rFonts w:ascii="Edwardian Script ITC" w:hAnsi="Edwardian Script ITC"/>
          <w:sz w:val="72"/>
          <w:szCs w:val="72"/>
        </w:rPr>
        <w:lastRenderedPageBreak/>
        <w:t>New Identity</w:t>
      </w:r>
    </w:p>
    <w:p w14:paraId="61C646BA" w14:textId="77777777" w:rsidR="0077005B" w:rsidRPr="0077005B" w:rsidRDefault="0077005B" w:rsidP="0077005B"/>
    <w:p w14:paraId="634291CC" w14:textId="77777777" w:rsidR="00595AF6" w:rsidRDefault="00595AF6" w:rsidP="00595AF6">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0BE03593" w14:textId="4BB7D601" w:rsidR="00595AF6" w:rsidRDefault="00595AF6" w:rsidP="00595AF6">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1:1-5 (N</w:t>
      </w:r>
      <w:r w:rsidR="00127B99" w:rsidRPr="00127B99">
        <w:rPr>
          <w:rFonts w:asciiTheme="minorHAnsi" w:hAnsiTheme="minorHAnsi" w:cstheme="minorHAnsi"/>
          <w:b/>
          <w:sz w:val="24"/>
          <w:szCs w:val="24"/>
        </w:rPr>
        <w:t>ET</w:t>
      </w:r>
      <w:r w:rsidRPr="00127B99">
        <w:rPr>
          <w:rFonts w:asciiTheme="minorHAnsi" w:hAnsiTheme="minorHAnsi" w:cstheme="minorHAnsi"/>
          <w:b/>
          <w:sz w:val="24"/>
          <w:szCs w:val="24"/>
        </w:rPr>
        <w:t xml:space="preserve">) </w:t>
      </w:r>
    </w:p>
    <w:p w14:paraId="2398AB45" w14:textId="772B5A3D" w:rsidR="00127B99" w:rsidRPr="00463185" w:rsidRDefault="00127B99" w:rsidP="00463185">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r w:rsidR="00463185" w:rsidRPr="00463185">
        <w:rPr>
          <w:rFonts w:asciiTheme="minorHAnsi" w:hAnsiTheme="minorHAnsi" w:cstheme="minorHAnsi"/>
          <w:b/>
          <w:i/>
          <w:color w:val="000000"/>
        </w:rPr>
        <w:t>.</w:t>
      </w:r>
    </w:p>
    <w:p w14:paraId="6699B668" w14:textId="77777777" w:rsidR="00127B99" w:rsidRPr="00127B99" w:rsidRDefault="00127B99" w:rsidP="00595AF6">
      <w:pPr>
        <w:spacing w:after="5" w:line="252" w:lineRule="auto"/>
        <w:ind w:left="25" w:right="32" w:hanging="6"/>
        <w:jc w:val="center"/>
        <w:rPr>
          <w:rFonts w:asciiTheme="minorHAnsi" w:hAnsiTheme="minorHAnsi" w:cstheme="minorHAnsi"/>
          <w:sz w:val="24"/>
          <w:szCs w:val="24"/>
        </w:rPr>
      </w:pPr>
    </w:p>
    <w:p w14:paraId="6F216404" w14:textId="2D139EAD" w:rsidR="00595AF6" w:rsidRDefault="00595AF6" w:rsidP="005B1E08">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54AC000B" w14:textId="77777777" w:rsidR="005B1E08" w:rsidRPr="00851739" w:rsidRDefault="005B1E08" w:rsidP="005B1E08">
      <w:pPr>
        <w:spacing w:after="0" w:line="252" w:lineRule="auto"/>
        <w:ind w:left="25" w:right="39" w:hanging="6"/>
        <w:jc w:val="center"/>
        <w:rPr>
          <w:rFonts w:asciiTheme="minorHAnsi" w:hAnsiTheme="minorHAnsi" w:cstheme="minorHAnsi"/>
        </w:rPr>
      </w:pPr>
    </w:p>
    <w:p w14:paraId="6F06E8EF" w14:textId="5071C6C1" w:rsidR="00595AF6" w:rsidRDefault="00595AF6" w:rsidP="005B1E08">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14:paraId="37E2C7E2" w14:textId="77777777" w:rsidR="005B1E08" w:rsidRPr="00667DF6" w:rsidRDefault="005B1E08" w:rsidP="005B1E08">
      <w:pPr>
        <w:spacing w:after="0" w:line="263" w:lineRule="auto"/>
        <w:ind w:left="14" w:right="5" w:firstLine="721"/>
        <w:jc w:val="both"/>
        <w:rPr>
          <w:rFonts w:asciiTheme="minorHAnsi" w:hAnsiTheme="minorHAnsi" w:cstheme="minorHAnsi"/>
          <w:sz w:val="24"/>
          <w:szCs w:val="24"/>
        </w:rPr>
      </w:pPr>
    </w:p>
    <w:p w14:paraId="7722FFD9" w14:textId="7A081337" w:rsidR="00595AF6" w:rsidRPr="00463185" w:rsidRDefault="00595AF6" w:rsidP="005B1E08">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w:t>
      </w:r>
      <w:r w:rsidR="00463185" w:rsidRPr="00463185">
        <w:rPr>
          <w:rFonts w:asciiTheme="minorHAnsi" w:hAnsiTheme="minorHAnsi" w:cstheme="minorHAnsi"/>
          <w:b/>
          <w:sz w:val="24"/>
          <w:szCs w:val="24"/>
        </w:rPr>
        <w:t>NET</w:t>
      </w:r>
      <w:r w:rsidRPr="00463185">
        <w:rPr>
          <w:rFonts w:asciiTheme="minorHAnsi" w:hAnsiTheme="minorHAnsi" w:cstheme="minorHAnsi"/>
          <w:b/>
          <w:sz w:val="24"/>
          <w:szCs w:val="24"/>
        </w:rPr>
        <w:t>)</w:t>
      </w:r>
    </w:p>
    <w:p w14:paraId="4061E80A" w14:textId="27C0ED08" w:rsidR="00463185" w:rsidRPr="00463185" w:rsidRDefault="00463185" w:rsidP="005B1E08">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not only do them but also approve of those who practice them.</w:t>
      </w:r>
    </w:p>
    <w:p w14:paraId="4A990B92" w14:textId="77777777" w:rsidR="00463185" w:rsidRPr="00667DF6" w:rsidRDefault="00463185" w:rsidP="00595AF6">
      <w:pPr>
        <w:spacing w:after="0" w:line="263" w:lineRule="auto"/>
        <w:ind w:left="14" w:right="5"/>
        <w:jc w:val="center"/>
        <w:rPr>
          <w:rFonts w:asciiTheme="minorHAnsi" w:hAnsiTheme="minorHAnsi" w:cstheme="minorHAnsi"/>
          <w:b/>
          <w:i/>
          <w:sz w:val="24"/>
          <w:szCs w:val="24"/>
        </w:rPr>
      </w:pPr>
    </w:p>
    <w:p w14:paraId="5CAE430D" w14:textId="7EC1301B" w:rsidR="00595AF6" w:rsidRDefault="00595AF6" w:rsidP="00595AF6">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w:t>
      </w:r>
      <w:r w:rsidR="002F177E" w:rsidRPr="00667DF6">
        <w:rPr>
          <w:sz w:val="24"/>
          <w:szCs w:val="24"/>
        </w:rPr>
        <w:t>identity</w:t>
      </w:r>
      <w:r w:rsidRPr="00667DF6">
        <w:rPr>
          <w:sz w:val="24"/>
          <w:szCs w:val="24"/>
        </w:rPr>
        <w:t xml:space="preserve"> in Christ. In this case, ignorance of who you are spiritually is not bliss - it’s emotional bondage. Its high time to take back what sin and the devil have taken from us and whole heartedly embrace the Truth, and when we do, the Truth will set us free. </w:t>
      </w:r>
    </w:p>
    <w:p w14:paraId="545F78CA" w14:textId="77777777" w:rsidR="008E77A3" w:rsidRDefault="008E77A3" w:rsidP="00595AF6">
      <w:pPr>
        <w:spacing w:after="182"/>
        <w:ind w:left="-15" w:right="6" w:firstLine="721"/>
        <w:jc w:val="both"/>
        <w:rPr>
          <w:sz w:val="24"/>
          <w:szCs w:val="24"/>
        </w:rPr>
      </w:pPr>
    </w:p>
    <w:p w14:paraId="244F365F" w14:textId="50656592" w:rsidR="00595AF6" w:rsidRDefault="00595AF6" w:rsidP="005B1E08">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lastRenderedPageBreak/>
        <w:t>Saints in Christ</w:t>
      </w:r>
    </w:p>
    <w:p w14:paraId="5CF677B7" w14:textId="77777777" w:rsidR="00463185" w:rsidRPr="00463185" w:rsidRDefault="00463185" w:rsidP="005B1E08">
      <w:pPr>
        <w:spacing w:after="0"/>
      </w:pPr>
    </w:p>
    <w:p w14:paraId="0DE59C87" w14:textId="00AC13B6" w:rsidR="00595AF6" w:rsidRPr="00463185" w:rsidRDefault="00595AF6" w:rsidP="005B1E08">
      <w:pPr>
        <w:spacing w:after="0" w:line="252" w:lineRule="auto"/>
        <w:ind w:left="25" w:right="37" w:hanging="6"/>
        <w:jc w:val="center"/>
        <w:rPr>
          <w:b/>
          <w:sz w:val="24"/>
          <w:szCs w:val="24"/>
        </w:rPr>
      </w:pPr>
      <w:r w:rsidRPr="00463185">
        <w:rPr>
          <w:b/>
          <w:sz w:val="24"/>
          <w:szCs w:val="24"/>
        </w:rPr>
        <w:t>Colossians 1:21-22 (N</w:t>
      </w:r>
      <w:r w:rsidR="00463185" w:rsidRPr="00463185">
        <w:rPr>
          <w:b/>
          <w:sz w:val="24"/>
          <w:szCs w:val="24"/>
        </w:rPr>
        <w:t>ET</w:t>
      </w:r>
      <w:r w:rsidRPr="00463185">
        <w:rPr>
          <w:b/>
          <w:sz w:val="24"/>
          <w:szCs w:val="24"/>
        </w:rPr>
        <w:t xml:space="preserve">) </w:t>
      </w:r>
    </w:p>
    <w:p w14:paraId="647CD3A1" w14:textId="49B0D94E" w:rsidR="00463185" w:rsidRPr="00463185" w:rsidRDefault="00463185" w:rsidP="005B1E08">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5"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5"/>
      <w:r w:rsidRPr="00463185">
        <w:rPr>
          <w:rFonts w:asciiTheme="minorHAnsi" w:hAnsiTheme="minorHAnsi" w:cstheme="minorHAnsi"/>
          <w:b/>
          <w:i/>
          <w:color w:val="000000"/>
          <w:sz w:val="24"/>
          <w:szCs w:val="24"/>
        </w:rPr>
        <w:t>by his physical body through death to present you holy, without blemish, and blameless before him.</w:t>
      </w:r>
    </w:p>
    <w:p w14:paraId="2B04104F" w14:textId="77777777" w:rsidR="00595AF6" w:rsidRPr="00463185" w:rsidRDefault="00595AF6" w:rsidP="00595AF6">
      <w:pPr>
        <w:spacing w:after="5" w:line="252" w:lineRule="auto"/>
        <w:ind w:left="25" w:right="19" w:hanging="6"/>
        <w:jc w:val="center"/>
        <w:rPr>
          <w:sz w:val="24"/>
          <w:szCs w:val="24"/>
        </w:rPr>
      </w:pPr>
    </w:p>
    <w:p w14:paraId="55F270E1" w14:textId="7A32103E" w:rsidR="00595AF6" w:rsidRPr="00463185" w:rsidRDefault="00463185" w:rsidP="00595AF6">
      <w:pPr>
        <w:spacing w:after="0"/>
        <w:ind w:left="-15" w:right="6" w:firstLine="721"/>
        <w:jc w:val="both"/>
        <w:rPr>
          <w:sz w:val="24"/>
          <w:szCs w:val="24"/>
        </w:rPr>
      </w:pPr>
      <w:r>
        <w:rPr>
          <w:sz w:val="24"/>
          <w:szCs w:val="24"/>
        </w:rPr>
        <w:t xml:space="preserve">As was his </w:t>
      </w:r>
      <w:r w:rsidR="00595AF6" w:rsidRPr="00463185">
        <w:rPr>
          <w:sz w:val="24"/>
          <w:szCs w:val="24"/>
        </w:rPr>
        <w:t>custom</w:t>
      </w:r>
      <w:r>
        <w:rPr>
          <w:sz w:val="24"/>
          <w:szCs w:val="24"/>
        </w:rPr>
        <w:t>, Paul</w:t>
      </w:r>
      <w:r w:rsidR="00595AF6" w:rsidRPr="00463185">
        <w:rPr>
          <w:sz w:val="24"/>
          <w:szCs w:val="24"/>
        </w:rPr>
        <w:t xml:space="preserve"> address his letters to the </w:t>
      </w:r>
      <w:r w:rsidR="00595AF6" w:rsidRPr="00463185">
        <w:rPr>
          <w:i/>
          <w:sz w:val="24"/>
          <w:szCs w:val="24"/>
        </w:rPr>
        <w:t>saints</w:t>
      </w:r>
      <w:r w:rsidR="00595AF6" w:rsidRPr="00463185">
        <w:rPr>
          <w:b/>
          <w:i/>
          <w:sz w:val="24"/>
          <w:szCs w:val="24"/>
        </w:rPr>
        <w:t>.</w:t>
      </w:r>
      <w:r w:rsidR="00595AF6"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like for us to contemplate is this: although we were born sinners, if we’re in Christ, we are saints. And when we become saints, we are holy. If you fall into the following category, </w:t>
      </w:r>
      <w:r w:rsidR="00201B41">
        <w:rPr>
          <w:sz w:val="24"/>
          <w:szCs w:val="24"/>
        </w:rPr>
        <w:t xml:space="preserve">though, </w:t>
      </w:r>
      <w:r w:rsidR="00595AF6" w:rsidRPr="00463185">
        <w:rPr>
          <w:sz w:val="24"/>
          <w:szCs w:val="24"/>
        </w:rPr>
        <w:t xml:space="preserve">you may find the truths we will uncover intensely evocative and deeply personal.   </w:t>
      </w:r>
    </w:p>
    <w:p w14:paraId="50E13AD5" w14:textId="77777777" w:rsidR="00595AF6" w:rsidRPr="00463185" w:rsidRDefault="00595AF6" w:rsidP="00595AF6">
      <w:pPr>
        <w:spacing w:after="0" w:line="259" w:lineRule="auto"/>
        <w:ind w:left="721"/>
        <w:jc w:val="both"/>
        <w:rPr>
          <w:sz w:val="24"/>
          <w:szCs w:val="24"/>
        </w:rPr>
      </w:pPr>
      <w:r w:rsidRPr="00463185">
        <w:rPr>
          <w:sz w:val="24"/>
          <w:szCs w:val="24"/>
        </w:rPr>
        <w:t xml:space="preserve"> </w:t>
      </w:r>
    </w:p>
    <w:p w14:paraId="3CA42444" w14:textId="3226C8FA" w:rsidR="00492ABF" w:rsidRDefault="006F0E21" w:rsidP="00595AF6">
      <w:pPr>
        <w:spacing w:after="205"/>
        <w:ind w:left="-15" w:right="6" w:firstLine="721"/>
        <w:jc w:val="both"/>
        <w:rPr>
          <w:sz w:val="24"/>
          <w:szCs w:val="24"/>
        </w:rPr>
      </w:pPr>
      <w:r>
        <w:rPr>
          <w:sz w:val="24"/>
          <w:szCs w:val="24"/>
        </w:rPr>
        <w:t>In</w:t>
      </w:r>
      <w:r w:rsidR="00463185">
        <w:rPr>
          <w:sz w:val="24"/>
          <w:szCs w:val="24"/>
        </w:rPr>
        <w:t xml:space="preserve"> Ephesians 4:</w:t>
      </w:r>
      <w:r w:rsidR="00492ABF">
        <w:rPr>
          <w:sz w:val="24"/>
          <w:szCs w:val="24"/>
        </w:rPr>
        <w:t>12</w:t>
      </w:r>
      <w:r>
        <w:rPr>
          <w:sz w:val="24"/>
          <w:szCs w:val="24"/>
        </w:rPr>
        <w:t>, the word translated as</w:t>
      </w:r>
      <w:r w:rsidR="00492ABF">
        <w:rPr>
          <w:sz w:val="24"/>
          <w:szCs w:val="24"/>
        </w:rPr>
        <w:t xml:space="preserve"> </w:t>
      </w:r>
      <w:r w:rsidR="00492ABF" w:rsidRPr="00643682">
        <w:rPr>
          <w:i/>
          <w:sz w:val="24"/>
          <w:szCs w:val="24"/>
        </w:rPr>
        <w:t xml:space="preserve">equipping </w:t>
      </w:r>
      <w:r w:rsidR="00492ABF">
        <w:rPr>
          <w:sz w:val="24"/>
          <w:szCs w:val="24"/>
        </w:rPr>
        <w:t xml:space="preserve">the saints, has deep and </w:t>
      </w:r>
      <w:r w:rsidR="00643682">
        <w:rPr>
          <w:sz w:val="24"/>
          <w:szCs w:val="24"/>
        </w:rPr>
        <w:t>significant</w:t>
      </w:r>
      <w:r w:rsidR="00492ABF">
        <w:rPr>
          <w:sz w:val="24"/>
          <w:szCs w:val="24"/>
        </w:rPr>
        <w:t xml:space="preserve"> meaning. It is rooted in another Greek word which means to bind up</w:t>
      </w:r>
      <w:r w:rsidR="00643682">
        <w:rPr>
          <w:sz w:val="24"/>
          <w:szCs w:val="24"/>
        </w:rPr>
        <w:t>,</w:t>
      </w:r>
      <w:r w:rsidR="00492ABF">
        <w:rPr>
          <w:sz w:val="24"/>
          <w:szCs w:val="24"/>
        </w:rPr>
        <w:t xml:space="preserve"> or </w:t>
      </w:r>
      <w:r w:rsidR="00643682">
        <w:rPr>
          <w:sz w:val="24"/>
          <w:szCs w:val="24"/>
        </w:rPr>
        <w:t xml:space="preserve">to </w:t>
      </w:r>
      <w:r w:rsidR="00492ABF">
        <w:rPr>
          <w:sz w:val="24"/>
          <w:szCs w:val="24"/>
        </w:rPr>
        <w:t>mend</w:t>
      </w:r>
      <w:r w:rsidR="00643682">
        <w:rPr>
          <w:sz w:val="24"/>
          <w:szCs w:val="24"/>
        </w:rPr>
        <w:t>,</w:t>
      </w:r>
      <w:r w:rsidR="00492ABF">
        <w:rPr>
          <w:sz w:val="24"/>
          <w:szCs w:val="24"/>
        </w:rPr>
        <w:t xml:space="preserve"> what has been broken. </w:t>
      </w:r>
      <w:r w:rsidR="008E77A3">
        <w:rPr>
          <w:sz w:val="24"/>
          <w:szCs w:val="24"/>
        </w:rPr>
        <w:t>The fact that</w:t>
      </w:r>
      <w:r w:rsidR="00492ABF">
        <w:rPr>
          <w:sz w:val="24"/>
          <w:szCs w:val="24"/>
        </w:rPr>
        <w:t xml:space="preserve"> so many of us have been affected by the subject matter we are about to address, only magnifies the </w:t>
      </w:r>
      <w:r w:rsidR="00643682">
        <w:rPr>
          <w:sz w:val="24"/>
          <w:szCs w:val="24"/>
        </w:rPr>
        <w:t>immense</w:t>
      </w:r>
      <w:r w:rsidR="00492ABF">
        <w:rPr>
          <w:sz w:val="24"/>
          <w:szCs w:val="24"/>
        </w:rPr>
        <w:t xml:space="preserve"> need for this Truth. Because at the very core of disciple making, is </w:t>
      </w:r>
      <w:r w:rsidR="00643682">
        <w:rPr>
          <w:sz w:val="24"/>
          <w:szCs w:val="24"/>
        </w:rPr>
        <w:t>learning</w:t>
      </w:r>
      <w:r w:rsidR="00492ABF">
        <w:rPr>
          <w:sz w:val="24"/>
          <w:szCs w:val="24"/>
        </w:rPr>
        <w:t xml:space="preserve"> how to apply the gospel message </w:t>
      </w:r>
      <w:r w:rsidR="00643682">
        <w:rPr>
          <w:sz w:val="24"/>
          <w:szCs w:val="24"/>
        </w:rPr>
        <w:t>to the wounded soul. That’s exactly what this lesson is intended to do.</w:t>
      </w:r>
    </w:p>
    <w:p w14:paraId="6B9AE813" w14:textId="47A962A6" w:rsidR="00595AF6" w:rsidRDefault="00595AF6" w:rsidP="00595AF6">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at an early age by sexual abuse. Now mind you, these are women who are </w:t>
      </w:r>
      <w:r w:rsidRPr="00463185">
        <w:rPr>
          <w:i/>
          <w:sz w:val="24"/>
          <w:szCs w:val="24"/>
        </w:rPr>
        <w:t>in the Church</w:t>
      </w:r>
      <w:r w:rsidRPr="00463185">
        <w:rPr>
          <w:sz w:val="24"/>
          <w:szCs w:val="24"/>
        </w:rPr>
        <w:t>. But for those of us who have worked with women in prison,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sidR="00D56F58">
        <w:rPr>
          <w:sz w:val="24"/>
          <w:szCs w:val="24"/>
        </w:rPr>
        <w:t xml:space="preserve">g the opportunity afforded him through </w:t>
      </w:r>
      <w:r w:rsidRPr="00463185">
        <w:rPr>
          <w:sz w:val="24"/>
          <w:szCs w:val="24"/>
        </w:rPr>
        <w:t>the internet</w:t>
      </w:r>
      <w:r w:rsidR="002120D6">
        <w:rPr>
          <w:sz w:val="24"/>
          <w:szCs w:val="24"/>
        </w:rPr>
        <w:t xml:space="preserve">, is appealing to the most debased cravings of our sinful nature. Thus, </w:t>
      </w:r>
      <w:r w:rsidR="002120D6" w:rsidRPr="00463185">
        <w:rPr>
          <w:sz w:val="24"/>
          <w:szCs w:val="24"/>
        </w:rPr>
        <w:t>entrap</w:t>
      </w:r>
      <w:r w:rsidR="002120D6">
        <w:rPr>
          <w:sz w:val="24"/>
          <w:szCs w:val="24"/>
        </w:rPr>
        <w:t>ping</w:t>
      </w:r>
      <w:r w:rsidRPr="00463185">
        <w:rPr>
          <w:sz w:val="24"/>
          <w:szCs w:val="24"/>
        </w:rPr>
        <w:t xml:space="preserve"> men (as well as women) in the </w:t>
      </w:r>
      <w:r w:rsidR="00643682" w:rsidRPr="00463185">
        <w:rPr>
          <w:sz w:val="24"/>
          <w:szCs w:val="24"/>
        </w:rPr>
        <w:t>soul-destroying</w:t>
      </w:r>
      <w:r w:rsidRPr="00463185">
        <w:rPr>
          <w:sz w:val="24"/>
          <w:szCs w:val="24"/>
        </w:rPr>
        <w:t xml:space="preserve"> addiction to pornography. </w:t>
      </w:r>
      <w:r w:rsidR="00201B41">
        <w:rPr>
          <w:sz w:val="24"/>
          <w:szCs w:val="24"/>
        </w:rPr>
        <w:t xml:space="preserve"> </w:t>
      </w:r>
    </w:p>
    <w:p w14:paraId="483A5FE8" w14:textId="77777777" w:rsidR="008E77A3" w:rsidRDefault="008E77A3" w:rsidP="00595AF6">
      <w:pPr>
        <w:spacing w:after="205"/>
        <w:ind w:left="-15" w:right="6" w:firstLine="721"/>
        <w:jc w:val="both"/>
        <w:rPr>
          <w:sz w:val="24"/>
          <w:szCs w:val="24"/>
        </w:rPr>
      </w:pPr>
    </w:p>
    <w:p w14:paraId="30C613EB" w14:textId="77777777" w:rsidR="00595AF6" w:rsidRPr="00643682" w:rsidRDefault="00595AF6" w:rsidP="00595AF6">
      <w:pPr>
        <w:spacing w:after="0"/>
        <w:ind w:left="-15" w:right="6"/>
        <w:rPr>
          <w:rFonts w:asciiTheme="minorHAnsi" w:hAnsiTheme="minorHAnsi" w:cstheme="minorHAnsi"/>
          <w:sz w:val="24"/>
          <w:szCs w:val="24"/>
        </w:rPr>
      </w:pPr>
      <w:r>
        <w:rPr>
          <w:b/>
          <w:sz w:val="28"/>
        </w:rPr>
        <w:t>Digging Deeper</w:t>
      </w:r>
      <w:r>
        <w:t xml:space="preserve">: </w:t>
      </w:r>
      <w:r w:rsidRPr="00643682">
        <w:rPr>
          <w:rFonts w:asciiTheme="minorHAnsi" w:hAnsiTheme="minorHAnsi" w:cstheme="minorHAnsi"/>
          <w:sz w:val="24"/>
          <w:szCs w:val="24"/>
        </w:rPr>
        <w:t xml:space="preserve">Matthew 5:22-28; Mark 7:21; Jeremiah 23:10-37; Revelation 2:18-29; 2 </w:t>
      </w:r>
    </w:p>
    <w:p w14:paraId="39F6F151" w14:textId="77777777" w:rsidR="00595AF6" w:rsidRPr="00643682" w:rsidRDefault="00595AF6" w:rsidP="00595AF6">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51948D30" w14:textId="23B16C13"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lastRenderedPageBreak/>
        <w:t xml:space="preserve"> I recently sat next to a brother in Christ on a plane, and as we discussed this problem, he wrote down his personal testimony. I sat in shock reading his painful life story. In chronological </w:t>
      </w:r>
      <w:r w:rsidR="00643682" w:rsidRPr="00643682">
        <w:rPr>
          <w:rFonts w:asciiTheme="minorHAnsi" w:hAnsiTheme="minorHAnsi" w:cstheme="minorHAnsi"/>
          <w:sz w:val="24"/>
          <w:szCs w:val="24"/>
        </w:rPr>
        <w:t>order,</w:t>
      </w:r>
      <w:r w:rsidRPr="00643682">
        <w:rPr>
          <w:rFonts w:asciiTheme="minorHAnsi" w:hAnsiTheme="minorHAnsi" w:cstheme="minorHAnsi"/>
          <w:sz w:val="24"/>
          <w:szCs w:val="24"/>
        </w:rPr>
        <w:t xml:space="preserve">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4AF93F55" w14:textId="5CA905D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201B41">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sidR="00201B41">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sidR="00201B41">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w:t>
      </w:r>
      <w:r w:rsidR="00C562A0" w:rsidRPr="00643682">
        <w:rPr>
          <w:rFonts w:asciiTheme="minorHAnsi" w:hAnsiTheme="minorHAnsi" w:cstheme="minorHAnsi"/>
          <w:sz w:val="24"/>
          <w:szCs w:val="24"/>
        </w:rPr>
        <w:t>org</w:t>
      </w:r>
      <w:r w:rsidR="00C562A0">
        <w:rPr>
          <w:rFonts w:asciiTheme="minorHAnsi" w:hAnsiTheme="minorHAnsi" w:cstheme="minorHAnsi"/>
          <w:sz w:val="24"/>
          <w:szCs w:val="24"/>
        </w:rPr>
        <w:t>anization</w:t>
      </w:r>
      <w:r w:rsidRPr="00643682">
        <w:rPr>
          <w:rFonts w:asciiTheme="minorHAnsi" w:hAnsiTheme="minorHAnsi" w:cstheme="minorHAnsi"/>
          <w:sz w:val="24"/>
          <w:szCs w:val="24"/>
        </w:rPr>
        <w:t xml:space="preserve"> I am most familiar with is International Justice Mission. (For more information, go to ijm.org) </w:t>
      </w:r>
    </w:p>
    <w:p w14:paraId="56FF7200" w14:textId="0E39A42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w:t>
      </w:r>
      <w:r w:rsidR="00643682" w:rsidRPr="00643682">
        <w:rPr>
          <w:rFonts w:asciiTheme="minorHAnsi" w:hAnsiTheme="minorHAnsi" w:cstheme="minorHAnsi"/>
          <w:sz w:val="24"/>
          <w:szCs w:val="24"/>
        </w:rPr>
        <w:t>children;</w:t>
      </w:r>
      <w:r w:rsidRPr="00643682">
        <w:rPr>
          <w:rFonts w:asciiTheme="minorHAnsi" w:hAnsiTheme="minorHAnsi" w:cstheme="minorHAnsi"/>
          <w:sz w:val="24"/>
          <w:szCs w:val="24"/>
        </w:rPr>
        <w:t xml:space="preserve"> the following passage should bring clarification.   </w:t>
      </w:r>
    </w:p>
    <w:p w14:paraId="20C546D7" w14:textId="4514BC25" w:rsidR="00595AF6" w:rsidRDefault="00595AF6" w:rsidP="00595AF6">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18:5-14 (</w:t>
      </w:r>
      <w:r w:rsidR="00643682" w:rsidRPr="00643682">
        <w:rPr>
          <w:rFonts w:asciiTheme="minorHAnsi" w:hAnsiTheme="minorHAnsi" w:cstheme="minorHAnsi"/>
          <w:b/>
          <w:sz w:val="24"/>
          <w:szCs w:val="24"/>
        </w:rPr>
        <w:t>NET</w:t>
      </w:r>
      <w:r w:rsidRPr="00643682">
        <w:rPr>
          <w:rFonts w:asciiTheme="minorHAnsi" w:hAnsiTheme="minorHAnsi" w:cstheme="minorHAnsi"/>
          <w:b/>
          <w:sz w:val="24"/>
          <w:szCs w:val="24"/>
        </w:rPr>
        <w:t>)</w:t>
      </w:r>
      <w:r w:rsidRPr="00643682">
        <w:rPr>
          <w:rFonts w:asciiTheme="minorHAnsi" w:hAnsiTheme="minorHAnsi" w:cstheme="minorHAnsi"/>
          <w:sz w:val="24"/>
          <w:szCs w:val="24"/>
        </w:rPr>
        <w:t xml:space="preserve"> </w:t>
      </w:r>
    </w:p>
    <w:p w14:paraId="44E4A2C9" w14:textId="05F996B1"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1245C29A" w14:textId="6A0BF01F"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53216F7B" w14:textId="77777777" w:rsidR="00B241AD"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p>
    <w:p w14:paraId="4B0DFE7E" w14:textId="77777777" w:rsidR="0077005B"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vertAlign w:val="superscript"/>
        </w:rPr>
      </w:pP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What do you think?</w:t>
      </w:r>
      <w:r w:rsidR="00B241AD">
        <w:rPr>
          <w:rFonts w:asciiTheme="minorHAnsi" w:hAnsiTheme="minorHAnsi" w:cstheme="minorHAnsi"/>
          <w:b/>
          <w:i/>
          <w:color w:val="000000"/>
        </w:rPr>
        <w:t xml:space="preserve"> </w:t>
      </w:r>
      <w:r w:rsidRPr="00724C9B">
        <w:rPr>
          <w:rFonts w:asciiTheme="minorHAnsi" w:hAnsiTheme="minorHAnsi" w:cstheme="minorHAnsi"/>
          <w:b/>
          <w:i/>
          <w:color w:val="000000"/>
        </w:rPr>
        <w:t xml:space="preserve">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p>
    <w:p w14:paraId="5FC7C555" w14:textId="304B1268"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Style w:val="apple-converted-space"/>
          <w:rFonts w:asciiTheme="minorHAnsi" w:eastAsiaTheme="majorEastAsia" w:hAnsiTheme="minorHAnsi" w:cstheme="minorHAnsi"/>
          <w:b/>
          <w:i/>
          <w:color w:val="000000"/>
        </w:rPr>
        <w:lastRenderedPageBreak/>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4782AD89" w14:textId="77777777" w:rsidR="00643682" w:rsidRPr="00724C9B" w:rsidRDefault="00643682" w:rsidP="00724C9B">
      <w:pPr>
        <w:spacing w:after="5" w:line="252" w:lineRule="auto"/>
        <w:ind w:left="25" w:right="28" w:hanging="6"/>
        <w:jc w:val="center"/>
        <w:rPr>
          <w:rFonts w:asciiTheme="minorHAnsi" w:hAnsiTheme="minorHAnsi" w:cstheme="minorHAnsi"/>
          <w:b/>
          <w:sz w:val="24"/>
          <w:szCs w:val="24"/>
        </w:rPr>
      </w:pPr>
    </w:p>
    <w:p w14:paraId="7C04E03B" w14:textId="3EFF6674" w:rsidR="00724C9B" w:rsidRDefault="00595AF6" w:rsidP="00724C9B">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t>
      </w:r>
      <w:r w:rsidR="00867F3C">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quick–f</w:t>
      </w:r>
      <w:r w:rsidR="00867F3C">
        <w:rPr>
          <w:rFonts w:asciiTheme="minorHAnsi" w:hAnsiTheme="minorHAnsi" w:cstheme="minorHAnsi"/>
          <w:sz w:val="24"/>
          <w:szCs w:val="24"/>
        </w:rPr>
        <w:t xml:space="preserve">ix for these kinds of wounds. However, in Christ healing is possible. </w:t>
      </w:r>
    </w:p>
    <w:p w14:paraId="076028A9" w14:textId="38F7B824" w:rsidR="00595AF6" w:rsidRDefault="00595AF6" w:rsidP="0037103A">
      <w:pPr>
        <w:pStyle w:val="ListParagraph"/>
        <w:numPr>
          <w:ilvl w:val="0"/>
          <w:numId w:val="66"/>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sidR="00D17883">
        <w:rPr>
          <w:rFonts w:asciiTheme="minorHAnsi" w:hAnsiTheme="minorHAnsi" w:cstheme="minorHAnsi"/>
          <w:sz w:val="24"/>
          <w:szCs w:val="24"/>
        </w:rPr>
        <w:t>_______________________________________________________________________</w:t>
      </w:r>
    </w:p>
    <w:p w14:paraId="21BE0CC0" w14:textId="109FA09B" w:rsidR="00724C9B" w:rsidRDefault="00724C9B" w:rsidP="0037103A">
      <w:pPr>
        <w:pStyle w:val="ListParagraph"/>
        <w:numPr>
          <w:ilvl w:val="0"/>
          <w:numId w:val="66"/>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w:t>
      </w:r>
      <w:r w:rsidR="00D17883">
        <w:rPr>
          <w:rFonts w:asciiTheme="minorHAnsi" w:hAnsiTheme="minorHAnsi" w:cstheme="minorHAnsi"/>
          <w:sz w:val="24"/>
          <w:szCs w:val="24"/>
        </w:rPr>
        <w:t xml:space="preserve"> _______________________________________________________________________</w:t>
      </w:r>
    </w:p>
    <w:p w14:paraId="1FC27DE4" w14:textId="77777777" w:rsidR="00724C9B" w:rsidRPr="00724C9B" w:rsidRDefault="00724C9B" w:rsidP="0037103A">
      <w:pPr>
        <w:pStyle w:val="ListParagraph"/>
        <w:numPr>
          <w:ilvl w:val="0"/>
          <w:numId w:val="66"/>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285F8D2" w14:textId="60CD1488" w:rsidR="00724C9B" w:rsidRPr="00724C9B" w:rsidRDefault="00724C9B" w:rsidP="0037103A">
      <w:pPr>
        <w:pStyle w:val="ListParagraph"/>
        <w:numPr>
          <w:ilvl w:val="0"/>
          <w:numId w:val="66"/>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and </w:t>
      </w:r>
      <w:r w:rsidR="006F0E21">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might bring </w:t>
      </w:r>
      <w:r w:rsidR="006F0E21">
        <w:rPr>
          <w:rFonts w:asciiTheme="minorHAnsi" w:hAnsiTheme="minorHAnsi" w:cstheme="minorHAnsi"/>
          <w:sz w:val="24"/>
          <w:szCs w:val="24"/>
        </w:rPr>
        <w:t>cathartic</w:t>
      </w:r>
      <w:r>
        <w:rPr>
          <w:rFonts w:asciiTheme="minorHAnsi" w:hAnsiTheme="minorHAnsi" w:cstheme="minorHAnsi"/>
          <w:sz w:val="24"/>
          <w:szCs w:val="24"/>
        </w:rPr>
        <w:t xml:space="preserve"> relief </w:t>
      </w:r>
      <w:r w:rsidR="006F0E21">
        <w:rPr>
          <w:rFonts w:asciiTheme="minorHAnsi" w:hAnsiTheme="minorHAnsi" w:cstheme="minorHAnsi"/>
          <w:sz w:val="24"/>
          <w:szCs w:val="24"/>
        </w:rPr>
        <w:t>and</w:t>
      </w:r>
      <w:r w:rsidRPr="00724C9B">
        <w:rPr>
          <w:rFonts w:asciiTheme="minorHAnsi" w:hAnsiTheme="minorHAnsi" w:cstheme="minorHAnsi"/>
          <w:sz w:val="24"/>
          <w:szCs w:val="24"/>
        </w:rPr>
        <w:t xml:space="preserve"> help others find healing in Christ? </w:t>
      </w:r>
      <w:r w:rsidR="00D17883">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4E91E6AB" w14:textId="77777777" w:rsidR="00595AF6" w:rsidRPr="00643682" w:rsidRDefault="00595AF6" w:rsidP="00595AF6">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E4B0F9A" w14:textId="3C512606" w:rsidR="00595AF6"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 and the Great Physician still makes house calls! </w:t>
      </w:r>
    </w:p>
    <w:p w14:paraId="0DD30AF5" w14:textId="77777777" w:rsidR="0077005B" w:rsidRDefault="0077005B" w:rsidP="00595AF6">
      <w:pPr>
        <w:spacing w:after="5" w:line="252" w:lineRule="auto"/>
        <w:ind w:left="25" w:right="33" w:hanging="6"/>
        <w:jc w:val="center"/>
        <w:rPr>
          <w:rFonts w:asciiTheme="minorHAnsi" w:hAnsiTheme="minorHAnsi" w:cstheme="minorHAnsi"/>
          <w:b/>
          <w:sz w:val="24"/>
          <w:szCs w:val="24"/>
        </w:rPr>
      </w:pPr>
    </w:p>
    <w:p w14:paraId="4EC51B74" w14:textId="77777777" w:rsidR="0077005B" w:rsidRDefault="0077005B" w:rsidP="00595AF6">
      <w:pPr>
        <w:spacing w:after="5" w:line="252" w:lineRule="auto"/>
        <w:ind w:left="25" w:right="33" w:hanging="6"/>
        <w:jc w:val="center"/>
        <w:rPr>
          <w:rFonts w:asciiTheme="minorHAnsi" w:hAnsiTheme="minorHAnsi" w:cstheme="minorHAnsi"/>
          <w:b/>
          <w:sz w:val="24"/>
          <w:szCs w:val="24"/>
        </w:rPr>
      </w:pPr>
    </w:p>
    <w:p w14:paraId="2BF343A9" w14:textId="77777777" w:rsidR="0077005B" w:rsidRDefault="0077005B" w:rsidP="00595AF6">
      <w:pPr>
        <w:spacing w:after="5" w:line="252" w:lineRule="auto"/>
        <w:ind w:left="25" w:right="33" w:hanging="6"/>
        <w:jc w:val="center"/>
        <w:rPr>
          <w:rFonts w:asciiTheme="minorHAnsi" w:hAnsiTheme="minorHAnsi" w:cstheme="minorHAnsi"/>
          <w:b/>
          <w:sz w:val="24"/>
          <w:szCs w:val="24"/>
        </w:rPr>
      </w:pPr>
    </w:p>
    <w:p w14:paraId="34803067" w14:textId="77777777" w:rsidR="0077005B" w:rsidRDefault="0077005B" w:rsidP="00595AF6">
      <w:pPr>
        <w:spacing w:after="5" w:line="252" w:lineRule="auto"/>
        <w:ind w:left="25" w:right="33" w:hanging="6"/>
        <w:jc w:val="center"/>
        <w:rPr>
          <w:rFonts w:asciiTheme="minorHAnsi" w:hAnsiTheme="minorHAnsi" w:cstheme="minorHAnsi"/>
          <w:b/>
          <w:sz w:val="24"/>
          <w:szCs w:val="24"/>
        </w:rPr>
      </w:pPr>
    </w:p>
    <w:p w14:paraId="30A26CD9" w14:textId="224E64DD" w:rsidR="00595AF6" w:rsidRDefault="00595AF6" w:rsidP="00595AF6">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lastRenderedPageBreak/>
        <w:t>Luke 4:1</w:t>
      </w:r>
      <w:r w:rsidR="00D17883">
        <w:rPr>
          <w:rFonts w:asciiTheme="minorHAnsi" w:hAnsiTheme="minorHAnsi" w:cstheme="minorHAnsi"/>
          <w:b/>
          <w:sz w:val="24"/>
          <w:szCs w:val="24"/>
        </w:rPr>
        <w:t>6</w:t>
      </w:r>
      <w:r w:rsidRPr="00D17883">
        <w:rPr>
          <w:rFonts w:asciiTheme="minorHAnsi" w:hAnsiTheme="minorHAnsi" w:cstheme="minorHAnsi"/>
          <w:b/>
          <w:sz w:val="24"/>
          <w:szCs w:val="24"/>
        </w:rPr>
        <w:t>-21 (</w:t>
      </w:r>
      <w:r w:rsidR="00D17883" w:rsidRPr="00D17883">
        <w:rPr>
          <w:rFonts w:asciiTheme="minorHAnsi" w:hAnsiTheme="minorHAnsi" w:cstheme="minorHAnsi"/>
          <w:b/>
          <w:sz w:val="24"/>
          <w:szCs w:val="24"/>
        </w:rPr>
        <w:t>NET</w:t>
      </w:r>
      <w:r w:rsidRPr="00D17883">
        <w:rPr>
          <w:rFonts w:asciiTheme="minorHAnsi" w:hAnsiTheme="minorHAnsi" w:cstheme="minorHAnsi"/>
          <w:b/>
          <w:sz w:val="24"/>
          <w:szCs w:val="24"/>
        </w:rPr>
        <w:t xml:space="preserve">) </w:t>
      </w:r>
    </w:p>
    <w:p w14:paraId="49B2A6E9" w14:textId="2CBA4D50" w:rsidR="00D17883" w:rsidRPr="006251A4" w:rsidRDefault="00D17883" w:rsidP="00B241AD">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sidR="00B241AD">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sidR="00B241AD">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0BEE41" w14:textId="3EA094D5" w:rsidR="00D17883" w:rsidRPr="006251A4" w:rsidRDefault="00D17883" w:rsidP="006251A4">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sidR="006251A4">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66"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sidR="006251A4">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7CB13F05" w14:textId="77777777" w:rsidR="00595AF6" w:rsidRPr="00643682" w:rsidRDefault="00595AF6" w:rsidP="00595AF6">
      <w:pPr>
        <w:spacing w:after="37" w:line="250" w:lineRule="auto"/>
        <w:ind w:left="26" w:right="40" w:hanging="10"/>
        <w:jc w:val="center"/>
        <w:rPr>
          <w:rFonts w:asciiTheme="minorHAnsi" w:hAnsiTheme="minorHAnsi" w:cstheme="minorHAnsi"/>
          <w:sz w:val="24"/>
          <w:szCs w:val="24"/>
        </w:rPr>
      </w:pPr>
    </w:p>
    <w:p w14:paraId="36CBA4BE" w14:textId="721DF4C2" w:rsidR="00595AF6" w:rsidRPr="006251A4" w:rsidRDefault="00595AF6" w:rsidP="00595AF6">
      <w:pPr>
        <w:spacing w:after="0"/>
        <w:ind w:left="-15" w:right="6"/>
        <w:rPr>
          <w:sz w:val="24"/>
          <w:szCs w:val="24"/>
        </w:rPr>
      </w:pPr>
      <w:r>
        <w:rPr>
          <w:b/>
          <w:sz w:val="28"/>
        </w:rPr>
        <w:t xml:space="preserve">DIGGING DEEPER: </w:t>
      </w:r>
      <w:r w:rsidRPr="006251A4">
        <w:rPr>
          <w:sz w:val="24"/>
          <w:szCs w:val="24"/>
        </w:rPr>
        <w:t xml:space="preserve">Psalm 72:1-12, 107:8-21; Jeremiah 8:20-22; </w:t>
      </w:r>
      <w:r w:rsidR="008E77A3">
        <w:rPr>
          <w:sz w:val="24"/>
          <w:szCs w:val="24"/>
        </w:rPr>
        <w:t xml:space="preserve">Isaiah 1:18; </w:t>
      </w:r>
      <w:r w:rsidRPr="006251A4">
        <w:rPr>
          <w:sz w:val="24"/>
          <w:szCs w:val="24"/>
        </w:rPr>
        <w:t xml:space="preserve">Proverbs 4:20-23; Hebrews </w:t>
      </w:r>
    </w:p>
    <w:p w14:paraId="3D7BE5AA" w14:textId="3B73290A" w:rsidR="00595AF6" w:rsidRDefault="00595AF6" w:rsidP="00595AF6">
      <w:pPr>
        <w:spacing w:after="0"/>
        <w:ind w:left="-15" w:right="6"/>
        <w:rPr>
          <w:sz w:val="24"/>
          <w:szCs w:val="24"/>
        </w:rPr>
      </w:pPr>
      <w:r w:rsidRPr="006251A4">
        <w:rPr>
          <w:sz w:val="24"/>
          <w:szCs w:val="24"/>
        </w:rPr>
        <w:t xml:space="preserve">4:12-13 </w:t>
      </w:r>
    </w:p>
    <w:p w14:paraId="4BFA425E" w14:textId="77777777" w:rsidR="0077005B" w:rsidRPr="006251A4" w:rsidRDefault="0077005B" w:rsidP="00595AF6">
      <w:pPr>
        <w:spacing w:after="0"/>
        <w:ind w:left="-15" w:right="6"/>
        <w:rPr>
          <w:sz w:val="24"/>
          <w:szCs w:val="24"/>
        </w:rPr>
      </w:pPr>
    </w:p>
    <w:p w14:paraId="55268006" w14:textId="77777777" w:rsidR="00595AF6" w:rsidRPr="006251A4" w:rsidRDefault="00595AF6" w:rsidP="00595AF6">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410A5B25" w14:textId="63335551" w:rsidR="00595AF6" w:rsidRDefault="00595AF6" w:rsidP="00595AF6">
      <w:pPr>
        <w:spacing w:after="5" w:line="252" w:lineRule="auto"/>
        <w:ind w:left="25" w:right="29" w:hanging="6"/>
        <w:jc w:val="center"/>
        <w:rPr>
          <w:b/>
          <w:sz w:val="24"/>
          <w:szCs w:val="24"/>
        </w:rPr>
      </w:pPr>
      <w:r w:rsidRPr="006251A4">
        <w:rPr>
          <w:b/>
          <w:sz w:val="24"/>
          <w:szCs w:val="24"/>
        </w:rPr>
        <w:t>Zechariah 3:</w:t>
      </w:r>
      <w:r w:rsidR="006251A4">
        <w:rPr>
          <w:b/>
          <w:sz w:val="24"/>
          <w:szCs w:val="24"/>
        </w:rPr>
        <w:t>1-5</w:t>
      </w:r>
      <w:r w:rsidRPr="006251A4">
        <w:rPr>
          <w:b/>
          <w:sz w:val="24"/>
          <w:szCs w:val="24"/>
        </w:rPr>
        <w:t xml:space="preserve"> (N</w:t>
      </w:r>
      <w:r w:rsidR="006251A4" w:rsidRPr="006251A4">
        <w:rPr>
          <w:b/>
          <w:sz w:val="24"/>
          <w:szCs w:val="24"/>
        </w:rPr>
        <w:t>ET</w:t>
      </w:r>
      <w:r w:rsidRPr="006251A4">
        <w:rPr>
          <w:b/>
          <w:sz w:val="24"/>
          <w:szCs w:val="24"/>
        </w:rPr>
        <w:t>)</w:t>
      </w:r>
    </w:p>
    <w:p w14:paraId="435CE768" w14:textId="6E9ADC9D" w:rsidR="006251A4" w:rsidRPr="006F0E21" w:rsidRDefault="006251A4" w:rsidP="00595AF6">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006F0E21" w:rsidRPr="006F0E21">
        <w:rPr>
          <w:rStyle w:val="sc"/>
          <w:rFonts w:asciiTheme="minorHAnsi" w:hAnsiTheme="minorHAnsi" w:cstheme="minorHAnsi"/>
          <w:b/>
          <w:i/>
          <w:smallCaps/>
          <w:color w:val="000000"/>
          <w:sz w:val="24"/>
          <w:szCs w:val="24"/>
        </w:rPr>
        <w:t xml:space="preserve">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0754852A" w14:textId="325B75D0" w:rsidR="006251A4" w:rsidRPr="006F0E21" w:rsidRDefault="006251A4" w:rsidP="006251A4">
      <w:pPr>
        <w:spacing w:after="5" w:line="252" w:lineRule="auto"/>
        <w:ind w:left="25" w:right="29" w:hanging="6"/>
        <w:rPr>
          <w:rStyle w:val="apple-converted-space"/>
          <w:rFonts w:asciiTheme="minorHAnsi" w:hAnsiTheme="minorHAnsi" w:cstheme="minorHAnsi"/>
          <w:b/>
          <w:color w:val="000000"/>
          <w:sz w:val="24"/>
          <w:szCs w:val="24"/>
        </w:rPr>
      </w:pPr>
    </w:p>
    <w:p w14:paraId="79C36907" w14:textId="0C0F0576" w:rsidR="006251A4" w:rsidRPr="006251A4" w:rsidRDefault="006251A4" w:rsidP="002169B6">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w:t>
      </w:r>
      <w:r w:rsidR="002169B6">
        <w:rPr>
          <w:rStyle w:val="apple-converted-space"/>
          <w:rFonts w:asciiTheme="minorHAnsi" w:hAnsiTheme="minorHAnsi" w:cstheme="minorHAnsi"/>
          <w:color w:val="000000"/>
          <w:sz w:val="24"/>
          <w:szCs w:val="24"/>
        </w:rPr>
        <w:t>beautiful metaphor that illustrates</w:t>
      </w:r>
      <w:r>
        <w:rPr>
          <w:rStyle w:val="apple-converted-space"/>
          <w:rFonts w:asciiTheme="minorHAnsi" w:hAnsiTheme="minorHAnsi" w:cstheme="minorHAnsi"/>
          <w:color w:val="000000"/>
          <w:sz w:val="24"/>
          <w:szCs w:val="24"/>
        </w:rPr>
        <w:t xml:space="preserve"> the heavenly reality that takes place when the Lord forgives us and dresses us in His </w:t>
      </w:r>
      <w:r w:rsidR="002169B6">
        <w:rPr>
          <w:rStyle w:val="apple-converted-space"/>
          <w:rFonts w:asciiTheme="minorHAnsi" w:hAnsiTheme="minorHAnsi" w:cstheme="minorHAnsi"/>
          <w:color w:val="000000"/>
          <w:sz w:val="24"/>
          <w:szCs w:val="24"/>
        </w:rPr>
        <w:t>righteousness</w:t>
      </w:r>
      <w:r>
        <w:rPr>
          <w:rStyle w:val="apple-converted-space"/>
          <w:rFonts w:asciiTheme="minorHAnsi" w:hAnsiTheme="minorHAnsi" w:cstheme="minorHAnsi"/>
          <w:color w:val="000000"/>
          <w:sz w:val="24"/>
          <w:szCs w:val="24"/>
        </w:rPr>
        <w:t xml:space="preserve">. </w:t>
      </w:r>
      <w:r w:rsidR="008E77A3">
        <w:rPr>
          <w:rStyle w:val="apple-converted-space"/>
          <w:rFonts w:asciiTheme="minorHAnsi" w:hAnsiTheme="minorHAnsi" w:cstheme="minorHAnsi"/>
          <w:color w:val="000000"/>
          <w:sz w:val="24"/>
          <w:szCs w:val="24"/>
        </w:rPr>
        <w:t xml:space="preserve">What can wash away my sins? Nothing but the precious cleasing blood of Jesus. </w:t>
      </w:r>
      <w:r w:rsidR="002169B6">
        <w:rPr>
          <w:rStyle w:val="apple-converted-space"/>
          <w:rFonts w:asciiTheme="minorHAnsi" w:hAnsiTheme="minorHAnsi" w:cstheme="minorHAnsi"/>
          <w:color w:val="000000"/>
          <w:sz w:val="24"/>
          <w:szCs w:val="24"/>
        </w:rPr>
        <w:t xml:space="preserve">Next you will find a list of Greek words and their definitions. Take a moment and look up some of the passages to see how </w:t>
      </w:r>
      <w:r w:rsidR="008E77A3">
        <w:rPr>
          <w:rStyle w:val="apple-converted-space"/>
          <w:rFonts w:asciiTheme="minorHAnsi" w:hAnsiTheme="minorHAnsi" w:cstheme="minorHAnsi"/>
          <w:color w:val="000000"/>
          <w:sz w:val="24"/>
          <w:szCs w:val="24"/>
        </w:rPr>
        <w:t>the</w:t>
      </w:r>
      <w:r w:rsidR="006D042C">
        <w:rPr>
          <w:rStyle w:val="apple-converted-space"/>
          <w:rFonts w:asciiTheme="minorHAnsi" w:hAnsiTheme="minorHAnsi" w:cstheme="minorHAnsi"/>
          <w:color w:val="000000"/>
          <w:sz w:val="24"/>
          <w:szCs w:val="24"/>
        </w:rPr>
        <w:t>se specific wo</w:t>
      </w:r>
      <w:r w:rsidR="008E77A3">
        <w:rPr>
          <w:rStyle w:val="apple-converted-space"/>
          <w:rFonts w:asciiTheme="minorHAnsi" w:hAnsiTheme="minorHAnsi" w:cstheme="minorHAnsi"/>
          <w:color w:val="000000"/>
          <w:sz w:val="24"/>
          <w:szCs w:val="24"/>
        </w:rPr>
        <w:t xml:space="preserve">rds </w:t>
      </w:r>
      <w:r w:rsidR="006D042C">
        <w:rPr>
          <w:rStyle w:val="apple-converted-space"/>
          <w:rFonts w:asciiTheme="minorHAnsi" w:hAnsiTheme="minorHAnsi" w:cstheme="minorHAnsi"/>
          <w:color w:val="000000"/>
          <w:sz w:val="24"/>
          <w:szCs w:val="24"/>
        </w:rPr>
        <w:t>are</w:t>
      </w:r>
      <w:r w:rsidR="002169B6">
        <w:rPr>
          <w:rStyle w:val="apple-converted-space"/>
          <w:rFonts w:asciiTheme="minorHAnsi" w:hAnsiTheme="minorHAnsi" w:cstheme="minorHAnsi"/>
          <w:color w:val="000000"/>
          <w:sz w:val="24"/>
          <w:szCs w:val="24"/>
        </w:rPr>
        <w:t xml:space="preserve"> used. </w:t>
      </w:r>
    </w:p>
    <w:p w14:paraId="69A4F146" w14:textId="77777777" w:rsidR="006251A4" w:rsidRPr="006251A4" w:rsidRDefault="006251A4" w:rsidP="006251A4">
      <w:pPr>
        <w:spacing w:after="5" w:line="252" w:lineRule="auto"/>
        <w:ind w:left="25" w:right="29" w:hanging="6"/>
        <w:rPr>
          <w:rFonts w:asciiTheme="minorHAnsi" w:hAnsiTheme="minorHAnsi" w:cstheme="minorHAnsi"/>
          <w:b/>
          <w:i/>
          <w:sz w:val="24"/>
          <w:szCs w:val="24"/>
        </w:rPr>
      </w:pPr>
    </w:p>
    <w:p w14:paraId="476CCD19"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3405215B" w14:textId="77777777" w:rsidR="00595AF6" w:rsidRPr="006251A4" w:rsidRDefault="00595AF6" w:rsidP="0037103A">
      <w:pPr>
        <w:numPr>
          <w:ilvl w:val="0"/>
          <w:numId w:val="57"/>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43DD81C4" w14:textId="7779AD12" w:rsidR="00595AF6" w:rsidRPr="006251A4" w:rsidRDefault="00595AF6" w:rsidP="0037103A">
      <w:pPr>
        <w:numPr>
          <w:ilvl w:val="0"/>
          <w:numId w:val="57"/>
        </w:numPr>
        <w:spacing w:after="52" w:line="269" w:lineRule="auto"/>
        <w:ind w:left="714" w:right="5" w:hanging="361"/>
        <w:jc w:val="both"/>
        <w:rPr>
          <w:sz w:val="24"/>
          <w:szCs w:val="24"/>
        </w:rPr>
      </w:pPr>
      <w:r w:rsidRPr="006251A4">
        <w:rPr>
          <w:b/>
          <w:sz w:val="24"/>
          <w:szCs w:val="24"/>
        </w:rPr>
        <w:lastRenderedPageBreak/>
        <w:t>Sanctified</w:t>
      </w:r>
      <w:r w:rsidRPr="006251A4">
        <w:rPr>
          <w:sz w:val="24"/>
          <w:szCs w:val="24"/>
        </w:rPr>
        <w:t>: Strong’s # 37-John 17:17,19; Ephesian</w:t>
      </w:r>
      <w:r w:rsidR="006251A4">
        <w:rPr>
          <w:sz w:val="24"/>
          <w:szCs w:val="24"/>
        </w:rPr>
        <w:t>s</w:t>
      </w:r>
      <w:r w:rsidRPr="006251A4">
        <w:rPr>
          <w:sz w:val="24"/>
          <w:szCs w:val="24"/>
        </w:rPr>
        <w:t xml:space="preserve"> 5:2; 1 Cor</w:t>
      </w:r>
      <w:r w:rsidR="006251A4">
        <w:rPr>
          <w:sz w:val="24"/>
          <w:szCs w:val="24"/>
        </w:rPr>
        <w:t>inthians</w:t>
      </w:r>
      <w:r w:rsidRPr="006251A4">
        <w:rPr>
          <w:sz w:val="24"/>
          <w:szCs w:val="24"/>
        </w:rPr>
        <w:t xml:space="preserve"> 1:2, 6:11; 1 Timothy 4:5 </w:t>
      </w:r>
    </w:p>
    <w:p w14:paraId="23C810A6" w14:textId="6C85D24C" w:rsidR="00595AF6" w:rsidRPr="00C562A0" w:rsidRDefault="00595AF6" w:rsidP="0037103A">
      <w:pPr>
        <w:numPr>
          <w:ilvl w:val="0"/>
          <w:numId w:val="57"/>
        </w:numPr>
        <w:spacing w:after="51" w:line="271" w:lineRule="auto"/>
        <w:ind w:left="714" w:right="5" w:hanging="361"/>
        <w:jc w:val="both"/>
        <w:rPr>
          <w:sz w:val="24"/>
          <w:szCs w:val="24"/>
        </w:rPr>
      </w:pPr>
      <w:r w:rsidRPr="006251A4">
        <w:rPr>
          <w:b/>
          <w:sz w:val="24"/>
          <w:szCs w:val="24"/>
        </w:rPr>
        <w:t>Pure:</w:t>
      </w:r>
      <w:r w:rsidRPr="006251A4">
        <w:rPr>
          <w:sz w:val="24"/>
          <w:szCs w:val="24"/>
        </w:rPr>
        <w:t xml:space="preserve"> Strong’s #53 – Hagnos from holy /saint</w:t>
      </w:r>
      <w:r w:rsidRPr="006251A4">
        <w:rPr>
          <w:i/>
          <w:sz w:val="24"/>
          <w:szCs w:val="24"/>
        </w:rPr>
        <w:t>, clean, innocent, modest, perfect, chaste, clean, pure</w:t>
      </w:r>
      <w:r w:rsidR="00C562A0">
        <w:rPr>
          <w:i/>
          <w:sz w:val="24"/>
          <w:szCs w:val="24"/>
        </w:rPr>
        <w:t xml:space="preserve">. </w:t>
      </w:r>
      <w:r w:rsidRPr="00C562A0">
        <w:rPr>
          <w:sz w:val="24"/>
          <w:szCs w:val="24"/>
        </w:rPr>
        <w:t xml:space="preserve">1 Peter 2:9 </w:t>
      </w:r>
    </w:p>
    <w:p w14:paraId="4D337EFB" w14:textId="77777777" w:rsidR="00595AF6" w:rsidRPr="006251A4" w:rsidRDefault="00595AF6" w:rsidP="0037103A">
      <w:pPr>
        <w:numPr>
          <w:ilvl w:val="0"/>
          <w:numId w:val="57"/>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B9B3262" w14:textId="77777777" w:rsidR="00595AF6" w:rsidRPr="006251A4" w:rsidRDefault="00595AF6" w:rsidP="0037103A">
      <w:pPr>
        <w:numPr>
          <w:ilvl w:val="0"/>
          <w:numId w:val="57"/>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4930281C" w14:textId="30E0471D" w:rsidR="00595AF6" w:rsidRPr="006251A4" w:rsidRDefault="00595AF6" w:rsidP="0037103A">
      <w:pPr>
        <w:numPr>
          <w:ilvl w:val="0"/>
          <w:numId w:val="57"/>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sidR="006251A4">
        <w:rPr>
          <w:sz w:val="24"/>
          <w:szCs w:val="24"/>
        </w:rPr>
        <w:t>inthians</w:t>
      </w:r>
      <w:r w:rsidRPr="006251A4">
        <w:rPr>
          <w:sz w:val="24"/>
          <w:szCs w:val="24"/>
        </w:rPr>
        <w:t xml:space="preserve"> 1:8, </w:t>
      </w:r>
    </w:p>
    <w:p w14:paraId="577F9FEC" w14:textId="5F1C64F0" w:rsidR="00595AF6" w:rsidRPr="006251A4" w:rsidRDefault="00595AF6" w:rsidP="0037103A">
      <w:pPr>
        <w:numPr>
          <w:ilvl w:val="0"/>
          <w:numId w:val="57"/>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sidR="006251A4">
        <w:rPr>
          <w:sz w:val="24"/>
          <w:szCs w:val="24"/>
        </w:rPr>
        <w:t>alonians</w:t>
      </w:r>
      <w:r w:rsidRPr="006251A4">
        <w:rPr>
          <w:sz w:val="24"/>
          <w:szCs w:val="24"/>
        </w:rPr>
        <w:t xml:space="preserve"> 5:23 </w:t>
      </w:r>
    </w:p>
    <w:p w14:paraId="56271433" w14:textId="77777777" w:rsidR="00595AF6" w:rsidRPr="006251A4" w:rsidRDefault="00595AF6" w:rsidP="00595AF6">
      <w:pPr>
        <w:spacing w:after="4" w:line="271" w:lineRule="auto"/>
        <w:ind w:right="5"/>
        <w:jc w:val="both"/>
        <w:rPr>
          <w:sz w:val="24"/>
          <w:szCs w:val="24"/>
        </w:rPr>
      </w:pPr>
    </w:p>
    <w:p w14:paraId="4BCF1DD1" w14:textId="617AB2A4" w:rsidR="00595AF6" w:rsidRDefault="00595AF6" w:rsidP="00595AF6">
      <w:pPr>
        <w:spacing w:after="5" w:line="252" w:lineRule="auto"/>
        <w:ind w:left="25" w:right="33" w:hanging="6"/>
        <w:jc w:val="center"/>
        <w:rPr>
          <w:b/>
          <w:sz w:val="24"/>
          <w:szCs w:val="24"/>
        </w:rPr>
      </w:pPr>
      <w:r w:rsidRPr="002169B6">
        <w:rPr>
          <w:b/>
          <w:sz w:val="24"/>
          <w:szCs w:val="24"/>
        </w:rPr>
        <w:t>Psalm 103:1-5 (</w:t>
      </w:r>
      <w:r w:rsidR="002169B6" w:rsidRPr="002169B6">
        <w:rPr>
          <w:b/>
          <w:sz w:val="24"/>
          <w:szCs w:val="24"/>
        </w:rPr>
        <w:t>NET</w:t>
      </w:r>
      <w:r w:rsidRPr="002169B6">
        <w:rPr>
          <w:b/>
          <w:sz w:val="24"/>
          <w:szCs w:val="24"/>
        </w:rPr>
        <w:t xml:space="preserve">) </w:t>
      </w:r>
    </w:p>
    <w:p w14:paraId="4D964A86" w14:textId="2AA4254C"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4E18AB0" w14:textId="763382FB"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1AFD451A" w14:textId="59574AC2" w:rsidR="00595AF6" w:rsidRPr="006251A4" w:rsidRDefault="00595AF6" w:rsidP="00595AF6">
      <w:pPr>
        <w:spacing w:after="0" w:line="259" w:lineRule="auto"/>
        <w:ind w:left="48"/>
        <w:jc w:val="center"/>
        <w:rPr>
          <w:sz w:val="24"/>
          <w:szCs w:val="24"/>
        </w:rPr>
      </w:pPr>
    </w:p>
    <w:p w14:paraId="48E27953" w14:textId="69B32D13" w:rsidR="00EA0FAB" w:rsidRDefault="00595AF6" w:rsidP="00EA0FAB">
      <w:pPr>
        <w:spacing w:after="0"/>
        <w:ind w:left="-15" w:right="6" w:firstLine="721"/>
        <w:jc w:val="both"/>
        <w:rPr>
          <w:sz w:val="24"/>
          <w:szCs w:val="24"/>
        </w:rPr>
      </w:pPr>
      <w:bookmarkStart w:id="16" w:name="_Hlk483899900"/>
      <w:r w:rsidRPr="006251A4">
        <w:rPr>
          <w:sz w:val="24"/>
          <w:szCs w:val="24"/>
        </w:rPr>
        <w:t xml:space="preserve">I don’t know about you, but given the sins of my past, it’s quite difficult to see myself as blameless, and yet that is what the Bible calls me. Although, at one time we were </w:t>
      </w:r>
      <w:r w:rsidR="00F708CD">
        <w:rPr>
          <w:sz w:val="24"/>
          <w:szCs w:val="24"/>
        </w:rPr>
        <w:t xml:space="preserve">as </w:t>
      </w:r>
      <w:r w:rsidRPr="006251A4">
        <w:rPr>
          <w:sz w:val="24"/>
          <w:szCs w:val="24"/>
        </w:rPr>
        <w:t xml:space="preserve">guilty as sin, but now we are clean and blameless in His sight. Do you think of yourself that way? </w:t>
      </w:r>
      <w:r w:rsidR="00EA0FAB" w:rsidRPr="00EA0FAB">
        <w:rPr>
          <w:sz w:val="24"/>
          <w:szCs w:val="24"/>
        </w:rPr>
        <w:t>My guess is no, because there is someone who loves to bring up our past to taunt us.  Someone who is also called “the accuser of the brethren!” Satan loves to remind us of our shameful past, and when he does, we wonder, “How can God see me as holy and blameless?”  When those accusations come, we can quote Acts 10:15b and remind the accuser what God says about us.</w:t>
      </w:r>
    </w:p>
    <w:p w14:paraId="19D52166" w14:textId="77777777" w:rsidR="00EA0FAB" w:rsidRPr="00EA0FAB" w:rsidRDefault="00EA0FAB" w:rsidP="00EA0FAB">
      <w:pPr>
        <w:spacing w:after="0"/>
        <w:ind w:left="-15" w:right="6" w:firstLine="721"/>
        <w:jc w:val="both"/>
        <w:rPr>
          <w:sz w:val="24"/>
          <w:szCs w:val="24"/>
        </w:rPr>
      </w:pPr>
    </w:p>
    <w:p w14:paraId="6A63D0AA" w14:textId="77777777" w:rsidR="00EA0FAB" w:rsidRPr="00EA0FAB" w:rsidRDefault="00EA0FAB" w:rsidP="00AA6C54">
      <w:pPr>
        <w:spacing w:after="0"/>
        <w:ind w:right="6"/>
        <w:jc w:val="center"/>
        <w:rPr>
          <w:b/>
          <w:sz w:val="24"/>
          <w:szCs w:val="24"/>
        </w:rPr>
      </w:pPr>
      <w:r w:rsidRPr="00EA0FAB">
        <w:rPr>
          <w:b/>
          <w:sz w:val="24"/>
          <w:szCs w:val="24"/>
        </w:rPr>
        <w:t>Acts 10:15b (NET)</w:t>
      </w:r>
    </w:p>
    <w:p w14:paraId="1248FCA0" w14:textId="4F570E42" w:rsidR="00EA0FAB" w:rsidRDefault="00EA0FAB" w:rsidP="00AA6C54">
      <w:pPr>
        <w:spacing w:after="0"/>
        <w:ind w:right="6"/>
        <w:jc w:val="center"/>
        <w:rPr>
          <w:rStyle w:val="text"/>
          <w:b/>
          <w:i/>
          <w:sz w:val="24"/>
          <w:szCs w:val="24"/>
        </w:rPr>
      </w:pPr>
      <w:r w:rsidRPr="00EA0FAB">
        <w:rPr>
          <w:rStyle w:val="text"/>
          <w:b/>
          <w:i/>
          <w:sz w:val="24"/>
          <w:szCs w:val="24"/>
        </w:rPr>
        <w:t>The voice spoke to him again, a second time, “What God has made clean, you must not consider ritually unclean!”</w:t>
      </w:r>
    </w:p>
    <w:p w14:paraId="59CADAB5" w14:textId="77777777" w:rsidR="00EA0FAB" w:rsidRPr="00EA0FAB" w:rsidRDefault="00EA0FAB" w:rsidP="00EA0FAB">
      <w:pPr>
        <w:spacing w:after="0"/>
        <w:ind w:left="-15" w:right="6" w:firstLine="721"/>
        <w:jc w:val="center"/>
        <w:rPr>
          <w:rStyle w:val="text"/>
          <w:b/>
          <w:i/>
          <w:sz w:val="24"/>
          <w:szCs w:val="24"/>
        </w:rPr>
      </w:pPr>
    </w:p>
    <w:p w14:paraId="763061BB" w14:textId="1A99767B" w:rsidR="00595AF6" w:rsidRPr="006251A4" w:rsidRDefault="00EA0FAB" w:rsidP="00595AF6">
      <w:pPr>
        <w:spacing w:after="0"/>
        <w:ind w:left="-15" w:right="6" w:firstLine="721"/>
        <w:jc w:val="both"/>
        <w:rPr>
          <w:sz w:val="24"/>
          <w:szCs w:val="24"/>
        </w:rPr>
      </w:pPr>
      <w:r w:rsidRPr="00EA0FAB">
        <w:rPr>
          <w:sz w:val="24"/>
          <w:szCs w:val="24"/>
        </w:rPr>
        <w:t xml:space="preserve">Before his conversion, Saul was the same man who had held the cloaks for the men who stoned saint Steven to death. And this was in addition to all the other Christians who he hunted down, persecuted and had killed! </w:t>
      </w:r>
      <w:r>
        <w:rPr>
          <w:sz w:val="24"/>
          <w:szCs w:val="24"/>
        </w:rPr>
        <w:t xml:space="preserve">How healing this truth must have been to Paul </w:t>
      </w:r>
      <w:r w:rsidRPr="00EA0FAB">
        <w:rPr>
          <w:sz w:val="24"/>
          <w:szCs w:val="24"/>
        </w:rPr>
        <w:t xml:space="preserve">considering </w:t>
      </w:r>
      <w:r>
        <w:rPr>
          <w:sz w:val="24"/>
          <w:szCs w:val="24"/>
        </w:rPr>
        <w:t>h</w:t>
      </w:r>
      <w:r w:rsidRPr="00EA0FAB">
        <w:rPr>
          <w:sz w:val="24"/>
          <w:szCs w:val="24"/>
        </w:rPr>
        <w:t>is past.</w:t>
      </w:r>
      <w:r w:rsidR="00595AF6" w:rsidRPr="006251A4">
        <w:rPr>
          <w:sz w:val="24"/>
          <w:szCs w:val="24"/>
        </w:rPr>
        <w:t xml:space="preserve"> How could Paul possibly go forward to serve the Lord unless he truly believed what God said about him in </w:t>
      </w:r>
      <w:r w:rsidR="0077681A">
        <w:rPr>
          <w:sz w:val="24"/>
          <w:szCs w:val="24"/>
        </w:rPr>
        <w:t xml:space="preserve">the face of </w:t>
      </w:r>
      <w:r w:rsidR="00595AF6"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t>
      </w:r>
      <w:r w:rsidR="0077681A" w:rsidRPr="006251A4">
        <w:rPr>
          <w:sz w:val="24"/>
          <w:szCs w:val="24"/>
        </w:rPr>
        <w:t>When</w:t>
      </w:r>
      <w:r w:rsidR="00595AF6" w:rsidRPr="006251A4">
        <w:rPr>
          <w:sz w:val="24"/>
          <w:szCs w:val="24"/>
        </w:rPr>
        <w:t xml:space="preserve"> God looks at us, He sees us in Jesus – the sinless One.  </w:t>
      </w:r>
    </w:p>
    <w:bookmarkEnd w:id="16"/>
    <w:p w14:paraId="6F13BE6A" w14:textId="1D90A0FE" w:rsidR="00595AF6" w:rsidRDefault="00595AF6" w:rsidP="002169B6">
      <w:pPr>
        <w:spacing w:after="5" w:line="252" w:lineRule="auto"/>
        <w:jc w:val="center"/>
        <w:rPr>
          <w:b/>
          <w:sz w:val="24"/>
          <w:szCs w:val="24"/>
        </w:rPr>
      </w:pPr>
      <w:r w:rsidRPr="002169B6">
        <w:rPr>
          <w:b/>
          <w:sz w:val="24"/>
          <w:szCs w:val="24"/>
        </w:rPr>
        <w:lastRenderedPageBreak/>
        <w:t>Ezekiel 36:25-27 (N</w:t>
      </w:r>
      <w:r w:rsidR="002169B6" w:rsidRPr="002169B6">
        <w:rPr>
          <w:b/>
          <w:sz w:val="24"/>
          <w:szCs w:val="24"/>
        </w:rPr>
        <w:t>ET</w:t>
      </w:r>
      <w:r w:rsidRPr="002169B6">
        <w:rPr>
          <w:b/>
          <w:sz w:val="24"/>
          <w:szCs w:val="24"/>
        </w:rPr>
        <w:t>)</w:t>
      </w:r>
    </w:p>
    <w:p w14:paraId="5B1AF809" w14:textId="5710F0FB" w:rsidR="002169B6" w:rsidRPr="002169B6" w:rsidRDefault="002169B6" w:rsidP="002169B6">
      <w:pPr>
        <w:spacing w:after="5" w:line="252" w:lineRule="auto"/>
        <w:jc w:val="center"/>
        <w:rPr>
          <w:rFonts w:asciiTheme="minorHAnsi" w:hAnsiTheme="minorHAnsi" w:cstheme="minorHAnsi"/>
          <w:b/>
          <w:i/>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3F6E755D" w14:textId="77777777" w:rsidR="00595AF6" w:rsidRPr="006251A4" w:rsidRDefault="00595AF6" w:rsidP="00595AF6">
      <w:pPr>
        <w:spacing w:after="64" w:line="252" w:lineRule="auto"/>
        <w:ind w:left="25" w:right="19" w:hanging="6"/>
        <w:jc w:val="center"/>
        <w:rPr>
          <w:sz w:val="24"/>
          <w:szCs w:val="24"/>
        </w:rPr>
      </w:pPr>
    </w:p>
    <w:p w14:paraId="0B994396" w14:textId="77777777" w:rsidR="00595AF6" w:rsidRPr="002169B6" w:rsidRDefault="00595AF6" w:rsidP="00595AF6">
      <w:pPr>
        <w:ind w:left="-15" w:right="6"/>
        <w:rPr>
          <w:sz w:val="24"/>
          <w:szCs w:val="24"/>
        </w:rPr>
      </w:pPr>
      <w:r>
        <w:rPr>
          <w:b/>
          <w:sz w:val="28"/>
        </w:rPr>
        <w:t xml:space="preserve">DIGGING DEEPER: </w:t>
      </w:r>
      <w:r w:rsidRPr="002169B6">
        <w:rPr>
          <w:sz w:val="24"/>
          <w:szCs w:val="24"/>
        </w:rPr>
        <w:t xml:space="preserve">1 Peter 1:14-17; 1 John 1:7; 2 Peter 3:14; 1 Corinthians 3:17; 6:9-20; 7:1215; Ephesians 5:25-27; Col. 1:19-22; Titus 2:11-15; 3:3-7 </w:t>
      </w:r>
    </w:p>
    <w:p w14:paraId="11C279F5" w14:textId="1F66D409" w:rsidR="00595AF6" w:rsidRDefault="00595AF6" w:rsidP="00595AF6">
      <w:pPr>
        <w:spacing w:after="5" w:line="252" w:lineRule="auto"/>
        <w:ind w:left="25" w:right="33" w:hanging="6"/>
        <w:jc w:val="center"/>
        <w:rPr>
          <w:b/>
          <w:sz w:val="24"/>
          <w:szCs w:val="24"/>
        </w:rPr>
      </w:pPr>
      <w:r w:rsidRPr="00DA5BB7">
        <w:rPr>
          <w:b/>
          <w:sz w:val="24"/>
          <w:szCs w:val="24"/>
        </w:rPr>
        <w:t>1 Corinthians 6:9-11 (</w:t>
      </w:r>
      <w:r w:rsidR="00DA5BB7" w:rsidRPr="00DA5BB7">
        <w:rPr>
          <w:b/>
          <w:sz w:val="24"/>
          <w:szCs w:val="24"/>
        </w:rPr>
        <w:t>NET</w:t>
      </w:r>
      <w:r w:rsidRPr="00DA5BB7">
        <w:rPr>
          <w:b/>
          <w:sz w:val="24"/>
          <w:szCs w:val="24"/>
        </w:rPr>
        <w:t xml:space="preserve">) </w:t>
      </w:r>
    </w:p>
    <w:p w14:paraId="46E11517" w14:textId="7138454A" w:rsidR="00DA5BB7" w:rsidRPr="00DA5BB7" w:rsidRDefault="00DA5BB7" w:rsidP="00595AF6">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1E533DAB" w14:textId="030BBAFF" w:rsidR="00595AF6" w:rsidRPr="002169B6" w:rsidRDefault="00595AF6" w:rsidP="00595AF6">
      <w:pPr>
        <w:spacing w:after="0" w:line="259" w:lineRule="auto"/>
        <w:ind w:left="48"/>
        <w:jc w:val="center"/>
        <w:rPr>
          <w:sz w:val="24"/>
          <w:szCs w:val="24"/>
        </w:rPr>
      </w:pPr>
    </w:p>
    <w:p w14:paraId="7A7186C9" w14:textId="77777777" w:rsidR="00595AF6" w:rsidRPr="002169B6" w:rsidRDefault="00595AF6" w:rsidP="00595AF6">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04CB9AA" w14:textId="00D1F9D2" w:rsidR="00595AF6" w:rsidRDefault="00595AF6" w:rsidP="00595AF6">
      <w:pPr>
        <w:spacing w:after="0" w:line="265" w:lineRule="auto"/>
        <w:ind w:left="24" w:hanging="10"/>
        <w:jc w:val="center"/>
        <w:rPr>
          <w:b/>
          <w:sz w:val="24"/>
          <w:szCs w:val="24"/>
        </w:rPr>
      </w:pPr>
      <w:r w:rsidRPr="00DA5BB7">
        <w:rPr>
          <w:b/>
          <w:sz w:val="24"/>
          <w:szCs w:val="24"/>
        </w:rPr>
        <w:t xml:space="preserve">Song of </w:t>
      </w:r>
      <w:r w:rsidR="00DA5BB7" w:rsidRPr="00DA5BB7">
        <w:rPr>
          <w:b/>
          <w:sz w:val="24"/>
          <w:szCs w:val="24"/>
        </w:rPr>
        <w:t>Songs</w:t>
      </w:r>
      <w:r w:rsidRPr="00DA5BB7">
        <w:rPr>
          <w:b/>
          <w:sz w:val="24"/>
          <w:szCs w:val="24"/>
        </w:rPr>
        <w:t xml:space="preserve"> 4:7 (N</w:t>
      </w:r>
      <w:r w:rsidR="00DA5BB7" w:rsidRPr="00DA5BB7">
        <w:rPr>
          <w:b/>
          <w:sz w:val="24"/>
          <w:szCs w:val="24"/>
        </w:rPr>
        <w:t>ET</w:t>
      </w:r>
      <w:r w:rsidRPr="00DA5BB7">
        <w:rPr>
          <w:b/>
          <w:sz w:val="24"/>
          <w:szCs w:val="24"/>
        </w:rPr>
        <w:t>)</w:t>
      </w:r>
    </w:p>
    <w:p w14:paraId="126998E7" w14:textId="621DE8E3" w:rsidR="00DA5BB7" w:rsidRDefault="00DA5BB7" w:rsidP="00595AF6">
      <w:pPr>
        <w:spacing w:after="0" w:line="265" w:lineRule="auto"/>
        <w:ind w:left="24" w:hanging="10"/>
        <w:jc w:val="center"/>
        <w:rPr>
          <w:b/>
          <w:i/>
          <w:sz w:val="24"/>
          <w:szCs w:val="24"/>
        </w:rPr>
      </w:pPr>
      <w:r w:rsidRPr="00DA5BB7">
        <w:rPr>
          <w:b/>
          <w:i/>
          <w:sz w:val="24"/>
          <w:szCs w:val="24"/>
        </w:rPr>
        <w:t xml:space="preserve">You are altogether beautiful, my darling! There is no </w:t>
      </w:r>
      <w:r w:rsidR="0077681A" w:rsidRPr="00DA5BB7">
        <w:rPr>
          <w:b/>
          <w:i/>
          <w:sz w:val="24"/>
          <w:szCs w:val="24"/>
        </w:rPr>
        <w:t>blemish</w:t>
      </w:r>
      <w:r w:rsidRPr="00DA5BB7">
        <w:rPr>
          <w:b/>
          <w:i/>
          <w:sz w:val="24"/>
          <w:szCs w:val="24"/>
        </w:rPr>
        <w:t xml:space="preserve"> in you!</w:t>
      </w:r>
    </w:p>
    <w:p w14:paraId="1F9C96AD" w14:textId="57BCC8FA" w:rsidR="00DA5BB7" w:rsidRDefault="00DA5BB7" w:rsidP="00595AF6">
      <w:pPr>
        <w:spacing w:after="0" w:line="265" w:lineRule="auto"/>
        <w:ind w:left="24" w:hanging="10"/>
        <w:jc w:val="center"/>
        <w:rPr>
          <w:b/>
          <w:i/>
          <w:sz w:val="24"/>
          <w:szCs w:val="24"/>
        </w:rPr>
      </w:pPr>
    </w:p>
    <w:p w14:paraId="0076F525" w14:textId="4AD738B6" w:rsidR="00DA5BB7" w:rsidRDefault="00DA5BB7" w:rsidP="00595AF6">
      <w:pPr>
        <w:spacing w:after="0" w:line="265" w:lineRule="auto"/>
        <w:ind w:left="24" w:hanging="10"/>
        <w:jc w:val="center"/>
        <w:rPr>
          <w:b/>
          <w:i/>
          <w:sz w:val="24"/>
          <w:szCs w:val="24"/>
        </w:rPr>
      </w:pPr>
    </w:p>
    <w:p w14:paraId="3DA769F2" w14:textId="5FA66AAC" w:rsidR="00DA5BB7" w:rsidRDefault="00DA5BB7" w:rsidP="00595AF6">
      <w:pPr>
        <w:spacing w:after="0" w:line="265" w:lineRule="auto"/>
        <w:ind w:left="24" w:hanging="10"/>
        <w:jc w:val="center"/>
        <w:rPr>
          <w:b/>
          <w:i/>
          <w:sz w:val="24"/>
          <w:szCs w:val="24"/>
        </w:rPr>
      </w:pPr>
    </w:p>
    <w:p w14:paraId="0E573090" w14:textId="1883E18D" w:rsidR="00DA5BB7" w:rsidRDefault="00DA5BB7" w:rsidP="00595AF6">
      <w:pPr>
        <w:spacing w:after="0" w:line="265" w:lineRule="auto"/>
        <w:ind w:left="24" w:hanging="10"/>
        <w:jc w:val="center"/>
        <w:rPr>
          <w:b/>
          <w:i/>
          <w:sz w:val="24"/>
          <w:szCs w:val="24"/>
        </w:rPr>
      </w:pPr>
    </w:p>
    <w:p w14:paraId="16709E24" w14:textId="256D56B2" w:rsidR="00DA5BB7" w:rsidRDefault="00DA5BB7" w:rsidP="00595AF6">
      <w:pPr>
        <w:spacing w:after="0" w:line="265" w:lineRule="auto"/>
        <w:ind w:left="24" w:hanging="10"/>
        <w:jc w:val="center"/>
        <w:rPr>
          <w:b/>
          <w:i/>
          <w:sz w:val="24"/>
          <w:szCs w:val="24"/>
        </w:rPr>
      </w:pPr>
    </w:p>
    <w:p w14:paraId="6EA3B36B" w14:textId="51EB3CB6" w:rsidR="00DA5BB7" w:rsidRDefault="00DA5BB7" w:rsidP="00595AF6">
      <w:pPr>
        <w:spacing w:after="0" w:line="265" w:lineRule="auto"/>
        <w:ind w:left="24" w:hanging="10"/>
        <w:jc w:val="center"/>
        <w:rPr>
          <w:b/>
          <w:i/>
          <w:sz w:val="24"/>
          <w:szCs w:val="24"/>
        </w:rPr>
      </w:pPr>
    </w:p>
    <w:p w14:paraId="4884FC4A" w14:textId="7C0226CC" w:rsidR="00DA5BB7" w:rsidRDefault="00DA5BB7" w:rsidP="00595AF6">
      <w:pPr>
        <w:spacing w:after="0" w:line="265" w:lineRule="auto"/>
        <w:ind w:left="24" w:hanging="10"/>
        <w:jc w:val="center"/>
        <w:rPr>
          <w:b/>
          <w:i/>
          <w:sz w:val="24"/>
          <w:szCs w:val="24"/>
        </w:rPr>
      </w:pPr>
    </w:p>
    <w:p w14:paraId="79976268" w14:textId="6D1ECBD8" w:rsidR="00DA5BB7" w:rsidRDefault="00DA5BB7" w:rsidP="00595AF6">
      <w:pPr>
        <w:spacing w:after="0" w:line="265" w:lineRule="auto"/>
        <w:ind w:left="24" w:hanging="10"/>
        <w:jc w:val="center"/>
        <w:rPr>
          <w:b/>
          <w:i/>
          <w:sz w:val="24"/>
          <w:szCs w:val="24"/>
        </w:rPr>
      </w:pPr>
    </w:p>
    <w:p w14:paraId="517F09F7" w14:textId="47CFC6EC" w:rsidR="00DA5BB7" w:rsidRDefault="00DA5BB7" w:rsidP="00595AF6">
      <w:pPr>
        <w:spacing w:after="0" w:line="265" w:lineRule="auto"/>
        <w:ind w:left="24" w:hanging="10"/>
        <w:jc w:val="center"/>
        <w:rPr>
          <w:b/>
          <w:i/>
          <w:sz w:val="24"/>
          <w:szCs w:val="24"/>
        </w:rPr>
      </w:pPr>
    </w:p>
    <w:p w14:paraId="090F17DD" w14:textId="283DA31C" w:rsidR="00DA5BB7" w:rsidRDefault="00DA5BB7" w:rsidP="00595AF6">
      <w:pPr>
        <w:spacing w:after="0" w:line="265" w:lineRule="auto"/>
        <w:ind w:left="24" w:hanging="10"/>
        <w:jc w:val="center"/>
        <w:rPr>
          <w:b/>
          <w:i/>
          <w:sz w:val="24"/>
          <w:szCs w:val="24"/>
        </w:rPr>
      </w:pPr>
    </w:p>
    <w:p w14:paraId="5FA742A2" w14:textId="4C7F6982" w:rsidR="00DA5BB7" w:rsidRDefault="00DA5BB7" w:rsidP="00595AF6">
      <w:pPr>
        <w:spacing w:after="0" w:line="265" w:lineRule="auto"/>
        <w:ind w:left="24" w:hanging="10"/>
        <w:jc w:val="center"/>
        <w:rPr>
          <w:b/>
          <w:i/>
          <w:sz w:val="24"/>
          <w:szCs w:val="24"/>
        </w:rPr>
      </w:pPr>
    </w:p>
    <w:p w14:paraId="4EFF7798" w14:textId="65407047" w:rsidR="00DA5BB7" w:rsidRDefault="00DA5BB7" w:rsidP="00595AF6">
      <w:pPr>
        <w:spacing w:after="0" w:line="265" w:lineRule="auto"/>
        <w:ind w:left="24" w:hanging="10"/>
        <w:jc w:val="center"/>
        <w:rPr>
          <w:b/>
          <w:i/>
          <w:sz w:val="24"/>
          <w:szCs w:val="24"/>
        </w:rPr>
      </w:pPr>
    </w:p>
    <w:p w14:paraId="74203CB1" w14:textId="77777777" w:rsidR="00B711CB" w:rsidRDefault="00B711CB" w:rsidP="00595AF6">
      <w:pPr>
        <w:spacing w:after="0" w:line="265" w:lineRule="auto"/>
        <w:ind w:left="24" w:hanging="10"/>
        <w:jc w:val="center"/>
        <w:rPr>
          <w:b/>
          <w:i/>
          <w:sz w:val="24"/>
          <w:szCs w:val="24"/>
        </w:rPr>
      </w:pPr>
    </w:p>
    <w:p w14:paraId="69E02260" w14:textId="427F9F81" w:rsidR="00DA5BB7" w:rsidRDefault="00DA5BB7" w:rsidP="00595AF6">
      <w:pPr>
        <w:spacing w:after="0" w:line="265" w:lineRule="auto"/>
        <w:ind w:left="24" w:hanging="10"/>
        <w:jc w:val="center"/>
        <w:rPr>
          <w:b/>
          <w:i/>
          <w:sz w:val="24"/>
          <w:szCs w:val="24"/>
        </w:rPr>
      </w:pPr>
    </w:p>
    <w:p w14:paraId="3516E6FE" w14:textId="52107A44" w:rsidR="00DA5BB7" w:rsidRDefault="00DA5BB7" w:rsidP="00595AF6">
      <w:pPr>
        <w:spacing w:after="0" w:line="265" w:lineRule="auto"/>
        <w:ind w:left="24" w:hanging="10"/>
        <w:jc w:val="center"/>
        <w:rPr>
          <w:b/>
          <w:i/>
          <w:sz w:val="24"/>
          <w:szCs w:val="24"/>
        </w:rPr>
      </w:pPr>
    </w:p>
    <w:p w14:paraId="59BEB471" w14:textId="77777777" w:rsidR="00595AF6" w:rsidRDefault="00595AF6" w:rsidP="00595AF6">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lastRenderedPageBreak/>
        <w:t xml:space="preserve">DISCUSSION QUESTIONS: </w:t>
      </w:r>
      <w:r>
        <w:rPr>
          <w:b/>
          <w:bCs/>
          <w:sz w:val="28"/>
          <w:szCs w:val="28"/>
        </w:rPr>
        <w:t>Let’s talk about it.</w:t>
      </w:r>
    </w:p>
    <w:p w14:paraId="041D403A" w14:textId="55E50151" w:rsidR="00595AF6" w:rsidRPr="00201289" w:rsidRDefault="00595AF6" w:rsidP="0037103A">
      <w:pPr>
        <w:pStyle w:val="ListParagraph"/>
        <w:numPr>
          <w:ilvl w:val="0"/>
          <w:numId w:val="61"/>
        </w:numPr>
        <w:spacing w:after="208"/>
        <w:ind w:right="6"/>
        <w:rPr>
          <w:sz w:val="24"/>
          <w:szCs w:val="24"/>
        </w:rPr>
      </w:pPr>
      <w:r w:rsidRPr="00201289">
        <w:rPr>
          <w:sz w:val="24"/>
          <w:szCs w:val="24"/>
        </w:rPr>
        <w:t>Would you describe yourself as a sinner or a saint?</w:t>
      </w:r>
      <w:r w:rsidR="00E5551F" w:rsidRPr="00201289">
        <w:rPr>
          <w:sz w:val="24"/>
          <w:szCs w:val="24"/>
        </w:rPr>
        <w:t xml:space="preserve"> </w:t>
      </w:r>
      <w:r w:rsidR="00201289" w:rsidRPr="00201289">
        <w:rPr>
          <w:sz w:val="24"/>
          <w:szCs w:val="24"/>
        </w:rPr>
        <w:t>Explain your answer.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7135AE22" w14:textId="63BA7274" w:rsidR="00595AF6" w:rsidRDefault="00201289" w:rsidP="0037103A">
      <w:pPr>
        <w:pStyle w:val="ListParagraph"/>
        <w:numPr>
          <w:ilvl w:val="0"/>
          <w:numId w:val="61"/>
        </w:numPr>
        <w:spacing w:after="208"/>
        <w:ind w:right="6"/>
        <w:rPr>
          <w:sz w:val="24"/>
          <w:szCs w:val="24"/>
        </w:rPr>
      </w:pPr>
      <w:r w:rsidRPr="00201289">
        <w:rPr>
          <w:sz w:val="24"/>
          <w:szCs w:val="24"/>
        </w:rPr>
        <w:t xml:space="preserve">Have you experienced the </w:t>
      </w:r>
      <w:r w:rsidR="0077681A"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33664FFB" w14:textId="54E0D159" w:rsidR="00595AF6" w:rsidRPr="00201289" w:rsidRDefault="00201289" w:rsidP="0037103A">
      <w:pPr>
        <w:pStyle w:val="ListParagraph"/>
        <w:numPr>
          <w:ilvl w:val="0"/>
          <w:numId w:val="61"/>
        </w:numPr>
        <w:spacing w:after="208"/>
        <w:ind w:right="6"/>
        <w:jc w:val="both"/>
        <w:rPr>
          <w:sz w:val="24"/>
          <w:szCs w:val="24"/>
        </w:rPr>
      </w:pPr>
      <w:r w:rsidRPr="00201289">
        <w:rPr>
          <w:sz w:val="24"/>
          <w:szCs w:val="24"/>
        </w:rPr>
        <w:t>If so, h</w:t>
      </w:r>
      <w:r w:rsidR="00595AF6" w:rsidRPr="00201289">
        <w:rPr>
          <w:sz w:val="24"/>
          <w:szCs w:val="24"/>
        </w:rPr>
        <w:t xml:space="preserve">ave you struggled with any addictions that could have resulted from past wounds? </w:t>
      </w:r>
      <w:r w:rsidRPr="00201289">
        <w:rPr>
          <w:sz w:val="24"/>
          <w:szCs w:val="24"/>
        </w:rPr>
        <w:t>________________________________________________________________________________________________________________________________________________</w:t>
      </w:r>
    </w:p>
    <w:p w14:paraId="77170CF3" w14:textId="6EA3A57F" w:rsidR="00595AF6" w:rsidRPr="00201289" w:rsidRDefault="00595AF6" w:rsidP="0037103A">
      <w:pPr>
        <w:pStyle w:val="ListParagraph"/>
        <w:numPr>
          <w:ilvl w:val="0"/>
          <w:numId w:val="61"/>
        </w:numPr>
        <w:spacing w:after="208"/>
        <w:ind w:right="6"/>
        <w:rPr>
          <w:sz w:val="24"/>
          <w:szCs w:val="24"/>
        </w:rPr>
      </w:pPr>
      <w:r w:rsidRPr="00201289">
        <w:rPr>
          <w:sz w:val="24"/>
          <w:szCs w:val="24"/>
        </w:rPr>
        <w:t>If so, have you sought help through counseling?</w:t>
      </w:r>
      <w:r w:rsidR="00201289" w:rsidRPr="00201289">
        <w:rPr>
          <w:sz w:val="24"/>
          <w:szCs w:val="24"/>
        </w:rPr>
        <w:t xml:space="preserve"> _______________________________________</w:t>
      </w:r>
      <w:r w:rsidR="00201289">
        <w:rPr>
          <w:sz w:val="24"/>
          <w:szCs w:val="24"/>
        </w:rPr>
        <w:t>_________________________________</w:t>
      </w:r>
    </w:p>
    <w:p w14:paraId="4A58AC08" w14:textId="23FD97B9" w:rsidR="00595AF6" w:rsidRPr="00201289" w:rsidRDefault="00595AF6" w:rsidP="0037103A">
      <w:pPr>
        <w:pStyle w:val="ListParagraph"/>
        <w:numPr>
          <w:ilvl w:val="0"/>
          <w:numId w:val="61"/>
        </w:numPr>
        <w:spacing w:after="208"/>
        <w:ind w:right="6"/>
        <w:jc w:val="both"/>
        <w:rPr>
          <w:sz w:val="24"/>
          <w:szCs w:val="24"/>
        </w:rPr>
      </w:pPr>
      <w:r w:rsidRPr="00201289">
        <w:rPr>
          <w:sz w:val="24"/>
          <w:szCs w:val="24"/>
        </w:rPr>
        <w:t>Has God revealed to you any areas</w:t>
      </w:r>
      <w:r w:rsidR="00201289" w:rsidRPr="00201289">
        <w:rPr>
          <w:sz w:val="24"/>
          <w:szCs w:val="24"/>
        </w:rPr>
        <w:t xml:space="preserve"> in your life that need further healing or</w:t>
      </w:r>
      <w:r w:rsidRPr="00201289">
        <w:rPr>
          <w:sz w:val="24"/>
          <w:szCs w:val="24"/>
        </w:rPr>
        <w:t xml:space="preserve"> deliverance?</w:t>
      </w:r>
      <w:r w:rsidR="00201289" w:rsidRPr="00201289">
        <w:rPr>
          <w:sz w:val="24"/>
          <w:szCs w:val="24"/>
        </w:rPr>
        <w:t xml:space="preserve"> ________________________________________________________________________________________________________________________________</w:t>
      </w:r>
      <w:r w:rsidR="00201289">
        <w:rPr>
          <w:sz w:val="24"/>
          <w:szCs w:val="24"/>
        </w:rPr>
        <w:t>________________</w:t>
      </w:r>
    </w:p>
    <w:p w14:paraId="46CC7C28" w14:textId="6645BAAE" w:rsidR="00595AF6" w:rsidRPr="00201289" w:rsidRDefault="00595AF6" w:rsidP="0037103A">
      <w:pPr>
        <w:pStyle w:val="ListParagraph"/>
        <w:numPr>
          <w:ilvl w:val="0"/>
          <w:numId w:val="61"/>
        </w:numPr>
        <w:spacing w:after="208"/>
        <w:ind w:right="6"/>
        <w:jc w:val="both"/>
        <w:rPr>
          <w:sz w:val="24"/>
          <w:szCs w:val="24"/>
        </w:rPr>
      </w:pPr>
      <w:r w:rsidRPr="00201289">
        <w:rPr>
          <w:sz w:val="24"/>
          <w:szCs w:val="24"/>
        </w:rPr>
        <w:t xml:space="preserve">Do </w:t>
      </w:r>
      <w:r w:rsidR="00201289" w:rsidRPr="00201289">
        <w:rPr>
          <w:sz w:val="24"/>
          <w:szCs w:val="24"/>
        </w:rPr>
        <w:t xml:space="preserve">you think </w:t>
      </w:r>
      <w:r w:rsidRPr="00201289">
        <w:rPr>
          <w:sz w:val="24"/>
          <w:szCs w:val="24"/>
        </w:rPr>
        <w:t>some of our insecurities come from an unhealthy fear that God will treat us as our sins deserve, or perhaps that God cannot truly love us because of what we have done?</w:t>
      </w:r>
      <w:r w:rsidR="00201289" w:rsidRPr="00201289">
        <w:rPr>
          <w:sz w:val="24"/>
          <w:szCs w:val="24"/>
        </w:rPr>
        <w:t xml:space="preserve">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50AC7035" w14:textId="447CDF0D" w:rsidR="00595AF6" w:rsidRPr="00201289" w:rsidRDefault="00595AF6" w:rsidP="0037103A">
      <w:pPr>
        <w:pStyle w:val="ListParagraph"/>
        <w:numPr>
          <w:ilvl w:val="0"/>
          <w:numId w:val="61"/>
        </w:numPr>
        <w:spacing w:after="208"/>
        <w:ind w:right="6"/>
        <w:jc w:val="both"/>
        <w:rPr>
          <w:sz w:val="24"/>
          <w:szCs w:val="24"/>
        </w:rPr>
      </w:pPr>
      <w:r w:rsidRPr="00201289">
        <w:rPr>
          <w:sz w:val="24"/>
          <w:szCs w:val="24"/>
        </w:rPr>
        <w:t xml:space="preserve">Do you feel like you must </w:t>
      </w:r>
      <w:r w:rsidR="00201289" w:rsidRPr="00201289">
        <w:rPr>
          <w:sz w:val="24"/>
          <w:szCs w:val="24"/>
        </w:rPr>
        <w:t xml:space="preserve">pay </w:t>
      </w:r>
      <w:r w:rsidR="0077681A" w:rsidRPr="00201289">
        <w:rPr>
          <w:sz w:val="24"/>
          <w:szCs w:val="24"/>
        </w:rPr>
        <w:t>penitence</w:t>
      </w:r>
      <w:r w:rsidR="00201289" w:rsidRPr="00201289">
        <w:rPr>
          <w:sz w:val="24"/>
          <w:szCs w:val="24"/>
        </w:rPr>
        <w:t xml:space="preserve"> for your past sin</w:t>
      </w:r>
      <w:r w:rsidRPr="00201289">
        <w:rPr>
          <w:sz w:val="24"/>
          <w:szCs w:val="24"/>
        </w:rPr>
        <w:t xml:space="preserve"> to earn </w:t>
      </w:r>
      <w:r w:rsidR="00201289" w:rsidRPr="00201289">
        <w:rPr>
          <w:sz w:val="24"/>
          <w:szCs w:val="24"/>
        </w:rPr>
        <w:t>God’s</w:t>
      </w:r>
      <w:r w:rsidRPr="00201289">
        <w:rPr>
          <w:sz w:val="24"/>
          <w:szCs w:val="24"/>
        </w:rPr>
        <w:t xml:space="preserve"> love?</w:t>
      </w:r>
      <w:r w:rsidR="00201289" w:rsidRPr="00201289">
        <w:rPr>
          <w:sz w:val="24"/>
          <w:szCs w:val="24"/>
        </w:rPr>
        <w:t xml:space="preserve"> __________________________________________________________________________________________________________________________________________</w:t>
      </w:r>
      <w:r w:rsidR="00201289">
        <w:rPr>
          <w:sz w:val="24"/>
          <w:szCs w:val="24"/>
        </w:rPr>
        <w:t>______</w:t>
      </w:r>
    </w:p>
    <w:p w14:paraId="02597D45" w14:textId="03F0CE27" w:rsidR="00595AF6" w:rsidRPr="00201289" w:rsidRDefault="00595AF6" w:rsidP="0037103A">
      <w:pPr>
        <w:pStyle w:val="ListParagraph"/>
        <w:numPr>
          <w:ilvl w:val="0"/>
          <w:numId w:val="61"/>
        </w:numPr>
        <w:spacing w:after="208"/>
        <w:ind w:right="6"/>
        <w:rPr>
          <w:sz w:val="24"/>
          <w:szCs w:val="24"/>
        </w:rPr>
      </w:pPr>
      <w:r w:rsidRPr="00201289">
        <w:rPr>
          <w:sz w:val="24"/>
          <w:szCs w:val="24"/>
        </w:rPr>
        <w:t xml:space="preserve">Read: Psalm 103:1-14. In verse 4, the Psalmist describes deliverance from the pit. Can you describe a “pit” that he Lord has delivered from?  </w:t>
      </w:r>
      <w:r w:rsidR="00201289">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2775A4" w14:textId="77777777" w:rsidR="00595AF6" w:rsidRDefault="00595AF6" w:rsidP="00595AF6">
      <w:pPr>
        <w:spacing w:after="221" w:line="259" w:lineRule="auto"/>
        <w:ind w:left="721"/>
      </w:pPr>
      <w:r>
        <w:t xml:space="preserve"> </w:t>
      </w:r>
    </w:p>
    <w:p w14:paraId="0AD8E98D" w14:textId="77777777" w:rsidR="00595AF6" w:rsidRDefault="00595AF6" w:rsidP="00595AF6">
      <w:pPr>
        <w:spacing w:after="217" w:line="259" w:lineRule="auto"/>
        <w:ind w:left="721"/>
      </w:pPr>
      <w:r>
        <w:t xml:space="preserve"> </w:t>
      </w:r>
    </w:p>
    <w:p w14:paraId="3E848FF4" w14:textId="77777777" w:rsidR="00595AF6" w:rsidRDefault="00595AF6" w:rsidP="00595AF6">
      <w:pPr>
        <w:spacing w:after="217" w:line="259" w:lineRule="auto"/>
        <w:ind w:left="721"/>
      </w:pPr>
    </w:p>
    <w:p w14:paraId="7E935349" w14:textId="77777777" w:rsidR="00595AF6" w:rsidRDefault="00595AF6" w:rsidP="00595AF6">
      <w:pPr>
        <w:spacing w:after="217" w:line="259" w:lineRule="auto"/>
        <w:ind w:left="721"/>
      </w:pPr>
    </w:p>
    <w:p w14:paraId="06EE930A" w14:textId="13AF4308" w:rsidR="00595AF6" w:rsidRDefault="00595AF6" w:rsidP="00595AF6">
      <w:pPr>
        <w:pStyle w:val="Heading2"/>
        <w:rPr>
          <w:rFonts w:ascii="Edwardian Script ITC" w:hAnsi="Edwardian Script ITC"/>
          <w:sz w:val="72"/>
          <w:szCs w:val="72"/>
        </w:rPr>
      </w:pPr>
      <w:r>
        <w:rPr>
          <w:rFonts w:ascii="Edwardian Script ITC" w:hAnsi="Edwardian Script ITC"/>
          <w:sz w:val="72"/>
          <w:szCs w:val="72"/>
        </w:rPr>
        <w:lastRenderedPageBreak/>
        <w:t>Redeemed by Love</w:t>
      </w:r>
    </w:p>
    <w:p w14:paraId="098BAD12" w14:textId="77777777" w:rsidR="00595AF6" w:rsidRDefault="00595AF6" w:rsidP="00595AF6">
      <w:pPr>
        <w:pStyle w:val="Heading3"/>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4E7B3520" w14:textId="79A4867A" w:rsidR="00595AF6" w:rsidRDefault="00595AF6" w:rsidP="00595AF6">
      <w:pPr>
        <w:spacing w:after="5" w:line="252" w:lineRule="auto"/>
        <w:ind w:left="15" w:right="30" w:hanging="6"/>
        <w:jc w:val="center"/>
        <w:rPr>
          <w:b/>
          <w:sz w:val="24"/>
          <w:szCs w:val="24"/>
        </w:rPr>
      </w:pPr>
      <w:r w:rsidRPr="00B241AD">
        <w:rPr>
          <w:b/>
          <w:sz w:val="24"/>
          <w:szCs w:val="24"/>
        </w:rPr>
        <w:t>Ephesians 1:7 (N</w:t>
      </w:r>
      <w:r w:rsidR="00B241AD" w:rsidRPr="00B241AD">
        <w:rPr>
          <w:b/>
          <w:sz w:val="24"/>
          <w:szCs w:val="24"/>
        </w:rPr>
        <w:t>ET</w:t>
      </w:r>
      <w:r w:rsidRPr="00B241AD">
        <w:rPr>
          <w:b/>
          <w:sz w:val="24"/>
          <w:szCs w:val="24"/>
        </w:rPr>
        <w:t>)</w:t>
      </w:r>
    </w:p>
    <w:p w14:paraId="2DCC6173" w14:textId="69379E0C" w:rsidR="00595AF6" w:rsidRPr="00B241AD" w:rsidRDefault="00B241AD" w:rsidP="00B241AD">
      <w:pPr>
        <w:spacing w:after="5" w:line="252" w:lineRule="auto"/>
        <w:ind w:left="15" w:right="30" w:hanging="6"/>
        <w:jc w:val="center"/>
        <w:rPr>
          <w:rFonts w:asciiTheme="minorHAnsi" w:hAnsiTheme="minorHAnsi"/>
          <w:b/>
          <w:i/>
          <w:sz w:val="24"/>
          <w:szCs w:val="24"/>
        </w:rPr>
      </w:pPr>
      <w:r w:rsidRPr="00B241AD">
        <w:rPr>
          <w:rFonts w:asciiTheme="minorHAnsi" w:hAnsiTheme="minorHAnsi"/>
          <w:b/>
          <w:i/>
          <w:color w:val="000000"/>
          <w:sz w:val="24"/>
          <w:szCs w:val="24"/>
        </w:rPr>
        <w:t>In him</w:t>
      </w:r>
      <w:r w:rsidRPr="00B241AD">
        <w:rPr>
          <w:rStyle w:val="apple-converted-space"/>
          <w:rFonts w:asciiTheme="minorHAnsi" w:hAnsiTheme="minorHAnsi"/>
          <w:b/>
          <w:i/>
          <w:color w:val="000000"/>
          <w:sz w:val="24"/>
          <w:szCs w:val="24"/>
        </w:rPr>
        <w:t> </w:t>
      </w:r>
      <w:r w:rsidRPr="00B241AD">
        <w:rPr>
          <w:rFonts w:asciiTheme="minorHAnsi" w:hAnsiTheme="minorHAnsi"/>
          <w:b/>
          <w:i/>
          <w:color w:val="000000"/>
          <w:sz w:val="24"/>
          <w:szCs w:val="24"/>
        </w:rPr>
        <w:t>we have redemption through his blood,</w:t>
      </w:r>
      <w:r w:rsidRPr="00B241AD">
        <w:rPr>
          <w:rStyle w:val="apple-converted-space"/>
          <w:rFonts w:asciiTheme="minorHAnsi" w:hAnsiTheme="minorHAnsi"/>
          <w:b/>
          <w:i/>
          <w:color w:val="000000"/>
          <w:sz w:val="24"/>
          <w:szCs w:val="24"/>
          <w:vertAlign w:val="superscript"/>
        </w:rPr>
        <w:t> </w:t>
      </w:r>
      <w:r w:rsidRPr="00B241AD">
        <w:rPr>
          <w:rFonts w:asciiTheme="minorHAnsi" w:hAnsiTheme="minorHAnsi"/>
          <w:b/>
          <w:i/>
          <w:color w:val="000000"/>
          <w:sz w:val="24"/>
          <w:szCs w:val="24"/>
        </w:rPr>
        <w:t>the forgiveness of our trespasses, according to the riches of his grace</w:t>
      </w:r>
      <w:r w:rsidR="00595AF6" w:rsidRPr="00B241AD">
        <w:rPr>
          <w:rFonts w:asciiTheme="minorHAnsi" w:hAnsiTheme="minorHAnsi"/>
          <w:b/>
          <w:i/>
          <w:sz w:val="24"/>
          <w:szCs w:val="24"/>
        </w:rPr>
        <w:t>.</w:t>
      </w:r>
    </w:p>
    <w:p w14:paraId="14C33BEB" w14:textId="77777777" w:rsidR="00595AF6" w:rsidRPr="0066161B" w:rsidRDefault="00595AF6" w:rsidP="00595AF6">
      <w:pPr>
        <w:spacing w:after="0" w:line="259" w:lineRule="auto"/>
        <w:ind w:left="48"/>
        <w:jc w:val="center"/>
        <w:rPr>
          <w:b/>
          <w:i/>
          <w:sz w:val="24"/>
          <w:szCs w:val="24"/>
        </w:rPr>
      </w:pPr>
      <w:r w:rsidRPr="0066161B">
        <w:rPr>
          <w:b/>
          <w:i/>
          <w:sz w:val="24"/>
          <w:szCs w:val="24"/>
        </w:rPr>
        <w:t xml:space="preserve"> </w:t>
      </w:r>
    </w:p>
    <w:p w14:paraId="0C8D0AE1" w14:textId="0F9AB926" w:rsidR="00595AF6" w:rsidRDefault="00595AF6" w:rsidP="00AA6C54">
      <w:pPr>
        <w:pStyle w:val="Heading3"/>
        <w:spacing w:line="240" w:lineRule="auto"/>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3DBD98EF" w14:textId="77777777" w:rsidR="00AA6C54" w:rsidRPr="00AA6C54" w:rsidRDefault="00AA6C54" w:rsidP="00AA6C54">
      <w:pPr>
        <w:spacing w:line="240" w:lineRule="auto"/>
      </w:pPr>
    </w:p>
    <w:p w14:paraId="19E70AAB" w14:textId="70796498" w:rsidR="00595AF6" w:rsidRPr="0066161B" w:rsidRDefault="00595AF6" w:rsidP="00AA6C54">
      <w:pPr>
        <w:spacing w:line="240" w:lineRule="auto"/>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sidR="007B2896">
        <w:rPr>
          <w:sz w:val="24"/>
          <w:szCs w:val="24"/>
        </w:rPr>
        <w:t>.</w:t>
      </w:r>
      <w:r w:rsidRPr="0066161B">
        <w:rPr>
          <w:sz w:val="24"/>
          <w:szCs w:val="24"/>
        </w:rPr>
        <w:t xml:space="preserve"> </w:t>
      </w:r>
    </w:p>
    <w:p w14:paraId="4F910D0C" w14:textId="77777777" w:rsidR="00595AF6" w:rsidRPr="0066161B" w:rsidRDefault="00595AF6" w:rsidP="00595AF6">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7CD7AC13" w14:textId="1CC4F61E" w:rsidR="00B241AD" w:rsidRDefault="00595AF6" w:rsidP="00B241AD">
      <w:pPr>
        <w:spacing w:after="0"/>
        <w:ind w:left="-15" w:right="6" w:firstLine="721"/>
        <w:jc w:val="both"/>
        <w:rPr>
          <w:sz w:val="24"/>
          <w:szCs w:val="24"/>
        </w:rPr>
      </w:pPr>
      <w:r w:rsidRPr="0066161B">
        <w:rPr>
          <w:sz w:val="24"/>
          <w:szCs w:val="24"/>
        </w:rPr>
        <w:t xml:space="preserve">One of the best novels I have ever read that paints a portrait of redemption is </w:t>
      </w:r>
      <w:r w:rsidRPr="0077681A">
        <w:rPr>
          <w:i/>
          <w:sz w:val="24"/>
          <w:szCs w:val="24"/>
          <w:u w:color="000000"/>
        </w:rPr>
        <w:t>Redeeming</w:t>
      </w:r>
      <w:r w:rsidRPr="0077681A">
        <w:rPr>
          <w:i/>
          <w:sz w:val="24"/>
          <w:szCs w:val="24"/>
        </w:rPr>
        <w:t xml:space="preserve"> </w:t>
      </w:r>
      <w:r w:rsidRPr="0077681A">
        <w:rPr>
          <w:i/>
          <w:sz w:val="24"/>
          <w:szCs w:val="24"/>
          <w:u w:color="000000"/>
        </w:rPr>
        <w:t>Love</w:t>
      </w:r>
      <w:r w:rsidRPr="0077681A">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w:t>
      </w:r>
      <w:r w:rsidR="00EA0FAB">
        <w:rPr>
          <w:sz w:val="24"/>
          <w:szCs w:val="24"/>
        </w:rPr>
        <w:t>her</w:t>
      </w:r>
      <w:r w:rsidRPr="0066161B">
        <w:rPr>
          <w:sz w:val="24"/>
          <w:szCs w:val="24"/>
        </w:rPr>
        <w:t xml:space="preserve"> novel. A masterful allegory on the book of Hosea, the story beautifully portrays the amazing grace of God towards His lost sinful humanity. (You may want to read through the first three chapters of Hosea.) The hero 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w:t>
      </w:r>
    </w:p>
    <w:p w14:paraId="5D732242" w14:textId="4D3FBFF6" w:rsidR="00AA6C54" w:rsidRDefault="00AA6C54" w:rsidP="00B241AD">
      <w:pPr>
        <w:spacing w:after="0"/>
        <w:ind w:left="-15" w:right="6" w:firstLine="721"/>
        <w:jc w:val="both"/>
        <w:rPr>
          <w:sz w:val="24"/>
          <w:szCs w:val="24"/>
        </w:rPr>
      </w:pPr>
    </w:p>
    <w:p w14:paraId="21B41B2F" w14:textId="7156C032" w:rsidR="006D042C" w:rsidRDefault="006D042C" w:rsidP="00B241AD">
      <w:pPr>
        <w:spacing w:after="0"/>
        <w:ind w:left="-15" w:right="6" w:firstLine="721"/>
        <w:jc w:val="both"/>
        <w:rPr>
          <w:sz w:val="24"/>
          <w:szCs w:val="24"/>
        </w:rPr>
      </w:pPr>
    </w:p>
    <w:p w14:paraId="28182EDC" w14:textId="02A63B18" w:rsidR="006D042C" w:rsidRDefault="006D042C" w:rsidP="00B241AD">
      <w:pPr>
        <w:spacing w:after="0"/>
        <w:ind w:left="-15" w:right="6" w:firstLine="721"/>
        <w:jc w:val="both"/>
        <w:rPr>
          <w:sz w:val="24"/>
          <w:szCs w:val="24"/>
        </w:rPr>
      </w:pPr>
    </w:p>
    <w:p w14:paraId="3E35C04A" w14:textId="77777777" w:rsidR="006D042C" w:rsidRDefault="006D042C" w:rsidP="00B241AD">
      <w:pPr>
        <w:spacing w:after="0"/>
        <w:ind w:left="-15" w:right="6" w:firstLine="721"/>
        <w:jc w:val="both"/>
        <w:rPr>
          <w:sz w:val="24"/>
          <w:szCs w:val="24"/>
        </w:rPr>
      </w:pPr>
    </w:p>
    <w:p w14:paraId="6235CEC7" w14:textId="5DA13100" w:rsidR="00595AF6" w:rsidRDefault="00595AF6" w:rsidP="00B241AD">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t>Redeemed from a Sinful Past</w:t>
      </w:r>
    </w:p>
    <w:p w14:paraId="215660F4" w14:textId="77777777" w:rsidR="00B241AD" w:rsidRPr="00B241AD" w:rsidRDefault="00B241AD" w:rsidP="00B241AD">
      <w:pPr>
        <w:spacing w:after="0"/>
      </w:pPr>
    </w:p>
    <w:p w14:paraId="5AC4B21A" w14:textId="4512F1B3" w:rsidR="00595AF6" w:rsidRDefault="00595AF6" w:rsidP="00B241AD">
      <w:pPr>
        <w:spacing w:after="0" w:line="268" w:lineRule="auto"/>
        <w:ind w:left="-15" w:right="10" w:firstLine="711"/>
        <w:jc w:val="both"/>
        <w:rPr>
          <w:sz w:val="24"/>
          <w:szCs w:val="24"/>
        </w:rPr>
      </w:pPr>
      <w:r w:rsidRPr="0066161B">
        <w:rPr>
          <w:sz w:val="24"/>
          <w:szCs w:val="24"/>
        </w:rPr>
        <w:lastRenderedPageBreak/>
        <w:t xml:space="preserve">We live in the information age; and because of this, through the internet, there </w:t>
      </w:r>
      <w:r w:rsidR="00EA0FAB">
        <w:rPr>
          <w:sz w:val="24"/>
          <w:szCs w:val="24"/>
        </w:rPr>
        <w:t>are</w:t>
      </w:r>
      <w:r w:rsidRPr="0066161B">
        <w:rPr>
          <w:sz w:val="24"/>
          <w:szCs w:val="24"/>
        </w:rPr>
        <w:t xml:space="preserve"> an abundance of sites that afford us the opportunity to trace the steps of our family’s blood-line.  Have you ever done a search of your ancestry to see where in the world your forefathers came from</w:t>
      </w:r>
      <w:r w:rsidRPr="00EA0FAB">
        <w:rPr>
          <w:sz w:val="24"/>
          <w:szCs w:val="24"/>
        </w:rPr>
        <w:t>?</w:t>
      </w:r>
      <w:r w:rsidR="00EA0FAB" w:rsidRPr="00EA0FAB">
        <w:rPr>
          <w:sz w:val="24"/>
          <w:szCs w:val="24"/>
        </w:rPr>
        <w:t xml:space="preserve"> If you have, then you’ve probably found all sorts of interesting folks. Some of whom you would be proud to have their picture hung in your family’s hall of fame - while others you would rather keep hidden in the closet of shame. </w:t>
      </w:r>
      <w:r w:rsidRPr="00EA0FAB">
        <w:rPr>
          <w:sz w:val="24"/>
          <w:szCs w:val="24"/>
        </w:rPr>
        <w:t>Nevertheless, every family has it’s proverbial “skeletons in the closets.” The apostle Peter aptly describes our earthly ancestry this way: “An</w:t>
      </w:r>
      <w:r w:rsidRPr="0066161B">
        <w:rPr>
          <w:sz w:val="24"/>
          <w:szCs w:val="24"/>
        </w:rPr>
        <w:t xml:space="preserve">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0203418" w14:textId="77777777" w:rsidR="00B241AD" w:rsidRPr="0066161B" w:rsidRDefault="00B241AD" w:rsidP="00B241AD">
      <w:pPr>
        <w:spacing w:after="0" w:line="268" w:lineRule="auto"/>
        <w:ind w:left="-15" w:right="10" w:firstLine="711"/>
        <w:jc w:val="both"/>
        <w:rPr>
          <w:sz w:val="24"/>
          <w:szCs w:val="24"/>
        </w:rPr>
      </w:pPr>
    </w:p>
    <w:p w14:paraId="46F17D5D" w14:textId="7ED1C330" w:rsidR="00595AF6" w:rsidRDefault="00595AF6" w:rsidP="00595AF6">
      <w:pPr>
        <w:spacing w:after="5" w:line="252" w:lineRule="auto"/>
        <w:ind w:left="25" w:right="28" w:hanging="6"/>
        <w:jc w:val="center"/>
        <w:rPr>
          <w:b/>
          <w:sz w:val="24"/>
          <w:szCs w:val="24"/>
        </w:rPr>
      </w:pPr>
      <w:r w:rsidRPr="007B2896">
        <w:rPr>
          <w:b/>
          <w:sz w:val="24"/>
          <w:szCs w:val="24"/>
        </w:rPr>
        <w:t>1 Corinthians 1:2</w:t>
      </w:r>
      <w:r w:rsidR="007B2896">
        <w:rPr>
          <w:b/>
          <w:sz w:val="24"/>
          <w:szCs w:val="24"/>
        </w:rPr>
        <w:t>6</w:t>
      </w:r>
      <w:r w:rsidRPr="007B2896">
        <w:rPr>
          <w:b/>
          <w:sz w:val="24"/>
          <w:szCs w:val="24"/>
        </w:rPr>
        <w:t>-31 (</w:t>
      </w:r>
      <w:r w:rsidR="007B2896">
        <w:rPr>
          <w:b/>
          <w:sz w:val="24"/>
          <w:szCs w:val="24"/>
        </w:rPr>
        <w:t>NET</w:t>
      </w:r>
      <w:r w:rsidRPr="007B2896">
        <w:rPr>
          <w:b/>
          <w:sz w:val="24"/>
          <w:szCs w:val="24"/>
        </w:rPr>
        <w:t xml:space="preserve">) </w:t>
      </w:r>
    </w:p>
    <w:p w14:paraId="503A04D1" w14:textId="6D5AF0B8" w:rsidR="007B2896" w:rsidRPr="00A13908" w:rsidRDefault="007B2896" w:rsidP="00595AF6">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42C91930" w14:textId="77777777" w:rsidR="00595AF6" w:rsidRPr="0066161B" w:rsidRDefault="00595AF6" w:rsidP="00595AF6">
      <w:pPr>
        <w:spacing w:after="5" w:line="252" w:lineRule="auto"/>
        <w:ind w:left="25" w:right="19" w:hanging="6"/>
        <w:jc w:val="center"/>
        <w:rPr>
          <w:sz w:val="24"/>
          <w:szCs w:val="24"/>
        </w:rPr>
      </w:pPr>
    </w:p>
    <w:p w14:paraId="5160FF19" w14:textId="44782A51" w:rsidR="00EA0FAB" w:rsidRPr="00FB4DE4" w:rsidRDefault="00595AF6" w:rsidP="00EA0FAB">
      <w:pPr>
        <w:spacing w:after="5" w:line="252" w:lineRule="auto"/>
        <w:ind w:left="25" w:right="19" w:firstLine="695"/>
        <w:jc w:val="both"/>
        <w:rPr>
          <w:sz w:val="24"/>
          <w:szCs w:val="24"/>
        </w:rPr>
      </w:pPr>
      <w:bookmarkStart w:id="17" w:name="_Hlk483900111"/>
      <w:r w:rsidRPr="0066161B">
        <w:rPr>
          <w:sz w:val="24"/>
          <w:szCs w:val="24"/>
        </w:rPr>
        <w:t xml:space="preserve"> I would like to do a quick review of the women listed in the earthly genealogy of Jesus (Matt</w:t>
      </w:r>
      <w:r w:rsidR="006D042C">
        <w:rPr>
          <w:sz w:val="24"/>
          <w:szCs w:val="24"/>
        </w:rPr>
        <w:t>hew</w:t>
      </w:r>
      <w:r w:rsidRPr="0066161B">
        <w:rPr>
          <w:sz w:val="24"/>
          <w:szCs w:val="24"/>
        </w:rPr>
        <w:t xml:space="preserve"> 1:3-</w:t>
      </w:r>
      <w:r w:rsidR="006D042C">
        <w:rPr>
          <w:sz w:val="24"/>
          <w:szCs w:val="24"/>
        </w:rPr>
        <w:t>12</w:t>
      </w:r>
      <w:r w:rsidRPr="0066161B">
        <w:rPr>
          <w:sz w:val="24"/>
          <w:szCs w:val="24"/>
        </w:rPr>
        <w:t xml:space="preserve">). For starters, you should know that women were hardly ever listed in the family tree. </w:t>
      </w:r>
      <w:r w:rsidR="00EA0FAB" w:rsidRPr="00FB4DE4">
        <w:rPr>
          <w:sz w:val="24"/>
          <w:szCs w:val="24"/>
        </w:rPr>
        <w:t>Surprisingly,</w:t>
      </w:r>
      <w:r w:rsidR="00FB4DE4" w:rsidRPr="00FB4DE4">
        <w:rPr>
          <w:sz w:val="24"/>
          <w:szCs w:val="24"/>
        </w:rPr>
        <w:t xml:space="preserve"> </w:t>
      </w:r>
      <w:r w:rsidR="00EA0FAB" w:rsidRPr="00FB4DE4">
        <w:rPr>
          <w:sz w:val="24"/>
          <w:szCs w:val="24"/>
        </w:rPr>
        <w:t xml:space="preserve">the fact that the Holy Spirit inspired Matthew to list them by name speaks volumes, not to mention, the </w:t>
      </w:r>
      <w:r w:rsidR="00EA0FAB" w:rsidRPr="00FB4DE4">
        <w:rPr>
          <w:i/>
          <w:sz w:val="24"/>
          <w:szCs w:val="24"/>
        </w:rPr>
        <w:t>kind of women</w:t>
      </w:r>
      <w:r w:rsidR="00EA0FAB" w:rsidRPr="00FB4DE4">
        <w:rPr>
          <w:sz w:val="24"/>
          <w:szCs w:val="24"/>
        </w:rPr>
        <w:t xml:space="preserve"> that are listed here.</w:t>
      </w:r>
      <w:r w:rsidR="006D042C">
        <w:rPr>
          <w:sz w:val="24"/>
          <w:szCs w:val="24"/>
        </w:rPr>
        <w:t xml:space="preserve"> </w:t>
      </w:r>
      <w:r w:rsidR="00EA0FAB" w:rsidRPr="00FB4DE4">
        <w:rPr>
          <w:sz w:val="24"/>
          <w:szCs w:val="24"/>
        </w:rPr>
        <w:t xml:space="preserve"> I don’t know if that means anything to you, but to me, it causes great joy and over-flowing gratitude from my heart!  Oh, how I thank you Lord Jesus! But before we look at these women, there are three significant points that we don’t want to miss.  </w:t>
      </w:r>
    </w:p>
    <w:p w14:paraId="11275613" w14:textId="77777777" w:rsidR="00EA0FAB" w:rsidRPr="00FB4DE4" w:rsidRDefault="00EA0FAB" w:rsidP="00EA0FAB">
      <w:pPr>
        <w:spacing w:after="1" w:line="259" w:lineRule="auto"/>
        <w:ind w:left="360"/>
        <w:jc w:val="both"/>
        <w:rPr>
          <w:sz w:val="24"/>
          <w:szCs w:val="24"/>
        </w:rPr>
      </w:pPr>
      <w:r w:rsidRPr="00FB4DE4">
        <w:rPr>
          <w:sz w:val="24"/>
          <w:szCs w:val="24"/>
        </w:rPr>
        <w:t xml:space="preserve"> </w:t>
      </w:r>
    </w:p>
    <w:p w14:paraId="2D1DD146" w14:textId="77777777" w:rsidR="00EA0FAB" w:rsidRPr="00FB4DE4" w:rsidRDefault="00EA0FAB" w:rsidP="00EA0FAB">
      <w:pPr>
        <w:ind w:left="360" w:right="6"/>
        <w:jc w:val="both"/>
        <w:rPr>
          <w:sz w:val="24"/>
          <w:szCs w:val="24"/>
        </w:rPr>
      </w:pPr>
      <w:r w:rsidRPr="00FB4DE4">
        <w:rPr>
          <w:sz w:val="24"/>
          <w:szCs w:val="24"/>
        </w:rPr>
        <w:t xml:space="preserve">Number one: God chooses all kinds of people, even those who others deem insignificant.  </w:t>
      </w:r>
    </w:p>
    <w:p w14:paraId="6BF23103" w14:textId="77777777" w:rsidR="00EA0FAB" w:rsidRPr="00FB4DE4" w:rsidRDefault="00EA0FAB" w:rsidP="00EA0FAB">
      <w:pPr>
        <w:ind w:left="360" w:right="1247"/>
        <w:jc w:val="both"/>
        <w:rPr>
          <w:sz w:val="24"/>
          <w:szCs w:val="24"/>
        </w:rPr>
      </w:pPr>
      <w:r w:rsidRPr="00FB4DE4">
        <w:rPr>
          <w:sz w:val="24"/>
          <w:szCs w:val="24"/>
        </w:rPr>
        <w:t xml:space="preserve">Number two: God chooses sinful people, for only sinners can be saved. </w:t>
      </w:r>
    </w:p>
    <w:p w14:paraId="454F1DFA" w14:textId="77777777" w:rsidR="00EA0FAB" w:rsidRPr="00FB4DE4" w:rsidRDefault="00EA0FAB" w:rsidP="00EA0FAB">
      <w:pPr>
        <w:ind w:left="360" w:right="1247"/>
        <w:jc w:val="both"/>
        <w:rPr>
          <w:sz w:val="24"/>
          <w:szCs w:val="24"/>
        </w:rPr>
      </w:pPr>
      <w:r w:rsidRPr="00FB4DE4">
        <w:rPr>
          <w:sz w:val="24"/>
          <w:szCs w:val="24"/>
        </w:rPr>
        <w:t xml:space="preserve">Number three: God gives honor and dignity to “these kinds” of people. </w:t>
      </w:r>
    </w:p>
    <w:p w14:paraId="073DCA3A" w14:textId="77777777" w:rsidR="00EA0FAB" w:rsidRPr="0066161B" w:rsidRDefault="00EA0FAB" w:rsidP="00EA0FAB">
      <w:pPr>
        <w:spacing w:line="259" w:lineRule="auto"/>
        <w:ind w:left="360"/>
        <w:jc w:val="both"/>
      </w:pPr>
      <w:r w:rsidRPr="0066161B">
        <w:t xml:space="preserve"> </w:t>
      </w:r>
    </w:p>
    <w:p w14:paraId="0F5D9F39" w14:textId="451656EF" w:rsidR="00595AF6" w:rsidRPr="0066161B" w:rsidRDefault="00595AF6" w:rsidP="00595AF6">
      <w:pPr>
        <w:ind w:left="-15" w:right="6" w:firstLine="721"/>
        <w:jc w:val="both"/>
        <w:rPr>
          <w:sz w:val="24"/>
          <w:szCs w:val="24"/>
        </w:rPr>
      </w:pPr>
      <w:r w:rsidRPr="0066161B">
        <w:rPr>
          <w:sz w:val="24"/>
          <w:szCs w:val="24"/>
        </w:rPr>
        <w:t xml:space="preserve">Just </w:t>
      </w:r>
      <w:r w:rsidR="0077681A">
        <w:rPr>
          <w:sz w:val="24"/>
          <w:szCs w:val="24"/>
        </w:rPr>
        <w:t xml:space="preserve">look </w:t>
      </w:r>
      <w:r w:rsidRPr="0066161B">
        <w:rPr>
          <w:sz w:val="24"/>
          <w:szCs w:val="24"/>
        </w:rPr>
        <w:t xml:space="preserve">at the scandalous list of women chosen to be in the royal blood line of Jesus. The first one listed had a sordid past. Tamar was the widow of one of Judah’s sons; she was cheated out of a kinsman to redeem her, so she posed as a prostitute and had sex with her father- in- law. </w:t>
      </w:r>
      <w:r w:rsidRPr="0066161B">
        <w:rPr>
          <w:sz w:val="24"/>
          <w:szCs w:val="24"/>
        </w:rPr>
        <w:lastRenderedPageBreak/>
        <w:t>This produced twin boy</w:t>
      </w:r>
      <w:r w:rsidR="008703EF">
        <w:rPr>
          <w:sz w:val="24"/>
          <w:szCs w:val="24"/>
        </w:rPr>
        <w:t>s</w:t>
      </w:r>
      <w:r w:rsidRPr="0066161B">
        <w:rPr>
          <w:sz w:val="24"/>
          <w:szCs w:val="24"/>
        </w:rPr>
        <w:t>; the first born was Perez (Gen</w:t>
      </w:r>
      <w:r w:rsidR="00A13908">
        <w:rPr>
          <w:sz w:val="24"/>
          <w:szCs w:val="24"/>
        </w:rPr>
        <w:t>ius</w:t>
      </w:r>
      <w:r w:rsidRPr="0066161B">
        <w:rPr>
          <w:sz w:val="24"/>
          <w:szCs w:val="24"/>
        </w:rPr>
        <w:t xml:space="preserve"> 38:1-30; Ruth 4:1-22)</w:t>
      </w:r>
      <w:r w:rsidR="00A13908">
        <w:rPr>
          <w:sz w:val="24"/>
          <w:szCs w:val="24"/>
        </w:rPr>
        <w:t>.</w:t>
      </w:r>
      <w:r w:rsidRPr="0066161B">
        <w:rPr>
          <w:sz w:val="24"/>
          <w:szCs w:val="24"/>
        </w:rPr>
        <w:t xml:space="preserve"> Now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bookmarkEnd w:id="17"/>
    </w:p>
    <w:p w14:paraId="15B2175D" w14:textId="71910F63" w:rsidR="00595AF6" w:rsidRDefault="00595AF6" w:rsidP="00FB4DE4">
      <w:pPr>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sidR="008703EF">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w:t>
      </w:r>
      <w:r w:rsidR="00A13908" w:rsidRPr="0066161B">
        <w:rPr>
          <w:sz w:val="24"/>
          <w:szCs w:val="24"/>
        </w:rPr>
        <w:t>Gen</w:t>
      </w:r>
      <w:r w:rsidR="00A13908">
        <w:rPr>
          <w:sz w:val="24"/>
          <w:szCs w:val="24"/>
        </w:rPr>
        <w:t>ius</w:t>
      </w:r>
      <w:r w:rsidRPr="0066161B">
        <w:rPr>
          <w:sz w:val="24"/>
          <w:szCs w:val="24"/>
        </w:rPr>
        <w:t xml:space="preserve"> 19)</w:t>
      </w:r>
      <w:r w:rsidR="00A13908">
        <w:rPr>
          <w:sz w:val="24"/>
          <w:szCs w:val="24"/>
        </w:rPr>
        <w:t>.</w:t>
      </w:r>
      <w:r w:rsidRPr="0066161B">
        <w:rPr>
          <w:sz w:val="24"/>
          <w:szCs w:val="24"/>
        </w:rPr>
        <w:t xml:space="preserve"> </w:t>
      </w:r>
      <w:r w:rsidR="00FB4DE4" w:rsidRPr="00FB4DE4">
        <w:rPr>
          <w:sz w:val="24"/>
          <w:szCs w:val="24"/>
        </w:rPr>
        <w:t>But because Boaz chose to redeem Ruth, she gained the promise that one of her offspring would be a famous redeemer in Bethlehem - the city of David.</w:t>
      </w:r>
      <w:r w:rsidR="00FB4DE4">
        <w:rPr>
          <w:sz w:val="24"/>
          <w:szCs w:val="24"/>
        </w:rPr>
        <w:t xml:space="preserve"> </w:t>
      </w:r>
      <w:r w:rsidRPr="0066161B">
        <w:rPr>
          <w:sz w:val="24"/>
          <w:szCs w:val="24"/>
        </w:rPr>
        <w:t xml:space="preserve">Bethlehem, by the way, means house of bread - a foreshadowing of the coming Redeemer, also called the Bread of Life. The kinsman redeemer and Ruth had a child. His name was Obed. He was the father of Jesse whose son was King David. Although we know that David was a “a man after God’s own heart,” David committed adultery with Bathsheba, and then he got her pregnant, then killed her husband, and because of all this sin - their baby died (2 </w:t>
      </w:r>
      <w:r w:rsidR="00C21EB2" w:rsidRPr="0066161B">
        <w:rPr>
          <w:sz w:val="24"/>
          <w:szCs w:val="24"/>
        </w:rPr>
        <w:t>Sam</w:t>
      </w:r>
      <w:r w:rsidR="00C21EB2">
        <w:rPr>
          <w:sz w:val="24"/>
          <w:szCs w:val="24"/>
        </w:rPr>
        <w:t>uel</w:t>
      </w:r>
      <w:r w:rsidRPr="0066161B">
        <w:rPr>
          <w:sz w:val="24"/>
          <w:szCs w:val="24"/>
        </w:rPr>
        <w:t xml:space="preserve"> 11)</w:t>
      </w:r>
      <w:r w:rsidR="00C21EB2">
        <w:rPr>
          <w:sz w:val="24"/>
          <w:szCs w:val="24"/>
        </w:rPr>
        <w:t>.</w:t>
      </w:r>
      <w:r w:rsidRPr="0066161B">
        <w:rPr>
          <w:sz w:val="24"/>
          <w:szCs w:val="24"/>
        </w:rPr>
        <w:t xml:space="preserve"> </w:t>
      </w:r>
      <w:r w:rsidR="0077681A">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w:t>
      </w:r>
      <w:r w:rsidR="008703EF">
        <w:rPr>
          <w:sz w:val="24"/>
          <w:szCs w:val="24"/>
        </w:rPr>
        <w:t xml:space="preserve"> </w:t>
      </w:r>
      <w:r w:rsidRPr="0066161B">
        <w:rPr>
          <w:sz w:val="24"/>
          <w:szCs w:val="24"/>
        </w:rPr>
        <w:t xml:space="preserve">(Hebrews </w:t>
      </w:r>
      <w:r w:rsidR="008703EF">
        <w:rPr>
          <w:sz w:val="24"/>
          <w:szCs w:val="24"/>
        </w:rPr>
        <w:t>1:3-10</w:t>
      </w:r>
      <w:r w:rsidRPr="0066161B">
        <w:rPr>
          <w:sz w:val="24"/>
          <w:szCs w:val="24"/>
        </w:rPr>
        <w:t>)</w:t>
      </w:r>
      <w:r w:rsidR="008703EF">
        <w:rPr>
          <w:sz w:val="24"/>
          <w:szCs w:val="24"/>
        </w:rPr>
        <w:t>.</w:t>
      </w:r>
      <w:r w:rsidRPr="0066161B">
        <w:rPr>
          <w:sz w:val="24"/>
          <w:szCs w:val="24"/>
        </w:rPr>
        <w:t xml:space="preserve"> </w:t>
      </w:r>
    </w:p>
    <w:p w14:paraId="17F29D6A" w14:textId="160D9AB9" w:rsidR="00595AF6" w:rsidRPr="0066161B" w:rsidRDefault="00FB4DE4" w:rsidP="00FB4DE4">
      <w:pPr>
        <w:ind w:left="-15" w:right="6" w:firstLine="721"/>
        <w:jc w:val="both"/>
        <w:rPr>
          <w:sz w:val="24"/>
          <w:szCs w:val="24"/>
        </w:rPr>
      </w:pPr>
      <w:r w:rsidRPr="00FB4DE4">
        <w:rPr>
          <w:sz w:val="24"/>
          <w:szCs w:val="24"/>
        </w:rPr>
        <w:t xml:space="preserve">Ironically, these women despite their shameful past, were chosen by God to be </w:t>
      </w:r>
      <w:r w:rsidR="000B03E2">
        <w:rPr>
          <w:sz w:val="24"/>
          <w:szCs w:val="24"/>
        </w:rPr>
        <w:t xml:space="preserve">in the royal lineage of Jesus. </w:t>
      </w:r>
      <w:r w:rsidRPr="00FB4DE4">
        <w:rPr>
          <w:sz w:val="24"/>
          <w:szCs w:val="24"/>
        </w:rPr>
        <w:t>These facts, lead right up to the Virgin Mary who would give birth to our Redeemer. Jesus’ earthly ancestry so poignant</w:t>
      </w:r>
      <w:r w:rsidR="00A75FEF">
        <w:rPr>
          <w:sz w:val="24"/>
          <w:szCs w:val="24"/>
        </w:rPr>
        <w:t xml:space="preserve">ly stresses a weighty reality: </w:t>
      </w:r>
      <w:r w:rsidRPr="00FB4DE4">
        <w:rPr>
          <w:sz w:val="24"/>
          <w:szCs w:val="24"/>
        </w:rPr>
        <w:t>Regardless of how dishonorable our heritage may be, our earthly family’s past does not have to dictate the future of a child of God.</w:t>
      </w:r>
      <w:r>
        <w:rPr>
          <w:sz w:val="24"/>
          <w:szCs w:val="24"/>
        </w:rPr>
        <w:t xml:space="preserve"> </w:t>
      </w:r>
      <w:r w:rsidR="00595AF6" w:rsidRPr="0066161B">
        <w:rPr>
          <w:sz w:val="24"/>
          <w:szCs w:val="24"/>
        </w:rPr>
        <w:t xml:space="preserve"> Please don’t miss this! For those who have had a spiritual birth, they have an opportunity to begin a new legacy and leave a godly inheritance for their offspring. What God did for these women - He can do for you. How do I know this? He has done this for me.  </w:t>
      </w:r>
    </w:p>
    <w:p w14:paraId="5E0E61D3" w14:textId="5DAB4514" w:rsidR="00950F70" w:rsidRDefault="00595AF6" w:rsidP="00950F70">
      <w:pPr>
        <w:spacing w:after="0"/>
        <w:ind w:left="-15" w:right="6" w:firstLine="721"/>
        <w:jc w:val="both"/>
        <w:rPr>
          <w:sz w:val="24"/>
          <w:szCs w:val="24"/>
        </w:rPr>
      </w:pPr>
      <w:bookmarkStart w:id="18" w:name="_Hlk483900473"/>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sidR="008703EF">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w:t>
      </w:r>
      <w:r w:rsidR="0077681A" w:rsidRPr="0066161B">
        <w:rPr>
          <w:sz w:val="24"/>
          <w:szCs w:val="24"/>
        </w:rPr>
        <w:t>Amid</w:t>
      </w:r>
      <w:r w:rsidRPr="0066161B">
        <w:rPr>
          <w:sz w:val="24"/>
          <w:szCs w:val="24"/>
        </w:rPr>
        <w:t xml:space="preserve"> this joyful, yet highly emotional moment, it became apparent to all of us that God was giving our two families a second chance, a do-over, and a fresh start. Jessica’s brother and my husband both said the </w:t>
      </w:r>
      <w:r w:rsidRPr="0066161B">
        <w:rPr>
          <w:sz w:val="24"/>
          <w:szCs w:val="24"/>
        </w:rPr>
        <w:lastRenderedPageBreak/>
        <w:t xml:space="preserve">same thing in </w:t>
      </w:r>
      <w:r w:rsidR="00361266">
        <w:rPr>
          <w:sz w:val="24"/>
          <w:szCs w:val="24"/>
        </w:rPr>
        <w:t xml:space="preserve">a </w:t>
      </w:r>
      <w:r w:rsidRPr="0066161B">
        <w:rPr>
          <w:sz w:val="24"/>
          <w:szCs w:val="24"/>
        </w:rPr>
        <w:t>different way</w:t>
      </w:r>
      <w:r w:rsidR="00361266" w:rsidRPr="0066161B">
        <w:t>.</w:t>
      </w:r>
      <w:r w:rsidR="00361266">
        <w:t xml:space="preserve"> W</w:t>
      </w:r>
      <w:r w:rsidRPr="0066161B">
        <w:rPr>
          <w:sz w:val="24"/>
          <w:szCs w:val="24"/>
        </w:rPr>
        <w:t>hat they said</w:t>
      </w:r>
      <w:r w:rsidR="008703EF">
        <w:rPr>
          <w:sz w:val="24"/>
          <w:szCs w:val="24"/>
        </w:rPr>
        <w:t xml:space="preserve"> was this: “Ethan and Jessica, regardless of our </w:t>
      </w:r>
      <w:r w:rsidR="00950F70">
        <w:rPr>
          <w:sz w:val="24"/>
          <w:szCs w:val="24"/>
        </w:rPr>
        <w:t>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sidR="00950F70">
        <w:rPr>
          <w:sz w:val="24"/>
          <w:szCs w:val="24"/>
        </w:rPr>
        <w:t xml:space="preserve"> And i</w:t>
      </w:r>
      <w:r w:rsidRPr="0066161B">
        <w:rPr>
          <w:sz w:val="24"/>
          <w:szCs w:val="24"/>
        </w:rPr>
        <w:t>f they will love the Lord their God and keep His commandments</w:t>
      </w:r>
      <w:r w:rsidR="00950F70">
        <w:rPr>
          <w:sz w:val="24"/>
          <w:szCs w:val="24"/>
        </w:rPr>
        <w:t>, then b</w:t>
      </w:r>
      <w:r w:rsidR="00950F70" w:rsidRPr="0066161B">
        <w:rPr>
          <w:sz w:val="24"/>
          <w:szCs w:val="24"/>
        </w:rPr>
        <w:t xml:space="preserve">y God’s grace, </w:t>
      </w:r>
      <w:r w:rsidR="00950F70">
        <w:rPr>
          <w:sz w:val="24"/>
          <w:szCs w:val="24"/>
        </w:rPr>
        <w:t>there home</w:t>
      </w:r>
      <w:r w:rsidR="00950F70" w:rsidRPr="0066161B">
        <w:rPr>
          <w:sz w:val="24"/>
          <w:szCs w:val="24"/>
        </w:rPr>
        <w:t xml:space="preserve"> will be built upon the Rock</w:t>
      </w:r>
      <w:r w:rsidR="00950F70">
        <w:rPr>
          <w:sz w:val="24"/>
          <w:szCs w:val="24"/>
        </w:rPr>
        <w:t>.</w:t>
      </w:r>
    </w:p>
    <w:p w14:paraId="0D7B57B8" w14:textId="1B1014D5" w:rsidR="00595AF6" w:rsidRPr="0066161B" w:rsidRDefault="00595AF6" w:rsidP="00B711CB">
      <w:pPr>
        <w:spacing w:after="0"/>
        <w:ind w:left="-15" w:right="6" w:firstLine="721"/>
        <w:jc w:val="both"/>
        <w:rPr>
          <w:sz w:val="24"/>
          <w:szCs w:val="24"/>
        </w:rPr>
      </w:pPr>
      <w:r w:rsidRPr="0066161B">
        <w:rPr>
          <w:sz w:val="24"/>
          <w:szCs w:val="24"/>
        </w:rPr>
        <w:t xml:space="preserve"> </w:t>
      </w:r>
    </w:p>
    <w:p w14:paraId="4FE0D3C2" w14:textId="1387AC7D" w:rsidR="00595AF6" w:rsidRPr="007B2896" w:rsidRDefault="00595AF6" w:rsidP="00887DCF">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7F288FDE" w14:textId="56F0F3F3" w:rsidR="00595AF6" w:rsidRPr="00887DCF" w:rsidRDefault="00595AF6" w:rsidP="00887DCF">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5224220C" w14:textId="74CBA87C" w:rsidR="00595AF6" w:rsidRPr="00887DCF" w:rsidRDefault="00595AF6" w:rsidP="00887DCF">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4F3AFD80" w14:textId="440B9CE0" w:rsidR="00595AF6" w:rsidRPr="00887DCF" w:rsidRDefault="00595AF6" w:rsidP="00887DCF">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251BFADB" w14:textId="77777777" w:rsidR="00595AF6" w:rsidRDefault="00595AF6" w:rsidP="00595AF6">
      <w:pPr>
        <w:spacing w:after="40" w:line="252" w:lineRule="auto"/>
        <w:ind w:left="153" w:right="18" w:hanging="139"/>
      </w:pPr>
    </w:p>
    <w:p w14:paraId="3D7377DA"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1C9CD4D" w14:textId="30AF665F" w:rsidR="00595AF6" w:rsidRPr="00887DCF" w:rsidRDefault="00595AF6" w:rsidP="0037103A">
      <w:pPr>
        <w:numPr>
          <w:ilvl w:val="0"/>
          <w:numId w:val="58"/>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sidR="00950F70">
        <w:rPr>
          <w:sz w:val="24"/>
          <w:szCs w:val="24"/>
        </w:rPr>
        <w:t xml:space="preserve">, </w:t>
      </w:r>
      <w:r w:rsidRPr="00887DCF">
        <w:rPr>
          <w:sz w:val="24"/>
          <w:szCs w:val="24"/>
        </w:rPr>
        <w:t>26; 54:5,</w:t>
      </w:r>
      <w:r w:rsidR="00950F70">
        <w:rPr>
          <w:sz w:val="24"/>
          <w:szCs w:val="24"/>
        </w:rPr>
        <w:t xml:space="preserve"> </w:t>
      </w:r>
      <w:r w:rsidRPr="00887DCF">
        <w:rPr>
          <w:sz w:val="24"/>
          <w:szCs w:val="24"/>
        </w:rPr>
        <w:t>8</w:t>
      </w:r>
      <w:r w:rsidR="00950F70">
        <w:rPr>
          <w:sz w:val="24"/>
          <w:szCs w:val="24"/>
        </w:rPr>
        <w:t>.</w:t>
      </w:r>
      <w:r w:rsidRPr="00887DCF">
        <w:rPr>
          <w:sz w:val="24"/>
          <w:szCs w:val="24"/>
        </w:rPr>
        <w:t xml:space="preserve"> </w:t>
      </w:r>
    </w:p>
    <w:p w14:paraId="05D5B40E" w14:textId="35E9D61A" w:rsidR="00595AF6" w:rsidRPr="00887DCF" w:rsidRDefault="00595AF6" w:rsidP="0037103A">
      <w:pPr>
        <w:numPr>
          <w:ilvl w:val="0"/>
          <w:numId w:val="58"/>
        </w:numPr>
        <w:spacing w:after="10" w:line="269" w:lineRule="auto"/>
        <w:ind w:right="6" w:hanging="360"/>
        <w:jc w:val="both"/>
        <w:rPr>
          <w:sz w:val="24"/>
          <w:szCs w:val="24"/>
        </w:rPr>
      </w:pPr>
      <w:r w:rsidRPr="00887DCF">
        <w:rPr>
          <w:b/>
          <w:sz w:val="24"/>
          <w:szCs w:val="24"/>
        </w:rPr>
        <w:t xml:space="preserve">Redeem </w:t>
      </w:r>
      <w:r w:rsidR="00950F70">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72692F96" w14:textId="6033C8AF" w:rsidR="00595AF6" w:rsidRPr="00887DCF" w:rsidRDefault="00595AF6" w:rsidP="00595AF6">
      <w:pPr>
        <w:spacing w:after="56"/>
        <w:ind w:left="1081" w:right="6"/>
        <w:jc w:val="both"/>
        <w:rPr>
          <w:sz w:val="24"/>
          <w:szCs w:val="24"/>
        </w:rPr>
      </w:pPr>
      <w:r w:rsidRPr="00887DCF">
        <w:rPr>
          <w:sz w:val="24"/>
          <w:szCs w:val="24"/>
        </w:rPr>
        <w:t>1:7; 1 Peter 1:18; Colossians 1:14; Hebrews 9:12</w:t>
      </w:r>
      <w:r w:rsidR="00950F70">
        <w:rPr>
          <w:sz w:val="24"/>
          <w:szCs w:val="24"/>
        </w:rPr>
        <w:t>.</w:t>
      </w:r>
      <w:r w:rsidRPr="00887DCF">
        <w:rPr>
          <w:sz w:val="24"/>
          <w:szCs w:val="24"/>
        </w:rPr>
        <w:t xml:space="preserve"> </w:t>
      </w:r>
    </w:p>
    <w:p w14:paraId="485377AA" w14:textId="7527DE27" w:rsidR="00595AF6" w:rsidRPr="00950F70" w:rsidRDefault="00595AF6" w:rsidP="0037103A">
      <w:pPr>
        <w:numPr>
          <w:ilvl w:val="0"/>
          <w:numId w:val="58"/>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sidR="00950F70">
        <w:rPr>
          <w:sz w:val="24"/>
          <w:szCs w:val="24"/>
        </w:rPr>
        <w:t>.</w:t>
      </w:r>
      <w:r w:rsidRPr="00950F70">
        <w:rPr>
          <w:i/>
          <w:sz w:val="24"/>
          <w:szCs w:val="24"/>
        </w:rPr>
        <w:t xml:space="preserve"> </w:t>
      </w:r>
    </w:p>
    <w:p w14:paraId="45229D6F" w14:textId="7085EB1F" w:rsidR="00595AF6" w:rsidRPr="00887DCF" w:rsidRDefault="00595AF6" w:rsidP="0037103A">
      <w:pPr>
        <w:numPr>
          <w:ilvl w:val="0"/>
          <w:numId w:val="58"/>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sidR="00950F70">
        <w:rPr>
          <w:sz w:val="24"/>
          <w:szCs w:val="24"/>
        </w:rPr>
        <w:t>.</w:t>
      </w:r>
      <w:r w:rsidRPr="00887DCF">
        <w:rPr>
          <w:sz w:val="24"/>
          <w:szCs w:val="24"/>
        </w:rPr>
        <w:t xml:space="preserve"> </w:t>
      </w:r>
    </w:p>
    <w:p w14:paraId="5BFE7BA5" w14:textId="53FE05FE" w:rsidR="00595AF6" w:rsidRDefault="00595AF6" w:rsidP="0037103A">
      <w:pPr>
        <w:numPr>
          <w:ilvl w:val="0"/>
          <w:numId w:val="58"/>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sidR="00950F70">
        <w:rPr>
          <w:sz w:val="24"/>
          <w:szCs w:val="24"/>
        </w:rPr>
        <w:t>.</w:t>
      </w:r>
      <w:r w:rsidRPr="00887DCF">
        <w:rPr>
          <w:sz w:val="24"/>
          <w:szCs w:val="24"/>
        </w:rPr>
        <w:t xml:space="preserve"> </w:t>
      </w:r>
    </w:p>
    <w:p w14:paraId="4CDA5E5B" w14:textId="3DD183C0" w:rsidR="00595AF6" w:rsidRDefault="00595AF6" w:rsidP="00595AF6">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60C5E4B6" w14:textId="77777777" w:rsidR="00B711CB" w:rsidRDefault="00B711CB" w:rsidP="00595AF6">
      <w:pPr>
        <w:spacing w:after="5" w:line="252" w:lineRule="auto"/>
        <w:ind w:left="25" w:right="25" w:hanging="6"/>
        <w:jc w:val="center"/>
        <w:rPr>
          <w:b/>
          <w:sz w:val="24"/>
          <w:szCs w:val="24"/>
        </w:rPr>
      </w:pPr>
    </w:p>
    <w:p w14:paraId="10F0DBAC" w14:textId="54767DD3" w:rsidR="00595AF6" w:rsidRPr="007B2896" w:rsidRDefault="00595AF6" w:rsidP="00595AF6">
      <w:pPr>
        <w:spacing w:after="5" w:line="252" w:lineRule="auto"/>
        <w:ind w:left="25" w:right="25" w:hanging="6"/>
        <w:jc w:val="center"/>
        <w:rPr>
          <w:sz w:val="24"/>
          <w:szCs w:val="24"/>
        </w:rPr>
      </w:pPr>
      <w:r w:rsidRPr="007B2896">
        <w:rPr>
          <w:b/>
          <w:sz w:val="24"/>
          <w:szCs w:val="24"/>
        </w:rPr>
        <w:t xml:space="preserve">Ephesians 1:6b (KJV) </w:t>
      </w:r>
    </w:p>
    <w:p w14:paraId="03281434" w14:textId="77777777" w:rsidR="00595AF6" w:rsidRPr="00887DCF" w:rsidRDefault="00595AF6" w:rsidP="00595AF6">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339BC3A4" w14:textId="77777777" w:rsidR="00595AF6" w:rsidRDefault="00595AF6" w:rsidP="00595AF6">
      <w:pPr>
        <w:spacing w:after="5" w:line="252" w:lineRule="auto"/>
        <w:ind w:left="25" w:right="39" w:hanging="6"/>
        <w:jc w:val="center"/>
      </w:pPr>
    </w:p>
    <w:p w14:paraId="79AD3F9F" w14:textId="477B5494" w:rsidR="00595AF6" w:rsidRPr="00C21EB2" w:rsidRDefault="00950F70" w:rsidP="00595AF6">
      <w:pPr>
        <w:ind w:left="-15" w:right="6" w:firstLine="721"/>
        <w:jc w:val="both"/>
        <w:rPr>
          <w:sz w:val="24"/>
          <w:szCs w:val="24"/>
        </w:rPr>
      </w:pPr>
      <w:r>
        <w:rPr>
          <w:sz w:val="24"/>
          <w:szCs w:val="24"/>
        </w:rPr>
        <w:t xml:space="preserve">Every now and again </w:t>
      </w:r>
      <w:r w:rsidR="00595AF6" w:rsidRPr="00887DCF">
        <w:rPr>
          <w:sz w:val="24"/>
          <w:szCs w:val="24"/>
        </w:rPr>
        <w:t xml:space="preserve">you come upon a passage of Scripture that you have read before, and yet you never thought much about it. To the casual reader, its’ just a simple clause. Yet when </w:t>
      </w:r>
      <w:r w:rsidR="00595AF6" w:rsidRPr="00887DCF">
        <w:rPr>
          <w:sz w:val="24"/>
          <w:szCs w:val="24"/>
        </w:rPr>
        <w:lastRenderedPageBreak/>
        <w:t xml:space="preserve">you approach it with prayerful consideration, digging just below the surface, you find a diamond.  Case in </w:t>
      </w:r>
      <w:r w:rsidR="00595AF6" w:rsidRPr="00887DCF">
        <w:rPr>
          <w:noProof/>
          <w:sz w:val="24"/>
          <w:szCs w:val="24"/>
        </w:rPr>
        <w:t>point,</w:t>
      </w:r>
      <w:r w:rsidR="00595AF6" w:rsidRPr="00887DCF">
        <w:rPr>
          <w:sz w:val="24"/>
          <w:szCs w:val="24"/>
        </w:rPr>
        <w:t xml:space="preserve"> is Ephesians 1:6. We are going to hold this jewel up to the light and be amazed with wonder at the riches the prisms reveal. Be prepared to be blessed… </w:t>
      </w:r>
      <w:r w:rsidR="00595AF6" w:rsidRPr="00C21EB2">
        <w:rPr>
          <w:sz w:val="24"/>
          <w:szCs w:val="24"/>
        </w:rPr>
        <w:t xml:space="preserve">favored one! </w:t>
      </w:r>
    </w:p>
    <w:p w14:paraId="066EADD4" w14:textId="27D8C825" w:rsidR="00595AF6" w:rsidRDefault="00595AF6" w:rsidP="00595AF6">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00950F70">
        <w:rPr>
          <w:i/>
          <w:sz w:val="24"/>
          <w:szCs w:val="24"/>
        </w:rPr>
        <w:t>in Christ…</w:t>
      </w:r>
      <w:r w:rsidRPr="00C21EB2">
        <w:rPr>
          <w:sz w:val="24"/>
          <w:szCs w:val="24"/>
        </w:rPr>
        <w:t xml:space="preserve">the Beloved. </w:t>
      </w:r>
    </w:p>
    <w:p w14:paraId="5F0F4341" w14:textId="29435DA8" w:rsidR="00595AF6" w:rsidRPr="00887DCF" w:rsidRDefault="006D042C" w:rsidP="00361266">
      <w:pPr>
        <w:ind w:left="-15" w:right="6" w:firstLine="721"/>
        <w:jc w:val="both"/>
        <w:rPr>
          <w:sz w:val="24"/>
          <w:szCs w:val="24"/>
        </w:rPr>
      </w:pPr>
      <w:r>
        <w:rPr>
          <w:sz w:val="24"/>
          <w:szCs w:val="24"/>
        </w:rPr>
        <w:t>In t</w:t>
      </w:r>
      <w:r w:rsidR="00361266" w:rsidRPr="00361266">
        <w:rPr>
          <w:sz w:val="24"/>
          <w:szCs w:val="24"/>
        </w:rPr>
        <w:t>he King James translation, the word is accepted, however, some other translators chose the word favored.</w:t>
      </w:r>
      <w:r w:rsidR="00595AF6" w:rsidRPr="00C21EB2">
        <w:rPr>
          <w:sz w:val="24"/>
          <w:szCs w:val="24"/>
        </w:rPr>
        <w:t xml:space="preserve"> When you think about the word accepted, don’t you normally think in terms of receiving</w:t>
      </w:r>
      <w:r w:rsidR="00595AF6" w:rsidRPr="00887DCF">
        <w:rPr>
          <w:sz w:val="24"/>
          <w:szCs w:val="24"/>
        </w:rPr>
        <w:t xml:space="preserve"> something half-heartedly? If you’re a person like me who tends to see the glass half empty instead of half full, the word </w:t>
      </w:r>
      <w:r w:rsidR="00595AF6" w:rsidRPr="00887DCF">
        <w:rPr>
          <w:i/>
          <w:sz w:val="24"/>
          <w:szCs w:val="24"/>
        </w:rPr>
        <w:t>accepted</w:t>
      </w:r>
      <w:r w:rsidR="00595AF6"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w:t>
      </w:r>
      <w:r w:rsidR="0077681A" w:rsidRPr="00887DCF">
        <w:rPr>
          <w:sz w:val="24"/>
          <w:szCs w:val="24"/>
        </w:rPr>
        <w:t>an altogether different message</w:t>
      </w:r>
      <w:r w:rsidR="00595AF6" w:rsidRPr="00887DCF">
        <w:rPr>
          <w:sz w:val="24"/>
          <w:szCs w:val="24"/>
        </w:rPr>
        <w:t xml:space="preserve"> in mind.  </w:t>
      </w:r>
    </w:p>
    <w:p w14:paraId="6793F904" w14:textId="19396593" w:rsidR="00595AF6" w:rsidRPr="00C21EB2" w:rsidRDefault="00595AF6" w:rsidP="00950F70">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w:t>
      </w:r>
      <w:r w:rsidR="00E22288">
        <w:rPr>
          <w:sz w:val="24"/>
          <w:szCs w:val="24"/>
        </w:rPr>
        <w:t>about</w:t>
      </w:r>
      <w:r w:rsidRPr="00887DCF">
        <w:rPr>
          <w:sz w:val="24"/>
          <w:szCs w:val="24"/>
        </w:rPr>
        <w:t xml:space="preserve"> the Lord Jesus, with a few exceptions. In the following passages, they are they are applied to those who are in Christ. I will </w:t>
      </w:r>
      <w:r w:rsidR="00980495">
        <w:rPr>
          <w:sz w:val="24"/>
          <w:szCs w:val="24"/>
        </w:rPr>
        <w:t xml:space="preserve">underline </w:t>
      </w:r>
      <w:r w:rsidRPr="00887DCF">
        <w:rPr>
          <w:sz w:val="24"/>
          <w:szCs w:val="24"/>
        </w:rPr>
        <w:t>the w</w:t>
      </w:r>
      <w:r w:rsidR="00950F70">
        <w:rPr>
          <w:sz w:val="24"/>
          <w:szCs w:val="24"/>
        </w:rPr>
        <w:t xml:space="preserve">ords in the following passages. </w:t>
      </w:r>
      <w:r w:rsidRPr="00C21EB2">
        <w:rPr>
          <w:sz w:val="24"/>
          <w:szCs w:val="24"/>
        </w:rPr>
        <w:t>Ephesia</w:t>
      </w:r>
      <w:r w:rsidR="00950F70">
        <w:rPr>
          <w:sz w:val="24"/>
          <w:szCs w:val="24"/>
        </w:rPr>
        <w:t xml:space="preserve">ns </w:t>
      </w:r>
      <w:r w:rsidRPr="00C21EB2">
        <w:rPr>
          <w:sz w:val="24"/>
          <w:szCs w:val="24"/>
        </w:rPr>
        <w:t>1:5</w:t>
      </w:r>
      <w:r w:rsidR="00B711CB">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32C4F794" w14:textId="77777777" w:rsidR="00595AF6" w:rsidRDefault="00595AF6" w:rsidP="00595AF6">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495ABC89" w14:textId="741D2902" w:rsidR="00595AF6" w:rsidRPr="00887DCF" w:rsidRDefault="00595AF6" w:rsidP="0037103A">
      <w:pPr>
        <w:numPr>
          <w:ilvl w:val="0"/>
          <w:numId w:val="59"/>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w:t>
      </w:r>
      <w:r w:rsidR="00E22288">
        <w:rPr>
          <w:sz w:val="24"/>
          <w:szCs w:val="24"/>
        </w:rPr>
        <w:t>from the word grace.)  It means</w:t>
      </w:r>
      <w:r w:rsidRPr="00887DCF">
        <w:rPr>
          <w:sz w:val="24"/>
          <w:szCs w:val="24"/>
        </w:rPr>
        <w:t xml:space="preserve">: </w:t>
      </w:r>
      <w:r w:rsidR="00E22288">
        <w:rPr>
          <w:sz w:val="24"/>
          <w:szCs w:val="24"/>
        </w:rPr>
        <w:t xml:space="preserve"> to </w:t>
      </w:r>
      <w:r w:rsidRPr="00887DCF">
        <w:rPr>
          <w:i/>
          <w:sz w:val="24"/>
          <w:szCs w:val="24"/>
        </w:rPr>
        <w:t xml:space="preserve">grace, i.e. endue with special honor, make accepted, and be highly favored. </w:t>
      </w:r>
      <w:r w:rsidRPr="00887DCF">
        <w:rPr>
          <w:sz w:val="24"/>
          <w:szCs w:val="24"/>
        </w:rPr>
        <w:t xml:space="preserve"> As a side note: the words gift and forgiveness </w:t>
      </w:r>
      <w:r w:rsidR="0077681A" w:rsidRPr="00887DCF">
        <w:rPr>
          <w:sz w:val="24"/>
          <w:szCs w:val="24"/>
        </w:rPr>
        <w:t>relate to</w:t>
      </w:r>
      <w:r w:rsidRPr="00887DCF">
        <w:rPr>
          <w:sz w:val="24"/>
          <w:szCs w:val="24"/>
        </w:rPr>
        <w:t xml:space="preserve"> </w:t>
      </w:r>
      <w:r w:rsidR="0077681A" w:rsidRPr="00887DCF">
        <w:rPr>
          <w:sz w:val="24"/>
          <w:szCs w:val="24"/>
        </w:rPr>
        <w:t>both</w:t>
      </w:r>
      <w:r w:rsidRPr="00887DCF">
        <w:rPr>
          <w:sz w:val="24"/>
          <w:szCs w:val="24"/>
        </w:rPr>
        <w:t xml:space="preserve"> words</w:t>
      </w:r>
      <w:r w:rsidR="0077681A">
        <w:rPr>
          <w:sz w:val="24"/>
          <w:szCs w:val="24"/>
        </w:rPr>
        <w:t>.</w:t>
      </w:r>
      <w:r w:rsidRPr="00887DCF">
        <w:rPr>
          <w:sz w:val="24"/>
          <w:szCs w:val="24"/>
        </w:rPr>
        <w:t xml:space="preserve"> </w:t>
      </w:r>
    </w:p>
    <w:p w14:paraId="38FFB075" w14:textId="2060D468" w:rsidR="00595AF6" w:rsidRPr="00887DCF" w:rsidRDefault="00595AF6" w:rsidP="0037103A">
      <w:pPr>
        <w:numPr>
          <w:ilvl w:val="0"/>
          <w:numId w:val="59"/>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satisfaction, delight, kindness, purpose, desire, good pleasure, will, to think well of i.e. approve, to approbate,</w:t>
      </w:r>
      <w:r w:rsidR="00E22288" w:rsidRPr="00E22288">
        <w:rPr>
          <w:i/>
        </w:rPr>
        <w:t xml:space="preserve"> </w:t>
      </w:r>
      <w:r w:rsidR="00E22288">
        <w:rPr>
          <w:i/>
        </w:rPr>
        <w:t>(approve formally, sanction),</w:t>
      </w:r>
      <w:r w:rsidR="00E22288">
        <w:rPr>
          <w:i/>
          <w:sz w:val="24"/>
          <w:szCs w:val="24"/>
        </w:rPr>
        <w:t xml:space="preserve"> </w:t>
      </w:r>
      <w:r w:rsidRPr="00887DCF">
        <w:rPr>
          <w:i/>
          <w:sz w:val="24"/>
          <w:szCs w:val="24"/>
        </w:rPr>
        <w:t xml:space="preserve">think good, be well pleased, be the good pleasure, and be willing. </w:t>
      </w:r>
      <w:r w:rsidRPr="00887DCF">
        <w:rPr>
          <w:sz w:val="24"/>
          <w:szCs w:val="24"/>
        </w:rPr>
        <w:t xml:space="preserve"> </w:t>
      </w:r>
    </w:p>
    <w:p w14:paraId="4421466E" w14:textId="77777777" w:rsidR="00595AF6" w:rsidRPr="00887DCF" w:rsidRDefault="00595AF6" w:rsidP="00595AF6">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4B97C034" w14:textId="18CE7CED" w:rsidR="00595AF6" w:rsidRDefault="00595AF6" w:rsidP="00595AF6">
      <w:pPr>
        <w:ind w:left="-15" w:right="6"/>
        <w:rPr>
          <w:sz w:val="24"/>
          <w:szCs w:val="24"/>
        </w:rPr>
      </w:pPr>
      <w:r w:rsidRPr="00887DCF">
        <w:rPr>
          <w:sz w:val="24"/>
          <w:szCs w:val="24"/>
        </w:rPr>
        <w:t xml:space="preserve">3:17, 12:18, 17:5; 2 Peter 1:16-17; Mark 1:11 </w:t>
      </w:r>
    </w:p>
    <w:p w14:paraId="207206E8" w14:textId="77777777" w:rsidR="00980495" w:rsidRPr="00887DCF" w:rsidRDefault="00980495" w:rsidP="00980495">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is the unrivaled object of the Father’s affection</w:t>
      </w:r>
      <w:r>
        <w:rPr>
          <w:sz w:val="24"/>
          <w:szCs w:val="24"/>
        </w:rPr>
        <w:t>,</w:t>
      </w:r>
      <w:r w:rsidRPr="00887DCF">
        <w:rPr>
          <w:sz w:val="24"/>
          <w:szCs w:val="24"/>
        </w:rPr>
        <w:t xml:space="preserve"> the Father’s love and acceptance of us, rests solely upon His love for His </w:t>
      </w:r>
      <w:r w:rsidRPr="00887DCF">
        <w:rPr>
          <w:sz w:val="24"/>
          <w:szCs w:val="24"/>
        </w:rPr>
        <w:lastRenderedPageBreak/>
        <w:t xml:space="preserve">Beloved Son. And so, because of this, we are not just accepted by God, but, in Christ, we are highly favored and enormously blessed. </w:t>
      </w:r>
    </w:p>
    <w:p w14:paraId="254AC715" w14:textId="3AAA1A47" w:rsidR="00595AF6" w:rsidRDefault="006D042C" w:rsidP="00595AF6">
      <w:pPr>
        <w:ind w:left="-15" w:right="6" w:firstLine="629"/>
        <w:jc w:val="both"/>
        <w:rPr>
          <w:sz w:val="24"/>
          <w:szCs w:val="24"/>
        </w:rPr>
      </w:pPr>
      <w:r>
        <w:rPr>
          <w:sz w:val="24"/>
          <w:szCs w:val="24"/>
        </w:rPr>
        <w:t>A</w:t>
      </w:r>
      <w:r w:rsidR="00595AF6" w:rsidRPr="00887DCF">
        <w:rPr>
          <w:sz w:val="24"/>
          <w:szCs w:val="24"/>
        </w:rPr>
        <w:t xml:space="preserve">t Jesus birth, a heavenly host appeared and declared: “Glory to God in the highest, and on earth, peace among men with whom </w:t>
      </w:r>
      <w:r w:rsidR="00595AF6" w:rsidRPr="00887DCF">
        <w:rPr>
          <w:i/>
          <w:sz w:val="24"/>
          <w:szCs w:val="24"/>
        </w:rPr>
        <w:t>He is pleased</w:t>
      </w:r>
      <w:r w:rsidR="00595AF6" w:rsidRPr="00887DCF">
        <w:rPr>
          <w:sz w:val="24"/>
          <w:szCs w:val="24"/>
        </w:rPr>
        <w:t xml:space="preserve">.”?  The King James version said, “On whom </w:t>
      </w:r>
      <w:r w:rsidR="00595AF6" w:rsidRPr="00C21EB2">
        <w:rPr>
          <w:sz w:val="24"/>
          <w:szCs w:val="24"/>
        </w:rPr>
        <w:t>His favor rest”</w:t>
      </w:r>
      <w:r w:rsidR="00595AF6" w:rsidRPr="00887DCF">
        <w:rPr>
          <w:sz w:val="24"/>
          <w:szCs w:val="24"/>
        </w:rPr>
        <w:t xml:space="preserve"> (Luke 2:13-14)</w:t>
      </w:r>
      <w:r w:rsidR="00C21EB2">
        <w:rPr>
          <w:sz w:val="24"/>
          <w:szCs w:val="24"/>
        </w:rPr>
        <w:t>.</w:t>
      </w:r>
      <w:r w:rsidR="00595AF6" w:rsidRPr="00887DCF">
        <w:rPr>
          <w:sz w:val="24"/>
          <w:szCs w:val="24"/>
        </w:rPr>
        <w:t xml:space="preserve"> In this instance, the words pleased and favored are the exact same word applied to Jesus! Do you understand the significance of that?   Because Christ Jesus now lives “in us,” and God the Father is </w:t>
      </w:r>
      <w:r w:rsidR="00595AF6" w:rsidRPr="00887DCF">
        <w:rPr>
          <w:i/>
          <w:sz w:val="24"/>
          <w:szCs w:val="24"/>
        </w:rPr>
        <w:t xml:space="preserve">well </w:t>
      </w:r>
      <w:r w:rsidR="00595AF6" w:rsidRPr="00887DCF">
        <w:rPr>
          <w:i/>
          <w:noProof/>
          <w:sz w:val="24"/>
          <w:szCs w:val="24"/>
        </w:rPr>
        <w:t>please</w:t>
      </w:r>
      <w:r w:rsidR="00595AF6" w:rsidRPr="00887DCF">
        <w:rPr>
          <w:i/>
          <w:sz w:val="24"/>
          <w:szCs w:val="24"/>
        </w:rPr>
        <w:t xml:space="preserve"> with Him</w:t>
      </w:r>
      <w:r w:rsidR="00595AF6" w:rsidRPr="00887DCF">
        <w:rPr>
          <w:sz w:val="24"/>
          <w:szCs w:val="24"/>
        </w:rPr>
        <w:t xml:space="preserve">, the Father’s </w:t>
      </w:r>
      <w:r w:rsidR="00595AF6" w:rsidRPr="00887DCF">
        <w:rPr>
          <w:i/>
          <w:sz w:val="24"/>
          <w:szCs w:val="24"/>
        </w:rPr>
        <w:t>favor</w:t>
      </w:r>
      <w:r w:rsidR="00595AF6" w:rsidRPr="00887DCF">
        <w:rPr>
          <w:sz w:val="24"/>
          <w:szCs w:val="24"/>
        </w:rPr>
        <w:t xml:space="preserve"> now </w:t>
      </w:r>
      <w:r w:rsidR="00595AF6" w:rsidRPr="00887DCF">
        <w:rPr>
          <w:noProof/>
          <w:sz w:val="24"/>
          <w:szCs w:val="24"/>
        </w:rPr>
        <w:t>rest</w:t>
      </w:r>
      <w:r w:rsidR="00595AF6" w:rsidRPr="00887DCF">
        <w:rPr>
          <w:sz w:val="24"/>
          <w:szCs w:val="24"/>
        </w:rPr>
        <w:t xml:space="preserve"> “upon us.”  It’s mind boggling - is it not? Now if you find these facts hard to comprehend, then just wait till you see what comes next!  </w:t>
      </w:r>
    </w:p>
    <w:p w14:paraId="78996C34" w14:textId="3EEFA849" w:rsidR="00E22288" w:rsidRPr="00E22288" w:rsidRDefault="00E22288" w:rsidP="00595AF6">
      <w:pPr>
        <w:ind w:left="-15" w:right="6" w:firstLine="629"/>
        <w:jc w:val="both"/>
        <w:rPr>
          <w:sz w:val="24"/>
          <w:szCs w:val="24"/>
        </w:rPr>
      </w:pPr>
      <w:r w:rsidRPr="00E22288">
        <w:rPr>
          <w:sz w:val="24"/>
          <w:szCs w:val="24"/>
        </w:rPr>
        <w:t xml:space="preserve">To make some personal applications, perhaps we need to step aside for a moment to think through the implications of these wonders. Do you struggle with feelings of insignificance? When you read the Bible, do you think about the people listed as </w:t>
      </w:r>
      <w:r w:rsidRPr="00E22288">
        <w:rPr>
          <w:noProof/>
          <w:sz w:val="24"/>
          <w:szCs w:val="24"/>
        </w:rPr>
        <w:t>super</w:t>
      </w:r>
      <w:r w:rsidRPr="00E22288">
        <w:rPr>
          <w:sz w:val="24"/>
          <w:szCs w:val="24"/>
        </w:rPr>
        <w:t xml:space="preserve"> humans? Well - they were not. They were every bit as human as you and </w:t>
      </w:r>
      <w:r w:rsidRPr="00E22288">
        <w:rPr>
          <w:noProof/>
          <w:sz w:val="24"/>
          <w:szCs w:val="24"/>
        </w:rPr>
        <w:t>me,</w:t>
      </w:r>
      <w:r w:rsidRPr="00E22288">
        <w:rPr>
          <w:sz w:val="24"/>
          <w:szCs w:val="24"/>
        </w:rPr>
        <w:t xml:space="preserve"> even though they lived in another time in history.</w:t>
      </w:r>
    </w:p>
    <w:p w14:paraId="40C42CDF" w14:textId="63B6940C" w:rsidR="00595AF6" w:rsidRPr="00887DCF" w:rsidRDefault="00595AF6" w:rsidP="00595AF6">
      <w:pPr>
        <w:ind w:left="-15" w:right="6" w:firstLine="629"/>
        <w:jc w:val="both"/>
        <w:rPr>
          <w:sz w:val="24"/>
          <w:szCs w:val="24"/>
        </w:rPr>
      </w:pPr>
      <w:r w:rsidRPr="00887DCF">
        <w:rPr>
          <w:sz w:val="24"/>
          <w:szCs w:val="24"/>
        </w:rPr>
        <w:t>Take Mary, the mother of Jesus</w:t>
      </w:r>
      <w:r w:rsidR="00980495">
        <w:rPr>
          <w:sz w:val="24"/>
          <w:szCs w:val="24"/>
        </w:rPr>
        <w:t>,</w:t>
      </w:r>
      <w:r w:rsidRPr="00887DCF">
        <w:rPr>
          <w:sz w:val="24"/>
          <w:szCs w:val="24"/>
        </w:rPr>
        <w:t xml:space="preserve"> for example. Can you imagine the thoughts running through her teenage mind when she was visited by the angel Gabriel? </w:t>
      </w:r>
      <w:r w:rsidR="00980495">
        <w:rPr>
          <w:sz w:val="24"/>
          <w:szCs w:val="24"/>
        </w:rPr>
        <w:t>B</w:t>
      </w:r>
      <w:r w:rsidRPr="00887DCF">
        <w:rPr>
          <w:sz w:val="24"/>
          <w:szCs w:val="24"/>
        </w:rPr>
        <w:t>efore He announce</w:t>
      </w:r>
      <w:r w:rsidR="00980495">
        <w:rPr>
          <w:sz w:val="24"/>
          <w:szCs w:val="24"/>
        </w:rPr>
        <w:t>d</w:t>
      </w:r>
      <w:r w:rsidRPr="00887DCF">
        <w:rPr>
          <w:sz w:val="24"/>
          <w:szCs w:val="24"/>
        </w:rPr>
        <w:t xml:space="preserve"> that her womb would </w:t>
      </w:r>
      <w:r w:rsidR="00980495">
        <w:rPr>
          <w:sz w:val="24"/>
          <w:szCs w:val="24"/>
        </w:rPr>
        <w:t>be</w:t>
      </w:r>
      <w:r w:rsidRPr="00887DCF">
        <w:rPr>
          <w:sz w:val="24"/>
          <w:szCs w:val="24"/>
        </w:rPr>
        <w:t xml:space="preserve"> the incubator of Immanuel, in fact, the Holy of Holies,” he declared her standing with God. Gabriel said: “Greetings, you who are </w:t>
      </w:r>
      <w:r w:rsidRPr="00887DCF">
        <w:rPr>
          <w:i/>
          <w:sz w:val="24"/>
          <w:szCs w:val="24"/>
        </w:rPr>
        <w:t>highly favored.</w:t>
      </w:r>
      <w:r w:rsidRPr="00887DCF">
        <w:rPr>
          <w:sz w:val="24"/>
          <w:szCs w:val="24"/>
        </w:rPr>
        <w:t xml:space="preserve"> The Lord is with you.” Luke 1:28 (NIV) We marvel at this encounter and the great honor bestowed upon Mary</w:t>
      </w:r>
      <w:r w:rsidR="00216D18">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sidR="00980495">
        <w:rPr>
          <w:sz w:val="24"/>
          <w:szCs w:val="24"/>
        </w:rPr>
        <w:t>Just think of</w:t>
      </w:r>
      <w:r w:rsidRPr="00C21EB2">
        <w:rPr>
          <w:sz w:val="24"/>
          <w:szCs w:val="24"/>
        </w:rPr>
        <w:t xml:space="preserve"> the implications of that</w:t>
      </w:r>
      <w:r w:rsidR="00980495">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the Virgin Mary!  </w:t>
      </w:r>
    </w:p>
    <w:p w14:paraId="7CEDAF59" w14:textId="77777777" w:rsidR="00C21EB2" w:rsidRDefault="00595AF6" w:rsidP="00595AF6">
      <w:pPr>
        <w:spacing w:after="5" w:line="252" w:lineRule="auto"/>
        <w:ind w:left="25" w:right="33" w:hanging="6"/>
        <w:jc w:val="center"/>
        <w:rPr>
          <w:b/>
          <w:i/>
          <w:sz w:val="24"/>
          <w:szCs w:val="24"/>
        </w:rPr>
      </w:pPr>
      <w:r w:rsidRPr="00C21EB2">
        <w:rPr>
          <w:b/>
          <w:sz w:val="24"/>
          <w:szCs w:val="24"/>
        </w:rPr>
        <w:t>Isaiah 43:3-4 (N</w:t>
      </w:r>
      <w:r w:rsidR="00C21EB2" w:rsidRPr="00C21EB2">
        <w:rPr>
          <w:b/>
          <w:sz w:val="24"/>
          <w:szCs w:val="24"/>
        </w:rPr>
        <w:t>ET</w:t>
      </w:r>
      <w:r w:rsidRPr="00C21EB2">
        <w:rPr>
          <w:b/>
          <w:sz w:val="24"/>
          <w:szCs w:val="24"/>
        </w:rPr>
        <w:t>)</w:t>
      </w:r>
    </w:p>
    <w:p w14:paraId="684F73CA" w14:textId="23494E37"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C4B82C0" w14:textId="17BDA6AE"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391CBEAD" w14:textId="754FBE96"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0CB75F42" w14:textId="41549EAD"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40FA4259" w14:textId="1573220B" w:rsidR="00595AF6" w:rsidRPr="00C21EB2" w:rsidRDefault="00595AF6" w:rsidP="00595AF6">
      <w:pPr>
        <w:spacing w:after="5" w:line="252" w:lineRule="auto"/>
        <w:ind w:left="25" w:right="33" w:hanging="6"/>
        <w:jc w:val="center"/>
        <w:rPr>
          <w:b/>
          <w:i/>
          <w:sz w:val="24"/>
          <w:szCs w:val="24"/>
        </w:rPr>
      </w:pPr>
      <w:r w:rsidRPr="00C21EB2">
        <w:rPr>
          <w:b/>
          <w:i/>
          <w:sz w:val="24"/>
          <w:szCs w:val="24"/>
        </w:rPr>
        <w:t xml:space="preserve"> </w:t>
      </w:r>
    </w:p>
    <w:p w14:paraId="18201882" w14:textId="5055B6A4" w:rsidR="006204C8" w:rsidRPr="006204C8" w:rsidRDefault="00595AF6" w:rsidP="006204C8">
      <w:pPr>
        <w:spacing w:after="199"/>
        <w:ind w:left="-15" w:right="6" w:firstLine="629"/>
        <w:jc w:val="both"/>
        <w:rPr>
          <w:sz w:val="24"/>
          <w:szCs w:val="24"/>
        </w:rPr>
      </w:pPr>
      <w:r w:rsidRPr="006204C8">
        <w:rPr>
          <w:sz w:val="24"/>
          <w:szCs w:val="24"/>
        </w:rPr>
        <w:t xml:space="preserve">If this fact </w:t>
      </w:r>
      <w:r w:rsidR="00216D18" w:rsidRPr="006204C8">
        <w:rPr>
          <w:sz w:val="24"/>
          <w:szCs w:val="24"/>
        </w:rPr>
        <w:t>were</w:t>
      </w:r>
      <w:r w:rsidRPr="006204C8">
        <w:rPr>
          <w:sz w:val="24"/>
          <w:szCs w:val="24"/>
        </w:rPr>
        <w:t xml:space="preserve"> not hard enough to embrace, then consider a further wonder. Mary carried the Son of God (her Creator) within her</w:t>
      </w:r>
      <w:r w:rsidR="008D228F" w:rsidRPr="006204C8">
        <w:rPr>
          <w:sz w:val="24"/>
          <w:szCs w:val="24"/>
        </w:rPr>
        <w:t>. Likewise</w:t>
      </w:r>
      <w:r w:rsidR="000B3093" w:rsidRPr="006204C8">
        <w:rPr>
          <w:sz w:val="24"/>
          <w:szCs w:val="24"/>
        </w:rPr>
        <w:t>,</w:t>
      </w:r>
      <w:r w:rsidR="008D228F" w:rsidRPr="006204C8">
        <w:rPr>
          <w:sz w:val="24"/>
          <w:szCs w:val="24"/>
        </w:rPr>
        <w:t xml:space="preserve"> </w:t>
      </w:r>
      <w:r w:rsidRPr="006204C8">
        <w:rPr>
          <w:sz w:val="24"/>
          <w:szCs w:val="24"/>
        </w:rPr>
        <w:t xml:space="preserve">we </w:t>
      </w:r>
      <w:r w:rsidR="008D228F" w:rsidRPr="006204C8">
        <w:rPr>
          <w:sz w:val="24"/>
          <w:szCs w:val="24"/>
        </w:rPr>
        <w:t>also</w:t>
      </w:r>
      <w:r w:rsidRPr="006204C8">
        <w:rPr>
          <w:sz w:val="24"/>
          <w:szCs w:val="24"/>
        </w:rPr>
        <w:t xml:space="preserve"> carry God the Holy Spirit</w:t>
      </w:r>
      <w:r w:rsidR="006204C8" w:rsidRPr="006204C8">
        <w:rPr>
          <w:sz w:val="24"/>
          <w:szCs w:val="24"/>
        </w:rPr>
        <w:t xml:space="preserve"> within us!  Yes, my friend, in Christ, we have been honored indeed! Contemplate this:  Just as we learned in the earlier chapters of this study, once we were separated from God, yet now, not only is God with us, but, like the Virgin Mary, God is in us! And furthermore, because we are in His Beloved Son, the Father is well pleased to give us all things in and through Him. Don’t you think this magnanimous truth can and does liberate the person who struggles with feelings of insignificance</w:t>
      </w:r>
      <w:r w:rsidR="006204C8">
        <w:rPr>
          <w:sz w:val="24"/>
          <w:szCs w:val="24"/>
        </w:rPr>
        <w:t>!</w:t>
      </w:r>
      <w:r w:rsidR="006204C8" w:rsidRPr="006204C8">
        <w:rPr>
          <w:sz w:val="24"/>
          <w:szCs w:val="24"/>
        </w:rPr>
        <w:t xml:space="preserve">? </w:t>
      </w:r>
    </w:p>
    <w:p w14:paraId="0B5F13EB" w14:textId="77777777" w:rsidR="00595AF6" w:rsidRPr="00887DCF" w:rsidRDefault="00595AF6" w:rsidP="00595AF6">
      <w:pPr>
        <w:ind w:left="-15" w:right="6"/>
        <w:rPr>
          <w:sz w:val="24"/>
          <w:szCs w:val="24"/>
        </w:rPr>
      </w:pPr>
      <w:r>
        <w:rPr>
          <w:b/>
          <w:sz w:val="28"/>
        </w:rPr>
        <w:lastRenderedPageBreak/>
        <w:t>DIGGGING DEEPER</w:t>
      </w:r>
      <w:r>
        <w:rPr>
          <w:sz w:val="28"/>
        </w:rPr>
        <w:t xml:space="preserve">: </w:t>
      </w:r>
      <w:r w:rsidRPr="00887DCF">
        <w:rPr>
          <w:sz w:val="24"/>
          <w:szCs w:val="24"/>
        </w:rPr>
        <w:t xml:space="preserve">Romans 8:28-32; Luke 12:32; John 1:10-18, 14:6-24, 16:27; Matthew 3:17, 12:18, 17:5; Colossians 1:12-19 </w:t>
      </w:r>
    </w:p>
    <w:p w14:paraId="598BCA0E" w14:textId="7935D1FC" w:rsidR="00595AF6" w:rsidRPr="00887DCF" w:rsidRDefault="00595AF6" w:rsidP="00595AF6">
      <w:pPr>
        <w:spacing w:after="0"/>
        <w:ind w:left="-15" w:right="6" w:firstLine="721"/>
        <w:jc w:val="both"/>
        <w:rPr>
          <w:sz w:val="24"/>
          <w:szCs w:val="24"/>
        </w:rPr>
      </w:pPr>
      <w:r w:rsidRPr="00887DCF">
        <w:rPr>
          <w:sz w:val="24"/>
          <w:szCs w:val="24"/>
        </w:rPr>
        <w:t xml:space="preserve">The value of anything is set by one criteria. Do you know what that is? An item’s value is appraised by the price that someone is willing to pay to have it. </w:t>
      </w:r>
      <w:r w:rsidR="00E747D0" w:rsidRPr="00887DCF">
        <w:rPr>
          <w:sz w:val="24"/>
          <w:szCs w:val="24"/>
        </w:rPr>
        <w:t xml:space="preserve">Every living soul is valuable. Not only because, they are made in God’s image, but also because of the price He paid to redeem us. </w:t>
      </w:r>
      <w:r w:rsidRPr="00887DCF">
        <w:rPr>
          <w:sz w:val="24"/>
          <w:szCs w:val="24"/>
        </w:rPr>
        <w:t xml:space="preserve">  Dr. Adrian Rogers</w:t>
      </w:r>
      <w:r w:rsidR="000B3093">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bookmarkEnd w:id="18"/>
    <w:p w14:paraId="62D350F4" w14:textId="77777777" w:rsidR="00595AF6" w:rsidRPr="00887DCF" w:rsidRDefault="00595AF6" w:rsidP="00595AF6">
      <w:pPr>
        <w:spacing w:after="0"/>
        <w:ind w:left="-15" w:right="6" w:firstLine="721"/>
        <w:jc w:val="both"/>
        <w:rPr>
          <w:sz w:val="24"/>
          <w:szCs w:val="24"/>
        </w:rPr>
      </w:pPr>
    </w:p>
    <w:p w14:paraId="5FD5809F" w14:textId="5665DBB1" w:rsidR="00595AF6" w:rsidRDefault="00595AF6" w:rsidP="00595AF6">
      <w:pPr>
        <w:spacing w:after="0"/>
        <w:ind w:right="6"/>
        <w:jc w:val="center"/>
        <w:rPr>
          <w:b/>
          <w:sz w:val="24"/>
          <w:szCs w:val="24"/>
        </w:rPr>
      </w:pPr>
      <w:r w:rsidRPr="00E747D0">
        <w:rPr>
          <w:b/>
          <w:sz w:val="24"/>
          <w:szCs w:val="24"/>
        </w:rPr>
        <w:t>1 Peter 1:18-19 (N</w:t>
      </w:r>
      <w:r w:rsidR="00E747D0" w:rsidRPr="00E747D0">
        <w:rPr>
          <w:b/>
          <w:sz w:val="24"/>
          <w:szCs w:val="24"/>
        </w:rPr>
        <w:t>ET)</w:t>
      </w:r>
    </w:p>
    <w:p w14:paraId="1CAA0253" w14:textId="6BFE4DFA" w:rsidR="00E747D0" w:rsidRPr="00E747D0" w:rsidRDefault="00E747D0" w:rsidP="00595AF6">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B31717B" w14:textId="637E24DD" w:rsidR="00595AF6" w:rsidRDefault="00595AF6" w:rsidP="00595AF6">
      <w:pPr>
        <w:spacing w:after="56" w:line="259" w:lineRule="auto"/>
        <w:ind w:left="721"/>
      </w:pPr>
    </w:p>
    <w:p w14:paraId="42DB68A1" w14:textId="77777777" w:rsidR="00595AF6" w:rsidRPr="00887DCF" w:rsidRDefault="00595AF6" w:rsidP="00595AF6">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7649C65F" w14:textId="50B8BC19" w:rsidR="00595AF6" w:rsidRPr="00887DCF" w:rsidRDefault="00595AF6" w:rsidP="00595AF6">
      <w:pPr>
        <w:spacing w:after="0"/>
        <w:ind w:left="-15" w:right="6"/>
        <w:rPr>
          <w:sz w:val="24"/>
          <w:szCs w:val="24"/>
        </w:rPr>
      </w:pPr>
      <w:r w:rsidRPr="00887DCF">
        <w:rPr>
          <w:sz w:val="24"/>
          <w:szCs w:val="24"/>
        </w:rPr>
        <w:t xml:space="preserve">1:14; Galatians 3:13, 4:5; Revelation 5:9; Read 1 Corinthians 15:10  </w:t>
      </w:r>
    </w:p>
    <w:p w14:paraId="5A14EA8A" w14:textId="26CA0383" w:rsidR="00606EAC" w:rsidRPr="00887DCF" w:rsidRDefault="00606EAC" w:rsidP="00595AF6">
      <w:pPr>
        <w:spacing w:after="0"/>
        <w:ind w:left="-15" w:right="6"/>
        <w:rPr>
          <w:sz w:val="24"/>
          <w:szCs w:val="24"/>
        </w:rPr>
      </w:pPr>
    </w:p>
    <w:p w14:paraId="2EF590DB" w14:textId="1946DF47" w:rsidR="00606EAC" w:rsidRDefault="00606EAC" w:rsidP="00595AF6">
      <w:pPr>
        <w:spacing w:after="0"/>
        <w:ind w:left="-15" w:right="6"/>
      </w:pPr>
    </w:p>
    <w:p w14:paraId="4EF06A27" w14:textId="0DE7552F" w:rsidR="00606EAC" w:rsidRDefault="00606EAC" w:rsidP="00595AF6">
      <w:pPr>
        <w:spacing w:after="0"/>
        <w:ind w:left="-15" w:right="6"/>
      </w:pPr>
    </w:p>
    <w:p w14:paraId="7EBB9C40" w14:textId="446E748E" w:rsidR="00606EAC" w:rsidRDefault="00606EAC" w:rsidP="00595AF6">
      <w:pPr>
        <w:spacing w:after="0"/>
        <w:ind w:left="-15" w:right="6"/>
      </w:pPr>
    </w:p>
    <w:p w14:paraId="5C7A3814" w14:textId="17589947" w:rsidR="00606EAC" w:rsidRDefault="00606EAC" w:rsidP="00595AF6">
      <w:pPr>
        <w:spacing w:after="0"/>
        <w:ind w:left="-15" w:right="6"/>
      </w:pPr>
    </w:p>
    <w:p w14:paraId="3CFD048C" w14:textId="41CB9F3B" w:rsidR="00606EAC" w:rsidRDefault="00606EAC" w:rsidP="00595AF6">
      <w:pPr>
        <w:spacing w:after="0"/>
        <w:ind w:left="-15" w:right="6"/>
      </w:pPr>
    </w:p>
    <w:p w14:paraId="3BA87BEA" w14:textId="3A4B2EEA" w:rsidR="00606EAC" w:rsidRDefault="000B3093" w:rsidP="00595AF6">
      <w:pPr>
        <w:spacing w:after="0"/>
        <w:ind w:left="-15" w:right="6"/>
      </w:pPr>
      <w:r>
        <w:t xml:space="preserve">   </w:t>
      </w:r>
    </w:p>
    <w:p w14:paraId="7153A3D7" w14:textId="74F84E8F" w:rsidR="000B3093" w:rsidRDefault="000B3093" w:rsidP="00595AF6">
      <w:pPr>
        <w:spacing w:after="0"/>
        <w:ind w:left="-15" w:right="6"/>
      </w:pPr>
    </w:p>
    <w:p w14:paraId="74EAC25A" w14:textId="06D38CD6" w:rsidR="000B3093" w:rsidRDefault="000B3093" w:rsidP="00595AF6">
      <w:pPr>
        <w:spacing w:after="0"/>
        <w:ind w:left="-15" w:right="6"/>
      </w:pPr>
    </w:p>
    <w:p w14:paraId="7CCEA09D" w14:textId="3682DF01" w:rsidR="000B3093" w:rsidRDefault="000B3093" w:rsidP="00595AF6">
      <w:pPr>
        <w:spacing w:after="0"/>
        <w:ind w:left="-15" w:right="6"/>
      </w:pPr>
    </w:p>
    <w:p w14:paraId="55B1F437" w14:textId="69FDCEB6" w:rsidR="000B3093" w:rsidRDefault="000B3093" w:rsidP="00595AF6">
      <w:pPr>
        <w:spacing w:after="0"/>
        <w:ind w:left="-15" w:right="6"/>
      </w:pPr>
    </w:p>
    <w:p w14:paraId="48F00F82" w14:textId="3C79C222" w:rsidR="000B3093" w:rsidRDefault="000B3093" w:rsidP="00595AF6">
      <w:pPr>
        <w:spacing w:after="0"/>
        <w:ind w:left="-15" w:right="6"/>
      </w:pPr>
    </w:p>
    <w:p w14:paraId="26195D35" w14:textId="6F792EC0" w:rsidR="000B3093" w:rsidRDefault="000B3093" w:rsidP="00595AF6">
      <w:pPr>
        <w:spacing w:after="0"/>
        <w:ind w:left="-15" w:right="6"/>
      </w:pPr>
    </w:p>
    <w:p w14:paraId="17035BBC" w14:textId="7159EEB7" w:rsidR="00790131" w:rsidRDefault="00790131" w:rsidP="00595AF6">
      <w:pPr>
        <w:spacing w:after="0"/>
        <w:ind w:left="-15" w:right="6"/>
      </w:pPr>
    </w:p>
    <w:p w14:paraId="2227C876" w14:textId="1F20744B" w:rsidR="00790131" w:rsidRDefault="00790131" w:rsidP="00595AF6">
      <w:pPr>
        <w:spacing w:after="0"/>
        <w:ind w:left="-15" w:right="6"/>
      </w:pPr>
    </w:p>
    <w:p w14:paraId="3B1A1C84" w14:textId="77777777" w:rsidR="00790131" w:rsidRDefault="00790131" w:rsidP="00595AF6">
      <w:pPr>
        <w:spacing w:after="0"/>
        <w:ind w:left="-15" w:right="6"/>
      </w:pPr>
    </w:p>
    <w:p w14:paraId="25754A4B" w14:textId="19A75B7F" w:rsidR="000B3093" w:rsidRDefault="000B3093" w:rsidP="00595AF6">
      <w:pPr>
        <w:spacing w:after="0"/>
        <w:ind w:left="-15" w:right="6"/>
      </w:pPr>
    </w:p>
    <w:p w14:paraId="446DCD16" w14:textId="40B07444" w:rsidR="00B711CB" w:rsidRDefault="00B711CB" w:rsidP="00595AF6">
      <w:pPr>
        <w:spacing w:after="0"/>
        <w:ind w:left="-15" w:right="6"/>
      </w:pPr>
    </w:p>
    <w:p w14:paraId="4C6926AD" w14:textId="6DFF9420" w:rsidR="00B711CB" w:rsidRDefault="00B711CB" w:rsidP="00595AF6">
      <w:pPr>
        <w:spacing w:after="0"/>
        <w:ind w:left="-15" w:right="6"/>
      </w:pPr>
    </w:p>
    <w:p w14:paraId="0DBC7AED" w14:textId="77777777" w:rsidR="0008737B" w:rsidRDefault="0008737B" w:rsidP="0008737B">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12C49231" w14:textId="320D7ABC" w:rsidR="007B6206" w:rsidRPr="00887DCF" w:rsidRDefault="00595AF6" w:rsidP="0037103A">
      <w:pPr>
        <w:pStyle w:val="ListParagraph"/>
        <w:numPr>
          <w:ilvl w:val="0"/>
          <w:numId w:val="62"/>
        </w:numPr>
        <w:spacing w:after="207"/>
        <w:ind w:right="6"/>
        <w:rPr>
          <w:sz w:val="24"/>
          <w:szCs w:val="24"/>
        </w:rPr>
      </w:pPr>
      <w:r w:rsidRPr="00887DCF">
        <w:rPr>
          <w:sz w:val="24"/>
          <w:szCs w:val="24"/>
        </w:rPr>
        <w:lastRenderedPageBreak/>
        <w:t xml:space="preserve">Could you relate to any of the women listed in Jesus’ lineage? </w:t>
      </w:r>
      <w:r w:rsidR="00887DCF">
        <w:rPr>
          <w:sz w:val="24"/>
          <w:szCs w:val="24"/>
        </w:rPr>
        <w:t>____________________________________________</w:t>
      </w:r>
      <w:r w:rsidR="00887DCF" w:rsidRPr="00887DCF">
        <w:rPr>
          <w:sz w:val="24"/>
          <w:szCs w:val="24"/>
        </w:rPr>
        <w:t>____________________________</w:t>
      </w:r>
    </w:p>
    <w:p w14:paraId="1A292F34" w14:textId="7A4241A6" w:rsidR="007B6206" w:rsidRPr="00887DCF" w:rsidRDefault="00595AF6" w:rsidP="0037103A">
      <w:pPr>
        <w:pStyle w:val="ListParagraph"/>
        <w:numPr>
          <w:ilvl w:val="0"/>
          <w:numId w:val="62"/>
        </w:numPr>
        <w:spacing w:after="207"/>
        <w:ind w:right="6"/>
        <w:rPr>
          <w:sz w:val="24"/>
          <w:szCs w:val="24"/>
        </w:rPr>
      </w:pPr>
      <w:r w:rsidRPr="00887DCF">
        <w:rPr>
          <w:sz w:val="24"/>
          <w:szCs w:val="24"/>
        </w:rPr>
        <w:t xml:space="preserve"> If so, how has this chapter given you hope? </w:t>
      </w:r>
      <w:r w:rsidR="00887DCF" w:rsidRPr="00887DCF">
        <w:rPr>
          <w:sz w:val="24"/>
          <w:szCs w:val="24"/>
        </w:rPr>
        <w:t>______________________________________________</w:t>
      </w:r>
      <w:r w:rsidR="00887DCF">
        <w:rPr>
          <w:sz w:val="24"/>
          <w:szCs w:val="24"/>
        </w:rPr>
        <w:t>__________________________</w:t>
      </w:r>
    </w:p>
    <w:p w14:paraId="3904A9B8" w14:textId="61C4F825" w:rsidR="007B6206" w:rsidRPr="00887DCF" w:rsidRDefault="00595AF6" w:rsidP="0037103A">
      <w:pPr>
        <w:pStyle w:val="ListParagraph"/>
        <w:numPr>
          <w:ilvl w:val="0"/>
          <w:numId w:val="62"/>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sidR="00887DCF">
        <w:rPr>
          <w:sz w:val="24"/>
          <w:szCs w:val="24"/>
        </w:rPr>
        <w:t xml:space="preserve"> ________________________</w:t>
      </w:r>
    </w:p>
    <w:p w14:paraId="02EFCACB" w14:textId="0B53DF2C" w:rsidR="007B6206" w:rsidRPr="00887DCF" w:rsidRDefault="00595AF6" w:rsidP="0037103A">
      <w:pPr>
        <w:pStyle w:val="ListParagraph"/>
        <w:numPr>
          <w:ilvl w:val="0"/>
          <w:numId w:val="62"/>
        </w:numPr>
        <w:spacing w:after="207"/>
        <w:ind w:right="6"/>
        <w:jc w:val="both"/>
        <w:rPr>
          <w:sz w:val="24"/>
          <w:szCs w:val="24"/>
        </w:rPr>
      </w:pPr>
      <w:r w:rsidRPr="00887DCF">
        <w:rPr>
          <w:sz w:val="24"/>
          <w:szCs w:val="24"/>
        </w:rPr>
        <w:t xml:space="preserve"> When God </w:t>
      </w:r>
      <w:r w:rsidR="00216D18" w:rsidRPr="00887DCF">
        <w:rPr>
          <w:sz w:val="24"/>
          <w:szCs w:val="24"/>
        </w:rPr>
        <w:t>said,</w:t>
      </w:r>
      <w:r w:rsidRPr="00887DCF">
        <w:rPr>
          <w:sz w:val="24"/>
          <w:szCs w:val="24"/>
        </w:rPr>
        <w:t xml:space="preserve"> He would show His love to a thousand generations, it was contingent upon two things. What are they? (Exodus 20:1-6)</w:t>
      </w:r>
      <w:r w:rsidR="00887DCF">
        <w:rPr>
          <w:sz w:val="24"/>
          <w:szCs w:val="24"/>
        </w:rPr>
        <w:t xml:space="preserve"> ________________________________</w:t>
      </w:r>
      <w:r w:rsidRPr="00887DCF">
        <w:rPr>
          <w:sz w:val="24"/>
          <w:szCs w:val="24"/>
        </w:rPr>
        <w:t xml:space="preserve"> </w:t>
      </w:r>
    </w:p>
    <w:p w14:paraId="44438425" w14:textId="2311A268" w:rsidR="007B6206" w:rsidRPr="00887DCF" w:rsidRDefault="00595AF6" w:rsidP="0037103A">
      <w:pPr>
        <w:pStyle w:val="ListParagraph"/>
        <w:numPr>
          <w:ilvl w:val="0"/>
          <w:numId w:val="62"/>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sidR="00887DCF">
        <w:rPr>
          <w:sz w:val="24"/>
          <w:szCs w:val="24"/>
        </w:rPr>
        <w:t>_____________________________________________________</w:t>
      </w:r>
    </w:p>
    <w:p w14:paraId="6D315456" w14:textId="014F7972" w:rsidR="007B6206" w:rsidRPr="00887DCF" w:rsidRDefault="00595AF6" w:rsidP="0037103A">
      <w:pPr>
        <w:pStyle w:val="ListParagraph"/>
        <w:numPr>
          <w:ilvl w:val="0"/>
          <w:numId w:val="62"/>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sidR="00887DCF">
        <w:rPr>
          <w:sz w:val="24"/>
          <w:szCs w:val="24"/>
        </w:rPr>
        <w:t>____________________________________</w:t>
      </w:r>
    </w:p>
    <w:p w14:paraId="187D505F" w14:textId="2B759189" w:rsidR="00595AF6" w:rsidRDefault="00595AF6" w:rsidP="0037103A">
      <w:pPr>
        <w:pStyle w:val="ListParagraph"/>
        <w:numPr>
          <w:ilvl w:val="0"/>
          <w:numId w:val="62"/>
        </w:numPr>
        <w:spacing w:after="207"/>
        <w:ind w:right="6"/>
        <w:jc w:val="both"/>
        <w:rPr>
          <w:sz w:val="24"/>
          <w:szCs w:val="24"/>
        </w:rPr>
      </w:pPr>
      <w:r w:rsidRPr="00887DCF">
        <w:rPr>
          <w:sz w:val="24"/>
          <w:szCs w:val="24"/>
        </w:rPr>
        <w:t xml:space="preserve">How could this lesson help someone dealing with feelings of worthlessness? </w:t>
      </w:r>
      <w:r w:rsidR="00887DCF">
        <w:rPr>
          <w:sz w:val="24"/>
          <w:szCs w:val="24"/>
        </w:rPr>
        <w:t>________________________________________________________________________________________________________________________________________________</w:t>
      </w:r>
    </w:p>
    <w:p w14:paraId="3B7A2802" w14:textId="77777777" w:rsidR="006E3984" w:rsidRDefault="00887DCF" w:rsidP="0037103A">
      <w:pPr>
        <w:pStyle w:val="ListParagraph"/>
        <w:numPr>
          <w:ilvl w:val="0"/>
          <w:numId w:val="62"/>
        </w:numPr>
        <w:spacing w:after="207"/>
        <w:ind w:right="6"/>
        <w:jc w:val="both"/>
        <w:rPr>
          <w:sz w:val="24"/>
          <w:szCs w:val="24"/>
        </w:rPr>
      </w:pPr>
      <w:r>
        <w:rPr>
          <w:sz w:val="24"/>
          <w:szCs w:val="24"/>
        </w:rPr>
        <w:t xml:space="preserve">The following is a case study that illustrates </w:t>
      </w:r>
      <w:r w:rsidR="006E3984">
        <w:rPr>
          <w:sz w:val="24"/>
          <w:szCs w:val="24"/>
        </w:rPr>
        <w:t>the principle in these lessons. Read the following accounts Genesis 36:1-5; Exodus 6:21-24; Numbers 16:1-40, 26:9-11,58.</w:t>
      </w:r>
    </w:p>
    <w:p w14:paraId="585CEC11" w14:textId="70A9C1BB" w:rsidR="00887DCF" w:rsidRDefault="006E3984" w:rsidP="006E3984">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30546C2E" w14:textId="7CB0B4B2" w:rsidR="006E3984" w:rsidRPr="00887DCF" w:rsidRDefault="006E3984" w:rsidP="0037103A">
      <w:pPr>
        <w:pStyle w:val="ListParagraph"/>
        <w:numPr>
          <w:ilvl w:val="0"/>
          <w:numId w:val="62"/>
        </w:numPr>
        <w:spacing w:after="207"/>
        <w:ind w:right="6"/>
        <w:rPr>
          <w:sz w:val="24"/>
          <w:szCs w:val="24"/>
        </w:rPr>
      </w:pPr>
      <w:r>
        <w:rPr>
          <w:sz w:val="24"/>
          <w:szCs w:val="24"/>
        </w:rPr>
        <w:t xml:space="preserve">Now read </w:t>
      </w:r>
      <w:r w:rsidR="006204C8">
        <w:rPr>
          <w:sz w:val="24"/>
          <w:szCs w:val="24"/>
        </w:rPr>
        <w:t xml:space="preserve">the following </w:t>
      </w:r>
      <w:r>
        <w:rPr>
          <w:sz w:val="24"/>
          <w:szCs w:val="24"/>
        </w:rPr>
        <w:t>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80F9FF" w14:textId="77777777" w:rsidR="007B6206" w:rsidRPr="00887DCF" w:rsidRDefault="007B6206" w:rsidP="007B6206">
      <w:pPr>
        <w:spacing w:after="207"/>
        <w:ind w:right="6"/>
        <w:jc w:val="both"/>
        <w:rPr>
          <w:sz w:val="24"/>
          <w:szCs w:val="24"/>
        </w:rPr>
      </w:pPr>
    </w:p>
    <w:p w14:paraId="610368ED" w14:textId="77777777" w:rsidR="007B6206" w:rsidRPr="00887DCF" w:rsidRDefault="007B6206" w:rsidP="007B6206">
      <w:pPr>
        <w:spacing w:after="207"/>
        <w:ind w:right="6"/>
        <w:jc w:val="both"/>
        <w:rPr>
          <w:sz w:val="24"/>
          <w:szCs w:val="24"/>
        </w:rPr>
      </w:pPr>
    </w:p>
    <w:p w14:paraId="5ADD3C44" w14:textId="77777777" w:rsidR="007B6206" w:rsidRPr="00887DCF" w:rsidRDefault="007B6206" w:rsidP="007B6206">
      <w:pPr>
        <w:spacing w:after="207"/>
        <w:ind w:right="6"/>
        <w:jc w:val="both"/>
        <w:rPr>
          <w:sz w:val="24"/>
          <w:szCs w:val="24"/>
        </w:rPr>
      </w:pPr>
    </w:p>
    <w:p w14:paraId="745DD351" w14:textId="77777777" w:rsidR="007B6206" w:rsidRPr="00887DCF" w:rsidRDefault="007B6206" w:rsidP="007B6206">
      <w:pPr>
        <w:spacing w:after="207"/>
        <w:ind w:right="6"/>
        <w:jc w:val="both"/>
        <w:rPr>
          <w:sz w:val="24"/>
          <w:szCs w:val="24"/>
        </w:rPr>
      </w:pPr>
    </w:p>
    <w:p w14:paraId="4E80C9BA" w14:textId="77777777" w:rsidR="007B6206" w:rsidRPr="00887DCF" w:rsidRDefault="007B6206" w:rsidP="007B6206">
      <w:pPr>
        <w:spacing w:after="207"/>
        <w:ind w:right="6"/>
        <w:jc w:val="both"/>
        <w:rPr>
          <w:sz w:val="24"/>
          <w:szCs w:val="24"/>
        </w:rPr>
      </w:pPr>
    </w:p>
    <w:p w14:paraId="3DC7D5CA" w14:textId="77777777" w:rsidR="007B6206" w:rsidRPr="00887DCF" w:rsidRDefault="007B6206" w:rsidP="007B6206">
      <w:pPr>
        <w:spacing w:after="207"/>
        <w:ind w:right="6"/>
        <w:jc w:val="both"/>
        <w:rPr>
          <w:sz w:val="24"/>
          <w:szCs w:val="24"/>
        </w:rPr>
      </w:pPr>
    </w:p>
    <w:p w14:paraId="00BD8E72" w14:textId="77777777" w:rsidR="00595AF6" w:rsidRPr="00A55B1D" w:rsidRDefault="00595AF6" w:rsidP="00595AF6">
      <w:pPr>
        <w:spacing w:after="221" w:line="259" w:lineRule="auto"/>
        <w:jc w:val="center"/>
        <w:rPr>
          <w:rFonts w:ascii="Edwardian Script ITC" w:hAnsi="Edwardian Script ITC" w:cstheme="minorHAnsi"/>
          <w:b/>
          <w:sz w:val="72"/>
          <w:szCs w:val="72"/>
        </w:rPr>
      </w:pPr>
      <w:r>
        <w:rPr>
          <w:rFonts w:ascii="Edwardian Script ITC" w:hAnsi="Edwardian Script ITC" w:cstheme="minorHAnsi"/>
          <w:b/>
          <w:sz w:val="72"/>
          <w:szCs w:val="72"/>
        </w:rPr>
        <w:lastRenderedPageBreak/>
        <w:t>Abba Father</w:t>
      </w:r>
    </w:p>
    <w:p w14:paraId="030E60D8" w14:textId="77777777" w:rsidR="00595AF6" w:rsidRPr="000E506F" w:rsidRDefault="00595AF6" w:rsidP="00595AF6">
      <w:pPr>
        <w:pStyle w:val="Heading4"/>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59A5DF23" w14:textId="190711CB" w:rsidR="00595AF6" w:rsidRDefault="00595AF6" w:rsidP="00595AF6">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Ephesians 1:3</w:t>
      </w:r>
      <w:r w:rsidR="00E747D0" w:rsidRPr="00E747D0">
        <w:rPr>
          <w:rFonts w:asciiTheme="minorHAnsi" w:hAnsiTheme="minorHAnsi" w:cstheme="minorHAnsi"/>
          <w:b/>
          <w:sz w:val="24"/>
          <w:szCs w:val="24"/>
        </w:rPr>
        <w:t>-7 (NET)</w:t>
      </w:r>
      <w:r w:rsidRPr="00E747D0">
        <w:rPr>
          <w:rFonts w:asciiTheme="minorHAnsi" w:hAnsiTheme="minorHAnsi" w:cstheme="minorHAnsi"/>
          <w:b/>
          <w:sz w:val="24"/>
          <w:szCs w:val="24"/>
        </w:rPr>
        <w:t xml:space="preserve"> </w:t>
      </w:r>
    </w:p>
    <w:p w14:paraId="50BDAA04" w14:textId="480D6A54" w:rsidR="00E747D0" w:rsidRPr="00E747D0" w:rsidRDefault="00E747D0" w:rsidP="00595AF6">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3F424EB2" w14:textId="10240417" w:rsidR="00E747D0" w:rsidRPr="00E747D0" w:rsidRDefault="00E747D0" w:rsidP="00595AF6">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2B5A4572" w14:textId="1D2A1F50" w:rsidR="00595AF6" w:rsidRDefault="00595AF6" w:rsidP="00595AF6">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4126EEB8" w14:textId="05093F18" w:rsidR="00595AF6" w:rsidRPr="00E747D0" w:rsidRDefault="00595AF6" w:rsidP="00595AF6">
      <w:pPr>
        <w:spacing w:after="0" w:line="259" w:lineRule="auto"/>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Some have compared the first fourteen verses of the book of Ephesians to the Grand Canyon. Having had the joy of experiencing th</w:t>
      </w:r>
      <w:r w:rsidR="00683364">
        <w:rPr>
          <w:rFonts w:asciiTheme="minorHAnsi" w:hAnsiTheme="minorHAnsi" w:cstheme="minorHAnsi"/>
          <w:sz w:val="24"/>
          <w:szCs w:val="24"/>
        </w:rPr>
        <w:t>at</w:t>
      </w:r>
      <w:r w:rsidRPr="00E747D0">
        <w:rPr>
          <w:rFonts w:asciiTheme="minorHAnsi" w:hAnsiTheme="minorHAnsi" w:cstheme="minorHAnsi"/>
          <w:sz w:val="24"/>
          <w:szCs w:val="24"/>
        </w:rPr>
        <w:t xml:space="preserve"> wonder only once, I concur with </w:t>
      </w:r>
      <w:r w:rsidR="00683364">
        <w:rPr>
          <w:rFonts w:asciiTheme="minorHAnsi" w:hAnsiTheme="minorHAnsi" w:cstheme="minorHAnsi"/>
          <w:sz w:val="24"/>
          <w:szCs w:val="24"/>
        </w:rPr>
        <w:t>the</w:t>
      </w:r>
      <w:r w:rsidRPr="00E747D0">
        <w:rPr>
          <w:rFonts w:asciiTheme="minorHAnsi" w:hAnsiTheme="minorHAnsi" w:cstheme="minorHAnsi"/>
          <w:sz w:val="24"/>
          <w:szCs w:val="24"/>
        </w:rPr>
        <w:t xml:space="preserve"> comparison</w:t>
      </w:r>
      <w:r w:rsidR="00683364">
        <w:rPr>
          <w:rFonts w:asciiTheme="minorHAnsi" w:hAnsiTheme="minorHAnsi" w:cstheme="minorHAnsi"/>
          <w:sz w:val="24"/>
          <w:szCs w:val="24"/>
        </w:rPr>
        <w:t>,</w:t>
      </w:r>
      <w:r w:rsidRPr="00E747D0">
        <w:rPr>
          <w:rFonts w:asciiTheme="minorHAnsi" w:hAnsiTheme="minorHAnsi" w:cstheme="minorHAnsi"/>
          <w:sz w:val="24"/>
          <w:szCs w:val="24"/>
        </w:rPr>
        <w:t xml:space="preserve"> </w:t>
      </w:r>
      <w:r w:rsidR="00683364">
        <w:rPr>
          <w:rFonts w:asciiTheme="minorHAnsi" w:hAnsiTheme="minorHAnsi" w:cstheme="minorHAnsi"/>
          <w:sz w:val="24"/>
          <w:szCs w:val="24"/>
        </w:rPr>
        <w:t>b</w:t>
      </w:r>
      <w:r w:rsidRPr="00E747D0">
        <w:rPr>
          <w:rFonts w:asciiTheme="minorHAnsi" w:hAnsiTheme="minorHAnsi" w:cstheme="minorHAnsi"/>
          <w:sz w:val="24"/>
          <w:szCs w:val="24"/>
        </w:rPr>
        <w:t>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w:t>
      </w:r>
      <w:r w:rsidR="00683364">
        <w:rPr>
          <w:rFonts w:asciiTheme="minorHAnsi" w:hAnsiTheme="minorHAnsi" w:cstheme="minorHAnsi"/>
          <w:sz w:val="24"/>
          <w:szCs w:val="24"/>
        </w:rPr>
        <w:t>e</w:t>
      </w:r>
      <w:r w:rsidRPr="00E747D0">
        <w:rPr>
          <w:rFonts w:asciiTheme="minorHAnsi" w:hAnsiTheme="minorHAnsi" w:cstheme="minorHAnsi"/>
          <w:sz w:val="24"/>
          <w:szCs w:val="24"/>
        </w:rPr>
        <w:t xml:space="preserve"> daunting task of writing about my God and King…. He is simply indescribable. </w:t>
      </w:r>
      <w:bookmarkStart w:id="19" w:name="_Hlk483849888"/>
      <w:r w:rsidR="000B3093">
        <w:rPr>
          <w:rFonts w:asciiTheme="minorHAnsi" w:hAnsiTheme="minorHAnsi" w:cstheme="minorHAnsi"/>
          <w:sz w:val="24"/>
          <w:szCs w:val="24"/>
        </w:rPr>
        <w:t xml:space="preserve">The great theologian, </w:t>
      </w:r>
      <w:r w:rsidRPr="00E747D0">
        <w:rPr>
          <w:rFonts w:asciiTheme="minorHAnsi" w:hAnsiTheme="minorHAnsi" w:cstheme="minorHAnsi"/>
          <w:sz w:val="24"/>
          <w:szCs w:val="24"/>
        </w:rPr>
        <w:t>Thomas Aquinas, summarized man’s attempt to write about God this way, he said, “It feels like straw.”  Th</w:t>
      </w:r>
      <w:r w:rsidR="00683364">
        <w:rPr>
          <w:rFonts w:asciiTheme="minorHAnsi" w:hAnsiTheme="minorHAnsi" w:cstheme="minorHAnsi"/>
          <w:sz w:val="24"/>
          <w:szCs w:val="24"/>
        </w:rPr>
        <w:t>o</w:t>
      </w:r>
      <w:r w:rsidRPr="00E747D0">
        <w:rPr>
          <w:rFonts w:asciiTheme="minorHAnsi" w:hAnsiTheme="minorHAnsi" w:cstheme="minorHAnsi"/>
          <w:sz w:val="24"/>
          <w:szCs w:val="24"/>
        </w:rPr>
        <w:t xml:space="preserve">se are my sentiments exactly. </w:t>
      </w:r>
    </w:p>
    <w:bookmarkEnd w:id="19"/>
    <w:p w14:paraId="0DA0ED8D" w14:textId="77777777" w:rsidR="00595AF6" w:rsidRPr="00E747D0" w:rsidRDefault="00595AF6" w:rsidP="00595AF6">
      <w:pPr>
        <w:spacing w:after="0" w:line="259" w:lineRule="auto"/>
        <w:ind w:left="10" w:right="24" w:hanging="10"/>
        <w:jc w:val="both"/>
        <w:rPr>
          <w:rFonts w:asciiTheme="minorHAnsi" w:hAnsiTheme="minorHAnsi" w:cstheme="minorHAnsi"/>
          <w:sz w:val="24"/>
          <w:szCs w:val="24"/>
        </w:rPr>
      </w:pPr>
    </w:p>
    <w:p w14:paraId="71C5F27E" w14:textId="51741D57" w:rsidR="00595AF6" w:rsidRDefault="00595AF6" w:rsidP="00823F3F">
      <w:pPr>
        <w:spacing w:after="0" w:line="261" w:lineRule="auto"/>
        <w:ind w:right="11" w:firstLine="721"/>
        <w:jc w:val="both"/>
        <w:rPr>
          <w:sz w:val="24"/>
          <w:szCs w:val="24"/>
        </w:rPr>
      </w:pPr>
      <w:r w:rsidRPr="00E747D0">
        <w:rPr>
          <w:sz w:val="24"/>
          <w:szCs w:val="24"/>
        </w:rPr>
        <w:t xml:space="preserve">Even if it were possible for finite humans to explain or define God their Creator, that is not the point. Besides that, </w:t>
      </w:r>
      <w:r w:rsidR="000B3093">
        <w:rPr>
          <w:sz w:val="24"/>
          <w:szCs w:val="24"/>
        </w:rPr>
        <w:t>the</w:t>
      </w:r>
      <w:r w:rsidRPr="00E747D0">
        <w:rPr>
          <w:sz w:val="24"/>
          <w:szCs w:val="24"/>
        </w:rPr>
        <w:t xml:space="preserve"> goal for </w:t>
      </w:r>
      <w:r w:rsidR="000B3093">
        <w:rPr>
          <w:sz w:val="24"/>
          <w:szCs w:val="24"/>
        </w:rPr>
        <w:t>Bible</w:t>
      </w:r>
      <w:r w:rsidRPr="00E747D0">
        <w:rPr>
          <w:sz w:val="24"/>
          <w:szCs w:val="24"/>
        </w:rPr>
        <w:t xml:space="preserve"> study is not to define or explain God, but to know Him personally and to experience intimacy and fellowship with Him (2 Corinthians 13:14)</w:t>
      </w:r>
      <w:r w:rsidR="00E747D0">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w:t>
      </w:r>
      <w:r w:rsidR="00683364">
        <w:rPr>
          <w:sz w:val="24"/>
          <w:szCs w:val="24"/>
        </w:rPr>
        <w:t>prayed,</w:t>
      </w:r>
      <w:r w:rsidR="00E747D0" w:rsidRPr="00E747D0">
        <w:rPr>
          <w:rFonts w:asciiTheme="minorHAnsi" w:hAnsiTheme="minorHAnsi" w:cstheme="minorHAnsi"/>
          <w:i/>
          <w:color w:val="000000"/>
          <w:sz w:val="24"/>
          <w:szCs w:val="24"/>
        </w:rPr>
        <w:t xml:space="preserve"> that</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the God of our Lord Jesus Christ, the Father of glory,</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may give you spiritual wisdom and revelation</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in your growing knowledge of him</w:t>
      </w:r>
      <w:r w:rsidR="00E747D0">
        <w:rPr>
          <w:rFonts w:asciiTheme="minorHAnsi" w:hAnsiTheme="minorHAnsi" w:cstheme="minorHAnsi"/>
          <w:i/>
          <w:sz w:val="24"/>
          <w:szCs w:val="24"/>
        </w:rPr>
        <w:t xml:space="preserve"> </w:t>
      </w:r>
      <w:r w:rsidRPr="00E747D0">
        <w:rPr>
          <w:sz w:val="24"/>
          <w:szCs w:val="24"/>
        </w:rPr>
        <w:t>(Ephesians 1:17</w:t>
      </w:r>
      <w:r w:rsidR="00E747D0">
        <w:rPr>
          <w:sz w:val="24"/>
          <w:szCs w:val="24"/>
        </w:rPr>
        <w:t>)</w:t>
      </w:r>
      <w:r w:rsidR="00E747D0" w:rsidRPr="00E747D0">
        <w:rPr>
          <w:sz w:val="24"/>
          <w:szCs w:val="24"/>
        </w:rPr>
        <w:t xml:space="preserve">. </w:t>
      </w:r>
      <w:r w:rsidRPr="00E747D0">
        <w:rPr>
          <w:sz w:val="24"/>
          <w:szCs w:val="24"/>
        </w:rPr>
        <w:t>I’m praying this prayer in earnest, not only for each reader who picks up this study, but also for the one who is writing it</w:t>
      </w:r>
      <w:r w:rsidR="00A06956">
        <w:rPr>
          <w:sz w:val="24"/>
          <w:szCs w:val="24"/>
        </w:rPr>
        <w:t>.</w:t>
      </w:r>
      <w:r w:rsidRPr="00E747D0">
        <w:rPr>
          <w:sz w:val="24"/>
          <w:szCs w:val="24"/>
        </w:rPr>
        <w:t xml:space="preserve"> </w:t>
      </w:r>
    </w:p>
    <w:p w14:paraId="07B6352F" w14:textId="320A0316" w:rsidR="00A06956" w:rsidRDefault="00A06956" w:rsidP="00823F3F">
      <w:pPr>
        <w:spacing w:after="0" w:line="261" w:lineRule="auto"/>
        <w:ind w:right="11" w:firstLine="721"/>
        <w:jc w:val="both"/>
        <w:rPr>
          <w:sz w:val="24"/>
          <w:szCs w:val="24"/>
        </w:rPr>
      </w:pPr>
    </w:p>
    <w:p w14:paraId="45252754" w14:textId="71073F2E" w:rsidR="000B03E2" w:rsidRDefault="000B03E2" w:rsidP="00823F3F">
      <w:pPr>
        <w:spacing w:after="0" w:line="261" w:lineRule="auto"/>
        <w:ind w:right="11" w:firstLine="721"/>
        <w:jc w:val="both"/>
        <w:rPr>
          <w:sz w:val="24"/>
          <w:szCs w:val="24"/>
        </w:rPr>
      </w:pPr>
    </w:p>
    <w:p w14:paraId="3E0FBB2D" w14:textId="224BE34C" w:rsidR="000B03E2" w:rsidRDefault="000B03E2" w:rsidP="00823F3F">
      <w:pPr>
        <w:spacing w:after="0" w:line="261" w:lineRule="auto"/>
        <w:ind w:right="11" w:firstLine="721"/>
        <w:jc w:val="both"/>
        <w:rPr>
          <w:sz w:val="24"/>
          <w:szCs w:val="24"/>
        </w:rPr>
      </w:pPr>
    </w:p>
    <w:p w14:paraId="545B9294" w14:textId="77777777" w:rsidR="000B03E2" w:rsidRDefault="000B03E2" w:rsidP="00823F3F">
      <w:pPr>
        <w:spacing w:after="0" w:line="261" w:lineRule="auto"/>
        <w:ind w:right="11" w:firstLine="721"/>
        <w:jc w:val="both"/>
        <w:rPr>
          <w:sz w:val="24"/>
          <w:szCs w:val="24"/>
        </w:rPr>
      </w:pPr>
    </w:p>
    <w:p w14:paraId="51F4B56C" w14:textId="09D2D907" w:rsidR="00595AF6" w:rsidRDefault="00595AF6" w:rsidP="00823F3F">
      <w:pPr>
        <w:pStyle w:val="Heading5"/>
        <w:ind w:left="357" w:right="358"/>
        <w:jc w:val="center"/>
        <w:rPr>
          <w:rFonts w:asciiTheme="minorHAnsi" w:hAnsiTheme="minorHAnsi" w:cstheme="minorHAnsi"/>
          <w:b/>
          <w:color w:val="auto"/>
          <w:sz w:val="28"/>
          <w:szCs w:val="28"/>
        </w:rPr>
      </w:pPr>
      <w:bookmarkStart w:id="20" w:name="_Hlk483901187"/>
      <w:r w:rsidRPr="000E506F">
        <w:rPr>
          <w:rFonts w:asciiTheme="minorHAnsi" w:hAnsiTheme="minorHAnsi" w:cstheme="minorHAnsi"/>
          <w:b/>
          <w:color w:val="auto"/>
          <w:sz w:val="28"/>
          <w:szCs w:val="28"/>
        </w:rPr>
        <w:lastRenderedPageBreak/>
        <w:t>Three in One</w:t>
      </w:r>
    </w:p>
    <w:p w14:paraId="78DC8AD3" w14:textId="77777777" w:rsidR="00823F3F" w:rsidRPr="00823F3F" w:rsidRDefault="00823F3F" w:rsidP="00823F3F">
      <w:pPr>
        <w:spacing w:after="0"/>
      </w:pPr>
    </w:p>
    <w:p w14:paraId="352BA5C0" w14:textId="0059C21C" w:rsidR="007F160B" w:rsidRDefault="00595AF6" w:rsidP="00823F3F">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sidR="007F160B">
        <w:rPr>
          <w:sz w:val="24"/>
          <w:szCs w:val="24"/>
        </w:rPr>
        <w:t xml:space="preserve">Yet, </w:t>
      </w:r>
      <w:r w:rsidRPr="006E3984">
        <w:rPr>
          <w:sz w:val="24"/>
          <w:szCs w:val="24"/>
        </w:rPr>
        <w:t>God has disclosed Himself in the Bible as three persons who coexist as One, hence the name Trinity (it means three)</w:t>
      </w:r>
      <w:r w:rsidR="00E747D0">
        <w:rPr>
          <w:sz w:val="24"/>
          <w:szCs w:val="24"/>
        </w:rPr>
        <w:t>.</w:t>
      </w:r>
      <w:r w:rsidRPr="006E3984">
        <w:rPr>
          <w:sz w:val="24"/>
          <w:szCs w:val="24"/>
        </w:rPr>
        <w:t xml:space="preserve"> Each person of the Godhead has different, yet unique rolls. </w:t>
      </w:r>
      <w:r w:rsidR="0034312B" w:rsidRPr="0034312B">
        <w:rPr>
          <w:sz w:val="24"/>
          <w:szCs w:val="24"/>
        </w:rPr>
        <w:t xml:space="preserve">And our understanding of each of the three roles will greatly affect our view of God.  It’s not surprising that there has been much confusion surrounding the Trinity. Even though I broach this subject with trepidation, we would be amiss to overlook this crucial doctrine as we explore the truth of God the Father.  (We will look at this, and other essential doctrines, with greater detail in another </w:t>
      </w:r>
      <w:r w:rsidR="000B03E2">
        <w:rPr>
          <w:sz w:val="24"/>
          <w:szCs w:val="24"/>
        </w:rPr>
        <w:t>lesson</w:t>
      </w:r>
      <w:r w:rsidR="0034312B" w:rsidRPr="0034312B">
        <w:rPr>
          <w:sz w:val="24"/>
          <w:szCs w:val="24"/>
        </w:rPr>
        <w:t xml:space="preserve">). </w:t>
      </w:r>
      <w:r w:rsidRPr="006E3984">
        <w:rPr>
          <w:sz w:val="24"/>
          <w:szCs w:val="24"/>
        </w:rPr>
        <w:t xml:space="preserve">There are really three ways to approach this complex subject.  We can deny it, ignore it or minimize it. And yet, those who remain in ignorance because they refuse to let the Scriptures inform </w:t>
      </w:r>
      <w:r w:rsidR="007F160B">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E7175C" w14:textId="77777777" w:rsidR="007F160B" w:rsidRDefault="007F160B" w:rsidP="00823F3F">
      <w:pPr>
        <w:spacing w:after="0"/>
        <w:ind w:left="-15" w:right="6" w:firstLine="721"/>
        <w:jc w:val="both"/>
        <w:rPr>
          <w:sz w:val="24"/>
          <w:szCs w:val="24"/>
        </w:rPr>
      </w:pPr>
    </w:p>
    <w:p w14:paraId="619BD6D0" w14:textId="77777777" w:rsidR="007F160B" w:rsidRDefault="007F160B" w:rsidP="007F160B">
      <w:pPr>
        <w:spacing w:after="0" w:line="252" w:lineRule="auto"/>
        <w:ind w:left="25" w:right="28" w:hanging="6"/>
        <w:jc w:val="center"/>
        <w:rPr>
          <w:b/>
          <w:sz w:val="24"/>
          <w:szCs w:val="24"/>
        </w:rPr>
      </w:pPr>
      <w:r w:rsidRPr="00823F3F">
        <w:rPr>
          <w:b/>
          <w:sz w:val="24"/>
          <w:szCs w:val="24"/>
        </w:rPr>
        <w:t xml:space="preserve">Genesis 1:1-2 (NET) </w:t>
      </w:r>
    </w:p>
    <w:p w14:paraId="199F8035" w14:textId="77777777" w:rsidR="0034312B" w:rsidRPr="00823F3F" w:rsidRDefault="007F160B" w:rsidP="0034312B">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0034312B" w:rsidRPr="00823F3F">
        <w:rPr>
          <w:rFonts w:asciiTheme="minorHAnsi" w:hAnsiTheme="minorHAnsi" w:cstheme="minorHAnsi"/>
          <w:b/>
          <w:i/>
          <w:color w:val="000000"/>
        </w:rPr>
        <w:t>the earth</w:t>
      </w:r>
      <w:r w:rsidR="0034312B" w:rsidRPr="00823F3F">
        <w:rPr>
          <w:rStyle w:val="apple-converted-space"/>
          <w:rFonts w:asciiTheme="minorHAnsi" w:eastAsiaTheme="majorEastAsia" w:hAnsiTheme="minorHAnsi" w:cstheme="minorHAnsi"/>
          <w:b/>
          <w:i/>
          <w:color w:val="000000"/>
        </w:rPr>
        <w:t> </w:t>
      </w:r>
      <w:r w:rsidR="0034312B" w:rsidRPr="00823F3F">
        <w:rPr>
          <w:rFonts w:asciiTheme="minorHAnsi" w:hAnsiTheme="minorHAnsi" w:cstheme="minorHAnsi"/>
          <w:b/>
          <w:i/>
          <w:color w:val="000000"/>
        </w:rPr>
        <w:t>was without shape and empty,</w:t>
      </w:r>
      <w:r w:rsidR="0034312B" w:rsidRPr="00823F3F">
        <w:rPr>
          <w:rStyle w:val="apple-converted-space"/>
          <w:rFonts w:asciiTheme="minorHAnsi" w:eastAsiaTheme="majorEastAsia" w:hAnsiTheme="minorHAnsi" w:cstheme="minorHAnsi"/>
          <w:b/>
          <w:i/>
          <w:color w:val="000000"/>
        </w:rPr>
        <w:t> </w:t>
      </w:r>
      <w:r w:rsidR="0034312B" w:rsidRPr="00823F3F">
        <w:rPr>
          <w:rFonts w:asciiTheme="minorHAnsi" w:hAnsiTheme="minorHAnsi" w:cstheme="minorHAnsi"/>
          <w:b/>
          <w:i/>
          <w:color w:val="000000"/>
        </w:rPr>
        <w:t xml:space="preserve">and </w:t>
      </w:r>
      <w:r w:rsidR="0034312B">
        <w:rPr>
          <w:rFonts w:asciiTheme="minorHAnsi" w:hAnsiTheme="minorHAnsi" w:cstheme="minorHAnsi"/>
          <w:b/>
          <w:i/>
          <w:color w:val="000000"/>
        </w:rPr>
        <w:t xml:space="preserve">darkness was </w:t>
      </w:r>
      <w:r w:rsidR="0034312B" w:rsidRPr="00823F3F">
        <w:rPr>
          <w:rFonts w:asciiTheme="minorHAnsi" w:hAnsiTheme="minorHAnsi" w:cstheme="minorHAnsi"/>
          <w:b/>
          <w:i/>
          <w:color w:val="000000"/>
        </w:rPr>
        <w:t>over the surface of the watery deep,</w:t>
      </w:r>
      <w:r w:rsidR="0034312B" w:rsidRPr="00823F3F">
        <w:rPr>
          <w:rStyle w:val="apple-converted-space"/>
          <w:rFonts w:asciiTheme="minorHAnsi" w:eastAsiaTheme="majorEastAsia" w:hAnsiTheme="minorHAnsi" w:cstheme="minorHAnsi"/>
          <w:b/>
          <w:i/>
          <w:color w:val="000000"/>
          <w:vertAlign w:val="superscript"/>
        </w:rPr>
        <w:t> </w:t>
      </w:r>
      <w:r w:rsidR="0034312B" w:rsidRPr="00823F3F">
        <w:rPr>
          <w:rStyle w:val="apple-converted-space"/>
          <w:rFonts w:asciiTheme="minorHAnsi" w:eastAsiaTheme="majorEastAsia" w:hAnsiTheme="minorHAnsi" w:cstheme="minorHAnsi"/>
          <w:b/>
          <w:i/>
          <w:color w:val="000000"/>
        </w:rPr>
        <w:t>but</w:t>
      </w:r>
      <w:r w:rsidR="0034312B" w:rsidRPr="00823F3F">
        <w:rPr>
          <w:rFonts w:asciiTheme="minorHAnsi" w:hAnsiTheme="minorHAnsi" w:cstheme="minorHAnsi"/>
          <w:b/>
          <w:i/>
          <w:color w:val="000000"/>
        </w:rPr>
        <w:t xml:space="preserve"> the Spirit of God</w:t>
      </w:r>
      <w:r w:rsidR="0034312B" w:rsidRPr="00823F3F">
        <w:rPr>
          <w:rStyle w:val="apple-converted-space"/>
          <w:rFonts w:asciiTheme="minorHAnsi" w:eastAsiaTheme="majorEastAsia" w:hAnsiTheme="minorHAnsi" w:cstheme="minorHAnsi"/>
          <w:b/>
          <w:i/>
          <w:color w:val="000000"/>
          <w:vertAlign w:val="superscript"/>
        </w:rPr>
        <w:t> </w:t>
      </w:r>
      <w:r w:rsidR="0034312B" w:rsidRPr="00823F3F">
        <w:rPr>
          <w:rStyle w:val="apple-converted-space"/>
          <w:rFonts w:asciiTheme="minorHAnsi" w:eastAsiaTheme="majorEastAsia" w:hAnsiTheme="minorHAnsi" w:cstheme="minorHAnsi"/>
          <w:b/>
          <w:i/>
          <w:color w:val="000000"/>
        </w:rPr>
        <w:t>was</w:t>
      </w:r>
      <w:r w:rsidR="0034312B" w:rsidRPr="00823F3F">
        <w:rPr>
          <w:rFonts w:asciiTheme="minorHAnsi" w:hAnsiTheme="minorHAnsi" w:cstheme="minorHAnsi"/>
          <w:b/>
          <w:i/>
          <w:color w:val="000000"/>
        </w:rPr>
        <w:t xml:space="preserve"> moving</w:t>
      </w:r>
      <w:r w:rsidR="0034312B" w:rsidRPr="00823F3F">
        <w:rPr>
          <w:rStyle w:val="apple-converted-space"/>
          <w:rFonts w:asciiTheme="minorHAnsi" w:eastAsiaTheme="majorEastAsia" w:hAnsiTheme="minorHAnsi" w:cstheme="minorHAnsi"/>
          <w:b/>
          <w:i/>
          <w:color w:val="000000"/>
          <w:vertAlign w:val="superscript"/>
        </w:rPr>
        <w:t> </w:t>
      </w:r>
      <w:r w:rsidR="0034312B" w:rsidRPr="00823F3F">
        <w:rPr>
          <w:rStyle w:val="apple-converted-space"/>
          <w:rFonts w:asciiTheme="minorHAnsi" w:eastAsiaTheme="majorEastAsia" w:hAnsiTheme="minorHAnsi" w:cstheme="minorHAnsi"/>
          <w:b/>
          <w:i/>
          <w:color w:val="000000"/>
        </w:rPr>
        <w:t>over</w:t>
      </w:r>
      <w:r w:rsidR="0034312B" w:rsidRPr="00823F3F">
        <w:rPr>
          <w:rFonts w:asciiTheme="minorHAnsi" w:hAnsiTheme="minorHAnsi" w:cstheme="minorHAnsi"/>
          <w:b/>
          <w:i/>
          <w:color w:val="000000"/>
        </w:rPr>
        <w:t xml:space="preserve"> the surface</w:t>
      </w:r>
      <w:r w:rsidR="0034312B" w:rsidRPr="00823F3F">
        <w:rPr>
          <w:rStyle w:val="apple-converted-space"/>
          <w:rFonts w:asciiTheme="minorHAnsi" w:eastAsiaTheme="majorEastAsia" w:hAnsiTheme="minorHAnsi" w:cstheme="minorHAnsi"/>
          <w:b/>
          <w:i/>
          <w:color w:val="000000"/>
          <w:vertAlign w:val="superscript"/>
        </w:rPr>
        <w:t> </w:t>
      </w:r>
      <w:r w:rsidR="0034312B" w:rsidRPr="00823F3F">
        <w:rPr>
          <w:rStyle w:val="apple-converted-space"/>
          <w:rFonts w:asciiTheme="minorHAnsi" w:eastAsiaTheme="majorEastAsia" w:hAnsiTheme="minorHAnsi" w:cstheme="minorHAnsi"/>
          <w:b/>
          <w:i/>
          <w:color w:val="000000"/>
        </w:rPr>
        <w:t>of</w:t>
      </w:r>
      <w:r w:rsidR="0034312B" w:rsidRPr="00823F3F">
        <w:rPr>
          <w:rFonts w:asciiTheme="minorHAnsi" w:hAnsiTheme="minorHAnsi" w:cstheme="minorHAnsi"/>
          <w:b/>
          <w:i/>
          <w:color w:val="000000"/>
        </w:rPr>
        <w:t xml:space="preserve"> the water.</w:t>
      </w:r>
    </w:p>
    <w:p w14:paraId="1706325F" w14:textId="77777777" w:rsidR="0034312B" w:rsidRPr="00823F3F" w:rsidRDefault="0034312B" w:rsidP="0034312B">
      <w:pPr>
        <w:spacing w:after="5" w:line="252" w:lineRule="auto"/>
        <w:ind w:left="25" w:right="28" w:hanging="6"/>
        <w:jc w:val="center"/>
      </w:pPr>
    </w:p>
    <w:p w14:paraId="0DB9675B" w14:textId="3C58CA4C" w:rsidR="00595AF6" w:rsidRPr="0034312B" w:rsidRDefault="0034312B" w:rsidP="0034312B">
      <w:pPr>
        <w:pStyle w:val="bodytext"/>
        <w:spacing w:before="0" w:beforeAutospacing="0" w:after="0" w:afterAutospacing="0"/>
        <w:ind w:firstLine="720"/>
        <w:jc w:val="both"/>
        <w:rPr>
          <w:rFonts w:asciiTheme="minorHAnsi" w:hAnsiTheme="minorHAnsi" w:cstheme="minorHAnsi"/>
        </w:rPr>
      </w:pPr>
      <w:r w:rsidRPr="0034312B">
        <w:rPr>
          <w:rFonts w:asciiTheme="minorHAnsi" w:hAnsiTheme="minorHAnsi" w:cstheme="minorHAnsi"/>
        </w:rPr>
        <w:t>In Genesis one the Hebrew words for God is Elohim, and it’s used here in the plural form - referring to</w:t>
      </w:r>
      <w:r w:rsidRPr="0034312B">
        <w:rPr>
          <w:rFonts w:asciiTheme="minorHAnsi" w:hAnsiTheme="minorHAnsi" w:cstheme="minorHAnsi"/>
          <w:i/>
        </w:rPr>
        <w:t xml:space="preserve"> God the Father and God the Son</w:t>
      </w:r>
      <w:r w:rsidRPr="0034312B">
        <w:rPr>
          <w:rFonts w:asciiTheme="minorHAnsi" w:hAnsiTheme="minorHAnsi" w:cstheme="minorHAnsi"/>
        </w:rPr>
        <w:t xml:space="preserve">. Now the puzzling thing is this, the verb </w:t>
      </w:r>
      <w:r w:rsidRPr="0034312B">
        <w:rPr>
          <w:rFonts w:asciiTheme="minorHAnsi" w:hAnsiTheme="minorHAnsi" w:cstheme="minorHAnsi"/>
          <w:i/>
          <w:szCs w:val="22"/>
          <w:u w:val="single"/>
        </w:rPr>
        <w:t>created</w:t>
      </w:r>
      <w:r w:rsidRPr="0034312B">
        <w:rPr>
          <w:rFonts w:asciiTheme="minorHAnsi" w:hAnsiTheme="minorHAnsi" w:cstheme="minorHAnsi"/>
          <w:szCs w:val="22"/>
          <w:u w:val="single"/>
        </w:rPr>
        <w:t xml:space="preserve"> </w:t>
      </w:r>
      <w:r w:rsidRPr="0034312B">
        <w:rPr>
          <w:rFonts w:asciiTheme="minorHAnsi" w:hAnsiTheme="minorHAnsi" w:cstheme="minorHAnsi"/>
        </w:rPr>
        <w:t xml:space="preserve">is singular. If you will take a moment to read each of the following passages you will see that there is no doubt that Jesus </w:t>
      </w:r>
      <w:r w:rsidRPr="0034312B">
        <w:rPr>
          <w:rFonts w:asciiTheme="minorHAnsi" w:hAnsiTheme="minorHAnsi" w:cstheme="minorHAnsi"/>
          <w:i/>
        </w:rPr>
        <w:t>is</w:t>
      </w:r>
      <w:r w:rsidRPr="0034312B">
        <w:rPr>
          <w:rFonts w:asciiTheme="minorHAnsi" w:hAnsiTheme="minorHAnsi" w:cstheme="minorHAnsi"/>
        </w:rPr>
        <w:t xml:space="preserve"> Creator God. (John 1:1-10; Colossians 1:13-20; Hebrews 1:1-10) Furthermore,</w:t>
      </w:r>
      <w:r w:rsidRPr="0034312B">
        <w:rPr>
          <w:rFonts w:asciiTheme="minorHAnsi" w:hAnsiTheme="minorHAnsi" w:cstheme="minorHAnsi"/>
          <w:szCs w:val="22"/>
        </w:rPr>
        <w:t xml:space="preserve"> the second verse of the Bible, </w:t>
      </w:r>
      <w:r w:rsidRPr="0034312B">
        <w:rPr>
          <w:rFonts w:asciiTheme="minorHAnsi" w:hAnsiTheme="minorHAnsi" w:cstheme="minorHAnsi"/>
        </w:rPr>
        <w:t>reveals</w:t>
      </w:r>
      <w:r w:rsidRPr="0034312B">
        <w:rPr>
          <w:rFonts w:asciiTheme="minorHAnsi" w:hAnsiTheme="minorHAnsi" w:cstheme="minorHAnsi"/>
          <w:szCs w:val="22"/>
        </w:rPr>
        <w:t xml:space="preserve"> the third person of the Trinity - God the Holy Spirit </w:t>
      </w:r>
      <w:r w:rsidRPr="0034312B">
        <w:rPr>
          <w:rFonts w:asciiTheme="minorHAnsi" w:hAnsiTheme="minorHAnsi" w:cstheme="minorHAnsi"/>
        </w:rPr>
        <w:t>as he</w:t>
      </w:r>
      <w:r w:rsidRPr="0034312B">
        <w:rPr>
          <w:rFonts w:asciiTheme="minorHAnsi" w:hAnsiTheme="minorHAnsi" w:cstheme="minorHAnsi"/>
          <w:szCs w:val="22"/>
        </w:rPr>
        <w:t xml:space="preserve"> is “Hovering over the waters</w:t>
      </w:r>
      <w:r w:rsidRPr="0034312B">
        <w:rPr>
          <w:rFonts w:asciiTheme="minorHAnsi" w:hAnsiTheme="minorHAnsi" w:cstheme="minorHAnsi"/>
        </w:rPr>
        <w:t xml:space="preserve">.” </w:t>
      </w:r>
      <w:r w:rsidR="00595AF6" w:rsidRPr="0034312B">
        <w:rPr>
          <w:rFonts w:asciiTheme="minorHAnsi" w:hAnsiTheme="minorHAnsi" w:cstheme="minorHAnsi"/>
        </w:rPr>
        <w:t xml:space="preserve">Since the Bible states that God is One, </w:t>
      </w:r>
      <w:r w:rsidR="007F160B" w:rsidRPr="0034312B">
        <w:rPr>
          <w:rFonts w:asciiTheme="minorHAnsi" w:hAnsiTheme="minorHAnsi" w:cstheme="minorHAnsi"/>
        </w:rPr>
        <w:t xml:space="preserve">the question that begs to be asked is, </w:t>
      </w:r>
      <w:r w:rsidR="00595AF6" w:rsidRPr="0034312B">
        <w:rPr>
          <w:rFonts w:asciiTheme="minorHAnsi" w:hAnsiTheme="minorHAnsi" w:cstheme="minorHAnsi"/>
        </w:rPr>
        <w:t xml:space="preserve">why is the name Elohim plural? Clearly, God Creator and King is both Father, Son and Spirit! And all three persons of the Trinity took part in creation, including the creation of man. This is evident in Genesis 1:26 where it is written: </w:t>
      </w:r>
      <w:r w:rsidR="00595AF6" w:rsidRPr="0034312B">
        <w:rPr>
          <w:rFonts w:asciiTheme="minorHAnsi" w:hAnsiTheme="minorHAnsi" w:cstheme="minorHAnsi"/>
          <w:i/>
        </w:rPr>
        <w:t>“</w:t>
      </w:r>
      <w:r w:rsidR="00595AF6" w:rsidRPr="0034312B">
        <w:rPr>
          <w:rFonts w:asciiTheme="minorHAnsi" w:hAnsiTheme="minorHAnsi" w:cstheme="minorHAnsi"/>
        </w:rPr>
        <w:t xml:space="preserve">Let </w:t>
      </w:r>
      <w:r w:rsidR="00595AF6" w:rsidRPr="0034312B">
        <w:rPr>
          <w:rFonts w:asciiTheme="minorHAnsi" w:hAnsiTheme="minorHAnsi" w:cstheme="minorHAnsi"/>
          <w:i/>
          <w:u w:val="single" w:color="000000"/>
        </w:rPr>
        <w:t>us</w:t>
      </w:r>
      <w:r w:rsidR="00595AF6" w:rsidRPr="0034312B">
        <w:rPr>
          <w:rFonts w:asciiTheme="minorHAnsi" w:hAnsiTheme="minorHAnsi" w:cstheme="minorHAnsi"/>
          <w:i/>
        </w:rPr>
        <w:t xml:space="preserve"> </w:t>
      </w:r>
      <w:r w:rsidR="00595AF6" w:rsidRPr="0034312B">
        <w:rPr>
          <w:rFonts w:asciiTheme="minorHAnsi" w:hAnsiTheme="minorHAnsi" w:cstheme="minorHAnsi"/>
        </w:rPr>
        <w:t xml:space="preserve">make man in our image,” and then again in Genesis 11:7, “Let Us go down”. We find one more example is Isaiah’s commission where they asked, “Who will go for </w:t>
      </w:r>
      <w:r w:rsidR="007F160B" w:rsidRPr="0034312B">
        <w:rPr>
          <w:rFonts w:asciiTheme="minorHAnsi" w:hAnsiTheme="minorHAnsi" w:cstheme="minorHAnsi"/>
          <w:u w:val="single"/>
        </w:rPr>
        <w:t>U</w:t>
      </w:r>
      <w:r w:rsidR="00595AF6" w:rsidRPr="0034312B">
        <w:rPr>
          <w:rFonts w:asciiTheme="minorHAnsi" w:hAnsiTheme="minorHAnsi" w:cstheme="minorHAnsi"/>
          <w:i/>
          <w:u w:val="single" w:color="000000"/>
        </w:rPr>
        <w:t>s</w:t>
      </w:r>
      <w:r w:rsidR="00595AF6" w:rsidRPr="0034312B">
        <w:rPr>
          <w:rFonts w:asciiTheme="minorHAnsi" w:hAnsiTheme="minorHAnsi" w:cstheme="minorHAnsi"/>
          <w:i/>
        </w:rPr>
        <w:t>?”</w:t>
      </w:r>
      <w:r w:rsidR="00595AF6" w:rsidRPr="0034312B">
        <w:rPr>
          <w:rFonts w:asciiTheme="minorHAnsi" w:hAnsiTheme="minorHAnsi" w:cstheme="minorHAnsi"/>
        </w:rPr>
        <w:t xml:space="preserve"> (Genesis 3:22; Isaiah 6:8)</w:t>
      </w:r>
      <w:r w:rsidR="007F160B" w:rsidRPr="0034312B">
        <w:rPr>
          <w:rFonts w:asciiTheme="minorHAnsi" w:hAnsiTheme="minorHAnsi" w:cstheme="minorHAnsi"/>
        </w:rPr>
        <w:t>.</w:t>
      </w:r>
      <w:r w:rsidR="00595AF6" w:rsidRPr="0034312B">
        <w:rPr>
          <w:rFonts w:asciiTheme="minorHAnsi" w:hAnsiTheme="minorHAnsi" w:cstheme="minorHAnsi"/>
        </w:rPr>
        <w:t xml:space="preserve"> As a side note, in the Great Commission, the Lord Jesus told us to, “Go and make disciples of all nations and to baptize them in the name (not names) of the Father and the Son and of the Holy Spirit.”  </w:t>
      </w:r>
    </w:p>
    <w:p w14:paraId="3555A957" w14:textId="77777777" w:rsidR="0034312B" w:rsidRDefault="0034312B" w:rsidP="0034312B">
      <w:pPr>
        <w:pStyle w:val="bodytext"/>
        <w:spacing w:before="0" w:beforeAutospacing="0" w:after="0" w:afterAutospacing="0"/>
        <w:ind w:firstLine="720"/>
        <w:jc w:val="both"/>
      </w:pPr>
    </w:p>
    <w:p w14:paraId="1CBEC1FD" w14:textId="668ADE3B" w:rsidR="00595AF6" w:rsidRDefault="00595AF6" w:rsidP="00595AF6">
      <w:pPr>
        <w:spacing w:after="5" w:line="252" w:lineRule="auto"/>
        <w:ind w:left="25" w:right="28" w:hanging="6"/>
        <w:jc w:val="center"/>
        <w:rPr>
          <w:b/>
          <w:sz w:val="24"/>
          <w:szCs w:val="24"/>
        </w:rPr>
      </w:pPr>
      <w:r w:rsidRPr="00823F3F">
        <w:rPr>
          <w:b/>
          <w:sz w:val="24"/>
          <w:szCs w:val="24"/>
        </w:rPr>
        <w:t>Ephesians 4:4-6 (</w:t>
      </w:r>
      <w:r w:rsidR="00823F3F" w:rsidRPr="00823F3F">
        <w:rPr>
          <w:b/>
          <w:sz w:val="24"/>
          <w:szCs w:val="24"/>
        </w:rPr>
        <w:t>NET</w:t>
      </w:r>
      <w:r w:rsidRPr="00823F3F">
        <w:rPr>
          <w:b/>
          <w:sz w:val="24"/>
          <w:szCs w:val="24"/>
        </w:rPr>
        <w:t xml:space="preserve">) </w:t>
      </w:r>
    </w:p>
    <w:p w14:paraId="787C63B5" w14:textId="77D2CFDE" w:rsidR="00823F3F" w:rsidRDefault="00823F3F" w:rsidP="00595AF6">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 xml:space="preserve">There is one body and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Spirit</w:t>
      </w:r>
      <w:r w:rsidRPr="00823F3F">
        <w:rPr>
          <w:rFonts w:asciiTheme="minorHAnsi" w:hAnsiTheme="minorHAnsi" w:cstheme="minorHAnsi"/>
          <w:b/>
          <w:i/>
          <w:color w:val="000000"/>
          <w:sz w:val="24"/>
          <w:szCs w:val="24"/>
        </w:rPr>
        <w:t>, just as you too were called to the one hope of your calling,</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Lord</w:t>
      </w:r>
      <w:r w:rsidRPr="00823F3F">
        <w:rPr>
          <w:rFonts w:asciiTheme="minorHAnsi" w:hAnsiTheme="minorHAnsi" w:cstheme="minorHAnsi"/>
          <w:b/>
          <w:i/>
          <w:color w:val="000000"/>
          <w:sz w:val="24"/>
          <w:szCs w:val="24"/>
        </w:rPr>
        <w:t>, one faith, one baptism,</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God</w:t>
      </w:r>
      <w:r w:rsidRPr="00823F3F">
        <w:rPr>
          <w:rFonts w:asciiTheme="minorHAnsi" w:hAnsiTheme="minorHAnsi" w:cstheme="minorHAnsi"/>
          <w:b/>
          <w:i/>
          <w:color w:val="000000"/>
          <w:sz w:val="24"/>
          <w:szCs w:val="24"/>
        </w:rPr>
        <w:t xml:space="preserve"> and Father of all, who is over all and through all and in all.</w:t>
      </w:r>
    </w:p>
    <w:p w14:paraId="6D7D7C92" w14:textId="77777777" w:rsidR="00823F3F" w:rsidRPr="00823F3F" w:rsidRDefault="00823F3F" w:rsidP="00595AF6">
      <w:pPr>
        <w:spacing w:after="5" w:line="252" w:lineRule="auto"/>
        <w:ind w:left="25" w:right="28" w:hanging="6"/>
        <w:jc w:val="center"/>
        <w:rPr>
          <w:rFonts w:asciiTheme="minorHAnsi" w:hAnsiTheme="minorHAnsi" w:cstheme="minorHAnsi"/>
          <w:b/>
          <w:i/>
          <w:sz w:val="24"/>
          <w:szCs w:val="24"/>
        </w:rPr>
      </w:pPr>
    </w:p>
    <w:p w14:paraId="645A21C8" w14:textId="77777777" w:rsidR="00595AF6" w:rsidRPr="00823F3F" w:rsidRDefault="00595AF6" w:rsidP="00595AF6">
      <w:pPr>
        <w:spacing w:after="0" w:line="259" w:lineRule="auto"/>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w:t>
      </w:r>
      <w:r w:rsidRPr="006E3984">
        <w:rPr>
          <w:sz w:val="24"/>
          <w:szCs w:val="24"/>
        </w:rPr>
        <w:lastRenderedPageBreak/>
        <w:t xml:space="preserve">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70CEEC7D" w14:textId="77777777" w:rsidR="00595AF6" w:rsidRPr="006E3984" w:rsidRDefault="00595AF6" w:rsidP="00595AF6">
      <w:pPr>
        <w:spacing w:after="0" w:line="259" w:lineRule="auto"/>
        <w:ind w:left="10" w:right="24" w:firstLine="710"/>
        <w:jc w:val="both"/>
        <w:rPr>
          <w:sz w:val="24"/>
          <w:szCs w:val="24"/>
        </w:rPr>
      </w:pPr>
    </w:p>
    <w:p w14:paraId="4D537AC2" w14:textId="4505EC15" w:rsidR="00595AF6" w:rsidRPr="006E3984" w:rsidRDefault="00595AF6" w:rsidP="00595AF6">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w:t>
      </w:r>
      <w:r w:rsidR="00216D18" w:rsidRPr="006E3984">
        <w:rPr>
          <w:sz w:val="24"/>
          <w:szCs w:val="24"/>
        </w:rPr>
        <w:t>and</w:t>
      </w:r>
      <w:r w:rsidRPr="006E3984">
        <w:rPr>
          <w:sz w:val="24"/>
          <w:szCs w:val="24"/>
        </w:rPr>
        <w:t xml:space="preserve"> a brother, the God and King of the universes can be Father, Son and Spirit, three but One in the same. 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216D18">
        <w:rPr>
          <w:i/>
          <w:sz w:val="24"/>
          <w:szCs w:val="24"/>
          <w:u w:color="000000"/>
        </w:rPr>
        <w:t>3 in One: A Picture of God.</w:t>
      </w:r>
      <w:r w:rsidRPr="006E3984">
        <w:rPr>
          <w:sz w:val="24"/>
          <w:szCs w:val="24"/>
        </w:rPr>
        <w:t xml:space="preserve"> </w:t>
      </w:r>
    </w:p>
    <w:p w14:paraId="16994E5A" w14:textId="3DC6C0B3" w:rsidR="00595AF6" w:rsidRPr="006E3984" w:rsidRDefault="00595AF6" w:rsidP="00595AF6">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125F9F6D" w14:textId="634FFD17" w:rsidR="00595AF6" w:rsidRDefault="00595AF6" w:rsidP="00823F3F">
      <w:pPr>
        <w:spacing w:after="0"/>
        <w:ind w:left="-15" w:right="6"/>
        <w:rPr>
          <w:sz w:val="24"/>
          <w:szCs w:val="24"/>
        </w:rPr>
      </w:pPr>
      <w:r w:rsidRPr="006E3984">
        <w:rPr>
          <w:sz w:val="24"/>
          <w:szCs w:val="24"/>
        </w:rPr>
        <w:t xml:space="preserve">3:21-22, 9:28-36; Mark 1:1-11, 9:2-13; Matthew 3:13-17, 17:1-13 </w:t>
      </w:r>
    </w:p>
    <w:p w14:paraId="0EAD4263" w14:textId="791F56A3" w:rsidR="00177E9F" w:rsidRDefault="00177E9F" w:rsidP="00823F3F">
      <w:pPr>
        <w:spacing w:after="0"/>
        <w:ind w:left="-15" w:right="6"/>
        <w:rPr>
          <w:sz w:val="24"/>
          <w:szCs w:val="24"/>
        </w:rPr>
      </w:pPr>
    </w:p>
    <w:p w14:paraId="70636C03" w14:textId="77777777" w:rsidR="00177E9F" w:rsidRDefault="00177E9F" w:rsidP="00AA6C54">
      <w:pPr>
        <w:pStyle w:val="Heading5"/>
        <w:spacing w:after="240" w:line="240" w:lineRule="auto"/>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424B94CA" w14:textId="11AD0AA0" w:rsidR="00177E9F" w:rsidRPr="00177E9F" w:rsidRDefault="00177E9F" w:rsidP="00AA6C54">
      <w:pPr>
        <w:spacing w:after="240" w:line="240" w:lineRule="auto"/>
        <w:ind w:left="-15" w:right="6"/>
        <w:jc w:val="both"/>
        <w:rPr>
          <w:sz w:val="24"/>
          <w:szCs w:val="24"/>
        </w:rPr>
      </w:pPr>
      <w:r>
        <w:rPr>
          <w:b/>
          <w:i/>
        </w:rPr>
        <w:t xml:space="preserve">    </w:t>
      </w:r>
      <w:r>
        <w:t xml:space="preserve">  </w:t>
      </w:r>
      <w:r>
        <w:tab/>
      </w:r>
      <w:r w:rsidRPr="00177E9F">
        <w:rPr>
          <w:sz w:val="24"/>
          <w:szCs w:val="24"/>
        </w:rPr>
        <w:t>Just the mention of the name father can conjure up a myriad of emotions - some good and some bad.  Most of us base our concept of God as a Father on our experience with our earthly fathers. For those who were raised by a loving father, this lesson will bring up fond memories. Whereas, if you were raised in a family with an ungodly, abusive, absent or emotionally disconnected father, then what we’re about to study may evoke memories that are anything but pleasant. Does that last statement describe your father in any way?  If it does, you may be thinking, “If God is anything like my father, then I want no part of Him!” And frankly, who could blame you? Thinking that is tainted by haunting memories of an abusive or absent father and by the wounds inflicted by him is understandable.  If this is the scenario that you most easily relate to, then your concept of God may also be tainted.  Regrettably, that experience may have left you with a false image of God that in no way resembles the God of the Bible. Therefore, it cannot be stressed enough the crucial role a father plays in the lives of his children.</w:t>
      </w:r>
    </w:p>
    <w:p w14:paraId="448DCFB6" w14:textId="4CE50B6D" w:rsidR="00595AF6" w:rsidRDefault="00595AF6" w:rsidP="00177E9F">
      <w:pPr>
        <w:spacing w:after="0"/>
        <w:ind w:left="-15" w:right="6"/>
        <w:jc w:val="both"/>
        <w:rPr>
          <w:sz w:val="24"/>
          <w:szCs w:val="24"/>
        </w:rPr>
      </w:pPr>
      <w:r w:rsidRPr="00177E9F">
        <w:rPr>
          <w:b/>
          <w:i/>
          <w:sz w:val="24"/>
          <w:szCs w:val="24"/>
        </w:rPr>
        <w:t xml:space="preserve"> </w:t>
      </w:r>
      <w:r w:rsidRPr="00177E9F">
        <w:rPr>
          <w:sz w:val="24"/>
          <w:szCs w:val="24"/>
        </w:rPr>
        <w:t xml:space="preserve">  </w:t>
      </w:r>
      <w:r w:rsidR="00181CB1" w:rsidRPr="00177E9F">
        <w:rPr>
          <w:sz w:val="24"/>
          <w:szCs w:val="24"/>
        </w:rPr>
        <w:tab/>
      </w:r>
      <w:r w:rsidRPr="006E3984">
        <w:rPr>
          <w:sz w:val="24"/>
          <w:szCs w:val="24"/>
        </w:rPr>
        <w:t xml:space="preserve"> The truth is, </w:t>
      </w:r>
      <w:r w:rsidR="00216D18"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91C55">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 xml:space="preserve">real </w:t>
      </w:r>
      <w:r w:rsidRPr="006E3984">
        <w:rPr>
          <w:i/>
          <w:sz w:val="24"/>
          <w:szCs w:val="24"/>
        </w:rPr>
        <w:lastRenderedPageBreak/>
        <w:t>Father</w:t>
      </w:r>
      <w:r w:rsidRPr="006E3984">
        <w:rPr>
          <w:sz w:val="24"/>
          <w:szCs w:val="24"/>
        </w:rPr>
        <w:t xml:space="preserve"> your glum will be turned to gladness. </w:t>
      </w:r>
      <w:r w:rsidR="00177E9F">
        <w:rPr>
          <w:sz w:val="24"/>
          <w:szCs w:val="24"/>
        </w:rPr>
        <w:t>Y</w:t>
      </w:r>
      <w:r w:rsidR="00216D18" w:rsidRPr="006E3984">
        <w:rPr>
          <w:sz w:val="24"/>
          <w:szCs w:val="24"/>
        </w:rPr>
        <w:t>ou</w:t>
      </w:r>
      <w:r w:rsidRPr="006E3984">
        <w:rPr>
          <w:sz w:val="24"/>
          <w:szCs w:val="24"/>
        </w:rPr>
        <w:t xml:space="preserve">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15A5ED26" w14:textId="77777777" w:rsidR="00177E9F" w:rsidRPr="00823F3F" w:rsidRDefault="00177E9F" w:rsidP="00177E9F">
      <w:pPr>
        <w:spacing w:after="0"/>
        <w:ind w:left="-15" w:right="6"/>
        <w:jc w:val="both"/>
        <w:rPr>
          <w:sz w:val="24"/>
          <w:szCs w:val="24"/>
        </w:rPr>
      </w:pPr>
    </w:p>
    <w:p w14:paraId="0F6662FF" w14:textId="1E5673EE" w:rsidR="00595AF6" w:rsidRDefault="00595AF6" w:rsidP="00595AF6">
      <w:pPr>
        <w:spacing w:after="5" w:line="252" w:lineRule="auto"/>
        <w:ind w:left="25" w:right="28" w:hanging="6"/>
        <w:jc w:val="center"/>
        <w:rPr>
          <w:b/>
          <w:sz w:val="24"/>
          <w:szCs w:val="24"/>
        </w:rPr>
      </w:pPr>
      <w:bookmarkStart w:id="21" w:name="_Hlk483850585"/>
      <w:r w:rsidRPr="00823F3F">
        <w:rPr>
          <w:b/>
          <w:sz w:val="24"/>
          <w:szCs w:val="24"/>
        </w:rPr>
        <w:t>Jeremiah 8:20-22 (N</w:t>
      </w:r>
      <w:r w:rsidR="00823F3F" w:rsidRPr="00823F3F">
        <w:rPr>
          <w:b/>
          <w:sz w:val="24"/>
          <w:szCs w:val="24"/>
        </w:rPr>
        <w:t>ET</w:t>
      </w:r>
      <w:r w:rsidRPr="00823F3F">
        <w:rPr>
          <w:b/>
          <w:sz w:val="24"/>
          <w:szCs w:val="24"/>
        </w:rPr>
        <w:t xml:space="preserve">) </w:t>
      </w:r>
    </w:p>
    <w:p w14:paraId="717A4538" w14:textId="2FF19F4A"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2FB6A5D1" w14:textId="002B8023"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My heart is crushed because my dear </w:t>
      </w:r>
      <w:r w:rsidR="00216D18" w:rsidRPr="00823F3F">
        <w:rPr>
          <w:rFonts w:asciiTheme="minorHAnsi" w:hAnsiTheme="minorHAnsi" w:cstheme="minorHAnsi"/>
          <w:b/>
          <w:i/>
          <w:color w:val="000000"/>
        </w:rPr>
        <w:t>people</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22"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22"/>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There is still medicinal </w:t>
      </w:r>
      <w:r w:rsidR="00216D18" w:rsidRPr="00823F3F">
        <w:rPr>
          <w:rFonts w:asciiTheme="minorHAnsi" w:hAnsiTheme="minorHAnsi" w:cstheme="minorHAnsi"/>
          <w:b/>
          <w:i/>
          <w:color w:val="000000"/>
        </w:rPr>
        <w:t>ointment</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70FE8650" w14:textId="6378B06C"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23"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23"/>
    </w:p>
    <w:p w14:paraId="6F73A4BE" w14:textId="77777777"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bookmarkEnd w:id="21"/>
    <w:p w14:paraId="75AA412F" w14:textId="0478210A" w:rsidR="00823F3F" w:rsidRDefault="00823F3F" w:rsidP="00595AF6">
      <w:pPr>
        <w:spacing w:after="5" w:line="252" w:lineRule="auto"/>
        <w:ind w:left="25" w:right="28" w:hanging="6"/>
        <w:jc w:val="center"/>
        <w:rPr>
          <w:sz w:val="24"/>
          <w:szCs w:val="24"/>
        </w:rPr>
      </w:pPr>
    </w:p>
    <w:p w14:paraId="31B64DC7" w14:textId="49005787" w:rsidR="00595AF6" w:rsidRPr="006E3984" w:rsidRDefault="00216D18" w:rsidP="00595AF6">
      <w:pPr>
        <w:ind w:left="-15" w:right="6" w:firstLine="721"/>
        <w:jc w:val="both"/>
        <w:rPr>
          <w:sz w:val="24"/>
          <w:szCs w:val="24"/>
        </w:rPr>
      </w:pPr>
      <w:bookmarkStart w:id="24" w:name="_Hlk483850463"/>
      <w:r w:rsidRPr="00177E9F">
        <w:rPr>
          <w:sz w:val="24"/>
          <w:szCs w:val="24"/>
        </w:rPr>
        <w:t>Father</w:t>
      </w:r>
      <w:r w:rsidR="00595AF6" w:rsidRPr="00177E9F">
        <w:rPr>
          <w:sz w:val="24"/>
          <w:szCs w:val="24"/>
        </w:rPr>
        <w:t xml:space="preserve"> is the first word in the Hebrew dictionary. </w:t>
      </w:r>
      <w:r w:rsidR="00177E9F" w:rsidRPr="00177E9F">
        <w:rPr>
          <w:sz w:val="24"/>
          <w:szCs w:val="24"/>
        </w:rPr>
        <w:t>And, the first time in the Bible that the word father is mentioned is at the wedding of Adam and Eve. Here, God, Himself, presided over that ceremony</w:t>
      </w:r>
      <w:r w:rsidR="00177E9F">
        <w:rPr>
          <w:sz w:val="24"/>
          <w:szCs w:val="24"/>
        </w:rPr>
        <w:t>.</w:t>
      </w:r>
      <w:r w:rsidR="00591C55">
        <w:rPr>
          <w:sz w:val="24"/>
          <w:szCs w:val="24"/>
        </w:rPr>
        <w:t xml:space="preserve"> T</w:t>
      </w:r>
      <w:r w:rsidR="00595AF6" w:rsidRPr="006E3984">
        <w:rPr>
          <w:sz w:val="24"/>
          <w:szCs w:val="24"/>
        </w:rPr>
        <w:t>his was His charge to the couple: “</w:t>
      </w:r>
      <w:r w:rsidR="00595AF6" w:rsidRPr="006E3984">
        <w:rPr>
          <w:i/>
          <w:sz w:val="24"/>
          <w:szCs w:val="24"/>
        </w:rPr>
        <w:t xml:space="preserve">For this reason, a man shall leave his father and mother, and be joined to his wife; and the two shall become one flesh” </w:t>
      </w:r>
      <w:r w:rsidR="00595AF6" w:rsidRPr="006E3984">
        <w:rPr>
          <w:sz w:val="24"/>
          <w:szCs w:val="24"/>
        </w:rPr>
        <w:t>(Genesis 2:24)</w:t>
      </w:r>
      <w:r w:rsidR="00D55C9E">
        <w:rPr>
          <w:sz w:val="24"/>
          <w:szCs w:val="24"/>
        </w:rPr>
        <w:t>.</w:t>
      </w:r>
      <w:r w:rsidR="00595AF6"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w:t>
      </w:r>
      <w:r w:rsidRPr="006E3984">
        <w:rPr>
          <w:sz w:val="24"/>
          <w:szCs w:val="24"/>
        </w:rPr>
        <w:t>first-born</w:t>
      </w:r>
      <w:r w:rsidR="00595AF6" w:rsidRPr="006E3984">
        <w:rPr>
          <w:sz w:val="24"/>
          <w:szCs w:val="24"/>
        </w:rPr>
        <w:t xml:space="preserve"> son, has recently left his father and I to become united with his new wife Jessica. And while the “uniting” part gives me great joy, the “leaving” part evokes other emotions in this mother’s heart. </w:t>
      </w:r>
      <w:r w:rsidR="00591C55">
        <w:rPr>
          <w:sz w:val="24"/>
          <w:szCs w:val="24"/>
        </w:rPr>
        <w:t>At the time of this writing,</w:t>
      </w:r>
      <w:r w:rsidR="00595AF6" w:rsidRPr="006E3984">
        <w:rPr>
          <w:sz w:val="24"/>
          <w:szCs w:val="24"/>
        </w:rPr>
        <w:t xml:space="preserve"> both of my sons</w:t>
      </w:r>
      <w:r w:rsidR="00591C55">
        <w:rPr>
          <w:sz w:val="24"/>
          <w:szCs w:val="24"/>
        </w:rPr>
        <w:t xml:space="preserve"> had just</w:t>
      </w:r>
      <w:r w:rsidR="00595AF6" w:rsidRPr="006E3984">
        <w:rPr>
          <w:sz w:val="24"/>
          <w:szCs w:val="24"/>
        </w:rPr>
        <w:t xml:space="preserve"> graduated from the University of Memphis and promptly left my “nest.” I’m officially an “empty nester</w:t>
      </w:r>
      <w:r w:rsidR="00D55C9E">
        <w:rPr>
          <w:sz w:val="24"/>
          <w:szCs w:val="24"/>
        </w:rPr>
        <w:t>.</w:t>
      </w:r>
      <w:r w:rsidR="00595AF6" w:rsidRPr="006E3984">
        <w:rPr>
          <w:sz w:val="24"/>
          <w:szCs w:val="24"/>
        </w:rPr>
        <w:t xml:space="preserve">” </w:t>
      </w:r>
    </w:p>
    <w:p w14:paraId="1CD74457" w14:textId="41F5F2A1" w:rsidR="00113930" w:rsidRDefault="00216D18" w:rsidP="00113930">
      <w:pPr>
        <w:ind w:left="-15" w:right="6" w:firstLine="721"/>
        <w:jc w:val="both"/>
        <w:rPr>
          <w:sz w:val="24"/>
          <w:szCs w:val="24"/>
        </w:rPr>
      </w:pPr>
      <w:r>
        <w:rPr>
          <w:sz w:val="24"/>
          <w:szCs w:val="24"/>
        </w:rPr>
        <w:t>In a</w:t>
      </w:r>
      <w:r w:rsidR="00177E9F">
        <w:rPr>
          <w:sz w:val="24"/>
          <w:szCs w:val="24"/>
        </w:rPr>
        <w:t xml:space="preserve"> future</w:t>
      </w:r>
      <w:r>
        <w:rPr>
          <w:sz w:val="24"/>
          <w:szCs w:val="24"/>
        </w:rPr>
        <w:t xml:space="preserve"> </w:t>
      </w:r>
      <w:r w:rsidR="00591C55">
        <w:rPr>
          <w:sz w:val="24"/>
          <w:szCs w:val="24"/>
        </w:rPr>
        <w:t>lesson,</w:t>
      </w:r>
      <w:r w:rsidR="00595AF6"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w:t>
      </w:r>
      <w:r w:rsidR="00177E9F">
        <w:rPr>
          <w:sz w:val="24"/>
          <w:szCs w:val="24"/>
        </w:rPr>
        <w:t>s</w:t>
      </w:r>
      <w:r w:rsidR="00595AF6" w:rsidRPr="00D55C9E">
        <w:rPr>
          <w:sz w:val="24"/>
          <w:szCs w:val="24"/>
        </w:rPr>
        <w:t xml:space="preserve"> us for Jesus, but He is the One who draws us to </w:t>
      </w:r>
      <w:r w:rsidR="00177E9F">
        <w:rPr>
          <w:sz w:val="24"/>
          <w:szCs w:val="24"/>
        </w:rPr>
        <w:t>Him</w:t>
      </w:r>
      <w:r w:rsidR="00595AF6" w:rsidRPr="00D55C9E">
        <w:rPr>
          <w:sz w:val="24"/>
          <w:szCs w:val="24"/>
        </w:rPr>
        <w:t xml:space="preserve"> (John 6:39-65; Ephesians 1:3-5)</w:t>
      </w:r>
      <w:r w:rsidR="00D55C9E" w:rsidRPr="00D55C9E">
        <w:rPr>
          <w:sz w:val="24"/>
          <w:szCs w:val="24"/>
        </w:rPr>
        <w:t>.</w:t>
      </w:r>
      <w:r w:rsidR="00595AF6" w:rsidRPr="00D55C9E">
        <w:rPr>
          <w:sz w:val="24"/>
          <w:szCs w:val="24"/>
        </w:rPr>
        <w:t xml:space="preserve"> And it is through Jesus that we can have the same intimacy, familiarity and tender affection that exists between God the Father and God the Son. </w:t>
      </w:r>
      <w:r w:rsidR="00113930">
        <w:rPr>
          <w:sz w:val="24"/>
          <w:szCs w:val="24"/>
        </w:rPr>
        <w:t>Nowhere is this relationship displayed more</w:t>
      </w:r>
      <w:r w:rsidR="00113930" w:rsidRPr="006E3984">
        <w:rPr>
          <w:sz w:val="24"/>
          <w:szCs w:val="24"/>
        </w:rPr>
        <w:t xml:space="preserve"> poignant</w:t>
      </w:r>
      <w:r w:rsidR="00113930">
        <w:rPr>
          <w:sz w:val="24"/>
          <w:szCs w:val="24"/>
        </w:rPr>
        <w:t>ly than the</w:t>
      </w:r>
      <w:r w:rsidR="00113930" w:rsidRPr="006E3984">
        <w:rPr>
          <w:sz w:val="24"/>
          <w:szCs w:val="24"/>
        </w:rPr>
        <w:t xml:space="preserve"> moment</w:t>
      </w:r>
      <w:r w:rsidR="00113930">
        <w:rPr>
          <w:sz w:val="24"/>
          <w:szCs w:val="24"/>
        </w:rPr>
        <w:t xml:space="preserve"> on the cross when Jesus,</w:t>
      </w:r>
      <w:r w:rsidR="00113930" w:rsidRPr="006E3984">
        <w:rPr>
          <w:sz w:val="24"/>
          <w:szCs w:val="24"/>
        </w:rPr>
        <w:t xml:space="preserve"> cried out in Aramaic, “Abba,” which is translated</w:t>
      </w:r>
      <w:r w:rsidR="00113930" w:rsidRPr="00D55C9E">
        <w:rPr>
          <w:sz w:val="24"/>
          <w:szCs w:val="24"/>
        </w:rPr>
        <w:t xml:space="preserve">… </w:t>
      </w:r>
      <w:r w:rsidR="00113930" w:rsidRPr="00D55C9E">
        <w:rPr>
          <w:i/>
          <w:sz w:val="24"/>
          <w:szCs w:val="24"/>
        </w:rPr>
        <w:t>Daddy</w:t>
      </w:r>
      <w:r w:rsidR="00113930" w:rsidRPr="00D55C9E">
        <w:rPr>
          <w:sz w:val="24"/>
          <w:szCs w:val="24"/>
        </w:rPr>
        <w:t>.</w:t>
      </w:r>
      <w:r w:rsidR="00113930" w:rsidRPr="006E3984">
        <w:rPr>
          <w:sz w:val="24"/>
          <w:szCs w:val="24"/>
        </w:rPr>
        <w:t xml:space="preserve"> </w:t>
      </w:r>
    </w:p>
    <w:p w14:paraId="61049BCC" w14:textId="45F0134F" w:rsidR="00595AF6" w:rsidRDefault="00595AF6" w:rsidP="00595AF6">
      <w:pPr>
        <w:spacing w:after="5" w:line="252" w:lineRule="auto"/>
        <w:ind w:left="25" w:right="33" w:hanging="6"/>
        <w:jc w:val="center"/>
        <w:rPr>
          <w:b/>
          <w:sz w:val="24"/>
          <w:szCs w:val="24"/>
        </w:rPr>
      </w:pPr>
      <w:r w:rsidRPr="00D55C9E">
        <w:rPr>
          <w:b/>
          <w:sz w:val="24"/>
          <w:szCs w:val="24"/>
        </w:rPr>
        <w:t>John 6:44-4</w:t>
      </w:r>
      <w:r w:rsidR="00D55C9E" w:rsidRPr="00D55C9E">
        <w:rPr>
          <w:b/>
          <w:sz w:val="24"/>
          <w:szCs w:val="24"/>
        </w:rPr>
        <w:t>6</w:t>
      </w:r>
      <w:r w:rsidRPr="00D55C9E">
        <w:rPr>
          <w:b/>
          <w:sz w:val="24"/>
          <w:szCs w:val="24"/>
        </w:rPr>
        <w:t xml:space="preserve"> (N</w:t>
      </w:r>
      <w:r w:rsidR="00D55C9E" w:rsidRPr="00D55C9E">
        <w:rPr>
          <w:b/>
          <w:sz w:val="24"/>
          <w:szCs w:val="24"/>
        </w:rPr>
        <w:t>ET</w:t>
      </w:r>
      <w:r w:rsidRPr="00D55C9E">
        <w:rPr>
          <w:b/>
          <w:sz w:val="24"/>
          <w:szCs w:val="24"/>
        </w:rPr>
        <w:t xml:space="preserve">) </w:t>
      </w:r>
    </w:p>
    <w:p w14:paraId="26219524" w14:textId="44BA404F" w:rsidR="00D55C9E" w:rsidRPr="00D55C9E" w:rsidRDefault="00D55C9E" w:rsidP="00595AF6">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2789240D" w14:textId="77777777" w:rsidR="00595AF6" w:rsidRPr="006E3984" w:rsidRDefault="00595AF6" w:rsidP="00595AF6">
      <w:pPr>
        <w:spacing w:after="5" w:line="250" w:lineRule="auto"/>
        <w:ind w:left="26" w:right="16" w:hanging="10"/>
        <w:jc w:val="center"/>
        <w:rPr>
          <w:sz w:val="24"/>
          <w:szCs w:val="24"/>
        </w:rPr>
      </w:pPr>
    </w:p>
    <w:p w14:paraId="2EC1C5E2" w14:textId="687DA71B" w:rsidR="00FA0A80" w:rsidRPr="00AA6C54" w:rsidRDefault="00113930" w:rsidP="00595AF6">
      <w:pPr>
        <w:ind w:left="-15" w:right="6" w:firstLine="721"/>
        <w:jc w:val="both"/>
        <w:rPr>
          <w:sz w:val="24"/>
          <w:szCs w:val="24"/>
        </w:rPr>
      </w:pPr>
      <w:r w:rsidRPr="00AA6C54">
        <w:rPr>
          <w:sz w:val="24"/>
          <w:szCs w:val="24"/>
        </w:rPr>
        <w:lastRenderedPageBreak/>
        <w:t>T</w:t>
      </w:r>
      <w:r w:rsidR="00595AF6" w:rsidRPr="00AA6C54">
        <w:rPr>
          <w:sz w:val="24"/>
          <w:szCs w:val="24"/>
        </w:rPr>
        <w:t>he prophet Isaiah called Jesus, “The Everlasting Father”</w:t>
      </w:r>
      <w:r w:rsidR="001F544E" w:rsidRPr="00AA6C54">
        <w:rPr>
          <w:sz w:val="24"/>
          <w:szCs w:val="24"/>
        </w:rPr>
        <w:t xml:space="preserve"> (Isaiah 9:2-17).</w:t>
      </w:r>
      <w:r w:rsidR="00595AF6" w:rsidRPr="00AA6C54">
        <w:rPr>
          <w:sz w:val="24"/>
          <w:szCs w:val="24"/>
        </w:rPr>
        <w:t xml:space="preserve"> </w:t>
      </w:r>
      <w:r w:rsidR="00177E9F" w:rsidRPr="00AA6C54">
        <w:rPr>
          <w:sz w:val="24"/>
          <w:szCs w:val="24"/>
        </w:rPr>
        <w:t>We’re about to see the significance of what it means to be chosen and adopted by God. Yet before we do, please take a moment and read Isaiah’s account of the passion of Christ below. Keeping in mind that God the Holy Spirit, showed Isaiah this gospel message seven hundred and fifty years before Christ was born.</w:t>
      </w:r>
      <w:r w:rsidR="00BB1571" w:rsidRPr="00AA6C54">
        <w:rPr>
          <w:sz w:val="24"/>
          <w:szCs w:val="24"/>
        </w:rPr>
        <w:t xml:space="preserve"> </w:t>
      </w:r>
      <w:r w:rsidR="00595AF6" w:rsidRPr="00AA6C54">
        <w:rPr>
          <w:sz w:val="24"/>
          <w:szCs w:val="24"/>
        </w:rPr>
        <w:t>In verse ten of this passage, what is the stated will of the Father?</w:t>
      </w:r>
    </w:p>
    <w:p w14:paraId="4B98165D" w14:textId="2C762911" w:rsidR="00FA0A80" w:rsidRPr="00AA6C54" w:rsidRDefault="00595AF6" w:rsidP="00FA0A80">
      <w:pPr>
        <w:pStyle w:val="poetry"/>
        <w:spacing w:before="0" w:beforeAutospacing="0" w:after="0" w:afterAutospacing="0"/>
        <w:jc w:val="center"/>
        <w:rPr>
          <w:rFonts w:asciiTheme="minorHAnsi" w:hAnsiTheme="minorHAnsi" w:cstheme="minorHAnsi"/>
          <w:b/>
        </w:rPr>
      </w:pPr>
      <w:r w:rsidRPr="00AA6C54">
        <w:rPr>
          <w:rFonts w:asciiTheme="minorHAnsi" w:hAnsiTheme="minorHAnsi" w:cstheme="minorHAnsi"/>
          <w:b/>
        </w:rPr>
        <w:t>Isaiah 53:10-12 (N</w:t>
      </w:r>
      <w:r w:rsidR="00FA0A80" w:rsidRPr="00AA6C54">
        <w:rPr>
          <w:rFonts w:asciiTheme="minorHAnsi" w:hAnsiTheme="minorHAnsi" w:cstheme="minorHAnsi"/>
          <w:b/>
        </w:rPr>
        <w:t>ET</w:t>
      </w:r>
      <w:r w:rsidRPr="00AA6C54">
        <w:rPr>
          <w:rFonts w:asciiTheme="minorHAnsi" w:hAnsiTheme="minorHAnsi" w:cstheme="minorHAnsi"/>
          <w:b/>
        </w:rPr>
        <w:t>)</w:t>
      </w:r>
    </w:p>
    <w:p w14:paraId="77FB490F" w14:textId="206E895A"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Though the</w:t>
      </w:r>
      <w:r w:rsidRPr="00AA6C54">
        <w:rPr>
          <w:rStyle w:val="apple-converted-space"/>
          <w:rFonts w:asciiTheme="minorHAnsi" w:eastAsiaTheme="majorEastAsia" w:hAnsiTheme="minorHAnsi" w:cstheme="minorHAnsi"/>
          <w:b/>
          <w:i/>
          <w:color w:val="000000"/>
        </w:rPr>
        <w:t> </w:t>
      </w:r>
      <w:r w:rsidRPr="00AA6C54">
        <w:rPr>
          <w:rStyle w:val="sc"/>
          <w:rFonts w:asciiTheme="minorHAnsi" w:eastAsiaTheme="majorEastAsia" w:hAnsiTheme="minorHAnsi" w:cstheme="minorHAnsi"/>
          <w:b/>
          <w:i/>
          <w:smallCaps/>
          <w:color w:val="000000"/>
        </w:rPr>
        <w:t>Lord</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desired to crush him and make him ill,</w:t>
      </w:r>
    </w:p>
    <w:p w14:paraId="6177C0CB" w14:textId="7B218899"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once restitution is made,</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he will see descendants and enjoy long life,</w:t>
      </w:r>
    </w:p>
    <w:p w14:paraId="4A2C0DFA" w14:textId="77777777"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and the</w:t>
      </w:r>
      <w:r w:rsidRPr="00AA6C54">
        <w:rPr>
          <w:rStyle w:val="apple-converted-space"/>
          <w:rFonts w:asciiTheme="minorHAnsi" w:eastAsiaTheme="majorEastAsia" w:hAnsiTheme="minorHAnsi" w:cstheme="minorHAnsi"/>
          <w:b/>
          <w:i/>
          <w:color w:val="000000"/>
        </w:rPr>
        <w:t> </w:t>
      </w:r>
      <w:r w:rsidRPr="00AA6C54">
        <w:rPr>
          <w:rStyle w:val="sc"/>
          <w:rFonts w:asciiTheme="minorHAnsi" w:eastAsiaTheme="majorEastAsia" w:hAnsiTheme="minorHAnsi" w:cstheme="minorHAnsi"/>
          <w:b/>
          <w:i/>
          <w:smallCaps/>
          <w:color w:val="000000"/>
        </w:rPr>
        <w:t>Lord</w:t>
      </w:r>
      <w:r w:rsidRPr="00AA6C54">
        <w:rPr>
          <w:rFonts w:asciiTheme="minorHAnsi" w:hAnsiTheme="minorHAnsi" w:cstheme="minorHAnsi"/>
          <w:b/>
          <w:i/>
          <w:color w:val="000000"/>
        </w:rPr>
        <w:t>’s purpose will be accomplished through him.</w:t>
      </w:r>
    </w:p>
    <w:p w14:paraId="416B9E3D" w14:textId="14071B25"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Having suffered, he will reflect on his work, he will be satisfied when he understands what he has done.</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“My servant</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will acquit many,</w:t>
      </w:r>
    </w:p>
    <w:p w14:paraId="6AE88E64" w14:textId="2F6D3C72"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for he carried their sins.</w:t>
      </w:r>
      <w:r w:rsidRPr="00AA6C54">
        <w:rPr>
          <w:rStyle w:val="apple-converted-space"/>
          <w:rFonts w:asciiTheme="minorHAnsi" w:eastAsiaTheme="majorEastAsia" w:hAnsiTheme="minorHAnsi" w:cstheme="minorHAnsi"/>
          <w:b/>
          <w:i/>
          <w:color w:val="000000"/>
          <w:vertAlign w:val="superscript"/>
        </w:rPr>
        <w:t> </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So I will assign him a portion with the multitudes,</w:t>
      </w:r>
    </w:p>
    <w:p w14:paraId="3518A224" w14:textId="63DEDD3F"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r w:rsidRPr="00AA6C54">
        <w:rPr>
          <w:rFonts w:asciiTheme="minorHAnsi" w:hAnsiTheme="minorHAnsi" w:cstheme="minorHAnsi"/>
          <w:b/>
          <w:i/>
          <w:color w:val="000000"/>
        </w:rPr>
        <w:t>he will divide the spoils of victory with the powerful,</w:t>
      </w:r>
      <w:r w:rsidRPr="00AA6C54">
        <w:rPr>
          <w:rStyle w:val="apple-converted-space"/>
          <w:rFonts w:asciiTheme="minorHAnsi" w:eastAsiaTheme="majorEastAsia" w:hAnsiTheme="minorHAnsi" w:cstheme="minorHAnsi"/>
          <w:b/>
          <w:i/>
          <w:color w:val="000000"/>
          <w:vertAlign w:val="superscript"/>
        </w:rPr>
        <w:t xml:space="preserve"> </w:t>
      </w:r>
      <w:r w:rsidRPr="00AA6C54">
        <w:rPr>
          <w:rFonts w:asciiTheme="minorHAnsi" w:hAnsiTheme="minorHAnsi" w:cstheme="minorHAnsi"/>
          <w:b/>
          <w:i/>
          <w:color w:val="000000"/>
        </w:rPr>
        <w:t>because he willingly submitted</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rPr>
        <w:t>to death and was numbered with the rebels, when he lifted up the sin of many and intervened</w:t>
      </w:r>
      <w:r w:rsidRPr="00AA6C54">
        <w:rPr>
          <w:rStyle w:val="apple-converted-space"/>
          <w:rFonts w:asciiTheme="minorHAnsi" w:eastAsiaTheme="majorEastAsia" w:hAnsiTheme="minorHAnsi" w:cstheme="minorHAnsi"/>
          <w:b/>
          <w:i/>
          <w:color w:val="000000"/>
          <w:vertAlign w:val="superscript"/>
        </w:rPr>
        <w:t> </w:t>
      </w:r>
      <w:r w:rsidRPr="00AA6C54">
        <w:rPr>
          <w:rFonts w:asciiTheme="minorHAnsi" w:hAnsiTheme="minorHAnsi" w:cstheme="minorHAnsi"/>
          <w:b/>
          <w:i/>
          <w:color w:val="000000"/>
          <w:vertAlign w:val="superscript"/>
        </w:rPr>
        <w:t> </w:t>
      </w:r>
      <w:r w:rsidRPr="00AA6C54">
        <w:rPr>
          <w:rStyle w:val="apple-converted-space"/>
          <w:rFonts w:asciiTheme="minorHAnsi" w:eastAsiaTheme="majorEastAsia" w:hAnsiTheme="minorHAnsi" w:cstheme="minorHAnsi"/>
          <w:b/>
          <w:i/>
          <w:color w:val="000000"/>
        </w:rPr>
        <w:t> </w:t>
      </w:r>
      <w:r w:rsidRPr="00AA6C54">
        <w:rPr>
          <w:rFonts w:asciiTheme="minorHAnsi" w:hAnsiTheme="minorHAnsi" w:cstheme="minorHAnsi"/>
          <w:b/>
          <w:i/>
          <w:color w:val="000000"/>
        </w:rPr>
        <w:t>on behalf of the rebels.”</w:t>
      </w:r>
    </w:p>
    <w:p w14:paraId="4CDB8CC7" w14:textId="77777777" w:rsidR="00FA0A80" w:rsidRPr="00AA6C54" w:rsidRDefault="00FA0A80" w:rsidP="00FA0A80">
      <w:pPr>
        <w:pStyle w:val="poetry"/>
        <w:spacing w:before="0" w:beforeAutospacing="0" w:after="0" w:afterAutospacing="0"/>
        <w:jc w:val="center"/>
        <w:rPr>
          <w:rFonts w:asciiTheme="minorHAnsi" w:hAnsiTheme="minorHAnsi" w:cstheme="minorHAnsi"/>
          <w:b/>
          <w:i/>
          <w:color w:val="000000"/>
        </w:rPr>
      </w:pPr>
    </w:p>
    <w:p w14:paraId="77BE47A3" w14:textId="77777777" w:rsidR="00595AF6" w:rsidRPr="00AA6C54" w:rsidRDefault="00595AF6" w:rsidP="00595AF6">
      <w:pPr>
        <w:spacing w:after="5" w:line="252" w:lineRule="auto"/>
        <w:ind w:left="25" w:right="-33" w:hanging="6"/>
        <w:jc w:val="center"/>
        <w:rPr>
          <w:sz w:val="24"/>
          <w:szCs w:val="24"/>
        </w:rPr>
      </w:pPr>
      <w:r w:rsidRPr="00AA6C54">
        <w:rPr>
          <w:b/>
          <w:sz w:val="24"/>
          <w:szCs w:val="24"/>
        </w:rPr>
        <w:t xml:space="preserve">Ephesians 1:5b (KJV) </w:t>
      </w:r>
    </w:p>
    <w:p w14:paraId="59CF29A8" w14:textId="77777777" w:rsidR="00595AF6" w:rsidRPr="00AA6C54" w:rsidRDefault="00595AF6" w:rsidP="00595AF6">
      <w:pPr>
        <w:spacing w:after="52" w:line="259" w:lineRule="auto"/>
        <w:ind w:left="55" w:hanging="10"/>
        <w:jc w:val="center"/>
        <w:rPr>
          <w:b/>
          <w:i/>
          <w:sz w:val="24"/>
          <w:szCs w:val="24"/>
        </w:rPr>
      </w:pPr>
      <w:r w:rsidRPr="00AA6C54">
        <w:rPr>
          <w:b/>
          <w:i/>
          <w:sz w:val="24"/>
          <w:szCs w:val="24"/>
        </w:rPr>
        <w:t xml:space="preserve">“The good </w:t>
      </w:r>
      <w:r w:rsidRPr="00AA6C54">
        <w:rPr>
          <w:b/>
          <w:i/>
          <w:sz w:val="24"/>
          <w:szCs w:val="24"/>
          <w:u w:val="single" w:color="000000"/>
        </w:rPr>
        <w:t>pleasure</w:t>
      </w:r>
      <w:r w:rsidRPr="00AA6C54">
        <w:rPr>
          <w:b/>
          <w:i/>
          <w:sz w:val="24"/>
          <w:szCs w:val="24"/>
        </w:rPr>
        <w:t xml:space="preserve"> of His </w:t>
      </w:r>
      <w:r w:rsidRPr="00AA6C54">
        <w:rPr>
          <w:b/>
          <w:i/>
          <w:sz w:val="24"/>
          <w:szCs w:val="24"/>
          <w:u w:val="single" w:color="000000"/>
        </w:rPr>
        <w:t>will</w:t>
      </w:r>
      <w:r w:rsidRPr="00AA6C54">
        <w:rPr>
          <w:b/>
          <w:i/>
          <w:sz w:val="24"/>
          <w:szCs w:val="24"/>
        </w:rPr>
        <w:t xml:space="preserve">.” </w:t>
      </w:r>
    </w:p>
    <w:p w14:paraId="7B7DEC2B" w14:textId="77777777" w:rsidR="00595AF6" w:rsidRPr="006E3984" w:rsidRDefault="00595AF6" w:rsidP="00595AF6">
      <w:pPr>
        <w:spacing w:after="52" w:line="259" w:lineRule="auto"/>
        <w:ind w:left="55" w:hanging="10"/>
        <w:jc w:val="center"/>
        <w:rPr>
          <w:sz w:val="24"/>
          <w:szCs w:val="24"/>
        </w:rPr>
      </w:pPr>
    </w:p>
    <w:p w14:paraId="28DA1B2B"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25109AD" w14:textId="77777777" w:rsidR="00595AF6" w:rsidRPr="006E3984" w:rsidRDefault="00595AF6" w:rsidP="0037103A">
      <w:pPr>
        <w:numPr>
          <w:ilvl w:val="0"/>
          <w:numId w:val="53"/>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09ED0F83" w14:textId="77777777" w:rsidR="00595AF6" w:rsidRPr="006E3984" w:rsidRDefault="00595AF6" w:rsidP="0037103A">
      <w:pPr>
        <w:numPr>
          <w:ilvl w:val="0"/>
          <w:numId w:val="53"/>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678CA03" w14:textId="77777777" w:rsidR="00595AF6" w:rsidRPr="006E3984" w:rsidRDefault="00595AF6" w:rsidP="00595AF6">
      <w:pPr>
        <w:spacing w:after="61"/>
        <w:ind w:left="543" w:right="6"/>
        <w:rPr>
          <w:sz w:val="24"/>
          <w:szCs w:val="24"/>
        </w:rPr>
      </w:pPr>
      <w:r w:rsidRPr="006E3984">
        <w:rPr>
          <w:sz w:val="24"/>
          <w:szCs w:val="24"/>
        </w:rPr>
        <w:t xml:space="preserve">5:17, 6:6-7; John 6:38-40; 1 Peter 2:15, 3:17, 4:2-3, 4:19; 2 Peter 1:21 </w:t>
      </w:r>
    </w:p>
    <w:p w14:paraId="42EAC27C" w14:textId="77777777" w:rsidR="00595AF6" w:rsidRPr="006E3984" w:rsidRDefault="00595AF6" w:rsidP="0037103A">
      <w:pPr>
        <w:numPr>
          <w:ilvl w:val="0"/>
          <w:numId w:val="53"/>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4333F061" w14:textId="173AB496" w:rsidR="00595AF6" w:rsidRDefault="00595AF6" w:rsidP="00595AF6">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422E9929" w14:textId="048CFA59" w:rsidR="00AD5081" w:rsidRDefault="00AD5081" w:rsidP="00595AF6">
      <w:pPr>
        <w:spacing w:after="56"/>
        <w:ind w:left="543" w:right="6"/>
        <w:rPr>
          <w:sz w:val="24"/>
          <w:szCs w:val="24"/>
        </w:rPr>
      </w:pPr>
    </w:p>
    <w:p w14:paraId="2F6CEE2B" w14:textId="401A87A1" w:rsidR="00AD5081" w:rsidRDefault="006809C9" w:rsidP="0037103A">
      <w:pPr>
        <w:pStyle w:val="ListParagraph"/>
        <w:numPr>
          <w:ilvl w:val="0"/>
          <w:numId w:val="75"/>
        </w:numPr>
        <w:spacing w:after="56"/>
        <w:ind w:right="6"/>
        <w:rPr>
          <w:sz w:val="24"/>
          <w:szCs w:val="24"/>
        </w:rPr>
      </w:pPr>
      <w:r>
        <w:rPr>
          <w:sz w:val="24"/>
          <w:szCs w:val="24"/>
        </w:rPr>
        <w:t>Read Ephesians 1:3-7 and Deuteronomy 7:6-8 and note every similarity. ______________________________________________________________________________________________________________________________________</w:t>
      </w:r>
    </w:p>
    <w:p w14:paraId="2FC60AA8" w14:textId="77777777" w:rsidR="006809C9" w:rsidRDefault="006809C9" w:rsidP="0037103A">
      <w:pPr>
        <w:pStyle w:val="ListParagraph"/>
        <w:numPr>
          <w:ilvl w:val="0"/>
          <w:numId w:val="75"/>
        </w:numPr>
        <w:spacing w:after="56"/>
        <w:ind w:right="6"/>
        <w:rPr>
          <w:sz w:val="24"/>
          <w:szCs w:val="24"/>
        </w:rPr>
      </w:pPr>
      <w:r>
        <w:rPr>
          <w:sz w:val="24"/>
          <w:szCs w:val="24"/>
        </w:rPr>
        <w:t>What is the stated purpose of God’s choosing people, from these two passages?</w:t>
      </w:r>
    </w:p>
    <w:p w14:paraId="3017A66A" w14:textId="458C631C" w:rsidR="006809C9" w:rsidRDefault="006809C9" w:rsidP="006809C9">
      <w:pPr>
        <w:pStyle w:val="ListParagraph"/>
        <w:spacing w:after="56"/>
        <w:ind w:left="1263" w:right="6"/>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w:t>
      </w:r>
    </w:p>
    <w:p w14:paraId="35C2F59A" w14:textId="7A8E6635" w:rsidR="006809C9" w:rsidRDefault="006809C9" w:rsidP="0037103A">
      <w:pPr>
        <w:pStyle w:val="ListParagraph"/>
        <w:numPr>
          <w:ilvl w:val="0"/>
          <w:numId w:val="75"/>
        </w:numPr>
        <w:spacing w:after="56"/>
        <w:ind w:right="6"/>
        <w:rPr>
          <w:sz w:val="24"/>
          <w:szCs w:val="24"/>
        </w:rPr>
      </w:pPr>
      <w:r>
        <w:rPr>
          <w:sz w:val="24"/>
          <w:szCs w:val="24"/>
        </w:rPr>
        <w:lastRenderedPageBreak/>
        <w:t>What does the name father mean to you, and how do you feel about God being your Father? _________________________________________________________________________________________________________________________________________________________________________________________________________</w:t>
      </w:r>
    </w:p>
    <w:p w14:paraId="54D1F24B" w14:textId="77777777" w:rsidR="006809C9" w:rsidRPr="006809C9" w:rsidRDefault="006809C9" w:rsidP="006809C9">
      <w:pPr>
        <w:pStyle w:val="ListParagraph"/>
        <w:spacing w:after="56"/>
        <w:ind w:left="1263" w:right="6"/>
        <w:rPr>
          <w:sz w:val="24"/>
          <w:szCs w:val="24"/>
        </w:rPr>
      </w:pPr>
      <w:r>
        <w:rPr>
          <w:sz w:val="24"/>
          <w:szCs w:val="24"/>
        </w:rPr>
        <w:t xml:space="preserve"> </w:t>
      </w:r>
    </w:p>
    <w:p w14:paraId="3A8EC9CA" w14:textId="77777777" w:rsidR="001F544E" w:rsidRPr="006E3984" w:rsidRDefault="001F544E" w:rsidP="001F544E">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hand at His Precious Son Jesus, and He said, “My Beloved, I have chosen for you a Bride, and her name is__________________.” (If you belong to Him, place your name there.)  </w:t>
      </w:r>
    </w:p>
    <w:p w14:paraId="000DF06D" w14:textId="77777777" w:rsidR="00B241AD" w:rsidRPr="006E3984" w:rsidRDefault="00B241AD" w:rsidP="00595AF6">
      <w:pPr>
        <w:spacing w:after="56"/>
        <w:ind w:left="543" w:right="6"/>
        <w:rPr>
          <w:sz w:val="24"/>
          <w:szCs w:val="24"/>
        </w:rPr>
      </w:pPr>
    </w:p>
    <w:p w14:paraId="3A999134" w14:textId="77777777" w:rsidR="00595AF6" w:rsidRPr="006E3984" w:rsidRDefault="00595AF6" w:rsidP="00595AF6">
      <w:pPr>
        <w:spacing w:after="0"/>
        <w:ind w:left="-15" w:right="6"/>
        <w:rPr>
          <w:sz w:val="24"/>
          <w:szCs w:val="24"/>
        </w:rPr>
      </w:pPr>
      <w:r>
        <w:rPr>
          <w:b/>
          <w:sz w:val="28"/>
        </w:rPr>
        <w:t xml:space="preserve">DIGGING DEEPER: </w:t>
      </w:r>
      <w:r w:rsidRPr="006E3984">
        <w:rPr>
          <w:sz w:val="24"/>
          <w:szCs w:val="24"/>
        </w:rPr>
        <w:t>Matthew 3:13-17, 25:31-34; John 1:1-18, 3:1-18, 6:45-65, 8:16-58, 10:25-</w:t>
      </w:r>
    </w:p>
    <w:p w14:paraId="30645B2C" w14:textId="77777777" w:rsidR="00595AF6" w:rsidRPr="006E3984" w:rsidRDefault="00595AF6" w:rsidP="00595AF6">
      <w:pPr>
        <w:spacing w:after="0"/>
        <w:ind w:left="-15" w:right="6"/>
        <w:rPr>
          <w:sz w:val="24"/>
          <w:szCs w:val="24"/>
        </w:rPr>
      </w:pPr>
      <w:r w:rsidRPr="006E3984">
        <w:rPr>
          <w:sz w:val="24"/>
          <w:szCs w:val="24"/>
        </w:rPr>
        <w:t xml:space="preserve">38, 14:1-26, 17:1-6; Isaiah 49:14-16, 53:1-12, 54:13; 1 Peter 1:9-25, 2:4; 1 Corinthians 15:20-28; </w:t>
      </w:r>
    </w:p>
    <w:p w14:paraId="150A7450" w14:textId="77777777" w:rsidR="00595AF6" w:rsidRDefault="00595AF6" w:rsidP="00595AF6">
      <w:pPr>
        <w:spacing w:after="186"/>
        <w:ind w:left="-15" w:right="6"/>
      </w:pPr>
      <w:r>
        <w:t xml:space="preserve">Ephesians 2:11-14; Colossians1:1-13; 1 John 3:1-10, 4:10-19; Romans 8:15-17; Galatians 4:3-7; Titus 1:2-4; 3:4-7; Jeremiah 31:3, 31-34 </w:t>
      </w:r>
    </w:p>
    <w:p w14:paraId="68AD65CD" w14:textId="09657D1C" w:rsidR="00595AF6" w:rsidRDefault="00595AF6" w:rsidP="00FA0A80">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0AFE157" w14:textId="6FF62D10" w:rsidR="00595AF6" w:rsidRDefault="00595AF6" w:rsidP="00FA0A80">
      <w:pPr>
        <w:spacing w:after="0" w:line="252" w:lineRule="auto"/>
        <w:ind w:left="25" w:right="28" w:hanging="6"/>
        <w:jc w:val="center"/>
        <w:rPr>
          <w:b/>
          <w:sz w:val="24"/>
          <w:szCs w:val="24"/>
        </w:rPr>
      </w:pPr>
      <w:r w:rsidRPr="00FA0A80">
        <w:rPr>
          <w:b/>
          <w:sz w:val="24"/>
          <w:szCs w:val="24"/>
        </w:rPr>
        <w:t>Ephesians 3:14-19 (N</w:t>
      </w:r>
      <w:r w:rsidR="00FA0A80" w:rsidRPr="00FA0A80">
        <w:rPr>
          <w:b/>
          <w:sz w:val="24"/>
          <w:szCs w:val="24"/>
        </w:rPr>
        <w:t>ET</w:t>
      </w:r>
      <w:r w:rsidRPr="00FA0A80">
        <w:rPr>
          <w:b/>
          <w:sz w:val="24"/>
          <w:szCs w:val="24"/>
        </w:rPr>
        <w:t xml:space="preserve">) </w:t>
      </w:r>
    </w:p>
    <w:p w14:paraId="522BC30F" w14:textId="538445EE" w:rsidR="00FA0A80" w:rsidRPr="00FA0A80" w:rsidRDefault="00FA0A80" w:rsidP="00FA0A80">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4506D379" w14:textId="77777777" w:rsidR="00595AF6" w:rsidRPr="00181CB1" w:rsidRDefault="00595AF6" w:rsidP="00595AF6">
      <w:pPr>
        <w:spacing w:after="5" w:line="252" w:lineRule="auto"/>
        <w:ind w:left="25" w:right="17" w:hanging="6"/>
        <w:jc w:val="center"/>
        <w:rPr>
          <w:sz w:val="24"/>
          <w:szCs w:val="24"/>
        </w:rPr>
      </w:pPr>
    </w:p>
    <w:p w14:paraId="60464BCB" w14:textId="50863F5C" w:rsidR="00040119" w:rsidRPr="00BB1571" w:rsidRDefault="00595AF6" w:rsidP="00595AF6">
      <w:pPr>
        <w:spacing w:after="249"/>
        <w:ind w:left="-15" w:right="6" w:firstLine="721"/>
        <w:jc w:val="both"/>
        <w:rPr>
          <w:sz w:val="24"/>
          <w:szCs w:val="24"/>
        </w:rPr>
      </w:pPr>
      <w:r w:rsidRPr="00BB1571">
        <w:rPr>
          <w:sz w:val="24"/>
          <w:szCs w:val="24"/>
        </w:rPr>
        <w:t>Paul’s pra</w:t>
      </w:r>
      <w:r w:rsidR="00930BC0" w:rsidRPr="00BB1571">
        <w:rPr>
          <w:sz w:val="24"/>
          <w:szCs w:val="24"/>
        </w:rPr>
        <w:t>yer,</w:t>
      </w:r>
      <w:r w:rsidRPr="00BB1571">
        <w:rPr>
          <w:sz w:val="24"/>
          <w:szCs w:val="24"/>
        </w:rPr>
        <w:t xml:space="preserve"> in the above passage, stands out like an artesian well in the midst of a desert wasteland. </w:t>
      </w:r>
      <w:r w:rsidR="00BB1571" w:rsidRPr="00BB1571">
        <w:rPr>
          <w:sz w:val="24"/>
          <w:szCs w:val="24"/>
        </w:rPr>
        <w:t xml:space="preserve"> To those who are powerless, empty, and thirsty for love, these truths are an oasis to a barren soul. </w:t>
      </w:r>
      <w:r w:rsidRPr="00BB1571">
        <w:rPr>
          <w:sz w:val="24"/>
          <w:szCs w:val="24"/>
        </w:rPr>
        <w:t xml:space="preserve">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sidR="00FA0A80" w:rsidRPr="00BB1571">
        <w:rPr>
          <w:sz w:val="24"/>
          <w:szCs w:val="24"/>
        </w:rPr>
        <w:t>.</w:t>
      </w:r>
      <w:r w:rsidRPr="00BB1571">
        <w:rPr>
          <w:sz w:val="24"/>
          <w:szCs w:val="24"/>
        </w:rPr>
        <w:t xml:space="preserve"> </w:t>
      </w:r>
    </w:p>
    <w:p w14:paraId="31EB99A8" w14:textId="52AE70C1" w:rsidR="00595AF6" w:rsidRPr="00181CB1" w:rsidRDefault="00040119" w:rsidP="00595AF6">
      <w:pPr>
        <w:spacing w:after="249"/>
        <w:ind w:left="-15" w:right="6" w:firstLine="721"/>
        <w:jc w:val="both"/>
        <w:rPr>
          <w:sz w:val="24"/>
          <w:szCs w:val="24"/>
        </w:rPr>
      </w:pPr>
      <w:r>
        <w:rPr>
          <w:sz w:val="24"/>
          <w:szCs w:val="24"/>
        </w:rPr>
        <w:t>Additionally, t</w:t>
      </w:r>
      <w:r w:rsidR="00595AF6" w:rsidRPr="00181CB1">
        <w:rPr>
          <w:sz w:val="24"/>
          <w:szCs w:val="24"/>
        </w:rPr>
        <w:t xml:space="preserve">here is something quite unique about this passage. In the entirety of the New Testament, the one and only time the word </w:t>
      </w:r>
      <w:r w:rsidR="00595AF6" w:rsidRPr="00181CB1">
        <w:rPr>
          <w:i/>
          <w:sz w:val="24"/>
          <w:szCs w:val="24"/>
        </w:rPr>
        <w:t>family</w:t>
      </w:r>
      <w:r w:rsidR="00595AF6" w:rsidRPr="00181CB1">
        <w:rPr>
          <w:sz w:val="24"/>
          <w:szCs w:val="24"/>
        </w:rPr>
        <w:t xml:space="preserve"> is used is in that prayer</w:t>
      </w:r>
      <w:r>
        <w:rPr>
          <w:sz w:val="24"/>
          <w:szCs w:val="24"/>
        </w:rPr>
        <w:t>.</w:t>
      </w:r>
      <w:r w:rsidR="00595AF6" w:rsidRPr="00181CB1">
        <w:rPr>
          <w:sz w:val="24"/>
          <w:szCs w:val="24"/>
        </w:rPr>
        <w:t xml:space="preserve"> And did you notice the location of the family? We’re a family in heaven and on earth, and we have the honor of bearing our Father’s name</w:t>
      </w:r>
      <w:r>
        <w:rPr>
          <w:sz w:val="24"/>
          <w:szCs w:val="24"/>
        </w:rPr>
        <w:t>.</w:t>
      </w:r>
      <w:r w:rsidR="00595AF6" w:rsidRPr="00181CB1">
        <w:rPr>
          <w:sz w:val="24"/>
          <w:szCs w:val="24"/>
        </w:rPr>
        <w:t xml:space="preserve"> </w:t>
      </w:r>
    </w:p>
    <w:p w14:paraId="7ED9806A" w14:textId="4286FB78" w:rsidR="003343E9" w:rsidRDefault="00595AF6" w:rsidP="00595AF6">
      <w:pPr>
        <w:spacing w:after="146" w:line="268" w:lineRule="auto"/>
        <w:ind w:left="-15" w:right="10" w:firstLine="711"/>
        <w:jc w:val="both"/>
        <w:rPr>
          <w:sz w:val="24"/>
          <w:szCs w:val="24"/>
        </w:rPr>
      </w:pPr>
      <w:r w:rsidRPr="00D8326A">
        <w:rPr>
          <w:sz w:val="24"/>
          <w:szCs w:val="24"/>
        </w:rPr>
        <w:lastRenderedPageBreak/>
        <w:t xml:space="preserve">Paul’s prayer is impressive, </w:t>
      </w:r>
      <w:r w:rsidR="00040119" w:rsidRPr="00D8326A">
        <w:rPr>
          <w:sz w:val="24"/>
          <w:szCs w:val="24"/>
        </w:rPr>
        <w:t xml:space="preserve">but it doesn’t even compare to </w:t>
      </w:r>
      <w:r w:rsidRPr="00D8326A">
        <w:rPr>
          <w:sz w:val="24"/>
          <w:szCs w:val="24"/>
        </w:rPr>
        <w:t>the Lord’s Prayer</w:t>
      </w:r>
      <w:r w:rsidR="00040119" w:rsidRPr="00D8326A">
        <w:rPr>
          <w:sz w:val="24"/>
          <w:szCs w:val="24"/>
        </w:rPr>
        <w:t>, recorded in John 17:1-26. It was just be</w:t>
      </w:r>
      <w:r w:rsidRPr="00D8326A">
        <w:rPr>
          <w:sz w:val="24"/>
          <w:szCs w:val="24"/>
        </w:rPr>
        <w:t xml:space="preserve">fore </w:t>
      </w:r>
      <w:r w:rsidR="00040119" w:rsidRPr="00D8326A">
        <w:rPr>
          <w:sz w:val="24"/>
          <w:szCs w:val="24"/>
        </w:rPr>
        <w:t>Jesus went to the cross that He</w:t>
      </w:r>
      <w:r w:rsidRPr="00D8326A">
        <w:rPr>
          <w:sz w:val="24"/>
          <w:szCs w:val="24"/>
        </w:rPr>
        <w:t xml:space="preserve"> had a conversation with the Father about those the Father had given to Him.</w:t>
      </w:r>
      <w:r w:rsidR="00040119" w:rsidRPr="00D8326A">
        <w:rPr>
          <w:sz w:val="24"/>
          <w:szCs w:val="24"/>
        </w:rPr>
        <w:t xml:space="preserve"> In the </w:t>
      </w:r>
      <w:r w:rsidR="00D8326A" w:rsidRPr="00D8326A">
        <w:rPr>
          <w:sz w:val="24"/>
          <w:szCs w:val="24"/>
        </w:rPr>
        <w:t>prayer, we</w:t>
      </w:r>
      <w:r w:rsidRPr="00D8326A">
        <w:rPr>
          <w:sz w:val="24"/>
          <w:szCs w:val="24"/>
        </w:rPr>
        <w:t xml:space="preserve"> </w:t>
      </w:r>
      <w:r w:rsidR="00D8326A" w:rsidRPr="00D8326A">
        <w:rPr>
          <w:sz w:val="24"/>
          <w:szCs w:val="24"/>
        </w:rPr>
        <w:t>have a rare opportunity</w:t>
      </w:r>
      <w:r w:rsidR="00040119" w:rsidRPr="00D8326A">
        <w:rPr>
          <w:sz w:val="24"/>
          <w:szCs w:val="24"/>
        </w:rPr>
        <w:t xml:space="preserve"> to know </w:t>
      </w:r>
      <w:r w:rsidRPr="00D8326A">
        <w:rPr>
          <w:sz w:val="24"/>
          <w:szCs w:val="24"/>
        </w:rPr>
        <w:t>the specific request Jesus made on our behalf. This prayer is chockfull of truths too numerous to ponder in one chapter</w:t>
      </w:r>
      <w:r w:rsidR="00BB1571">
        <w:rPr>
          <w:sz w:val="24"/>
          <w:szCs w:val="24"/>
        </w:rPr>
        <w:t>. Therefore,</w:t>
      </w:r>
      <w:r w:rsidR="00D8326A" w:rsidRPr="00D8326A">
        <w:rPr>
          <w:sz w:val="24"/>
          <w:szCs w:val="24"/>
        </w:rPr>
        <w:t xml:space="preserve"> </w:t>
      </w:r>
      <w:r w:rsidR="00BB1571">
        <w:rPr>
          <w:sz w:val="24"/>
          <w:szCs w:val="24"/>
        </w:rPr>
        <w:t xml:space="preserve">for now, </w:t>
      </w:r>
      <w:r w:rsidRPr="00D8326A">
        <w:rPr>
          <w:sz w:val="24"/>
          <w:szCs w:val="24"/>
        </w:rPr>
        <w:t xml:space="preserve">we’ll focus on just a few </w:t>
      </w:r>
      <w:r w:rsidR="00D8326A" w:rsidRPr="00D8326A">
        <w:rPr>
          <w:sz w:val="24"/>
          <w:szCs w:val="24"/>
        </w:rPr>
        <w:t>statements such as,</w:t>
      </w:r>
      <w:r w:rsidRPr="00D8326A">
        <w:rPr>
          <w:sz w:val="24"/>
          <w:szCs w:val="24"/>
        </w:rPr>
        <w:t xml:space="preserve"> “This is eternal life, that they may know you, the only true God, and Jesus Christ whom You have sent.” And….  “I have revealed you to those whom you have given me out of the world. </w:t>
      </w:r>
    </w:p>
    <w:p w14:paraId="649A68C0" w14:textId="06CDB4C1" w:rsidR="00FA0A80" w:rsidRPr="00D8326A" w:rsidRDefault="00595AF6" w:rsidP="00595AF6">
      <w:pPr>
        <w:spacing w:after="146" w:line="268" w:lineRule="auto"/>
        <w:ind w:left="-15" w:right="10" w:firstLine="711"/>
        <w:jc w:val="both"/>
        <w:rPr>
          <w:rFonts w:asciiTheme="minorHAnsi" w:hAnsiTheme="minorHAnsi" w:cstheme="minorHAnsi"/>
          <w:sz w:val="24"/>
          <w:szCs w:val="24"/>
        </w:rPr>
      </w:pPr>
      <w:r w:rsidRPr="00D8326A">
        <w:rPr>
          <w:sz w:val="24"/>
          <w:szCs w:val="24"/>
        </w:rPr>
        <w:t>They were yours: you gave them to me and they have obeyed your word” (John 17:3-6) (NIV)</w:t>
      </w:r>
      <w:r w:rsidR="00D8326A" w:rsidRPr="00D8326A">
        <w:rPr>
          <w:sz w:val="24"/>
          <w:szCs w:val="24"/>
        </w:rPr>
        <w:t>.</w:t>
      </w:r>
      <w:r w:rsidRPr="00D8326A">
        <w:rPr>
          <w:sz w:val="24"/>
          <w:szCs w:val="24"/>
        </w:rPr>
        <w:t xml:space="preserve"> </w:t>
      </w:r>
      <w:r w:rsidR="00D8326A" w:rsidRPr="00D8326A">
        <w:rPr>
          <w:sz w:val="24"/>
          <w:szCs w:val="24"/>
        </w:rPr>
        <w:t>W</w:t>
      </w:r>
      <w:r w:rsidRPr="00D8326A">
        <w:rPr>
          <w:sz w:val="24"/>
          <w:szCs w:val="24"/>
        </w:rPr>
        <w:t xml:space="preserve">e think of eternal life as living forever, yet </w:t>
      </w:r>
      <w:r w:rsidR="00D8326A" w:rsidRPr="00D8326A">
        <w:rPr>
          <w:sz w:val="24"/>
          <w:szCs w:val="24"/>
        </w:rPr>
        <w:t>that is not what the passage says.</w:t>
      </w:r>
      <w:r w:rsidRPr="00D8326A">
        <w:rPr>
          <w:sz w:val="24"/>
          <w:szCs w:val="24"/>
        </w:rPr>
        <w:t xml:space="preserve"> “Eternal life,” Jesus said, is “knowing God the Father.” </w:t>
      </w:r>
      <w:r w:rsidR="00D8326A">
        <w:rPr>
          <w:sz w:val="24"/>
          <w:szCs w:val="24"/>
        </w:rPr>
        <w:t>But, how is it possible to know the unseen God</w:t>
      </w:r>
      <w:r w:rsidRPr="00D8326A">
        <w:rPr>
          <w:sz w:val="24"/>
          <w:szCs w:val="24"/>
        </w:rPr>
        <w:t xml:space="preserve">? </w:t>
      </w:r>
      <w:r w:rsidR="00BB1571" w:rsidRPr="00BB1571">
        <w:rPr>
          <w:sz w:val="24"/>
          <w:szCs w:val="24"/>
        </w:rPr>
        <w:t>Apart from knowing the Lord Jesus, we can’t!  Because, as He said, “No one comes to the Father except through me” (John 14:1-6).</w:t>
      </w:r>
      <w:r w:rsidR="00BB1571">
        <w:rPr>
          <w:sz w:val="24"/>
          <w:szCs w:val="24"/>
        </w:rPr>
        <w:t xml:space="preserve"> </w:t>
      </w:r>
      <w:r w:rsidR="00FA0A80" w:rsidRPr="00D8326A">
        <w:rPr>
          <w:sz w:val="24"/>
          <w:szCs w:val="24"/>
        </w:rPr>
        <w:t>A</w:t>
      </w:r>
      <w:r w:rsidRPr="00D8326A">
        <w:rPr>
          <w:sz w:val="24"/>
          <w:szCs w:val="24"/>
        </w:rPr>
        <w:t>nd…. “If you have seen me, you have seen the Father” and…. “I and the Father are One” (John 10:30-38)</w:t>
      </w:r>
      <w:r w:rsidR="008125BC" w:rsidRPr="00D8326A">
        <w:rPr>
          <w:sz w:val="24"/>
          <w:szCs w:val="24"/>
        </w:rPr>
        <w:t>.</w:t>
      </w:r>
      <w:r w:rsidRPr="00D8326A">
        <w:rPr>
          <w:sz w:val="24"/>
          <w:szCs w:val="24"/>
        </w:rPr>
        <w:t xml:space="preserve"> And </w:t>
      </w:r>
      <w:r w:rsidRPr="00D8326A">
        <w:rPr>
          <w:rFonts w:asciiTheme="minorHAnsi" w:hAnsiTheme="minorHAnsi" w:cstheme="minorHAnsi"/>
          <w:sz w:val="24"/>
          <w:szCs w:val="24"/>
        </w:rPr>
        <w:t xml:space="preserve">furthermore, </w:t>
      </w:r>
      <w:r w:rsidR="00FA0A80" w:rsidRPr="00D8326A">
        <w:rPr>
          <w:rFonts w:asciiTheme="minorHAnsi" w:hAnsiTheme="minorHAnsi" w:cstheme="minorHAnsi"/>
          <w:sz w:val="24"/>
          <w:szCs w:val="24"/>
        </w:rPr>
        <w:t>“</w:t>
      </w:r>
      <w:r w:rsidR="00FA0A80" w:rsidRPr="00D8326A">
        <w:rPr>
          <w:rFonts w:asciiTheme="minorHAnsi" w:hAnsiTheme="minorHAnsi" w:cstheme="minorHAnsi"/>
          <w:color w:val="000000"/>
          <w:sz w:val="24"/>
          <w:szCs w:val="24"/>
        </w:rPr>
        <w:t>No one has ever seen God. The only one,</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himself God, who is in closest fellowship with</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the Father, has made God</w:t>
      </w:r>
      <w:r w:rsidR="00FA0A80" w:rsidRPr="00D8326A">
        <w:rPr>
          <w:rStyle w:val="apple-converted-space"/>
          <w:rFonts w:asciiTheme="minorHAnsi" w:hAnsiTheme="minorHAnsi" w:cstheme="minorHAnsi"/>
          <w:color w:val="000000"/>
          <w:sz w:val="24"/>
          <w:szCs w:val="24"/>
        </w:rPr>
        <w:t> </w:t>
      </w:r>
      <w:r w:rsidR="00FA0A80" w:rsidRPr="00D8326A">
        <w:rPr>
          <w:rFonts w:asciiTheme="minorHAnsi" w:hAnsiTheme="minorHAnsi" w:cstheme="minorHAnsi"/>
          <w:color w:val="000000"/>
          <w:sz w:val="24"/>
          <w:szCs w:val="24"/>
        </w:rPr>
        <w:t>known</w:t>
      </w:r>
      <w:r w:rsidR="008125BC" w:rsidRPr="00D8326A">
        <w:rPr>
          <w:rFonts w:asciiTheme="minorHAnsi" w:hAnsiTheme="minorHAnsi" w:cstheme="minorHAnsi"/>
          <w:color w:val="000000"/>
          <w:sz w:val="24"/>
          <w:szCs w:val="24"/>
        </w:rPr>
        <w:t xml:space="preserve"> </w:t>
      </w:r>
      <w:r w:rsidR="008125BC" w:rsidRPr="00D8326A">
        <w:rPr>
          <w:rFonts w:asciiTheme="minorHAnsi" w:hAnsiTheme="minorHAnsi" w:cstheme="minorHAnsi"/>
          <w:sz w:val="24"/>
          <w:szCs w:val="24"/>
        </w:rPr>
        <w:t>(John 1:14-18)</w:t>
      </w:r>
      <w:r w:rsidR="00FA0A80" w:rsidRPr="00D8326A">
        <w:rPr>
          <w:rFonts w:asciiTheme="minorHAnsi" w:hAnsiTheme="minorHAnsi" w:cstheme="minorHAnsi"/>
          <w:color w:val="000000"/>
          <w:sz w:val="24"/>
          <w:szCs w:val="24"/>
        </w:rPr>
        <w:t>.</w:t>
      </w:r>
      <w:r w:rsidR="00FA0A80" w:rsidRPr="00D8326A">
        <w:rPr>
          <w:rStyle w:val="apple-converted-space"/>
          <w:rFonts w:asciiTheme="minorHAnsi" w:hAnsiTheme="minorHAnsi" w:cstheme="minorHAnsi"/>
          <w:color w:val="000000"/>
          <w:sz w:val="24"/>
          <w:szCs w:val="24"/>
          <w:vertAlign w:val="superscript"/>
        </w:rPr>
        <w:t> </w:t>
      </w:r>
    </w:p>
    <w:p w14:paraId="63AD8462" w14:textId="327AE9D7" w:rsidR="00595AF6" w:rsidRDefault="00595AF6" w:rsidP="00595AF6">
      <w:pPr>
        <w:spacing w:after="5" w:line="252" w:lineRule="auto"/>
        <w:ind w:left="25" w:right="33" w:hanging="6"/>
        <w:jc w:val="center"/>
        <w:rPr>
          <w:b/>
          <w:sz w:val="24"/>
          <w:szCs w:val="24"/>
        </w:rPr>
      </w:pPr>
      <w:r w:rsidRPr="008125BC">
        <w:rPr>
          <w:b/>
          <w:sz w:val="24"/>
          <w:szCs w:val="24"/>
        </w:rPr>
        <w:t>Romans 8:14-16 (N</w:t>
      </w:r>
      <w:r w:rsidR="008125BC" w:rsidRPr="008125BC">
        <w:rPr>
          <w:b/>
          <w:sz w:val="24"/>
          <w:szCs w:val="24"/>
        </w:rPr>
        <w:t>ET</w:t>
      </w:r>
      <w:r w:rsidRPr="008125BC">
        <w:rPr>
          <w:b/>
          <w:sz w:val="24"/>
          <w:szCs w:val="24"/>
        </w:rPr>
        <w:t xml:space="preserve">) </w:t>
      </w:r>
    </w:p>
    <w:p w14:paraId="30699D9F" w14:textId="6D5D1A32" w:rsidR="008125BC" w:rsidRPr="008125BC" w:rsidRDefault="008125BC" w:rsidP="00595AF6">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39F4D34D" w14:textId="77777777" w:rsidR="008125BC" w:rsidRPr="008125BC" w:rsidRDefault="008125BC" w:rsidP="00595AF6">
      <w:pPr>
        <w:spacing w:after="5" w:line="252" w:lineRule="auto"/>
        <w:ind w:left="25" w:right="33" w:hanging="6"/>
        <w:jc w:val="center"/>
        <w:rPr>
          <w:sz w:val="24"/>
          <w:szCs w:val="24"/>
        </w:rPr>
      </w:pPr>
    </w:p>
    <w:p w14:paraId="7C341B52" w14:textId="41447CC8" w:rsidR="00595AF6" w:rsidRPr="00181CB1" w:rsidRDefault="00595AF6" w:rsidP="00595AF6">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sidR="00216D18">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76091385" w14:textId="33FFB4D6" w:rsidR="00595AF6" w:rsidRPr="00181CB1" w:rsidRDefault="00595AF6" w:rsidP="00595AF6">
      <w:pPr>
        <w:ind w:left="-15" w:right="6" w:firstLine="721"/>
        <w:jc w:val="both"/>
        <w:rPr>
          <w:sz w:val="24"/>
          <w:szCs w:val="24"/>
        </w:rPr>
      </w:pPr>
      <w:r w:rsidRPr="00181CB1">
        <w:rPr>
          <w:sz w:val="24"/>
          <w:szCs w:val="24"/>
        </w:rPr>
        <w:t>We learned that Muslims adhere to Five Pillars of Faith</w:t>
      </w:r>
      <w:r w:rsidR="00D8326A">
        <w:rPr>
          <w:sz w:val="24"/>
          <w:szCs w:val="24"/>
        </w:rPr>
        <w:t>. E</w:t>
      </w:r>
      <w:r w:rsidRPr="00181CB1">
        <w:rPr>
          <w:sz w:val="24"/>
          <w:szCs w:val="24"/>
        </w:rPr>
        <w:t>ach one stands in stark contrast to the Christian faith</w:t>
      </w:r>
      <w:r w:rsidR="00D8326A">
        <w:rPr>
          <w:sz w:val="24"/>
          <w:szCs w:val="24"/>
        </w:rPr>
        <w:t xml:space="preserve"> with </w:t>
      </w:r>
      <w:r w:rsidR="00D8326A" w:rsidRPr="00181CB1">
        <w:rPr>
          <w:sz w:val="24"/>
          <w:szCs w:val="24"/>
        </w:rPr>
        <w:t>numerous</w:t>
      </w:r>
      <w:r w:rsidRPr="00181CB1">
        <w:rPr>
          <w:sz w:val="24"/>
          <w:szCs w:val="24"/>
        </w:rPr>
        <w:t xml:space="preserve">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sidR="00D8326A">
        <w:rPr>
          <w:sz w:val="24"/>
          <w:szCs w:val="24"/>
        </w:rPr>
        <w:t>Conversely, for the child of God,</w:t>
      </w:r>
      <w:r w:rsidRPr="00181CB1">
        <w:rPr>
          <w:sz w:val="24"/>
          <w:szCs w:val="24"/>
        </w:rPr>
        <w:t xml:space="preserve"> prayer is communion with God our Father (Hebrews 4:16)</w:t>
      </w:r>
      <w:r w:rsidR="008125BC">
        <w:rPr>
          <w:sz w:val="24"/>
          <w:szCs w:val="24"/>
        </w:rPr>
        <w:t>.</w:t>
      </w:r>
      <w:r w:rsidRPr="00181CB1">
        <w:rPr>
          <w:sz w:val="24"/>
          <w:szCs w:val="24"/>
        </w:rPr>
        <w:t xml:space="preserve"> Although He is our creator, and the King of the universe, He knows us each personally and </w:t>
      </w:r>
      <w:r w:rsidRPr="00181CB1">
        <w:rPr>
          <w:sz w:val="24"/>
          <w:szCs w:val="24"/>
        </w:rPr>
        <w:lastRenderedPageBreak/>
        <w:t xml:space="preserve">intimately. It’s a privilege to talk to Him - not an obligation.  But this is not so for a Muslim; they don’t even know who they are praying to. </w:t>
      </w:r>
    </w:p>
    <w:p w14:paraId="553EC389" w14:textId="6203E1EE" w:rsidR="00595AF6" w:rsidRPr="00181CB1" w:rsidRDefault="00595AF6" w:rsidP="00595AF6">
      <w:pPr>
        <w:spacing w:after="146" w:line="268" w:lineRule="auto"/>
        <w:ind w:left="-15" w:right="10" w:firstLine="711"/>
        <w:jc w:val="both"/>
        <w:rPr>
          <w:sz w:val="24"/>
          <w:szCs w:val="24"/>
        </w:rPr>
      </w:pPr>
      <w:r w:rsidRPr="00181CB1">
        <w:rPr>
          <w:sz w:val="24"/>
          <w:szCs w:val="24"/>
        </w:rPr>
        <w:t>At th</w:t>
      </w:r>
      <w:r w:rsidR="00AD5081">
        <w:rPr>
          <w:sz w:val="24"/>
          <w:szCs w:val="24"/>
        </w:rPr>
        <w:t xml:space="preserve">an same </w:t>
      </w:r>
      <w:r w:rsidRPr="00181CB1">
        <w:rPr>
          <w:sz w:val="24"/>
          <w:szCs w:val="24"/>
        </w:rPr>
        <w:t>conference, André told the story of Maha an Egyptian girl who was raised in a devout Muslim home. One night while praying with her mother, Maha ask</w:t>
      </w:r>
      <w:r w:rsidR="0034175F">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sidR="0034175F">
        <w:rPr>
          <w:sz w:val="24"/>
          <w:szCs w:val="24"/>
        </w:rPr>
        <w:t>.</w:t>
      </w:r>
      <w:r w:rsidRPr="00181CB1">
        <w:rPr>
          <w:sz w:val="24"/>
          <w:szCs w:val="24"/>
        </w:rPr>
        <w:t xml:space="preserve">) Maha was curious, so she secretly read the forbidden book. As she got older, one day she passed a Christian </w:t>
      </w:r>
      <w:r w:rsidR="00C50945">
        <w:rPr>
          <w:sz w:val="24"/>
          <w:szCs w:val="24"/>
        </w:rPr>
        <w:t xml:space="preserve">church </w:t>
      </w:r>
      <w:r w:rsidRPr="00181CB1">
        <w:rPr>
          <w:sz w:val="24"/>
          <w:szCs w:val="24"/>
        </w:rPr>
        <w:t>and heard singing</w:t>
      </w:r>
      <w:r w:rsidR="00C50945">
        <w:rPr>
          <w:sz w:val="24"/>
          <w:szCs w:val="24"/>
        </w:rPr>
        <w:t>, and s</w:t>
      </w:r>
      <w:r w:rsidRPr="00181CB1">
        <w:rPr>
          <w:sz w:val="24"/>
          <w:szCs w:val="24"/>
        </w:rPr>
        <w:t>he drew near to listen.  After the singing stopped, she heard the pastor say, “</w:t>
      </w:r>
      <w:r w:rsidR="0034175F">
        <w:rPr>
          <w:sz w:val="24"/>
          <w:szCs w:val="24"/>
        </w:rPr>
        <w:t>L</w:t>
      </w:r>
      <w:r w:rsidRPr="00181CB1">
        <w:rPr>
          <w:sz w:val="24"/>
          <w:szCs w:val="24"/>
        </w:rPr>
        <w:t xml:space="preserve">et us 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bookmarkEnd w:id="24"/>
    <w:p w14:paraId="63E04019" w14:textId="1851A491" w:rsidR="00595AF6" w:rsidRPr="00216D18" w:rsidRDefault="00595AF6" w:rsidP="00595AF6">
      <w:pPr>
        <w:spacing w:after="183"/>
        <w:ind w:left="-15" w:right="6" w:firstLine="721"/>
        <w:jc w:val="both"/>
        <w:rPr>
          <w:sz w:val="24"/>
          <w:szCs w:val="24"/>
        </w:rPr>
      </w:pPr>
      <w:r w:rsidRPr="00181CB1">
        <w:rPr>
          <w:sz w:val="24"/>
          <w:szCs w:val="24"/>
        </w:rPr>
        <w:t xml:space="preserve">In his book </w:t>
      </w:r>
      <w:r w:rsidRPr="00095EF0">
        <w:rPr>
          <w:i/>
          <w:sz w:val="24"/>
          <w:szCs w:val="24"/>
          <w:u w:color="000000"/>
        </w:rPr>
        <w:t>Engaging Islam</w:t>
      </w:r>
      <w:r w:rsidRPr="00095EF0">
        <w:rPr>
          <w:i/>
          <w:sz w:val="24"/>
          <w:szCs w:val="24"/>
        </w:rPr>
        <w:t>,</w:t>
      </w:r>
      <w:r w:rsidRPr="00181CB1">
        <w:rPr>
          <w:sz w:val="24"/>
          <w:szCs w:val="24"/>
        </w:rPr>
        <w:t xml:space="preserve">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w:t>
      </w:r>
      <w:r w:rsidR="00C50945">
        <w:rPr>
          <w:sz w:val="24"/>
          <w:szCs w:val="24"/>
        </w:rPr>
        <w:t xml:space="preserve">to learn </w:t>
      </w:r>
      <w:r w:rsidRPr="00181CB1">
        <w:rPr>
          <w:sz w:val="24"/>
          <w:szCs w:val="24"/>
        </w:rPr>
        <w:t xml:space="preserve">that He desires an intimate relationship with His children, and that He is actively involved in their lives. You can read her story in her </w:t>
      </w:r>
      <w:r w:rsidRPr="00216D18">
        <w:rPr>
          <w:sz w:val="24"/>
          <w:szCs w:val="24"/>
        </w:rPr>
        <w:t>book titled</w:t>
      </w:r>
      <w:r w:rsidRPr="00216D18">
        <w:rPr>
          <w:sz w:val="24"/>
          <w:szCs w:val="24"/>
          <w:u w:color="000000"/>
        </w:rPr>
        <w:t xml:space="preserve"> </w:t>
      </w:r>
      <w:r w:rsidRPr="00216D18">
        <w:rPr>
          <w:i/>
          <w:sz w:val="24"/>
          <w:szCs w:val="24"/>
          <w:u w:color="000000"/>
        </w:rPr>
        <w:t>I Dared to Call Him Father</w:t>
      </w:r>
      <w:r w:rsidRPr="00216D18">
        <w:rPr>
          <w:sz w:val="24"/>
          <w:szCs w:val="24"/>
        </w:rPr>
        <w:t xml:space="preserve">. </w:t>
      </w:r>
    </w:p>
    <w:p w14:paraId="2D07FD6A" w14:textId="40FBD244" w:rsidR="00595AF6" w:rsidRDefault="00595AF6" w:rsidP="008125BC">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7BE6075" w14:textId="77777777" w:rsidR="00181CB1" w:rsidRPr="00181CB1" w:rsidRDefault="00181CB1" w:rsidP="008125BC">
      <w:pPr>
        <w:spacing w:after="0"/>
      </w:pPr>
    </w:p>
    <w:p w14:paraId="382B8AED" w14:textId="39F19A0F" w:rsidR="00595AF6" w:rsidRPr="008125BC" w:rsidRDefault="00C50945" w:rsidP="008125BC">
      <w:pPr>
        <w:spacing w:after="0" w:line="252" w:lineRule="auto"/>
        <w:ind w:left="25" w:right="61" w:hanging="6"/>
        <w:jc w:val="center"/>
        <w:rPr>
          <w:rFonts w:asciiTheme="minorHAnsi" w:hAnsiTheme="minorHAnsi" w:cstheme="minorHAnsi"/>
          <w:b/>
          <w:sz w:val="24"/>
          <w:szCs w:val="24"/>
        </w:rPr>
      </w:pPr>
      <w:r>
        <w:rPr>
          <w:rFonts w:asciiTheme="minorHAnsi" w:hAnsiTheme="minorHAnsi" w:cstheme="minorHAnsi"/>
          <w:b/>
          <w:sz w:val="24"/>
          <w:szCs w:val="24"/>
        </w:rPr>
        <w:t>Psalm</w:t>
      </w:r>
      <w:r w:rsidR="00595AF6" w:rsidRPr="008125BC">
        <w:rPr>
          <w:rFonts w:asciiTheme="minorHAnsi" w:hAnsiTheme="minorHAnsi" w:cstheme="minorHAnsi"/>
          <w:b/>
          <w:sz w:val="24"/>
          <w:szCs w:val="24"/>
        </w:rPr>
        <w:t xml:space="preserve"> 68:5-6 (N</w:t>
      </w:r>
      <w:r>
        <w:rPr>
          <w:rFonts w:asciiTheme="minorHAnsi" w:hAnsiTheme="minorHAnsi" w:cstheme="minorHAnsi"/>
          <w:b/>
          <w:sz w:val="24"/>
          <w:szCs w:val="24"/>
        </w:rPr>
        <w:t>ET</w:t>
      </w:r>
      <w:r w:rsidR="00595AF6" w:rsidRPr="008125BC">
        <w:rPr>
          <w:rFonts w:asciiTheme="minorHAnsi" w:hAnsiTheme="minorHAnsi" w:cstheme="minorHAnsi"/>
          <w:b/>
          <w:sz w:val="24"/>
          <w:szCs w:val="24"/>
        </w:rPr>
        <w:t xml:space="preserve">) </w:t>
      </w:r>
    </w:p>
    <w:p w14:paraId="06BD93A7" w14:textId="6E215D69"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F2CB553" w14:textId="11096E32"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4CF1777" w14:textId="77777777" w:rsidR="008125BC" w:rsidRPr="008125BC" w:rsidRDefault="008125BC" w:rsidP="008125BC">
      <w:pPr>
        <w:spacing w:after="0" w:line="252" w:lineRule="auto"/>
        <w:ind w:left="25" w:right="61" w:hanging="6"/>
        <w:jc w:val="center"/>
        <w:rPr>
          <w:rFonts w:asciiTheme="minorHAnsi" w:hAnsiTheme="minorHAnsi" w:cstheme="minorHAnsi"/>
          <w:sz w:val="24"/>
          <w:szCs w:val="24"/>
        </w:rPr>
      </w:pPr>
    </w:p>
    <w:p w14:paraId="67DE5F13" w14:textId="065EBAE4" w:rsidR="00595AF6" w:rsidRPr="008125BC" w:rsidRDefault="00595AF6" w:rsidP="00595AF6">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w:t>
      </w:r>
      <w:r w:rsidRPr="00C50945">
        <w:rPr>
          <w:sz w:val="24"/>
          <w:szCs w:val="24"/>
        </w:rPr>
        <w:t>?”</w:t>
      </w:r>
      <w:r w:rsidR="00C50945">
        <w:rPr>
          <w:sz w:val="24"/>
          <w:szCs w:val="24"/>
        </w:rPr>
        <w:t xml:space="preserve"> </w:t>
      </w:r>
      <w:r w:rsidR="00C50945" w:rsidRPr="00C50945">
        <w:rPr>
          <w:sz w:val="24"/>
          <w:szCs w:val="24"/>
        </w:rPr>
        <w:t>When we take the bait of those insidious thoughts, Satan will begin to replay the sorrowful refrain to torment us and to ensure that the wounds remain open and agonizing.</w:t>
      </w:r>
      <w:r w:rsidR="00C50945">
        <w:rPr>
          <w:sz w:val="24"/>
          <w:szCs w:val="24"/>
        </w:rPr>
        <w:t xml:space="preserve"> </w:t>
      </w:r>
      <w:r w:rsidRPr="008125BC">
        <w:rPr>
          <w:sz w:val="24"/>
          <w:szCs w:val="24"/>
        </w:rPr>
        <w:t xml:space="preserve">This can set you up for a lifetime of self-pity and victim </w:t>
      </w:r>
      <w:r w:rsidRPr="008125BC">
        <w:rPr>
          <w:sz w:val="24"/>
          <w:szCs w:val="24"/>
        </w:rPr>
        <w:lastRenderedPageBreak/>
        <w:t>mentality.  Perhaps you can relate. If so, then my prayer for you is that the heavenly Father will break this record of lies once and for all, replacing it with His song of love. May He quiet and comfort you with His love as He sings over you (Isaiah 66:13)</w:t>
      </w:r>
      <w:r w:rsidR="008125BC">
        <w:rPr>
          <w:sz w:val="24"/>
          <w:szCs w:val="24"/>
        </w:rPr>
        <w:t>.</w:t>
      </w:r>
      <w:r w:rsidRPr="008125BC">
        <w:rPr>
          <w:sz w:val="24"/>
          <w:szCs w:val="24"/>
        </w:rPr>
        <w:t xml:space="preserve"> </w:t>
      </w:r>
    </w:p>
    <w:p w14:paraId="58F24241" w14:textId="77400FE2" w:rsidR="00595AF6" w:rsidRDefault="00595AF6" w:rsidP="00595AF6">
      <w:pPr>
        <w:spacing w:after="5" w:line="252" w:lineRule="auto"/>
        <w:ind w:left="25" w:right="28" w:hanging="6"/>
        <w:jc w:val="center"/>
        <w:rPr>
          <w:b/>
          <w:sz w:val="24"/>
          <w:szCs w:val="24"/>
        </w:rPr>
      </w:pPr>
      <w:r w:rsidRPr="008125BC">
        <w:rPr>
          <w:b/>
          <w:sz w:val="24"/>
          <w:szCs w:val="24"/>
        </w:rPr>
        <w:t>Zephaniah 3:14-18 (</w:t>
      </w:r>
      <w:r w:rsidR="008125BC" w:rsidRPr="008125BC">
        <w:rPr>
          <w:b/>
          <w:sz w:val="24"/>
          <w:szCs w:val="24"/>
        </w:rPr>
        <w:t>NET</w:t>
      </w:r>
      <w:r w:rsidRPr="008125BC">
        <w:rPr>
          <w:b/>
          <w:sz w:val="24"/>
          <w:szCs w:val="24"/>
        </w:rPr>
        <w:t>)</w:t>
      </w:r>
    </w:p>
    <w:p w14:paraId="03E7F1BE" w14:textId="463A5D5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35245876" w14:textId="30EDA33E"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F17A25">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to Jerusalem,</w:t>
      </w:r>
    </w:p>
    <w:p w14:paraId="34BF681E" w14:textId="40B6414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514CB5BC" w14:textId="4523D7DC"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4A32DC4F" w14:textId="77777777" w:rsidR="00F17A25"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p>
    <w:p w14:paraId="21A539B8" w14:textId="1964C6F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62FB2748" w14:textId="2AF26B4D"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w:t>
      </w:r>
      <w:r w:rsidR="00E726BE" w:rsidRPr="00E726BE">
        <w:rPr>
          <w:rFonts w:asciiTheme="minorHAnsi" w:hAnsiTheme="minorHAnsi" w:cstheme="minorHAnsi"/>
          <w:b/>
          <w:i/>
          <w:color w:val="000000"/>
        </w:rPr>
        <w:t xml:space="preserve"> </w:t>
      </w:r>
      <w:r w:rsidRPr="00E726BE">
        <w:rPr>
          <w:rFonts w:asciiTheme="minorHAnsi" w:hAnsiTheme="minorHAnsi" w:cstheme="minorHAnsi"/>
          <w:b/>
          <w:i/>
          <w:color w:val="000000"/>
        </w:rPr>
        <w:t>they became tribute and were a source of shame to you.</w:t>
      </w:r>
    </w:p>
    <w:p w14:paraId="6FAE4D55" w14:textId="77777777" w:rsidR="008125BC" w:rsidRPr="008125BC" w:rsidRDefault="008125BC" w:rsidP="00595AF6">
      <w:pPr>
        <w:spacing w:after="5" w:line="252" w:lineRule="auto"/>
        <w:ind w:left="25" w:right="28" w:hanging="6"/>
        <w:jc w:val="center"/>
        <w:rPr>
          <w:sz w:val="24"/>
          <w:szCs w:val="24"/>
        </w:rPr>
      </w:pPr>
    </w:p>
    <w:p w14:paraId="282A92E0" w14:textId="77777777" w:rsidR="00C50945" w:rsidRPr="00C50945" w:rsidRDefault="0034175F" w:rsidP="00C50945">
      <w:pPr>
        <w:ind w:left="-15" w:right="6" w:firstLine="721"/>
        <w:jc w:val="both"/>
        <w:rPr>
          <w:sz w:val="24"/>
          <w:szCs w:val="24"/>
        </w:rPr>
      </w:pPr>
      <w:bookmarkStart w:id="25" w:name="_Hlk483850888"/>
      <w:r w:rsidRPr="00C50945">
        <w:rPr>
          <w:sz w:val="24"/>
          <w:szCs w:val="24"/>
        </w:rPr>
        <w:t>Have</w:t>
      </w:r>
      <w:r w:rsidR="00595AF6" w:rsidRPr="00C50945">
        <w:rPr>
          <w:sz w:val="24"/>
          <w:szCs w:val="24"/>
        </w:rPr>
        <w:t xml:space="preserve"> you experienced adoption as an adoptee, or </w:t>
      </w:r>
      <w:r w:rsidRPr="00C50945">
        <w:rPr>
          <w:sz w:val="24"/>
          <w:szCs w:val="24"/>
        </w:rPr>
        <w:t xml:space="preserve">been an adoptive parent? If so, then you have first-hand knowledge of what it means to be selected. </w:t>
      </w:r>
      <w:r w:rsidR="00595AF6" w:rsidRPr="00C50945">
        <w:rPr>
          <w:sz w:val="24"/>
          <w:szCs w:val="24"/>
        </w:rPr>
        <w:t xml:space="preserve"> </w:t>
      </w:r>
      <w:r w:rsidRPr="00C50945">
        <w:rPr>
          <w:sz w:val="24"/>
          <w:szCs w:val="24"/>
        </w:rPr>
        <w:t>But b</w:t>
      </w:r>
      <w:r w:rsidR="00595AF6" w:rsidRPr="00C50945">
        <w:rPr>
          <w:sz w:val="24"/>
          <w:szCs w:val="24"/>
        </w:rPr>
        <w:t xml:space="preserve">efore we delve into what it means to be chosen and adopted by God the Father, we must clarify a few things. </w:t>
      </w:r>
      <w:r w:rsidR="00C50945" w:rsidRPr="00C50945">
        <w:rPr>
          <w:sz w:val="24"/>
          <w:szCs w:val="24"/>
        </w:rPr>
        <w:t xml:space="preserve">Every one’s situation is unique. These points don’t apply to every person who is orphaned or abandoned. Nor are they necessarily true of those who have been widowed by the death of a spouse or orphaned by the death of a parent. Furthermore, there are situations when a parent will sacrificially give up their child because they could not feed them or care for them as they ought.  </w:t>
      </w:r>
    </w:p>
    <w:p w14:paraId="04515F30" w14:textId="3C36FD5D" w:rsidR="00C50945" w:rsidRPr="00C50945" w:rsidRDefault="00C50945" w:rsidP="00C50945">
      <w:pPr>
        <w:ind w:left="-15" w:right="6" w:firstLine="721"/>
        <w:jc w:val="both"/>
        <w:rPr>
          <w:sz w:val="24"/>
          <w:szCs w:val="24"/>
        </w:rPr>
      </w:pPr>
      <w:r w:rsidRPr="00C50945">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which </w:t>
      </w:r>
      <w:r w:rsidRPr="00C50945">
        <w:rPr>
          <w:strike/>
          <w:sz w:val="24"/>
          <w:szCs w:val="24"/>
        </w:rPr>
        <w:t>i</w:t>
      </w:r>
      <w:r w:rsidRPr="00C50945">
        <w:rPr>
          <w:sz w:val="24"/>
          <w:szCs w:val="24"/>
        </w:rPr>
        <w:t xml:space="preserve">s now comprised of </w:t>
      </w:r>
      <w:r w:rsidRPr="00C50945">
        <w:rPr>
          <w:i/>
          <w:sz w:val="24"/>
          <w:szCs w:val="24"/>
        </w:rPr>
        <w:t>eight</w:t>
      </w:r>
      <w:r w:rsidRPr="00C50945">
        <w:rPr>
          <w:sz w:val="24"/>
          <w:szCs w:val="24"/>
        </w:rPr>
        <w:t xml:space="preserve"> multi-ethnic children. What a beautiful picture of God’s family they are!  </w:t>
      </w:r>
    </w:p>
    <w:p w14:paraId="28A0E606" w14:textId="5306FEE4" w:rsidR="00595AF6" w:rsidRDefault="00C50945" w:rsidP="00595AF6">
      <w:pPr>
        <w:ind w:left="-15" w:right="6" w:firstLine="721"/>
        <w:jc w:val="both"/>
        <w:rPr>
          <w:b/>
          <w:sz w:val="24"/>
          <w:szCs w:val="24"/>
        </w:rPr>
      </w:pPr>
      <w:r w:rsidRPr="00C50945">
        <w:rPr>
          <w:sz w:val="24"/>
          <w:szCs w:val="24"/>
        </w:rPr>
        <w:t xml:space="preserve">I’m just beginning to work with a young woman whose name is Ellen Humerickhouse. Ellen gave up everything to follow Christ and serve “the least of these” by opening La Limye’ Ministries Children’s Home in Haiti.   I’ve heard similar stories from Ellen, as well as another ministry in Haiti, One Door Ministries which we support. Mothers who are forced to abandon their babies simply because they had no food to feed them, and they could not bear to watch their children die of starvation. </w:t>
      </w:r>
      <w:r w:rsidR="00595AF6" w:rsidRPr="00C50945">
        <w:rPr>
          <w:sz w:val="24"/>
          <w:szCs w:val="24"/>
        </w:rPr>
        <w:t xml:space="preserve">As a mother </w:t>
      </w:r>
      <w:r w:rsidR="0034175F" w:rsidRPr="00C50945">
        <w:rPr>
          <w:sz w:val="24"/>
          <w:szCs w:val="24"/>
        </w:rPr>
        <w:t>and grandmother,</w:t>
      </w:r>
      <w:r w:rsidR="00595AF6" w:rsidRPr="00C50945">
        <w:rPr>
          <w:sz w:val="24"/>
          <w:szCs w:val="24"/>
        </w:rPr>
        <w:t xml:space="preserve"> I cannot even imagine it, can you?  </w:t>
      </w:r>
      <w:bookmarkEnd w:id="25"/>
      <w:r w:rsidR="00595AF6" w:rsidRPr="00C50945">
        <w:rPr>
          <w:sz w:val="24"/>
          <w:szCs w:val="24"/>
        </w:rPr>
        <w:t xml:space="preserve">In case you would like more information on these ministries, here are the links to their websites: </w:t>
      </w:r>
      <w:hyperlink r:id="rId67" w:history="1">
        <w:r w:rsidR="008125BC" w:rsidRPr="00C50945">
          <w:rPr>
            <w:rStyle w:val="Hyperlink"/>
            <w:color w:val="auto"/>
            <w:sz w:val="24"/>
            <w:szCs w:val="24"/>
            <w:u w:color="000000"/>
          </w:rPr>
          <w:t>http://LaLimye.com/</w:t>
        </w:r>
      </w:hyperlink>
      <w:hyperlink r:id="rId68">
        <w:r w:rsidR="00595AF6" w:rsidRPr="00C50945">
          <w:rPr>
            <w:sz w:val="24"/>
            <w:szCs w:val="24"/>
            <w:u w:val="single" w:color="000000"/>
          </w:rPr>
          <w:t xml:space="preserve"> </w:t>
        </w:r>
      </w:hyperlink>
      <w:hyperlink r:id="rId69">
        <w:r w:rsidR="00595AF6" w:rsidRPr="00C50945">
          <w:rPr>
            <w:sz w:val="24"/>
            <w:szCs w:val="24"/>
            <w:u w:val="single" w:color="000000"/>
          </w:rPr>
          <w:t>www.onedoorministries.org</w:t>
        </w:r>
      </w:hyperlink>
      <w:hyperlink r:id="rId70">
        <w:r w:rsidR="00595AF6" w:rsidRPr="00C50945">
          <w:rPr>
            <w:b/>
            <w:sz w:val="24"/>
            <w:szCs w:val="24"/>
          </w:rPr>
          <w:t xml:space="preserve"> </w:t>
        </w:r>
      </w:hyperlink>
    </w:p>
    <w:p w14:paraId="29950014" w14:textId="75D3AAAD" w:rsidR="00AA6C54" w:rsidRDefault="00AA6C54" w:rsidP="00595AF6">
      <w:pPr>
        <w:ind w:left="-15" w:right="6" w:firstLine="721"/>
        <w:jc w:val="both"/>
        <w:rPr>
          <w:b/>
          <w:sz w:val="24"/>
          <w:szCs w:val="24"/>
        </w:rPr>
      </w:pPr>
    </w:p>
    <w:p w14:paraId="5447A3A9" w14:textId="77777777" w:rsidR="00AA6C54" w:rsidRPr="00E726BE" w:rsidRDefault="00AA6C54" w:rsidP="00595AF6">
      <w:pPr>
        <w:ind w:left="-15" w:right="6" w:firstLine="721"/>
        <w:jc w:val="both"/>
        <w:rPr>
          <w:sz w:val="24"/>
          <w:szCs w:val="24"/>
        </w:rPr>
      </w:pPr>
    </w:p>
    <w:p w14:paraId="3FA5330B" w14:textId="7C1205CF" w:rsidR="00595AF6" w:rsidRDefault="00595AF6" w:rsidP="00595AF6">
      <w:pPr>
        <w:spacing w:after="5" w:line="252" w:lineRule="auto"/>
        <w:ind w:left="25" w:right="37" w:hanging="6"/>
        <w:jc w:val="center"/>
        <w:rPr>
          <w:b/>
          <w:sz w:val="24"/>
          <w:szCs w:val="24"/>
        </w:rPr>
      </w:pPr>
      <w:r w:rsidRPr="00E726BE">
        <w:rPr>
          <w:b/>
          <w:sz w:val="24"/>
          <w:szCs w:val="24"/>
        </w:rPr>
        <w:lastRenderedPageBreak/>
        <w:t>Isaiah 49:13-19 (</w:t>
      </w:r>
      <w:r w:rsidR="00E726BE" w:rsidRPr="00E726BE">
        <w:rPr>
          <w:b/>
          <w:sz w:val="24"/>
          <w:szCs w:val="24"/>
        </w:rPr>
        <w:t>NET</w:t>
      </w:r>
      <w:r w:rsidRPr="00E726BE">
        <w:rPr>
          <w:b/>
          <w:sz w:val="24"/>
          <w:szCs w:val="24"/>
        </w:rPr>
        <w:t xml:space="preserve">) </w:t>
      </w:r>
    </w:p>
    <w:p w14:paraId="040C6601" w14:textId="2B654462"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437FF2A7" w14:textId="6815D2CD"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oppressed.</w:t>
      </w:r>
    </w:p>
    <w:p w14:paraId="4A769F57" w14:textId="3C1FBC43"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has forgotten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29017473" w14:textId="3240634F"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21C67F22" w14:textId="77777777" w:rsidR="00595AF6" w:rsidRPr="008125BC" w:rsidRDefault="00595AF6" w:rsidP="00595AF6">
      <w:pPr>
        <w:spacing w:after="5" w:line="252" w:lineRule="auto"/>
        <w:ind w:left="25" w:right="-11" w:hanging="6"/>
        <w:jc w:val="center"/>
        <w:rPr>
          <w:b/>
          <w:i/>
          <w:sz w:val="24"/>
          <w:szCs w:val="24"/>
        </w:rPr>
      </w:pPr>
    </w:p>
    <w:p w14:paraId="5707FE00" w14:textId="01A0F96E" w:rsidR="00595AF6" w:rsidRPr="008125BC" w:rsidRDefault="00595AF6" w:rsidP="00595AF6">
      <w:pPr>
        <w:spacing w:after="5" w:line="252" w:lineRule="auto"/>
        <w:ind w:left="25" w:right="-11" w:firstLine="695"/>
        <w:jc w:val="both"/>
        <w:rPr>
          <w:sz w:val="24"/>
          <w:szCs w:val="24"/>
        </w:rPr>
      </w:pPr>
      <w:bookmarkStart w:id="26" w:name="_Hlk483850991"/>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w:t>
      </w:r>
      <w:r w:rsidR="00225DB2">
        <w:rPr>
          <w:sz w:val="24"/>
          <w:szCs w:val="24"/>
        </w:rPr>
        <w:t>Because you are His, y</w:t>
      </w:r>
      <w:r w:rsidRPr="008125BC">
        <w:rPr>
          <w:sz w:val="24"/>
          <w:szCs w:val="24"/>
        </w:rPr>
        <w:t xml:space="preserve">ou are blessed with every spiritual blessing. You inherited them, not from your earthy father, but from your heavenly Father. That fact alone, makes </w:t>
      </w:r>
      <w:r w:rsidRPr="00C50945">
        <w:rPr>
          <w:sz w:val="24"/>
          <w:szCs w:val="24"/>
        </w:rPr>
        <w:t xml:space="preserve">you </w:t>
      </w:r>
      <w:r w:rsidR="00C50945" w:rsidRPr="00C50945">
        <w:t>extraordinary</w:t>
      </w:r>
      <w:r w:rsidR="00216D18" w:rsidRPr="00C50945">
        <w:rPr>
          <w:sz w:val="24"/>
          <w:szCs w:val="24"/>
        </w:rPr>
        <w:t xml:space="preserve">, </w:t>
      </w:r>
      <w:r w:rsidRPr="00C50945">
        <w:rPr>
          <w:sz w:val="24"/>
          <w:szCs w:val="24"/>
        </w:rPr>
        <w:t>don’t</w:t>
      </w:r>
      <w:r w:rsidRPr="008125BC">
        <w:rPr>
          <w:sz w:val="24"/>
          <w:szCs w:val="24"/>
        </w:rPr>
        <w:t xml:space="preserve"> you think? </w:t>
      </w:r>
    </w:p>
    <w:bookmarkEnd w:id="20"/>
    <w:p w14:paraId="68A8227F" w14:textId="77777777" w:rsidR="00595AF6" w:rsidRPr="008125BC" w:rsidRDefault="00595AF6" w:rsidP="00595AF6">
      <w:pPr>
        <w:spacing w:after="5" w:line="252" w:lineRule="auto"/>
        <w:ind w:left="25" w:right="-11" w:firstLine="695"/>
        <w:jc w:val="both"/>
        <w:rPr>
          <w:sz w:val="24"/>
          <w:szCs w:val="24"/>
        </w:rPr>
      </w:pPr>
    </w:p>
    <w:bookmarkEnd w:id="26"/>
    <w:p w14:paraId="1540583A" w14:textId="77777777" w:rsidR="00595AF6" w:rsidRPr="00181CB1" w:rsidRDefault="00595AF6" w:rsidP="00595AF6">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08566BC" w14:textId="21EDBA93" w:rsidR="00595AF6" w:rsidRPr="00181CB1" w:rsidRDefault="00595AF6" w:rsidP="00595AF6">
      <w:pPr>
        <w:ind w:left="-15" w:right="6"/>
        <w:rPr>
          <w:sz w:val="24"/>
          <w:szCs w:val="24"/>
        </w:rPr>
      </w:pPr>
      <w:r w:rsidRPr="00181CB1">
        <w:rPr>
          <w:sz w:val="24"/>
          <w:szCs w:val="24"/>
        </w:rPr>
        <w:t xml:space="preserve">1:3-6; Jeremiah 1:4-10; Isaiah 43:1-21; 1 Corinthians 1:26-31; Revelation 17:14; Psalm 10:14, 27:10; 45:10-11; 8:5-6; 66:13; 103:13-17; 49:15-16; Deut. 10:18 </w:t>
      </w:r>
    </w:p>
    <w:p w14:paraId="71B9D3EC" w14:textId="77777777" w:rsidR="00595AF6" w:rsidRPr="000E506F" w:rsidRDefault="00595AF6" w:rsidP="00595AF6">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10405FD" w14:textId="77777777" w:rsidR="00595AF6" w:rsidRPr="00181CB1" w:rsidRDefault="00595AF6" w:rsidP="00595AF6">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12667B20" w14:textId="754457B7" w:rsidR="00595AF6" w:rsidRPr="00181CB1" w:rsidRDefault="00595AF6" w:rsidP="00595AF6">
      <w:pPr>
        <w:spacing w:after="4" w:line="271" w:lineRule="auto"/>
        <w:ind w:right="3" w:firstLine="721"/>
        <w:jc w:val="both"/>
        <w:rPr>
          <w:sz w:val="24"/>
          <w:szCs w:val="24"/>
        </w:rPr>
      </w:pPr>
      <w:r w:rsidRPr="00181CB1">
        <w:rPr>
          <w:i/>
          <w:sz w:val="24"/>
          <w:szCs w:val="24"/>
        </w:rPr>
        <w:t xml:space="preserve">Even when I type the word “father” it’s hard for me to </w:t>
      </w:r>
      <w:r w:rsidR="00C50945">
        <w:rPr>
          <w:i/>
          <w:sz w:val="24"/>
          <w:szCs w:val="24"/>
        </w:rPr>
        <w:t xml:space="preserve">recall </w:t>
      </w:r>
      <w:r w:rsidRPr="00181CB1">
        <w:rPr>
          <w:i/>
          <w:sz w:val="24"/>
          <w:szCs w:val="24"/>
        </w:rPr>
        <w:t xml:space="preserve">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w:t>
      </w:r>
      <w:r w:rsidR="00C50945">
        <w:rPr>
          <w:i/>
          <w:sz w:val="24"/>
          <w:szCs w:val="24"/>
        </w:rPr>
        <w:t>even though</w:t>
      </w:r>
      <w:r w:rsidRPr="00181CB1">
        <w:rPr>
          <w:i/>
          <w:sz w:val="24"/>
          <w:szCs w:val="24"/>
        </w:rPr>
        <w:t xml:space="preserve"> my father was a married man. </w:t>
      </w:r>
    </w:p>
    <w:p w14:paraId="008E47A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6D5FAC84" w14:textId="0FD1DDAB" w:rsidR="00595AF6" w:rsidRPr="00181CB1" w:rsidRDefault="00595AF6" w:rsidP="00595AF6">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w:t>
      </w:r>
      <w:r w:rsidRPr="00181CB1">
        <w:rPr>
          <w:i/>
          <w:sz w:val="24"/>
          <w:szCs w:val="24"/>
        </w:rPr>
        <w:lastRenderedPageBreak/>
        <w:t xml:space="preserve">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216D18" w:rsidRPr="00181CB1">
        <w:rPr>
          <w:i/>
          <w:sz w:val="24"/>
          <w:szCs w:val="24"/>
        </w:rPr>
        <w:t>child,</w:t>
      </w:r>
      <w:r w:rsidRPr="00181CB1">
        <w:rPr>
          <w:i/>
          <w:sz w:val="24"/>
          <w:szCs w:val="24"/>
        </w:rPr>
        <w:t xml:space="preserve"> we had no legal right to any inheritance; we were penniless.   </w:t>
      </w:r>
    </w:p>
    <w:p w14:paraId="0A6A3A2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2845D10C" w14:textId="62FD7DBE" w:rsidR="00595AF6" w:rsidRPr="00181CB1" w:rsidRDefault="00595AF6" w:rsidP="00595AF6">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with my stepfather for 17 years and would have stayed longer, had she lived.  She died at the age of 49.  Cancer had consumed her liver, </w:t>
      </w:r>
      <w:r w:rsidR="00216D18" w:rsidRPr="00181CB1">
        <w:rPr>
          <w:i/>
          <w:sz w:val="24"/>
          <w:szCs w:val="24"/>
        </w:rPr>
        <w:t>the result</w:t>
      </w:r>
      <w:r w:rsidRPr="00181CB1">
        <w:rPr>
          <w:i/>
          <w:sz w:val="24"/>
          <w:szCs w:val="24"/>
        </w:rPr>
        <w:t xml:space="preserve"> of years of alcohol abuse. Consequently, I am forever aware that, were it not for God’s grace and mercy, I would have continued my mother’s same sin pattern.   </w:t>
      </w:r>
    </w:p>
    <w:p w14:paraId="19717BE6"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31AAE56C" w14:textId="3A8D9336" w:rsidR="00595AF6" w:rsidRPr="00181CB1" w:rsidRDefault="00595AF6" w:rsidP="00595AF6">
      <w:pPr>
        <w:spacing w:after="4" w:line="271" w:lineRule="auto"/>
        <w:ind w:right="3" w:firstLine="721"/>
        <w:jc w:val="both"/>
        <w:rPr>
          <w:sz w:val="24"/>
          <w:szCs w:val="24"/>
        </w:rPr>
      </w:pPr>
      <w:r w:rsidRPr="00181CB1">
        <w:rPr>
          <w:i/>
          <w:sz w:val="24"/>
          <w:szCs w:val="24"/>
        </w:rPr>
        <w:t xml:space="preserve"> When I lost my father, somewhere deep in my little girl heart I felt abandoned.  In those days, not much was known about the psychological effects abandonment </w:t>
      </w:r>
      <w:r w:rsidR="0048777F">
        <w:rPr>
          <w:i/>
          <w:sz w:val="24"/>
          <w:szCs w:val="24"/>
        </w:rPr>
        <w:t>can have</w:t>
      </w:r>
      <w:r w:rsidRPr="00181CB1">
        <w:rPr>
          <w:i/>
          <w:sz w:val="24"/>
          <w:szCs w:val="24"/>
        </w:rPr>
        <w:t xml:space="preserve"> on children. But today, as many of us know all too well, the damage cannot be underestimated. It’s catastrophic! Wikipedia gives this very insightful information about abandoned children. </w:t>
      </w:r>
    </w:p>
    <w:p w14:paraId="043022ED"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45B88489" w14:textId="3C64FD8D" w:rsidR="00595AF6" w:rsidRPr="00181CB1" w:rsidRDefault="00595AF6" w:rsidP="00595AF6">
      <w:pPr>
        <w:spacing w:after="4" w:line="271" w:lineRule="auto"/>
        <w:ind w:left="721" w:right="724" w:firstLine="720"/>
        <w:jc w:val="both"/>
        <w:rPr>
          <w:sz w:val="24"/>
          <w:szCs w:val="24"/>
        </w:rPr>
      </w:pPr>
      <w:r w:rsidRPr="00181CB1">
        <w:rPr>
          <w:i/>
          <w:sz w:val="24"/>
          <w:szCs w:val="24"/>
        </w:rPr>
        <w:t xml:space="preserve"> Abandoned child syndrome is a behavioral or psychological condition that results primarily from the loss of one or both parents or sexual abuse. (In my case</w:t>
      </w:r>
      <w:r w:rsidR="00216D18">
        <w:rPr>
          <w:i/>
          <w:sz w:val="24"/>
          <w:szCs w:val="24"/>
        </w:rPr>
        <w:t>,</w:t>
      </w:r>
      <w:r w:rsidRPr="00181CB1">
        <w:rPr>
          <w:i/>
          <w:sz w:val="24"/>
          <w:szCs w:val="24"/>
        </w:rPr>
        <w:t xml:space="preserv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w:t>
      </w:r>
      <w:r w:rsidRPr="00E726BE">
        <w:rPr>
          <w:i/>
          <w:sz w:val="24"/>
          <w:szCs w:val="24"/>
        </w:rPr>
        <w:t>child. This damage is reversible, but only with appropriate assistance. Abandonment experiences</w:t>
      </w:r>
      <w:r w:rsidRPr="00181CB1">
        <w:rPr>
          <w:i/>
          <w:sz w:val="24"/>
          <w:szCs w:val="24"/>
        </w:rPr>
        <w:t xml:space="preserve">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52C15C93" w14:textId="77777777" w:rsidR="00595AF6" w:rsidRPr="00181CB1" w:rsidRDefault="00595AF6" w:rsidP="00595AF6">
      <w:pPr>
        <w:spacing w:after="0" w:line="259" w:lineRule="auto"/>
        <w:ind w:left="721"/>
        <w:rPr>
          <w:sz w:val="24"/>
          <w:szCs w:val="24"/>
        </w:rPr>
      </w:pPr>
      <w:r w:rsidRPr="00181CB1">
        <w:rPr>
          <w:i/>
          <w:sz w:val="24"/>
          <w:szCs w:val="24"/>
        </w:rPr>
        <w:lastRenderedPageBreak/>
        <w:t xml:space="preserve"> </w:t>
      </w:r>
    </w:p>
    <w:p w14:paraId="5F096751" w14:textId="6E80F258" w:rsidR="00595AF6" w:rsidRDefault="00595AF6" w:rsidP="00595AF6">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w:t>
      </w:r>
      <w:r w:rsidR="0048777F">
        <w:rPr>
          <w:i/>
          <w:sz w:val="24"/>
          <w:szCs w:val="24"/>
        </w:rPr>
        <w:t>or</w:t>
      </w:r>
      <w:r w:rsidRPr="00181CB1">
        <w:rPr>
          <w:i/>
          <w:sz w:val="24"/>
          <w:szCs w:val="24"/>
        </w:rPr>
        <w:t xml:space="preserve"> that I was looking for love and acceptance in all the wrong places. I didn’t know my heavenly Father - but He knew me. Furthermore, He had a plan for my life, and it was a good plan. </w:t>
      </w:r>
    </w:p>
    <w:p w14:paraId="709ED0D1" w14:textId="77777777" w:rsidR="00216D18" w:rsidRPr="00181CB1" w:rsidRDefault="00216D18" w:rsidP="00595AF6">
      <w:pPr>
        <w:spacing w:after="4" w:line="271" w:lineRule="auto"/>
        <w:ind w:right="3" w:firstLine="721"/>
        <w:jc w:val="both"/>
        <w:rPr>
          <w:sz w:val="24"/>
          <w:szCs w:val="24"/>
        </w:rPr>
      </w:pPr>
    </w:p>
    <w:p w14:paraId="1122EA82" w14:textId="05ED142E" w:rsidR="00595AF6" w:rsidRPr="00E726BE" w:rsidRDefault="00595AF6" w:rsidP="00B241AD">
      <w:pPr>
        <w:spacing w:after="0" w:line="259" w:lineRule="auto"/>
        <w:ind w:left="25"/>
        <w:jc w:val="center"/>
        <w:rPr>
          <w:sz w:val="24"/>
          <w:szCs w:val="24"/>
        </w:rPr>
      </w:pPr>
      <w:r w:rsidRPr="00E726BE">
        <w:rPr>
          <w:b/>
          <w:sz w:val="24"/>
          <w:szCs w:val="24"/>
        </w:rPr>
        <w:t>Jeremiah 31:3</w:t>
      </w:r>
      <w:r w:rsidR="00E726BE" w:rsidRPr="00E726BE">
        <w:rPr>
          <w:b/>
          <w:sz w:val="24"/>
          <w:szCs w:val="24"/>
        </w:rPr>
        <w:t>-4</w:t>
      </w:r>
      <w:r w:rsidRPr="00E726BE">
        <w:rPr>
          <w:b/>
          <w:sz w:val="24"/>
          <w:szCs w:val="24"/>
        </w:rPr>
        <w:t xml:space="preserve"> (KJV</w:t>
      </w:r>
      <w:r w:rsidRPr="00E726BE">
        <w:rPr>
          <w:sz w:val="24"/>
          <w:szCs w:val="24"/>
        </w:rPr>
        <w:t>)</w:t>
      </w:r>
    </w:p>
    <w:p w14:paraId="038B3461" w14:textId="77777777" w:rsidR="00595AF6" w:rsidRPr="00181CB1" w:rsidRDefault="00595AF6" w:rsidP="00595AF6">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0E6514BB" w14:textId="77777777" w:rsidR="00595AF6" w:rsidRPr="00181CB1" w:rsidRDefault="00595AF6" w:rsidP="00595AF6">
      <w:pPr>
        <w:spacing w:after="0" w:line="259" w:lineRule="auto"/>
        <w:ind w:left="48"/>
        <w:jc w:val="center"/>
        <w:rPr>
          <w:sz w:val="24"/>
          <w:szCs w:val="24"/>
        </w:rPr>
      </w:pPr>
      <w:r w:rsidRPr="00181CB1">
        <w:rPr>
          <w:b/>
          <w:i/>
          <w:sz w:val="24"/>
          <w:szCs w:val="24"/>
        </w:rPr>
        <w:t xml:space="preserve"> </w:t>
      </w:r>
    </w:p>
    <w:p w14:paraId="56D8F2D8" w14:textId="3F5BF3E1" w:rsidR="00595AF6" w:rsidRDefault="00595AF6" w:rsidP="00595AF6">
      <w:pPr>
        <w:spacing w:after="4" w:line="271" w:lineRule="auto"/>
        <w:ind w:right="3" w:firstLine="721"/>
        <w:jc w:val="both"/>
        <w:rPr>
          <w:i/>
          <w:sz w:val="24"/>
          <w:szCs w:val="24"/>
        </w:rPr>
      </w:pPr>
      <w:r w:rsidRPr="00181CB1">
        <w:rPr>
          <w:i/>
          <w:sz w:val="24"/>
          <w:szCs w:val="24"/>
        </w:rPr>
        <w:t>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w:t>
      </w:r>
      <w:r w:rsidR="0048777F" w:rsidRPr="0048777F">
        <w:rPr>
          <w:i/>
          <w:sz w:val="24"/>
          <w:szCs w:val="24"/>
        </w:rPr>
        <w:t xml:space="preserve"> </w:t>
      </w:r>
      <w:r w:rsidR="0048777F" w:rsidRPr="00181CB1">
        <w:rPr>
          <w:i/>
          <w:sz w:val="24"/>
          <w:szCs w:val="24"/>
        </w:rPr>
        <w:t>My life today is completely the opposite of my mother’s, for one reason… the Lord Jesus Christ</w:t>
      </w:r>
      <w:r w:rsidR="0048777F" w:rsidRPr="0048777F">
        <w:rPr>
          <w:i/>
          <w:sz w:val="24"/>
          <w:szCs w:val="24"/>
        </w:rPr>
        <w:t>! If it weren’t for Jesus, I’m certain, I would be the town drunk or have much in common with the woman Jesus met at the Samaritan well.  But because He saved me, I can hold my head up and walk in His grace all the way home to my Father’s house.</w:t>
      </w:r>
      <w:r w:rsidR="0048777F">
        <w:rPr>
          <w:i/>
          <w:sz w:val="24"/>
          <w:szCs w:val="24"/>
        </w:rPr>
        <w:t xml:space="preserve"> </w:t>
      </w:r>
      <w:r w:rsidRPr="00181CB1">
        <w:rPr>
          <w:i/>
          <w:sz w:val="24"/>
          <w:szCs w:val="24"/>
        </w:rPr>
        <w:t xml:space="preserve">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04DE11D1" w14:textId="77777777" w:rsidR="00B241AD" w:rsidRPr="00181CB1" w:rsidRDefault="00B241AD" w:rsidP="00595AF6">
      <w:pPr>
        <w:spacing w:after="4" w:line="271" w:lineRule="auto"/>
        <w:ind w:right="3" w:firstLine="721"/>
        <w:jc w:val="both"/>
        <w:rPr>
          <w:sz w:val="24"/>
          <w:szCs w:val="24"/>
        </w:rPr>
      </w:pPr>
    </w:p>
    <w:p w14:paraId="5BE9290D" w14:textId="278D32CB" w:rsidR="00595AF6" w:rsidRDefault="00595AF6" w:rsidP="00595AF6">
      <w:pPr>
        <w:spacing w:after="5" w:line="252" w:lineRule="auto"/>
        <w:ind w:left="25" w:right="29" w:hanging="6"/>
        <w:jc w:val="center"/>
        <w:rPr>
          <w:b/>
          <w:sz w:val="24"/>
          <w:szCs w:val="24"/>
        </w:rPr>
      </w:pPr>
      <w:r w:rsidRPr="00E726BE">
        <w:rPr>
          <w:b/>
          <w:sz w:val="24"/>
          <w:szCs w:val="24"/>
        </w:rPr>
        <w:t>Joel 2:25</w:t>
      </w:r>
      <w:r w:rsidR="00E726BE" w:rsidRPr="00E726BE">
        <w:rPr>
          <w:b/>
          <w:sz w:val="24"/>
          <w:szCs w:val="24"/>
        </w:rPr>
        <w:t>-26</w:t>
      </w:r>
      <w:r w:rsidRPr="00E726BE">
        <w:rPr>
          <w:b/>
          <w:sz w:val="24"/>
          <w:szCs w:val="24"/>
        </w:rPr>
        <w:t xml:space="preserve"> (</w:t>
      </w:r>
      <w:r w:rsidR="00E726BE" w:rsidRPr="00E726BE">
        <w:rPr>
          <w:b/>
          <w:sz w:val="24"/>
          <w:szCs w:val="24"/>
        </w:rPr>
        <w:t>NET</w:t>
      </w:r>
      <w:r w:rsidRPr="00E726BE">
        <w:rPr>
          <w:b/>
          <w:sz w:val="24"/>
          <w:szCs w:val="24"/>
        </w:rPr>
        <w:t xml:space="preserve">) </w:t>
      </w:r>
    </w:p>
    <w:p w14:paraId="7031F8D7" w14:textId="4EDF14F6"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2D4FB6C2" w14:textId="1829AB70"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6EE24E50" w14:textId="77777777" w:rsidR="00B50A31" w:rsidRPr="00E726BE" w:rsidRDefault="00B50A31" w:rsidP="00595AF6">
      <w:pPr>
        <w:spacing w:after="5" w:line="252" w:lineRule="auto"/>
        <w:ind w:left="25" w:right="29" w:hanging="6"/>
        <w:jc w:val="center"/>
        <w:rPr>
          <w:sz w:val="24"/>
          <w:szCs w:val="24"/>
        </w:rPr>
      </w:pPr>
    </w:p>
    <w:p w14:paraId="1DCE1FDD" w14:textId="196D8554" w:rsidR="00595AF6" w:rsidRPr="00181CB1" w:rsidRDefault="00595AF6" w:rsidP="00595AF6">
      <w:pPr>
        <w:spacing w:after="0" w:line="268" w:lineRule="auto"/>
        <w:ind w:left="-15" w:right="10" w:firstLine="711"/>
        <w:jc w:val="both"/>
        <w:rPr>
          <w:sz w:val="24"/>
          <w:szCs w:val="24"/>
        </w:rPr>
      </w:pPr>
      <w:bookmarkStart w:id="27" w:name="_Hlk483851128"/>
      <w:r w:rsidRPr="00181CB1">
        <w:rPr>
          <w:sz w:val="24"/>
          <w:szCs w:val="24"/>
        </w:rPr>
        <w:t xml:space="preserve">Joney’s story is not that </w:t>
      </w:r>
      <w:r w:rsidR="00216D18" w:rsidRPr="00181CB1">
        <w:rPr>
          <w:sz w:val="24"/>
          <w:szCs w:val="24"/>
        </w:rPr>
        <w:t>uncommon,</w:t>
      </w:r>
      <w:r w:rsidRPr="00181CB1">
        <w:rPr>
          <w:sz w:val="24"/>
          <w:szCs w:val="24"/>
        </w:rPr>
        <w:t xml:space="preserve"> is it? But you know what? There’s no such thing as perfect parents, perfect children or perfect families! Can we just be honest and admit it? We’re all broken</w:t>
      </w:r>
      <w:r w:rsidR="00225DB2">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sidR="00225DB2">
        <w:rPr>
          <w:sz w:val="24"/>
          <w:szCs w:val="24"/>
        </w:rPr>
        <w:t xml:space="preserve">point us to our heavenly Father. </w:t>
      </w:r>
      <w:r w:rsidRPr="00181CB1">
        <w:rPr>
          <w:sz w:val="24"/>
          <w:szCs w:val="24"/>
        </w:rPr>
        <w:t xml:space="preserve">   </w:t>
      </w:r>
    </w:p>
    <w:p w14:paraId="07A92A0B" w14:textId="77777777" w:rsidR="00595AF6" w:rsidRPr="00181CB1" w:rsidRDefault="00595AF6" w:rsidP="00595AF6">
      <w:pPr>
        <w:spacing w:after="0" w:line="268" w:lineRule="auto"/>
        <w:ind w:left="-15" w:right="10" w:firstLine="711"/>
        <w:jc w:val="both"/>
        <w:rPr>
          <w:sz w:val="24"/>
          <w:szCs w:val="24"/>
        </w:rPr>
      </w:pPr>
    </w:p>
    <w:p w14:paraId="7FBEA9C8" w14:textId="77777777" w:rsidR="00595AF6" w:rsidRPr="00B50A31" w:rsidRDefault="00595AF6" w:rsidP="00595AF6">
      <w:pPr>
        <w:spacing w:after="5" w:line="252" w:lineRule="auto"/>
        <w:ind w:left="25" w:right="32" w:hanging="6"/>
        <w:jc w:val="center"/>
        <w:rPr>
          <w:sz w:val="24"/>
          <w:szCs w:val="24"/>
        </w:rPr>
      </w:pPr>
      <w:r w:rsidRPr="00B50A31">
        <w:rPr>
          <w:b/>
          <w:sz w:val="24"/>
          <w:szCs w:val="24"/>
        </w:rPr>
        <w:t>Isaiah 48:10 (KJV)</w:t>
      </w:r>
    </w:p>
    <w:p w14:paraId="508449ED" w14:textId="77777777" w:rsidR="00595AF6" w:rsidRPr="00181CB1" w:rsidRDefault="00595AF6" w:rsidP="00595AF6">
      <w:pPr>
        <w:spacing w:after="4" w:line="252" w:lineRule="auto"/>
        <w:ind w:left="14" w:right="18" w:firstLine="9"/>
        <w:jc w:val="center"/>
        <w:rPr>
          <w:sz w:val="24"/>
          <w:szCs w:val="24"/>
        </w:rPr>
      </w:pPr>
      <w:r w:rsidRPr="00181CB1">
        <w:rPr>
          <w:b/>
          <w:i/>
          <w:sz w:val="24"/>
          <w:szCs w:val="24"/>
        </w:rPr>
        <w:t>Behold, I have refined thee, but not with silver; I have chosen thee in the furnace of affliction.</w:t>
      </w:r>
    </w:p>
    <w:p w14:paraId="7E14F511" w14:textId="77777777" w:rsidR="00595AF6" w:rsidRPr="00181CB1" w:rsidRDefault="00595AF6" w:rsidP="00595AF6">
      <w:pPr>
        <w:spacing w:after="0" w:line="259" w:lineRule="auto"/>
        <w:ind w:left="101"/>
        <w:jc w:val="center"/>
        <w:rPr>
          <w:sz w:val="24"/>
          <w:szCs w:val="24"/>
        </w:rPr>
      </w:pPr>
      <w:r w:rsidRPr="00181CB1">
        <w:rPr>
          <w:b/>
          <w:i/>
          <w:sz w:val="24"/>
          <w:szCs w:val="24"/>
        </w:rPr>
        <w:t xml:space="preserve">  </w:t>
      </w:r>
    </w:p>
    <w:p w14:paraId="050A8391" w14:textId="6A7504D0" w:rsidR="00595AF6" w:rsidRDefault="00595AF6" w:rsidP="00595AF6">
      <w:pPr>
        <w:spacing w:after="146" w:line="268" w:lineRule="auto"/>
        <w:ind w:left="-15" w:right="10" w:firstLine="711"/>
        <w:jc w:val="both"/>
        <w:rPr>
          <w:sz w:val="24"/>
          <w:szCs w:val="24"/>
        </w:rPr>
      </w:pPr>
      <w:r w:rsidRPr="00181CB1">
        <w:rPr>
          <w:sz w:val="24"/>
          <w:szCs w:val="24"/>
        </w:rPr>
        <w:lastRenderedPageBreak/>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7F6604D9" w14:textId="0A1612B3" w:rsidR="00595AF6" w:rsidRDefault="00595AF6" w:rsidP="00595AF6">
      <w:pPr>
        <w:spacing w:after="5" w:line="252" w:lineRule="auto"/>
        <w:ind w:left="25" w:right="28" w:hanging="6"/>
        <w:jc w:val="center"/>
        <w:rPr>
          <w:b/>
          <w:sz w:val="24"/>
          <w:szCs w:val="24"/>
        </w:rPr>
      </w:pPr>
      <w:r w:rsidRPr="00B50A31">
        <w:rPr>
          <w:b/>
          <w:sz w:val="24"/>
          <w:szCs w:val="24"/>
        </w:rPr>
        <w:t>Psalm 45:10-11 (N</w:t>
      </w:r>
      <w:r w:rsidR="00B50A31" w:rsidRPr="00B50A31">
        <w:rPr>
          <w:b/>
          <w:sz w:val="24"/>
          <w:szCs w:val="24"/>
        </w:rPr>
        <w:t>ET</w:t>
      </w:r>
      <w:r w:rsidRPr="00B50A31">
        <w:rPr>
          <w:b/>
          <w:sz w:val="24"/>
          <w:szCs w:val="24"/>
        </w:rPr>
        <w:t xml:space="preserve">) </w:t>
      </w:r>
    </w:p>
    <w:p w14:paraId="61B1C967" w14:textId="1685827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28"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28"/>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71"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C886E9F" w14:textId="249A335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10BBBC16" w14:textId="4554952F" w:rsidR="00595AF6" w:rsidRPr="00181CB1" w:rsidRDefault="00595AF6" w:rsidP="00595AF6">
      <w:pPr>
        <w:spacing w:after="0" w:line="259" w:lineRule="auto"/>
        <w:rPr>
          <w:sz w:val="24"/>
          <w:szCs w:val="24"/>
        </w:rPr>
      </w:pPr>
    </w:p>
    <w:p w14:paraId="0D2B4C4C" w14:textId="63D06F25" w:rsidR="00595AF6" w:rsidRPr="00181CB1" w:rsidRDefault="00595AF6" w:rsidP="00595AF6">
      <w:pPr>
        <w:spacing w:after="17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sidR="00B50A31">
        <w:rPr>
          <w:rFonts w:asciiTheme="minorHAnsi" w:hAnsiTheme="minorHAnsi" w:cstheme="minorHAnsi"/>
          <w:sz w:val="24"/>
          <w:szCs w:val="24"/>
        </w:rPr>
        <w:t>.</w:t>
      </w:r>
      <w:r w:rsidRPr="00181CB1">
        <w:rPr>
          <w:rFonts w:asciiTheme="minorHAnsi" w:hAnsiTheme="minorHAnsi" w:cstheme="minorHAnsi"/>
          <w:sz w:val="24"/>
          <w:szCs w:val="24"/>
        </w:rPr>
        <w:t xml:space="preserve"> As a fitting conclusion to this lesson, </w:t>
      </w:r>
      <w:r w:rsidR="005D7D4E" w:rsidRPr="00181CB1">
        <w:rPr>
          <w:rFonts w:asciiTheme="minorHAnsi" w:hAnsiTheme="minorHAnsi" w:cstheme="minorHAnsi"/>
          <w:sz w:val="24"/>
          <w:szCs w:val="24"/>
        </w:rPr>
        <w:t>if possible</w:t>
      </w:r>
      <w:r w:rsidRPr="00181CB1">
        <w:rPr>
          <w:rFonts w:asciiTheme="minorHAnsi" w:hAnsiTheme="minorHAnsi" w:cstheme="minorHAnsi"/>
          <w:sz w:val="24"/>
          <w:szCs w:val="24"/>
        </w:rPr>
        <w:t xml:space="preserve">, please go to YouTube and listen to this song by Chris Tomlin entitled: “Good Good Father.” I hope this lesson has properly introduced you to God who is the 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sidR="00225DB2">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Daddy.</w:t>
      </w:r>
      <w:bookmarkEnd w:id="27"/>
      <w:r w:rsidRPr="00181CB1">
        <w:rPr>
          <w:rFonts w:asciiTheme="minorHAnsi" w:hAnsiTheme="minorHAnsi" w:cstheme="minorHAnsi"/>
          <w:i/>
          <w:sz w:val="24"/>
          <w:szCs w:val="24"/>
        </w:rPr>
        <w:t xml:space="preserve"> </w:t>
      </w:r>
    </w:p>
    <w:p w14:paraId="511AAAD8" w14:textId="4B131AE9" w:rsidR="007B6206" w:rsidRDefault="007B6206" w:rsidP="00595AF6">
      <w:pPr>
        <w:spacing w:after="7"/>
        <w:ind w:left="-15" w:right="6" w:firstLine="721"/>
        <w:jc w:val="both"/>
        <w:rPr>
          <w:sz w:val="24"/>
          <w:szCs w:val="24"/>
        </w:rPr>
      </w:pPr>
    </w:p>
    <w:p w14:paraId="36FC404D" w14:textId="22993103" w:rsidR="00B50A31" w:rsidRDefault="00B50A31" w:rsidP="00595AF6">
      <w:pPr>
        <w:spacing w:after="7"/>
        <w:ind w:left="-15" w:right="6" w:firstLine="721"/>
        <w:jc w:val="both"/>
        <w:rPr>
          <w:sz w:val="24"/>
          <w:szCs w:val="24"/>
        </w:rPr>
      </w:pPr>
    </w:p>
    <w:p w14:paraId="69F9FFED" w14:textId="10355B9E" w:rsidR="00B50A31" w:rsidRDefault="00B50A31" w:rsidP="00595AF6">
      <w:pPr>
        <w:spacing w:after="7"/>
        <w:ind w:left="-15" w:right="6" w:firstLine="721"/>
        <w:jc w:val="both"/>
        <w:rPr>
          <w:sz w:val="24"/>
          <w:szCs w:val="24"/>
        </w:rPr>
      </w:pPr>
    </w:p>
    <w:p w14:paraId="6A086741" w14:textId="7D63A116" w:rsidR="00B50A31" w:rsidRDefault="00B50A31" w:rsidP="00595AF6">
      <w:pPr>
        <w:spacing w:after="7"/>
        <w:ind w:left="-15" w:right="6" w:firstLine="721"/>
        <w:jc w:val="both"/>
        <w:rPr>
          <w:sz w:val="24"/>
          <w:szCs w:val="24"/>
        </w:rPr>
      </w:pPr>
    </w:p>
    <w:p w14:paraId="7227C4FF" w14:textId="5E9F2951" w:rsidR="00B50A31" w:rsidRDefault="00B50A31" w:rsidP="00595AF6">
      <w:pPr>
        <w:spacing w:after="7"/>
        <w:ind w:left="-15" w:right="6" w:firstLine="721"/>
        <w:jc w:val="both"/>
        <w:rPr>
          <w:sz w:val="24"/>
          <w:szCs w:val="24"/>
        </w:rPr>
      </w:pPr>
    </w:p>
    <w:p w14:paraId="1B00F11A" w14:textId="6D65F83B" w:rsidR="00B50A31" w:rsidRDefault="00B50A31" w:rsidP="00595AF6">
      <w:pPr>
        <w:spacing w:after="7"/>
        <w:ind w:left="-15" w:right="6" w:firstLine="721"/>
        <w:jc w:val="both"/>
        <w:rPr>
          <w:sz w:val="24"/>
          <w:szCs w:val="24"/>
        </w:rPr>
      </w:pPr>
    </w:p>
    <w:p w14:paraId="7BF0E43E" w14:textId="6397CFD0" w:rsidR="00B50A31" w:rsidRDefault="00B50A31" w:rsidP="00595AF6">
      <w:pPr>
        <w:spacing w:after="7"/>
        <w:ind w:left="-15" w:right="6" w:firstLine="721"/>
        <w:jc w:val="both"/>
        <w:rPr>
          <w:sz w:val="24"/>
          <w:szCs w:val="24"/>
        </w:rPr>
      </w:pPr>
    </w:p>
    <w:p w14:paraId="520C5088" w14:textId="7A1ECBFB" w:rsidR="00B50A31" w:rsidRDefault="00B50A31" w:rsidP="00595AF6">
      <w:pPr>
        <w:spacing w:after="7"/>
        <w:ind w:left="-15" w:right="6" w:firstLine="721"/>
        <w:jc w:val="both"/>
        <w:rPr>
          <w:sz w:val="24"/>
          <w:szCs w:val="24"/>
        </w:rPr>
      </w:pPr>
    </w:p>
    <w:p w14:paraId="0A845C04" w14:textId="4B1502C4" w:rsidR="00B50A31" w:rsidRDefault="00B50A31" w:rsidP="00595AF6">
      <w:pPr>
        <w:spacing w:after="7"/>
        <w:ind w:left="-15" w:right="6" w:firstLine="721"/>
        <w:jc w:val="both"/>
        <w:rPr>
          <w:sz w:val="24"/>
          <w:szCs w:val="24"/>
        </w:rPr>
      </w:pPr>
    </w:p>
    <w:p w14:paraId="0017E5A2" w14:textId="0CEB0BEF" w:rsidR="00B50A31" w:rsidRDefault="00B50A31" w:rsidP="00595AF6">
      <w:pPr>
        <w:spacing w:after="7"/>
        <w:ind w:left="-15" w:right="6" w:firstLine="721"/>
        <w:jc w:val="both"/>
        <w:rPr>
          <w:sz w:val="24"/>
          <w:szCs w:val="24"/>
        </w:rPr>
      </w:pPr>
    </w:p>
    <w:p w14:paraId="3035894C" w14:textId="186C5915" w:rsidR="00B50A31" w:rsidRDefault="00B50A31" w:rsidP="00595AF6">
      <w:pPr>
        <w:spacing w:after="7"/>
        <w:ind w:left="-15" w:right="6" w:firstLine="721"/>
        <w:jc w:val="both"/>
        <w:rPr>
          <w:sz w:val="24"/>
          <w:szCs w:val="24"/>
        </w:rPr>
      </w:pPr>
    </w:p>
    <w:p w14:paraId="0FA23779" w14:textId="48C5BFB4" w:rsidR="00B50A31" w:rsidRDefault="00B50A31" w:rsidP="00595AF6">
      <w:pPr>
        <w:spacing w:after="7"/>
        <w:ind w:left="-15" w:right="6" w:firstLine="721"/>
        <w:jc w:val="both"/>
        <w:rPr>
          <w:sz w:val="24"/>
          <w:szCs w:val="24"/>
        </w:rPr>
      </w:pPr>
    </w:p>
    <w:p w14:paraId="65582C90" w14:textId="46D12554" w:rsidR="00B50A31" w:rsidRDefault="00B50A31" w:rsidP="00595AF6">
      <w:pPr>
        <w:spacing w:after="7"/>
        <w:ind w:left="-15" w:right="6" w:firstLine="721"/>
        <w:jc w:val="both"/>
        <w:rPr>
          <w:sz w:val="24"/>
          <w:szCs w:val="24"/>
        </w:rPr>
      </w:pPr>
    </w:p>
    <w:p w14:paraId="6091EA58" w14:textId="77777777" w:rsidR="00B50A31" w:rsidRDefault="00B50A31" w:rsidP="00595AF6">
      <w:pPr>
        <w:spacing w:after="7"/>
        <w:ind w:left="-15" w:right="6" w:firstLine="721"/>
        <w:jc w:val="both"/>
        <w:rPr>
          <w:sz w:val="24"/>
          <w:szCs w:val="24"/>
        </w:rPr>
      </w:pPr>
    </w:p>
    <w:p w14:paraId="06062743" w14:textId="2D9EDC74" w:rsidR="00B50A31" w:rsidRDefault="00B50A31" w:rsidP="00595AF6">
      <w:pPr>
        <w:spacing w:after="7"/>
        <w:ind w:left="-15" w:right="6" w:firstLine="721"/>
        <w:jc w:val="both"/>
        <w:rPr>
          <w:sz w:val="24"/>
          <w:szCs w:val="24"/>
        </w:rPr>
      </w:pPr>
    </w:p>
    <w:p w14:paraId="427C1F96" w14:textId="57D80CFA" w:rsidR="00B241AD" w:rsidRDefault="00B241AD" w:rsidP="00595AF6">
      <w:pPr>
        <w:spacing w:after="7"/>
        <w:ind w:left="-15" w:right="6" w:firstLine="721"/>
        <w:jc w:val="both"/>
        <w:rPr>
          <w:sz w:val="24"/>
          <w:szCs w:val="24"/>
        </w:rPr>
      </w:pPr>
    </w:p>
    <w:p w14:paraId="1676C9BC" w14:textId="2FBF7261" w:rsidR="00B241AD" w:rsidRDefault="00B241AD" w:rsidP="00595AF6">
      <w:pPr>
        <w:spacing w:after="7"/>
        <w:ind w:left="-15" w:right="6" w:firstLine="721"/>
        <w:jc w:val="both"/>
        <w:rPr>
          <w:sz w:val="24"/>
          <w:szCs w:val="24"/>
        </w:rPr>
      </w:pPr>
    </w:p>
    <w:p w14:paraId="5E93CBBA" w14:textId="183AB481" w:rsidR="00B241AD" w:rsidRDefault="00B241AD" w:rsidP="00595AF6">
      <w:pPr>
        <w:spacing w:after="7"/>
        <w:ind w:left="-15" w:right="6" w:firstLine="721"/>
        <w:jc w:val="both"/>
        <w:rPr>
          <w:sz w:val="24"/>
          <w:szCs w:val="24"/>
        </w:rPr>
      </w:pPr>
    </w:p>
    <w:p w14:paraId="1F2B79AE" w14:textId="0EA0B086" w:rsidR="00B241AD" w:rsidRDefault="00B241AD" w:rsidP="00595AF6">
      <w:pPr>
        <w:spacing w:after="7"/>
        <w:ind w:left="-15" w:right="6" w:firstLine="721"/>
        <w:jc w:val="both"/>
        <w:rPr>
          <w:sz w:val="24"/>
          <w:szCs w:val="24"/>
        </w:rPr>
      </w:pPr>
    </w:p>
    <w:p w14:paraId="0718F2E5" w14:textId="77777777" w:rsidR="007B6206" w:rsidRDefault="007B6206" w:rsidP="007B620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32AE72C" w14:textId="154EA8B6" w:rsidR="007B6206" w:rsidRPr="00181CB1" w:rsidRDefault="00595AF6" w:rsidP="0037103A">
      <w:pPr>
        <w:pStyle w:val="ListParagraph"/>
        <w:numPr>
          <w:ilvl w:val="0"/>
          <w:numId w:val="63"/>
        </w:numPr>
        <w:spacing w:after="7"/>
        <w:ind w:right="6"/>
        <w:rPr>
          <w:sz w:val="24"/>
          <w:szCs w:val="24"/>
        </w:rPr>
      </w:pPr>
      <w:r w:rsidRPr="00181CB1">
        <w:rPr>
          <w:sz w:val="24"/>
          <w:szCs w:val="24"/>
        </w:rPr>
        <w:t xml:space="preserve">What does the name Father mean to you, and how do you feel about God being a Father? </w:t>
      </w:r>
      <w:r w:rsidR="00181CB1" w:rsidRPr="00181CB1">
        <w:rPr>
          <w:sz w:val="24"/>
          <w:szCs w:val="24"/>
        </w:rPr>
        <w:t>______________________________________________</w:t>
      </w:r>
      <w:r w:rsidR="00181CB1">
        <w:rPr>
          <w:sz w:val="24"/>
          <w:szCs w:val="24"/>
        </w:rPr>
        <w:t>__________________________</w:t>
      </w:r>
    </w:p>
    <w:p w14:paraId="7FF374B9" w14:textId="2EBFCCAD" w:rsidR="007B6206" w:rsidRPr="00181CB1" w:rsidRDefault="00595AF6" w:rsidP="0037103A">
      <w:pPr>
        <w:pStyle w:val="ListParagraph"/>
        <w:numPr>
          <w:ilvl w:val="0"/>
          <w:numId w:val="63"/>
        </w:numPr>
        <w:spacing w:after="7"/>
        <w:ind w:right="6"/>
        <w:rPr>
          <w:sz w:val="24"/>
          <w:szCs w:val="24"/>
        </w:rPr>
      </w:pPr>
      <w:r w:rsidRPr="00181CB1">
        <w:rPr>
          <w:sz w:val="24"/>
          <w:szCs w:val="24"/>
        </w:rPr>
        <w:t>Were you, or anyone close to you, adopted?</w:t>
      </w:r>
      <w:r w:rsidR="00181CB1" w:rsidRPr="00181CB1">
        <w:rPr>
          <w:sz w:val="24"/>
          <w:szCs w:val="24"/>
        </w:rPr>
        <w:t xml:space="preserve"> ___________________________________________</w:t>
      </w:r>
      <w:r w:rsidR="00181CB1">
        <w:rPr>
          <w:sz w:val="24"/>
          <w:szCs w:val="24"/>
        </w:rPr>
        <w:t>_____________________________</w:t>
      </w:r>
    </w:p>
    <w:p w14:paraId="39D1D312" w14:textId="36F45521" w:rsidR="007B6206" w:rsidRPr="00181CB1" w:rsidRDefault="00595AF6" w:rsidP="0037103A">
      <w:pPr>
        <w:pStyle w:val="ListParagraph"/>
        <w:numPr>
          <w:ilvl w:val="0"/>
          <w:numId w:val="63"/>
        </w:numPr>
        <w:spacing w:after="7"/>
        <w:ind w:right="6"/>
        <w:rPr>
          <w:sz w:val="24"/>
          <w:szCs w:val="24"/>
        </w:rPr>
      </w:pPr>
      <w:r w:rsidRPr="00181CB1">
        <w:rPr>
          <w:sz w:val="24"/>
          <w:szCs w:val="24"/>
        </w:rPr>
        <w:t xml:space="preserve"> If so, then describe ways</w:t>
      </w:r>
      <w:r w:rsidR="0048777F">
        <w:rPr>
          <w:sz w:val="24"/>
          <w:szCs w:val="24"/>
        </w:rPr>
        <w:t xml:space="preserve"> adoption</w:t>
      </w:r>
      <w:r w:rsidRPr="00181CB1">
        <w:rPr>
          <w:sz w:val="24"/>
          <w:szCs w:val="24"/>
        </w:rPr>
        <w:t xml:space="preserve"> has impacted your or their lives. </w:t>
      </w:r>
      <w:r w:rsidR="00181CB1" w:rsidRPr="00181CB1">
        <w:rPr>
          <w:sz w:val="24"/>
          <w:szCs w:val="24"/>
        </w:rPr>
        <w:t>________________________</w:t>
      </w:r>
      <w:r w:rsidR="00181CB1">
        <w:rPr>
          <w:sz w:val="24"/>
          <w:szCs w:val="24"/>
        </w:rPr>
        <w:t>________________________________________________</w:t>
      </w:r>
    </w:p>
    <w:p w14:paraId="419B28BD" w14:textId="65451B0D" w:rsidR="007B6206" w:rsidRPr="00181CB1" w:rsidRDefault="00595AF6" w:rsidP="0037103A">
      <w:pPr>
        <w:pStyle w:val="ListParagraph"/>
        <w:numPr>
          <w:ilvl w:val="0"/>
          <w:numId w:val="63"/>
        </w:numPr>
        <w:spacing w:after="7"/>
        <w:ind w:right="6"/>
        <w:rPr>
          <w:sz w:val="24"/>
          <w:szCs w:val="24"/>
        </w:rPr>
      </w:pPr>
      <w:r w:rsidRPr="00181CB1">
        <w:rPr>
          <w:sz w:val="24"/>
          <w:szCs w:val="24"/>
        </w:rPr>
        <w:t>How does God feel about widows and orphans?</w:t>
      </w:r>
      <w:r w:rsidR="00181CB1" w:rsidRPr="00181CB1">
        <w:rPr>
          <w:sz w:val="24"/>
          <w:szCs w:val="24"/>
        </w:rPr>
        <w:t xml:space="preserve"> ________________________________________</w:t>
      </w:r>
      <w:r w:rsidR="00181CB1">
        <w:rPr>
          <w:sz w:val="24"/>
          <w:szCs w:val="24"/>
        </w:rPr>
        <w:t>________________________________</w:t>
      </w:r>
    </w:p>
    <w:p w14:paraId="7876B445" w14:textId="4C3B87A9" w:rsidR="007B6206" w:rsidRPr="0048777F" w:rsidRDefault="0048777F" w:rsidP="0037103A">
      <w:pPr>
        <w:pStyle w:val="ListParagraph"/>
        <w:numPr>
          <w:ilvl w:val="0"/>
          <w:numId w:val="63"/>
        </w:numPr>
        <w:spacing w:after="7"/>
        <w:ind w:right="6"/>
        <w:rPr>
          <w:sz w:val="24"/>
          <w:szCs w:val="24"/>
        </w:rPr>
      </w:pPr>
      <w:r w:rsidRPr="0048777F">
        <w:rPr>
          <w:sz w:val="24"/>
        </w:rPr>
        <w:t>Read the following passages and then paraphrase a statement on each. (James 1:27; Psalm 68:5-6; Isaiah 1:17)</w:t>
      </w:r>
      <w:r w:rsidR="00595AF6" w:rsidRPr="0048777F">
        <w:rPr>
          <w:sz w:val="24"/>
          <w:szCs w:val="24"/>
        </w:rPr>
        <w:t xml:space="preserve"> </w:t>
      </w:r>
      <w:r w:rsidR="00181CB1" w:rsidRPr="0048777F">
        <w:rPr>
          <w:sz w:val="24"/>
          <w:szCs w:val="24"/>
        </w:rPr>
        <w:t>________________________________________________________________________</w:t>
      </w:r>
    </w:p>
    <w:p w14:paraId="7CEEC48E" w14:textId="500A9C24" w:rsidR="007B6206" w:rsidRPr="00181CB1" w:rsidRDefault="00595AF6" w:rsidP="0037103A">
      <w:pPr>
        <w:pStyle w:val="ListParagraph"/>
        <w:numPr>
          <w:ilvl w:val="0"/>
          <w:numId w:val="63"/>
        </w:numPr>
        <w:spacing w:after="7"/>
        <w:ind w:right="6"/>
        <w:rPr>
          <w:sz w:val="24"/>
          <w:szCs w:val="24"/>
        </w:rPr>
      </w:pPr>
      <w:r w:rsidRPr="00181CB1">
        <w:rPr>
          <w:sz w:val="24"/>
          <w:szCs w:val="24"/>
        </w:rPr>
        <w:t xml:space="preserve">Have you ever felt that you had to earn God’s love? </w:t>
      </w:r>
      <w:r w:rsidR="00181CB1" w:rsidRPr="00181CB1">
        <w:rPr>
          <w:sz w:val="24"/>
          <w:szCs w:val="24"/>
        </w:rPr>
        <w:t>____________________________________</w:t>
      </w:r>
      <w:r w:rsidR="00181CB1">
        <w:rPr>
          <w:sz w:val="24"/>
          <w:szCs w:val="24"/>
        </w:rPr>
        <w:t>____________________________________</w:t>
      </w:r>
    </w:p>
    <w:p w14:paraId="6EF787C6" w14:textId="49F9297C" w:rsidR="007B6206" w:rsidRPr="00181CB1" w:rsidRDefault="00595AF6" w:rsidP="0037103A">
      <w:pPr>
        <w:pStyle w:val="ListParagraph"/>
        <w:numPr>
          <w:ilvl w:val="0"/>
          <w:numId w:val="63"/>
        </w:numPr>
        <w:spacing w:after="7"/>
        <w:ind w:right="6"/>
        <w:jc w:val="both"/>
        <w:rPr>
          <w:sz w:val="24"/>
          <w:szCs w:val="24"/>
        </w:rPr>
      </w:pPr>
      <w:r w:rsidRPr="00181CB1">
        <w:rPr>
          <w:sz w:val="24"/>
          <w:szCs w:val="24"/>
        </w:rPr>
        <w:t>If so, how do you relate to God when you sin? Do you hide from Him?</w:t>
      </w:r>
      <w:r w:rsidR="00181CB1">
        <w:rPr>
          <w:sz w:val="24"/>
          <w:szCs w:val="24"/>
        </w:rPr>
        <w:t xml:space="preserve"> _______________</w:t>
      </w:r>
    </w:p>
    <w:p w14:paraId="2920B170" w14:textId="77777777" w:rsidR="007B6206" w:rsidRPr="00181CB1" w:rsidRDefault="00595AF6" w:rsidP="0037103A">
      <w:pPr>
        <w:pStyle w:val="ListParagraph"/>
        <w:numPr>
          <w:ilvl w:val="0"/>
          <w:numId w:val="63"/>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6643EEED" w14:textId="60C246BB" w:rsidR="007B6206" w:rsidRPr="00181CB1" w:rsidRDefault="00595AF6" w:rsidP="0037103A">
      <w:pPr>
        <w:pStyle w:val="ListParagraph"/>
        <w:numPr>
          <w:ilvl w:val="0"/>
          <w:numId w:val="63"/>
        </w:numPr>
        <w:spacing w:after="7"/>
        <w:ind w:right="6"/>
        <w:jc w:val="both"/>
        <w:rPr>
          <w:sz w:val="24"/>
          <w:szCs w:val="24"/>
        </w:rPr>
      </w:pPr>
      <w:r w:rsidRPr="00181CB1">
        <w:rPr>
          <w:sz w:val="24"/>
          <w:szCs w:val="24"/>
        </w:rPr>
        <w:t xml:space="preserve"> In the last words of the Old Testament, the Lord speaks to the issue of fathers and their children. </w:t>
      </w:r>
      <w:r w:rsidR="00181CB1">
        <w:rPr>
          <w:sz w:val="24"/>
          <w:szCs w:val="24"/>
        </w:rPr>
        <w:t xml:space="preserve"> ________________________________________________________________</w:t>
      </w:r>
    </w:p>
    <w:p w14:paraId="5731E0C0" w14:textId="7AA01F2C" w:rsidR="007B6206" w:rsidRPr="00181CB1" w:rsidRDefault="00595AF6" w:rsidP="0037103A">
      <w:pPr>
        <w:pStyle w:val="ListParagraph"/>
        <w:numPr>
          <w:ilvl w:val="0"/>
          <w:numId w:val="63"/>
        </w:numPr>
        <w:spacing w:after="7"/>
        <w:ind w:right="6"/>
        <w:jc w:val="both"/>
        <w:rPr>
          <w:sz w:val="24"/>
          <w:szCs w:val="24"/>
        </w:rPr>
      </w:pPr>
      <w:r w:rsidRPr="00181CB1">
        <w:rPr>
          <w:sz w:val="24"/>
          <w:szCs w:val="24"/>
        </w:rPr>
        <w:t>Read Malachi 4:6 and write in your own words how the Father feels about fathers who leave their children and what He desire</w:t>
      </w:r>
      <w:r w:rsidR="0048777F">
        <w:rPr>
          <w:sz w:val="24"/>
          <w:szCs w:val="24"/>
        </w:rPr>
        <w:t>s</w:t>
      </w:r>
      <w:r w:rsidRPr="00181CB1">
        <w:rPr>
          <w:sz w:val="24"/>
          <w:szCs w:val="24"/>
        </w:rPr>
        <w:t xml:space="preserve"> for the relationship between fathers and their children?</w:t>
      </w:r>
      <w:r w:rsidR="00181CB1">
        <w:rPr>
          <w:sz w:val="24"/>
          <w:szCs w:val="24"/>
        </w:rPr>
        <w:t xml:space="preserve"> ____________________________________________________________</w:t>
      </w:r>
    </w:p>
    <w:bookmarkEnd w:id="14"/>
    <w:p w14:paraId="277EC7E2" w14:textId="1D3D4590" w:rsidR="003635A0" w:rsidRPr="00D31A2F" w:rsidRDefault="003635A0" w:rsidP="0037103A">
      <w:pPr>
        <w:pStyle w:val="ListParagraph"/>
        <w:numPr>
          <w:ilvl w:val="0"/>
          <w:numId w:val="63"/>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5C6F441" w14:textId="77777777" w:rsidR="003635A0" w:rsidRPr="00D31A2F" w:rsidRDefault="003635A0" w:rsidP="0037103A">
      <w:pPr>
        <w:pStyle w:val="ListParagraph"/>
        <w:numPr>
          <w:ilvl w:val="0"/>
          <w:numId w:val="63"/>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7C954291" w14:textId="77777777" w:rsidR="003635A0" w:rsidRDefault="003635A0" w:rsidP="0037103A">
      <w:pPr>
        <w:pStyle w:val="ListParagraph"/>
        <w:numPr>
          <w:ilvl w:val="0"/>
          <w:numId w:val="63"/>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0527B688" w14:textId="77777777" w:rsidR="003635A0" w:rsidRDefault="003635A0" w:rsidP="003635A0">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3E701518" w14:textId="14ED9BBE" w:rsidR="007B6206" w:rsidRDefault="007B6206" w:rsidP="003635A0">
      <w:pPr>
        <w:pStyle w:val="ListParagraph"/>
        <w:spacing w:after="7"/>
        <w:ind w:left="705" w:right="6"/>
        <w:jc w:val="both"/>
      </w:pPr>
    </w:p>
    <w:p w14:paraId="6CE621F1" w14:textId="77777777" w:rsidR="007B6206" w:rsidRDefault="007B6206" w:rsidP="007B6206"/>
    <w:p w14:paraId="53B10DCA" w14:textId="77777777" w:rsidR="007B6206" w:rsidRDefault="007B6206" w:rsidP="007B6206"/>
    <w:p w14:paraId="4A6AE64F" w14:textId="77777777" w:rsidR="007B6206" w:rsidRDefault="007B6206" w:rsidP="007B6206"/>
    <w:p w14:paraId="72FA7EDE" w14:textId="512D42BB" w:rsidR="00AD0ED1" w:rsidRDefault="00AD0ED1" w:rsidP="00AD0ED1">
      <w:pPr>
        <w:jc w:val="center"/>
        <w:rPr>
          <w:rFonts w:ascii="Edwardian Script ITC" w:hAnsi="Edwardian Script ITC"/>
          <w:b/>
          <w:sz w:val="72"/>
          <w:szCs w:val="72"/>
        </w:rPr>
      </w:pPr>
      <w:r w:rsidRPr="00C8788B">
        <w:rPr>
          <w:rFonts w:ascii="Edwardian Script ITC" w:hAnsi="Edwardian Script ITC"/>
          <w:b/>
          <w:sz w:val="72"/>
          <w:szCs w:val="72"/>
        </w:rPr>
        <w:lastRenderedPageBreak/>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5065E742" w14:textId="079A2D19" w:rsidR="00E11600" w:rsidRPr="00E11600" w:rsidRDefault="00E11600" w:rsidP="00AA6C54">
      <w:pPr>
        <w:spacing w:line="240" w:lineRule="auto"/>
        <w:jc w:val="center"/>
        <w:rPr>
          <w:rFonts w:asciiTheme="minorHAnsi" w:hAnsiTheme="minorHAnsi" w:cstheme="minorHAnsi"/>
          <w:b/>
          <w:sz w:val="28"/>
          <w:szCs w:val="28"/>
        </w:rPr>
      </w:pPr>
      <w:r w:rsidRPr="00E11600">
        <w:rPr>
          <w:rFonts w:asciiTheme="minorHAnsi" w:hAnsiTheme="minorHAnsi" w:cstheme="minorHAnsi"/>
          <w:b/>
          <w:sz w:val="28"/>
          <w:szCs w:val="28"/>
        </w:rPr>
        <w:t>Key Passage</w:t>
      </w:r>
    </w:p>
    <w:p w14:paraId="0EE1FFC4" w14:textId="33971AB4" w:rsidR="00AD0ED1" w:rsidRDefault="00AD0ED1" w:rsidP="00AA6C54">
      <w:pPr>
        <w:pStyle w:val="ListParagraph"/>
        <w:spacing w:line="240" w:lineRule="auto"/>
        <w:ind w:left="0"/>
        <w:jc w:val="center"/>
        <w:rPr>
          <w:b/>
          <w:sz w:val="24"/>
          <w:szCs w:val="24"/>
        </w:rPr>
      </w:pPr>
      <w:r w:rsidRPr="00BC4868">
        <w:rPr>
          <w:b/>
          <w:sz w:val="24"/>
          <w:szCs w:val="24"/>
        </w:rPr>
        <w:t>Matthew 6:33</w:t>
      </w:r>
      <w:r w:rsidR="003635A0">
        <w:rPr>
          <w:b/>
          <w:sz w:val="24"/>
          <w:szCs w:val="24"/>
        </w:rPr>
        <w:t>-34</w:t>
      </w:r>
      <w:r w:rsidRPr="00BC4868">
        <w:rPr>
          <w:b/>
          <w:sz w:val="24"/>
          <w:szCs w:val="24"/>
        </w:rPr>
        <w:t xml:space="preserve"> (N</w:t>
      </w:r>
      <w:r w:rsidR="003635A0">
        <w:rPr>
          <w:b/>
          <w:sz w:val="24"/>
          <w:szCs w:val="24"/>
        </w:rPr>
        <w:t>ET</w:t>
      </w:r>
      <w:r w:rsidRPr="00BC4868">
        <w:rPr>
          <w:b/>
          <w:sz w:val="24"/>
          <w:szCs w:val="24"/>
        </w:rPr>
        <w:t>)</w:t>
      </w:r>
    </w:p>
    <w:p w14:paraId="5C3AF39A" w14:textId="1DBA5C75" w:rsidR="00AA6C54" w:rsidRDefault="003635A0" w:rsidP="00AA6C54">
      <w:pPr>
        <w:pStyle w:val="ListParagraph"/>
        <w:spacing w:line="240" w:lineRule="auto"/>
        <w:ind w:left="0"/>
        <w:jc w:val="center"/>
        <w:rPr>
          <w:rStyle w:val="apple-converted-space"/>
          <w:rFonts w:asciiTheme="minorHAnsi" w:hAnsiTheme="minorHAnsi"/>
          <w:b/>
          <w:i/>
          <w:color w:val="000000"/>
          <w:sz w:val="24"/>
          <w:szCs w:val="24"/>
          <w:vertAlign w:val="superscript"/>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1179A715" w14:textId="77777777" w:rsidR="00AA6C54" w:rsidRDefault="00AA6C54" w:rsidP="00AA6C54">
      <w:pPr>
        <w:pStyle w:val="ListParagraph"/>
        <w:spacing w:line="240" w:lineRule="auto"/>
        <w:ind w:left="0"/>
        <w:jc w:val="center"/>
        <w:rPr>
          <w:rFonts w:asciiTheme="minorHAnsi" w:hAnsiTheme="minorHAnsi"/>
          <w:b/>
          <w:i/>
          <w:sz w:val="24"/>
          <w:szCs w:val="24"/>
        </w:rPr>
      </w:pPr>
    </w:p>
    <w:p w14:paraId="21387804" w14:textId="4B60D0E6" w:rsidR="00AD0ED1" w:rsidRDefault="00AD0ED1" w:rsidP="00AA6C54">
      <w:pPr>
        <w:pStyle w:val="ListParagraph"/>
        <w:spacing w:line="240" w:lineRule="auto"/>
        <w:ind w:left="0"/>
        <w:jc w:val="center"/>
        <w:rPr>
          <w:b/>
          <w:sz w:val="28"/>
          <w:szCs w:val="28"/>
        </w:rPr>
      </w:pPr>
      <w:r w:rsidRPr="00385063">
        <w:rPr>
          <w:b/>
          <w:sz w:val="28"/>
          <w:szCs w:val="28"/>
        </w:rPr>
        <w:t>Introduction</w:t>
      </w:r>
    </w:p>
    <w:p w14:paraId="5D5A85C4" w14:textId="20FCDD7B" w:rsidR="00193264" w:rsidRDefault="00193264" w:rsidP="00193264">
      <w:pPr>
        <w:ind w:firstLine="720"/>
        <w:jc w:val="both"/>
        <w:rPr>
          <w:sz w:val="24"/>
          <w:szCs w:val="24"/>
        </w:rPr>
      </w:pPr>
      <w:r>
        <w:rPr>
          <w:sz w:val="24"/>
          <w:szCs w:val="24"/>
        </w:rPr>
        <w:t>Suppose</w:t>
      </w:r>
      <w:r w:rsidR="0025581C">
        <w:rPr>
          <w:sz w:val="24"/>
          <w:szCs w:val="24"/>
        </w:rPr>
        <w:t xml:space="preserve"> </w:t>
      </w:r>
      <w:r w:rsidR="0019050D">
        <w:rPr>
          <w:sz w:val="24"/>
          <w:szCs w:val="24"/>
        </w:rPr>
        <w:t xml:space="preserve">you </w:t>
      </w:r>
      <w:r w:rsidR="0025581C">
        <w:rPr>
          <w:sz w:val="24"/>
          <w:szCs w:val="24"/>
        </w:rPr>
        <w:t>received an invitation to</w:t>
      </w:r>
      <w:r w:rsidR="0019050D">
        <w:rPr>
          <w:sz w:val="24"/>
          <w:szCs w:val="24"/>
        </w:rPr>
        <w:t xml:space="preserve"> Buckingham Palace for a private meeting with the queen of England</w:t>
      </w:r>
      <w:r w:rsidR="0025581C">
        <w:rPr>
          <w:sz w:val="24"/>
          <w:szCs w:val="24"/>
        </w:rPr>
        <w:t>. W</w:t>
      </w:r>
      <w:r w:rsidR="0019050D">
        <w:rPr>
          <w:sz w:val="24"/>
          <w:szCs w:val="24"/>
        </w:rPr>
        <w:t xml:space="preserve">ould you </w:t>
      </w:r>
      <w:r w:rsidR="0025581C">
        <w:rPr>
          <w:sz w:val="24"/>
          <w:szCs w:val="24"/>
        </w:rPr>
        <w:t>pass up</w:t>
      </w:r>
      <w:r w:rsidR="0019050D">
        <w:rPr>
          <w:sz w:val="24"/>
          <w:szCs w:val="24"/>
        </w:rPr>
        <w:t xml:space="preserve"> that opportunity? Of course not. Well, </w:t>
      </w:r>
      <w:r w:rsidR="0025581C">
        <w:rPr>
          <w:sz w:val="24"/>
          <w:szCs w:val="24"/>
        </w:rPr>
        <w:t>seeing that you are</w:t>
      </w:r>
      <w:r w:rsidR="000D4961">
        <w:rPr>
          <w:sz w:val="24"/>
          <w:szCs w:val="24"/>
        </w:rPr>
        <w:t xml:space="preserve"> God’s child, </w:t>
      </w:r>
      <w:r w:rsidR="0025581C">
        <w:rPr>
          <w:sz w:val="24"/>
          <w:szCs w:val="24"/>
        </w:rPr>
        <w:t>you</w:t>
      </w:r>
      <w:r w:rsidR="00CD08CE">
        <w:rPr>
          <w:sz w:val="24"/>
          <w:szCs w:val="24"/>
        </w:rPr>
        <w:t xml:space="preserve"> have the honor of </w:t>
      </w:r>
      <w:r w:rsidR="00373E6A">
        <w:rPr>
          <w:sz w:val="24"/>
          <w:szCs w:val="24"/>
        </w:rPr>
        <w:t>having a</w:t>
      </w:r>
      <w:r w:rsidR="00CD08CE" w:rsidRPr="00EC419F">
        <w:rPr>
          <w:sz w:val="24"/>
          <w:szCs w:val="24"/>
        </w:rPr>
        <w:t xml:space="preserve"> private meeting with the King of </w:t>
      </w:r>
      <w:r w:rsidR="00FA47F2">
        <w:rPr>
          <w:sz w:val="24"/>
          <w:szCs w:val="24"/>
        </w:rPr>
        <w:t>the universe every single day</w:t>
      </w:r>
      <w:r w:rsidR="0019050D">
        <w:rPr>
          <w:sz w:val="24"/>
          <w:szCs w:val="24"/>
        </w:rPr>
        <w:t>!</w:t>
      </w:r>
      <w:r w:rsidR="00A72C47" w:rsidRPr="00A72C47">
        <w:rPr>
          <w:sz w:val="24"/>
          <w:szCs w:val="24"/>
        </w:rPr>
        <w:t xml:space="preserve"> </w:t>
      </w:r>
      <w:r w:rsidR="00A72C47" w:rsidRPr="005A071A">
        <w:rPr>
          <w:sz w:val="24"/>
          <w:szCs w:val="24"/>
        </w:rPr>
        <w:t xml:space="preserve">This is the first step </w:t>
      </w:r>
      <w:r w:rsidR="00A72C47">
        <w:rPr>
          <w:sz w:val="24"/>
          <w:szCs w:val="24"/>
        </w:rPr>
        <w:t>to</w:t>
      </w:r>
      <w:r w:rsidR="00A72C47" w:rsidRPr="005A071A">
        <w:rPr>
          <w:sz w:val="24"/>
          <w:szCs w:val="24"/>
        </w:rPr>
        <w:t xml:space="preserve"> abiding in </w:t>
      </w:r>
      <w:r w:rsidR="00A72C47" w:rsidRPr="00D4751E">
        <w:rPr>
          <w:sz w:val="24"/>
          <w:szCs w:val="24"/>
        </w:rPr>
        <w:t>a life receiving relationship with Jesus</w:t>
      </w:r>
      <w:r w:rsidR="00A72C47" w:rsidRPr="00EC419F">
        <w:rPr>
          <w:sz w:val="24"/>
          <w:szCs w:val="24"/>
        </w:rPr>
        <w:t xml:space="preserve"> (John 15:1-8)</w:t>
      </w:r>
      <w:r w:rsidR="00A72C47">
        <w:rPr>
          <w:sz w:val="24"/>
          <w:szCs w:val="24"/>
        </w:rPr>
        <w:t>.</w:t>
      </w:r>
      <w:r w:rsidR="00A72C47" w:rsidRPr="00D4751E">
        <w:rPr>
          <w:sz w:val="24"/>
          <w:szCs w:val="24"/>
        </w:rPr>
        <w:t xml:space="preserve"> </w:t>
      </w:r>
      <w:r w:rsidR="00A72C47">
        <w:rPr>
          <w:sz w:val="24"/>
          <w:szCs w:val="24"/>
        </w:rPr>
        <w:t xml:space="preserve">Still, as perplexing as it may be, if we are honest, most of us don’t even avail ourselves of this privilege. Why is that? </w:t>
      </w:r>
      <w:r w:rsidR="0019050D">
        <w:rPr>
          <w:sz w:val="24"/>
          <w:szCs w:val="24"/>
        </w:rPr>
        <w:t xml:space="preserve"> </w:t>
      </w:r>
      <w:r>
        <w:rPr>
          <w:sz w:val="24"/>
          <w:szCs w:val="24"/>
        </w:rPr>
        <w:t>The following quote by</w:t>
      </w:r>
      <w:r w:rsidRPr="00CC1737">
        <w:rPr>
          <w:sz w:val="24"/>
          <w:szCs w:val="24"/>
        </w:rPr>
        <w:t xml:space="preserve"> Karen Conlee</w:t>
      </w:r>
      <w:r>
        <w:rPr>
          <w:sz w:val="24"/>
          <w:szCs w:val="24"/>
        </w:rPr>
        <w:t xml:space="preserve"> sheds some light on this subject.</w:t>
      </w:r>
      <w:r w:rsidRPr="00193264">
        <w:rPr>
          <w:sz w:val="24"/>
          <w:szCs w:val="24"/>
        </w:rPr>
        <w:t xml:space="preserve"> </w:t>
      </w:r>
      <w:r>
        <w:rPr>
          <w:sz w:val="24"/>
          <w:szCs w:val="24"/>
        </w:rPr>
        <w:t>She said, “</w:t>
      </w:r>
      <w:r w:rsidRPr="00CC1737">
        <w:rPr>
          <w:sz w:val="24"/>
          <w:szCs w:val="24"/>
        </w:rPr>
        <w:t>Why do I sin? – I don’t l</w:t>
      </w:r>
      <w:r>
        <w:rPr>
          <w:sz w:val="24"/>
          <w:szCs w:val="24"/>
        </w:rPr>
        <w:t>ove God. Why don’t I love God? --</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r w:rsidRPr="003423AA">
        <w:rPr>
          <w:sz w:val="24"/>
          <w:szCs w:val="24"/>
        </w:rPr>
        <w:t xml:space="preserve"> </w:t>
      </w:r>
      <w:r w:rsidRPr="00CC1737">
        <w:rPr>
          <w:sz w:val="24"/>
          <w:szCs w:val="24"/>
        </w:rPr>
        <w:t>(Downline Women’s Discipling Summit at Highpoint Church in Memphis, Tennessee on March 1, 2014</w:t>
      </w:r>
      <w:r>
        <w:rPr>
          <w:sz w:val="24"/>
          <w:szCs w:val="24"/>
        </w:rPr>
        <w:t xml:space="preserve">.) Thought provoking and convicting, isn’t it? </w:t>
      </w:r>
    </w:p>
    <w:p w14:paraId="0B4C1DED" w14:textId="77777777" w:rsidR="00B74457" w:rsidRDefault="000D4961" w:rsidP="00B74457">
      <w:pPr>
        <w:ind w:firstLine="720"/>
        <w:jc w:val="both"/>
        <w:rPr>
          <w:sz w:val="24"/>
          <w:szCs w:val="24"/>
        </w:rPr>
      </w:pPr>
      <w:r>
        <w:rPr>
          <w:sz w:val="24"/>
          <w:szCs w:val="24"/>
        </w:rPr>
        <w:t xml:space="preserve">The sin of </w:t>
      </w:r>
      <w:r w:rsidR="00A22BE4">
        <w:rPr>
          <w:sz w:val="24"/>
          <w:szCs w:val="24"/>
        </w:rPr>
        <w:t>pride is</w:t>
      </w:r>
      <w:r w:rsidR="003423AA">
        <w:rPr>
          <w:sz w:val="24"/>
          <w:szCs w:val="24"/>
        </w:rPr>
        <w:t xml:space="preserve"> certainly one reason we don’t s</w:t>
      </w:r>
      <w:r w:rsidR="00A22BE4">
        <w:rPr>
          <w:sz w:val="24"/>
          <w:szCs w:val="24"/>
        </w:rPr>
        <w:t xml:space="preserve">pend time </w:t>
      </w:r>
      <w:r w:rsidR="00B74457">
        <w:rPr>
          <w:sz w:val="24"/>
          <w:szCs w:val="24"/>
        </w:rPr>
        <w:t xml:space="preserve">alone </w:t>
      </w:r>
      <w:r w:rsidR="00A22BE4">
        <w:rPr>
          <w:sz w:val="24"/>
          <w:szCs w:val="24"/>
        </w:rPr>
        <w:t xml:space="preserve">with Jesus. </w:t>
      </w:r>
      <w:r w:rsidR="00193264">
        <w:rPr>
          <w:sz w:val="24"/>
          <w:szCs w:val="24"/>
        </w:rPr>
        <w:t>However, t</w:t>
      </w:r>
      <w:r w:rsidR="00373E6A">
        <w:rPr>
          <w:sz w:val="24"/>
          <w:szCs w:val="24"/>
        </w:rPr>
        <w:t xml:space="preserve">here is </w:t>
      </w:r>
      <w:r w:rsidR="00193264">
        <w:rPr>
          <w:sz w:val="24"/>
          <w:szCs w:val="24"/>
        </w:rPr>
        <w:t>another</w:t>
      </w:r>
      <w:r w:rsidR="00373E6A">
        <w:rPr>
          <w:sz w:val="24"/>
          <w:szCs w:val="24"/>
        </w:rPr>
        <w:t xml:space="preserve"> fundamental </w:t>
      </w:r>
      <w:r w:rsidR="00EC4966">
        <w:rPr>
          <w:sz w:val="24"/>
          <w:szCs w:val="24"/>
        </w:rPr>
        <w:t xml:space="preserve">hindrance to </w:t>
      </w:r>
      <w:r w:rsidR="00193264">
        <w:rPr>
          <w:sz w:val="24"/>
          <w:szCs w:val="24"/>
        </w:rPr>
        <w:t xml:space="preserve">having a meaningful </w:t>
      </w:r>
      <w:r w:rsidR="00EC4966">
        <w:rPr>
          <w:sz w:val="24"/>
          <w:szCs w:val="24"/>
        </w:rPr>
        <w:t>quiet time.</w:t>
      </w:r>
      <w:r w:rsidR="00373E6A">
        <w:rPr>
          <w:sz w:val="24"/>
          <w:szCs w:val="24"/>
        </w:rPr>
        <w:t xml:space="preserve"> Since </w:t>
      </w:r>
      <w:r w:rsidR="00193264">
        <w:rPr>
          <w:sz w:val="24"/>
          <w:szCs w:val="24"/>
        </w:rPr>
        <w:t>a large majority of new believers have never</w:t>
      </w:r>
      <w:r w:rsidR="00373E6A">
        <w:rPr>
          <w:sz w:val="24"/>
          <w:szCs w:val="24"/>
        </w:rPr>
        <w:t xml:space="preserve"> been discipled, </w:t>
      </w:r>
      <w:r w:rsidR="00193264">
        <w:rPr>
          <w:sz w:val="24"/>
          <w:szCs w:val="24"/>
        </w:rPr>
        <w:t>we don’t know what this even looks like.</w:t>
      </w:r>
      <w:r w:rsidR="00B74457">
        <w:rPr>
          <w:sz w:val="24"/>
          <w:szCs w:val="24"/>
        </w:rPr>
        <w:t xml:space="preserve"> W</w:t>
      </w:r>
      <w:r w:rsidR="00615404">
        <w:rPr>
          <w:sz w:val="24"/>
          <w:szCs w:val="24"/>
        </w:rPr>
        <w:t xml:space="preserve">hen it comes to building </w:t>
      </w:r>
      <w:r w:rsidR="00B74457">
        <w:rPr>
          <w:sz w:val="24"/>
          <w:szCs w:val="24"/>
        </w:rPr>
        <w:t>an</w:t>
      </w:r>
      <w:r w:rsidR="00615404">
        <w:rPr>
          <w:sz w:val="24"/>
          <w:szCs w:val="24"/>
        </w:rPr>
        <w:t xml:space="preserve"> intimate relationship with God, </w:t>
      </w:r>
      <w:r w:rsidR="00B74457">
        <w:rPr>
          <w:sz w:val="24"/>
          <w:szCs w:val="24"/>
        </w:rPr>
        <w:t xml:space="preserve">the discipline of quite time is essential. Without it, </w:t>
      </w:r>
      <w:r w:rsidR="00CD08CE">
        <w:rPr>
          <w:sz w:val="24"/>
          <w:szCs w:val="24"/>
        </w:rPr>
        <w:t xml:space="preserve">we tend to drift </w:t>
      </w:r>
      <w:r w:rsidR="00A22BE4">
        <w:rPr>
          <w:sz w:val="24"/>
          <w:szCs w:val="24"/>
        </w:rPr>
        <w:t>towards</w:t>
      </w:r>
      <w:r w:rsidR="00CD08CE" w:rsidRPr="005A071A">
        <w:rPr>
          <w:sz w:val="24"/>
          <w:szCs w:val="24"/>
        </w:rPr>
        <w:t xml:space="preserve"> empty religious rituals</w:t>
      </w:r>
      <w:r w:rsidR="00615404">
        <w:rPr>
          <w:sz w:val="24"/>
          <w:szCs w:val="24"/>
        </w:rPr>
        <w:t xml:space="preserve"> instead of the vibrant love relationship that He desires to have with us </w:t>
      </w:r>
      <w:r w:rsidR="00CD08CE" w:rsidRPr="005A071A">
        <w:rPr>
          <w:sz w:val="24"/>
          <w:szCs w:val="24"/>
        </w:rPr>
        <w:t>(Mark 7:6-8)</w:t>
      </w:r>
      <w:r w:rsidR="00A22BE4">
        <w:rPr>
          <w:sz w:val="24"/>
          <w:szCs w:val="24"/>
        </w:rPr>
        <w:t xml:space="preserve">. </w:t>
      </w:r>
      <w:r w:rsidR="00B74457">
        <w:rPr>
          <w:sz w:val="24"/>
          <w:szCs w:val="24"/>
        </w:rPr>
        <w:t>Therefore, we are going to learn some helpful tips to guide us as we seek to develop the holy habit of quiet time. That’s what this lesson is all about.</w:t>
      </w:r>
    </w:p>
    <w:p w14:paraId="142FD908" w14:textId="0D4724DC" w:rsidR="00A22BE4" w:rsidRDefault="00083802" w:rsidP="00083802">
      <w:pPr>
        <w:jc w:val="center"/>
        <w:rPr>
          <w:b/>
          <w:sz w:val="28"/>
          <w:szCs w:val="28"/>
        </w:rPr>
      </w:pPr>
      <w:r w:rsidRPr="00083802">
        <w:rPr>
          <w:b/>
          <w:sz w:val="28"/>
          <w:szCs w:val="28"/>
        </w:rPr>
        <w:t xml:space="preserve">Seek His Face…Not </w:t>
      </w:r>
      <w:r w:rsidR="00615404">
        <w:rPr>
          <w:b/>
          <w:sz w:val="28"/>
          <w:szCs w:val="28"/>
        </w:rPr>
        <w:t xml:space="preserve">Just </w:t>
      </w:r>
      <w:r w:rsidRPr="00083802">
        <w:rPr>
          <w:b/>
          <w:sz w:val="28"/>
          <w:szCs w:val="28"/>
        </w:rPr>
        <w:t>His Hand</w:t>
      </w:r>
    </w:p>
    <w:p w14:paraId="4EF3151E" w14:textId="77777777" w:rsidR="000363F1" w:rsidRDefault="000363F1" w:rsidP="000363F1">
      <w:pPr>
        <w:spacing w:after="0" w:line="240" w:lineRule="auto"/>
        <w:jc w:val="center"/>
        <w:rPr>
          <w:rFonts w:asciiTheme="minorHAnsi" w:hAnsiTheme="minorHAnsi" w:cstheme="minorHAnsi"/>
          <w:b/>
          <w:sz w:val="24"/>
          <w:szCs w:val="24"/>
        </w:rPr>
      </w:pPr>
      <w:r>
        <w:rPr>
          <w:rFonts w:asciiTheme="minorHAnsi" w:hAnsiTheme="minorHAnsi" w:cstheme="minorHAnsi"/>
          <w:b/>
          <w:sz w:val="24"/>
          <w:szCs w:val="24"/>
        </w:rPr>
        <w:t>Psalm 27:8 (KJV)</w:t>
      </w:r>
    </w:p>
    <w:p w14:paraId="5E7E0846" w14:textId="77777777" w:rsidR="000363F1" w:rsidRDefault="000363F1" w:rsidP="000363F1">
      <w:pPr>
        <w:spacing w:after="0" w:line="240" w:lineRule="auto"/>
        <w:jc w:val="center"/>
        <w:rPr>
          <w:rFonts w:asciiTheme="minorHAnsi" w:hAnsiTheme="minorHAnsi" w:cstheme="minorHAnsi"/>
          <w:b/>
          <w:i/>
          <w:sz w:val="24"/>
          <w:szCs w:val="24"/>
        </w:rPr>
      </w:pPr>
      <w:r w:rsidRPr="000A47DF">
        <w:rPr>
          <w:rFonts w:asciiTheme="minorHAnsi" w:hAnsiTheme="minorHAnsi" w:cstheme="minorHAnsi"/>
          <w:b/>
          <w:i/>
          <w:sz w:val="24"/>
          <w:szCs w:val="24"/>
        </w:rPr>
        <w:t xml:space="preserve">When though sadist, Seek ye my face; my heart said unto thee, Thy face, LORD, will I seek. </w:t>
      </w:r>
    </w:p>
    <w:p w14:paraId="797CE38A" w14:textId="77777777" w:rsidR="00110289" w:rsidRPr="000A47DF" w:rsidRDefault="00110289" w:rsidP="00B66F9D">
      <w:pPr>
        <w:spacing w:after="0"/>
        <w:jc w:val="center"/>
        <w:rPr>
          <w:rFonts w:asciiTheme="minorHAnsi" w:hAnsiTheme="minorHAnsi" w:cstheme="minorHAnsi"/>
          <w:b/>
          <w:i/>
          <w:color w:val="000000"/>
          <w:sz w:val="24"/>
          <w:szCs w:val="24"/>
        </w:rPr>
      </w:pPr>
    </w:p>
    <w:p w14:paraId="13339FAA" w14:textId="52AEFCAE" w:rsidR="000363F1" w:rsidRDefault="000A47DF" w:rsidP="000A47DF">
      <w:pPr>
        <w:ind w:firstLine="720"/>
        <w:jc w:val="both"/>
        <w:rPr>
          <w:rFonts w:asciiTheme="minorHAnsi" w:hAnsiTheme="minorHAnsi" w:cstheme="minorHAnsi"/>
          <w:sz w:val="24"/>
          <w:szCs w:val="24"/>
        </w:rPr>
      </w:pPr>
      <w:r w:rsidRPr="000A47DF">
        <w:rPr>
          <w:rFonts w:asciiTheme="minorHAnsi" w:hAnsiTheme="minorHAnsi" w:cstheme="minorHAnsi"/>
          <w:sz w:val="24"/>
          <w:szCs w:val="24"/>
        </w:rPr>
        <w:t>Did you know that the words face and presence are the same word in the Hebrew language? It is true. You can see these two words</w:t>
      </w:r>
      <w:r w:rsidR="00DF1EEA">
        <w:rPr>
          <w:rFonts w:asciiTheme="minorHAnsi" w:hAnsiTheme="minorHAnsi" w:cstheme="minorHAnsi"/>
          <w:sz w:val="24"/>
          <w:szCs w:val="24"/>
        </w:rPr>
        <w:t xml:space="preserve"> used in </w:t>
      </w:r>
      <w:r w:rsidR="000363F1">
        <w:rPr>
          <w:rFonts w:asciiTheme="minorHAnsi" w:hAnsiTheme="minorHAnsi" w:cstheme="minorHAnsi"/>
          <w:sz w:val="24"/>
          <w:szCs w:val="24"/>
        </w:rPr>
        <w:t xml:space="preserve">Psalm 16:11; </w:t>
      </w:r>
      <w:r w:rsidR="00DF1EEA">
        <w:rPr>
          <w:rFonts w:asciiTheme="minorHAnsi" w:hAnsiTheme="minorHAnsi" w:cstheme="minorHAnsi"/>
          <w:sz w:val="24"/>
          <w:szCs w:val="24"/>
        </w:rPr>
        <w:t>Genesis 32:30, as well as i</w:t>
      </w:r>
      <w:r w:rsidR="000363F1">
        <w:rPr>
          <w:rFonts w:asciiTheme="minorHAnsi" w:hAnsiTheme="minorHAnsi" w:cstheme="minorHAnsi"/>
          <w:sz w:val="24"/>
          <w:szCs w:val="24"/>
        </w:rPr>
        <w:t xml:space="preserve">n </w:t>
      </w:r>
      <w:r w:rsidR="000363F1" w:rsidRPr="000A47DF">
        <w:rPr>
          <w:rFonts w:asciiTheme="minorHAnsi" w:hAnsiTheme="minorHAnsi" w:cstheme="minorHAnsi"/>
          <w:sz w:val="24"/>
          <w:szCs w:val="24"/>
        </w:rPr>
        <w:t>Exodus 33:1</w:t>
      </w:r>
      <w:r w:rsidR="000363F1">
        <w:rPr>
          <w:rFonts w:asciiTheme="minorHAnsi" w:hAnsiTheme="minorHAnsi" w:cstheme="minorHAnsi"/>
          <w:sz w:val="24"/>
          <w:szCs w:val="24"/>
        </w:rPr>
        <w:t>1</w:t>
      </w:r>
      <w:r w:rsidR="000363F1" w:rsidRPr="000A47DF">
        <w:rPr>
          <w:rFonts w:asciiTheme="minorHAnsi" w:hAnsiTheme="minorHAnsi" w:cstheme="minorHAnsi"/>
          <w:sz w:val="24"/>
          <w:szCs w:val="24"/>
        </w:rPr>
        <w:t>-23</w:t>
      </w:r>
      <w:r w:rsidR="000363F1">
        <w:rPr>
          <w:rFonts w:asciiTheme="minorHAnsi" w:hAnsiTheme="minorHAnsi" w:cstheme="minorHAnsi"/>
          <w:sz w:val="24"/>
          <w:szCs w:val="24"/>
        </w:rPr>
        <w:t>,</w:t>
      </w:r>
      <w:r w:rsidR="00DF1EEA">
        <w:rPr>
          <w:rFonts w:asciiTheme="minorHAnsi" w:hAnsiTheme="minorHAnsi" w:cstheme="minorHAnsi"/>
          <w:sz w:val="24"/>
          <w:szCs w:val="24"/>
        </w:rPr>
        <w:t xml:space="preserve"> where</w:t>
      </w:r>
      <w:r w:rsidR="000363F1">
        <w:rPr>
          <w:rFonts w:asciiTheme="minorHAnsi" w:hAnsiTheme="minorHAnsi" w:cstheme="minorHAnsi"/>
          <w:sz w:val="24"/>
          <w:szCs w:val="24"/>
        </w:rPr>
        <w:t xml:space="preserve"> we see both</w:t>
      </w:r>
      <w:r w:rsidR="00DF1EEA">
        <w:rPr>
          <w:rFonts w:asciiTheme="minorHAnsi" w:hAnsiTheme="minorHAnsi" w:cstheme="minorHAnsi"/>
          <w:sz w:val="24"/>
          <w:szCs w:val="24"/>
        </w:rPr>
        <w:t xml:space="preserve"> face and presence used. (Take a moment and read these passages.)</w:t>
      </w:r>
    </w:p>
    <w:p w14:paraId="50DF5B46" w14:textId="4CBF5B24" w:rsidR="00DF1EEA" w:rsidRPr="00B4335B" w:rsidRDefault="00DF1EEA" w:rsidP="00DF1EEA">
      <w:pPr>
        <w:spacing w:after="0"/>
        <w:jc w:val="center"/>
        <w:rPr>
          <w:rFonts w:asciiTheme="minorHAnsi" w:hAnsiTheme="minorHAnsi" w:cstheme="minorHAnsi"/>
          <w:b/>
          <w:sz w:val="24"/>
          <w:szCs w:val="24"/>
        </w:rPr>
      </w:pPr>
      <w:r w:rsidRPr="00B4335B">
        <w:rPr>
          <w:rFonts w:asciiTheme="minorHAnsi" w:hAnsiTheme="minorHAnsi" w:cstheme="minorHAnsi"/>
          <w:b/>
          <w:sz w:val="24"/>
          <w:szCs w:val="24"/>
        </w:rPr>
        <w:lastRenderedPageBreak/>
        <w:t>Exodus 33:11 (NET)</w:t>
      </w:r>
    </w:p>
    <w:p w14:paraId="55703B38" w14:textId="13182614" w:rsidR="00DF1EEA" w:rsidRDefault="00DF1EEA" w:rsidP="00DF1EEA">
      <w:pPr>
        <w:spacing w:after="0"/>
        <w:jc w:val="center"/>
        <w:rPr>
          <w:rFonts w:asciiTheme="minorHAnsi" w:hAnsiTheme="minorHAnsi" w:cstheme="minorHAnsi"/>
          <w:b/>
          <w:i/>
          <w:sz w:val="24"/>
          <w:szCs w:val="24"/>
        </w:rPr>
      </w:pPr>
      <w:r w:rsidRPr="00DF1EEA">
        <w:rPr>
          <w:rFonts w:asciiTheme="minorHAnsi" w:hAnsiTheme="minorHAnsi" w:cstheme="minorHAnsi"/>
          <w:b/>
          <w:i/>
          <w:sz w:val="24"/>
          <w:szCs w:val="24"/>
        </w:rPr>
        <w:t>The Lord would speak to Moses face to face, the way a person speaks to a friend….</w:t>
      </w:r>
    </w:p>
    <w:p w14:paraId="20799892" w14:textId="77777777" w:rsidR="00DF1EEA" w:rsidRPr="00DF1EEA" w:rsidRDefault="00DF1EEA" w:rsidP="00DF1EEA">
      <w:pPr>
        <w:spacing w:after="0"/>
        <w:jc w:val="center"/>
        <w:rPr>
          <w:rFonts w:asciiTheme="minorHAnsi" w:hAnsiTheme="minorHAnsi" w:cstheme="minorHAnsi"/>
          <w:b/>
          <w:i/>
          <w:sz w:val="24"/>
          <w:szCs w:val="24"/>
        </w:rPr>
      </w:pPr>
    </w:p>
    <w:p w14:paraId="0445A394" w14:textId="1E361454" w:rsidR="000A47DF" w:rsidRDefault="00DF1EEA" w:rsidP="000A47DF">
      <w:pPr>
        <w:ind w:firstLine="720"/>
        <w:jc w:val="both"/>
        <w:rPr>
          <w:sz w:val="24"/>
          <w:szCs w:val="24"/>
        </w:rPr>
      </w:pPr>
      <w:r>
        <w:rPr>
          <w:rFonts w:asciiTheme="minorHAnsi" w:hAnsiTheme="minorHAnsi" w:cstheme="minorHAnsi"/>
          <w:sz w:val="24"/>
          <w:szCs w:val="24"/>
        </w:rPr>
        <w:t xml:space="preserve">What’s my point? Just this, </w:t>
      </w:r>
      <w:r w:rsidR="004C75F1">
        <w:rPr>
          <w:rFonts w:asciiTheme="minorHAnsi" w:hAnsiTheme="minorHAnsi" w:cstheme="minorHAnsi"/>
          <w:sz w:val="24"/>
          <w:szCs w:val="24"/>
        </w:rPr>
        <w:t>through</w:t>
      </w:r>
      <w:r>
        <w:rPr>
          <w:rFonts w:asciiTheme="minorHAnsi" w:hAnsiTheme="minorHAnsi" w:cstheme="minorHAnsi"/>
          <w:sz w:val="24"/>
          <w:szCs w:val="24"/>
        </w:rPr>
        <w:t xml:space="preserve"> quiet time, we are having the same intimate interaction with God that Moses did</w:t>
      </w:r>
      <w:r w:rsidR="009957EF">
        <w:rPr>
          <w:rFonts w:asciiTheme="minorHAnsi" w:hAnsiTheme="minorHAnsi" w:cstheme="minorHAnsi"/>
          <w:sz w:val="24"/>
          <w:szCs w:val="24"/>
        </w:rPr>
        <w:t>.</w:t>
      </w:r>
      <w:r>
        <w:rPr>
          <w:rFonts w:asciiTheme="minorHAnsi" w:hAnsiTheme="minorHAnsi" w:cstheme="minorHAnsi"/>
          <w:sz w:val="24"/>
          <w:szCs w:val="24"/>
        </w:rPr>
        <w:t xml:space="preserve"> </w:t>
      </w:r>
      <w:r w:rsidR="000A47DF" w:rsidRPr="000A47DF">
        <w:rPr>
          <w:rFonts w:asciiTheme="minorHAnsi" w:hAnsiTheme="minorHAnsi" w:cstheme="minorHAnsi"/>
          <w:sz w:val="24"/>
          <w:szCs w:val="24"/>
        </w:rPr>
        <w:t xml:space="preserve">Think about that. You and I are invited to </w:t>
      </w:r>
      <w:r w:rsidR="009957EF">
        <w:rPr>
          <w:rFonts w:asciiTheme="minorHAnsi" w:hAnsiTheme="minorHAnsi" w:cstheme="minorHAnsi"/>
          <w:sz w:val="24"/>
          <w:szCs w:val="24"/>
        </w:rPr>
        <w:t xml:space="preserve">come every single day and </w:t>
      </w:r>
      <w:r w:rsidR="000A47DF" w:rsidRPr="000A47DF">
        <w:rPr>
          <w:rFonts w:asciiTheme="minorHAnsi" w:hAnsiTheme="minorHAnsi" w:cstheme="minorHAnsi"/>
          <w:sz w:val="24"/>
          <w:szCs w:val="24"/>
        </w:rPr>
        <w:t>have an audience</w:t>
      </w:r>
      <w:r w:rsidR="000A47DF">
        <w:rPr>
          <w:sz w:val="24"/>
          <w:szCs w:val="24"/>
        </w:rPr>
        <w:t xml:space="preserve"> with the King of Kings and Lord of Lords! </w:t>
      </w:r>
      <w:r w:rsidR="009957EF">
        <w:rPr>
          <w:sz w:val="24"/>
          <w:szCs w:val="24"/>
        </w:rPr>
        <w:t xml:space="preserve">That is life transforming.  </w:t>
      </w:r>
    </w:p>
    <w:p w14:paraId="3FA5FA9F" w14:textId="1021DD19" w:rsidR="004F6E5E" w:rsidRDefault="009957EF" w:rsidP="00065820">
      <w:pPr>
        <w:ind w:firstLine="720"/>
        <w:jc w:val="both"/>
        <w:rPr>
          <w:sz w:val="24"/>
          <w:szCs w:val="24"/>
        </w:rPr>
      </w:pPr>
      <w:r>
        <w:rPr>
          <w:rFonts w:asciiTheme="minorHAnsi" w:hAnsiTheme="minorHAnsi" w:cstheme="minorHAnsi"/>
          <w:sz w:val="24"/>
          <w:szCs w:val="24"/>
        </w:rPr>
        <w:t xml:space="preserve">Now, let’s differentiate between what it means to seek the face of God as opposed to seeking the hand of God. </w:t>
      </w:r>
      <w:r w:rsidR="00110289" w:rsidRPr="000A47DF">
        <w:rPr>
          <w:rFonts w:asciiTheme="minorHAnsi" w:hAnsiTheme="minorHAnsi" w:cstheme="minorHAnsi"/>
          <w:sz w:val="24"/>
          <w:szCs w:val="24"/>
        </w:rPr>
        <w:t xml:space="preserve">Essentially, to seek </w:t>
      </w:r>
      <w:r>
        <w:rPr>
          <w:rFonts w:asciiTheme="minorHAnsi" w:hAnsiTheme="minorHAnsi" w:cstheme="minorHAnsi"/>
          <w:sz w:val="24"/>
          <w:szCs w:val="24"/>
        </w:rPr>
        <w:t>God’s</w:t>
      </w:r>
      <w:r w:rsidR="00110289" w:rsidRPr="000A47DF">
        <w:rPr>
          <w:rFonts w:asciiTheme="minorHAnsi" w:hAnsiTheme="minorHAnsi" w:cstheme="minorHAnsi"/>
          <w:sz w:val="24"/>
          <w:szCs w:val="24"/>
        </w:rPr>
        <w:t xml:space="preserve"> </w:t>
      </w:r>
      <w:r w:rsidR="00D10AFB" w:rsidRPr="000A47DF">
        <w:rPr>
          <w:rFonts w:asciiTheme="minorHAnsi" w:hAnsiTheme="minorHAnsi" w:cstheme="minorHAnsi"/>
          <w:sz w:val="24"/>
          <w:szCs w:val="24"/>
        </w:rPr>
        <w:t>f</w:t>
      </w:r>
      <w:r w:rsidR="00110289" w:rsidRPr="000A47DF">
        <w:rPr>
          <w:rFonts w:asciiTheme="minorHAnsi" w:hAnsiTheme="minorHAnsi" w:cstheme="minorHAnsi"/>
          <w:sz w:val="24"/>
          <w:szCs w:val="24"/>
        </w:rPr>
        <w:t xml:space="preserve">ace is to </w:t>
      </w:r>
      <w:r w:rsidR="00D10AFB" w:rsidRPr="000A47DF">
        <w:rPr>
          <w:rFonts w:asciiTheme="minorHAnsi" w:hAnsiTheme="minorHAnsi" w:cstheme="minorHAnsi"/>
          <w:sz w:val="24"/>
          <w:szCs w:val="24"/>
        </w:rPr>
        <w:t>come into</w:t>
      </w:r>
      <w:r w:rsidR="00110289" w:rsidRPr="000A47DF">
        <w:rPr>
          <w:rFonts w:asciiTheme="minorHAnsi" w:hAnsiTheme="minorHAnsi" w:cstheme="minorHAnsi"/>
          <w:sz w:val="24"/>
          <w:szCs w:val="24"/>
        </w:rPr>
        <w:t xml:space="preserve"> His presence.</w:t>
      </w:r>
      <w:r>
        <w:rPr>
          <w:rFonts w:asciiTheme="minorHAnsi" w:hAnsiTheme="minorHAnsi" w:cstheme="minorHAnsi"/>
          <w:sz w:val="24"/>
          <w:szCs w:val="24"/>
        </w:rPr>
        <w:t xml:space="preserve"> In other words, to seek </w:t>
      </w:r>
      <w:r w:rsidRPr="004C75F1">
        <w:rPr>
          <w:rFonts w:asciiTheme="minorHAnsi" w:hAnsiTheme="minorHAnsi" w:cstheme="minorHAnsi"/>
          <w:i/>
          <w:sz w:val="24"/>
          <w:szCs w:val="24"/>
        </w:rPr>
        <w:t>Him</w:t>
      </w:r>
      <w:r>
        <w:rPr>
          <w:rFonts w:asciiTheme="minorHAnsi" w:hAnsiTheme="minorHAnsi" w:cstheme="minorHAnsi"/>
          <w:sz w:val="24"/>
          <w:szCs w:val="24"/>
        </w:rPr>
        <w:t xml:space="preserve">. </w:t>
      </w:r>
      <w:r w:rsidR="00743AE9" w:rsidRPr="000A47DF">
        <w:rPr>
          <w:rFonts w:asciiTheme="minorHAnsi" w:hAnsiTheme="minorHAnsi" w:cstheme="minorHAnsi"/>
          <w:sz w:val="24"/>
          <w:szCs w:val="24"/>
        </w:rPr>
        <w:t xml:space="preserve"> </w:t>
      </w:r>
      <w:r w:rsidR="00110289">
        <w:rPr>
          <w:sz w:val="24"/>
          <w:szCs w:val="24"/>
        </w:rPr>
        <w:t xml:space="preserve">Whereas, </w:t>
      </w:r>
      <w:r w:rsidR="003A1485">
        <w:rPr>
          <w:sz w:val="24"/>
          <w:szCs w:val="24"/>
        </w:rPr>
        <w:t xml:space="preserve">when we seek </w:t>
      </w:r>
      <w:r w:rsidR="00110289">
        <w:rPr>
          <w:sz w:val="24"/>
          <w:szCs w:val="24"/>
        </w:rPr>
        <w:t>His hand</w:t>
      </w:r>
      <w:r w:rsidR="003A1485">
        <w:rPr>
          <w:sz w:val="24"/>
          <w:szCs w:val="24"/>
        </w:rPr>
        <w:t>, we are</w:t>
      </w:r>
      <w:r w:rsidR="00110289">
        <w:rPr>
          <w:sz w:val="24"/>
          <w:szCs w:val="24"/>
        </w:rPr>
        <w:t xml:space="preserve"> coming to Him to get something.</w:t>
      </w:r>
      <w:r w:rsidR="00615404">
        <w:rPr>
          <w:sz w:val="24"/>
          <w:szCs w:val="24"/>
        </w:rPr>
        <w:t xml:space="preserve"> I don’t know about you, but</w:t>
      </w:r>
      <w:r>
        <w:rPr>
          <w:sz w:val="24"/>
          <w:szCs w:val="24"/>
        </w:rPr>
        <w:t>, ashamedly, too often</w:t>
      </w:r>
      <w:r w:rsidR="00615404">
        <w:rPr>
          <w:sz w:val="24"/>
          <w:szCs w:val="24"/>
        </w:rPr>
        <w:t xml:space="preserve"> I am</w:t>
      </w:r>
      <w:r w:rsidR="00B66F9D">
        <w:rPr>
          <w:sz w:val="24"/>
          <w:szCs w:val="24"/>
        </w:rPr>
        <w:t xml:space="preserve"> prone to seek God when </w:t>
      </w:r>
      <w:r w:rsidR="00615404">
        <w:rPr>
          <w:sz w:val="24"/>
          <w:szCs w:val="24"/>
        </w:rPr>
        <w:t>I am in</w:t>
      </w:r>
      <w:r w:rsidR="00B66F9D">
        <w:rPr>
          <w:sz w:val="24"/>
          <w:szCs w:val="24"/>
        </w:rPr>
        <w:t xml:space="preserve"> need</w:t>
      </w:r>
      <w:r w:rsidR="00615404">
        <w:rPr>
          <w:sz w:val="24"/>
          <w:szCs w:val="24"/>
        </w:rPr>
        <w:t xml:space="preserve">. </w:t>
      </w:r>
      <w:r>
        <w:rPr>
          <w:sz w:val="24"/>
          <w:szCs w:val="24"/>
        </w:rPr>
        <w:t>And t</w:t>
      </w:r>
      <w:r w:rsidR="00615404">
        <w:rPr>
          <w:sz w:val="24"/>
          <w:szCs w:val="24"/>
        </w:rPr>
        <w:t>he greater the need, the more earnestly I seek Him.</w:t>
      </w:r>
      <w:r w:rsidR="00110289">
        <w:rPr>
          <w:sz w:val="24"/>
          <w:szCs w:val="24"/>
        </w:rPr>
        <w:t xml:space="preserve"> Don’t get me wrong, it is not</w:t>
      </w:r>
      <w:r w:rsidR="00B66F9D">
        <w:rPr>
          <w:sz w:val="24"/>
          <w:szCs w:val="24"/>
        </w:rPr>
        <w:t xml:space="preserve"> necessarily a bad thing</w:t>
      </w:r>
      <w:r w:rsidR="00110289">
        <w:rPr>
          <w:sz w:val="24"/>
          <w:szCs w:val="24"/>
        </w:rPr>
        <w:t xml:space="preserve"> to seek </w:t>
      </w:r>
      <w:r>
        <w:rPr>
          <w:sz w:val="24"/>
          <w:szCs w:val="24"/>
        </w:rPr>
        <w:t>the Lord in times of need.</w:t>
      </w:r>
      <w:r w:rsidR="00110289">
        <w:rPr>
          <w:sz w:val="24"/>
          <w:szCs w:val="24"/>
        </w:rPr>
        <w:t xml:space="preserve"> He is a loving Father who desires to help His children. </w:t>
      </w:r>
      <w:r w:rsidR="00D10AFB">
        <w:rPr>
          <w:sz w:val="24"/>
          <w:szCs w:val="24"/>
        </w:rPr>
        <w:t>But</w:t>
      </w:r>
      <w:r w:rsidR="00110289">
        <w:rPr>
          <w:sz w:val="24"/>
          <w:szCs w:val="24"/>
        </w:rPr>
        <w:t xml:space="preserve">, if </w:t>
      </w:r>
      <w:r w:rsidR="00340896">
        <w:rPr>
          <w:sz w:val="24"/>
          <w:szCs w:val="24"/>
        </w:rPr>
        <w:t xml:space="preserve">we only seek Him for what He can give us, </w:t>
      </w:r>
      <w:r w:rsidR="00110289">
        <w:rPr>
          <w:sz w:val="24"/>
          <w:szCs w:val="24"/>
        </w:rPr>
        <w:t>then</w:t>
      </w:r>
      <w:r w:rsidR="00340896">
        <w:rPr>
          <w:sz w:val="24"/>
          <w:szCs w:val="24"/>
        </w:rPr>
        <w:t xml:space="preserve"> we have missed to point of relationship entirely. And furthermore, this is </w:t>
      </w:r>
      <w:r w:rsidR="003A1485">
        <w:rPr>
          <w:sz w:val="24"/>
          <w:szCs w:val="24"/>
        </w:rPr>
        <w:t>a marker that we are not in a right relationship with H</w:t>
      </w:r>
      <w:r w:rsidR="00110289">
        <w:rPr>
          <w:sz w:val="24"/>
          <w:szCs w:val="24"/>
        </w:rPr>
        <w:t xml:space="preserve">im. </w:t>
      </w:r>
    </w:p>
    <w:p w14:paraId="48D90CF4" w14:textId="77777777" w:rsidR="000363F1" w:rsidRDefault="000363F1" w:rsidP="000363F1">
      <w:pPr>
        <w:spacing w:after="0"/>
        <w:jc w:val="center"/>
        <w:rPr>
          <w:b/>
          <w:sz w:val="24"/>
          <w:szCs w:val="24"/>
        </w:rPr>
      </w:pPr>
      <w:r w:rsidRPr="00BC4868">
        <w:rPr>
          <w:b/>
          <w:sz w:val="24"/>
          <w:szCs w:val="24"/>
        </w:rPr>
        <w:t>Psalm 27:4 (N</w:t>
      </w:r>
      <w:r>
        <w:rPr>
          <w:b/>
          <w:sz w:val="24"/>
          <w:szCs w:val="24"/>
        </w:rPr>
        <w:t>ET</w:t>
      </w:r>
      <w:r w:rsidRPr="00BC4868">
        <w:rPr>
          <w:b/>
          <w:sz w:val="24"/>
          <w:szCs w:val="24"/>
        </w:rPr>
        <w:t>)</w:t>
      </w:r>
    </w:p>
    <w:p w14:paraId="49D2DA09" w14:textId="77777777" w:rsidR="000363F1" w:rsidRPr="000A47DF" w:rsidRDefault="000363F1" w:rsidP="000363F1">
      <w:pPr>
        <w:spacing w:after="0"/>
        <w:jc w:val="center"/>
        <w:rPr>
          <w:rFonts w:asciiTheme="minorHAnsi" w:hAnsiTheme="minorHAnsi" w:cstheme="minorHAnsi"/>
          <w:b/>
          <w:i/>
          <w:color w:val="000000"/>
          <w:sz w:val="24"/>
          <w:szCs w:val="24"/>
        </w:rPr>
      </w:pPr>
      <w:r w:rsidRPr="000A47DF">
        <w:rPr>
          <w:rFonts w:asciiTheme="minorHAnsi" w:hAnsiTheme="minorHAnsi" w:cstheme="minorHAnsi"/>
          <w:b/>
          <w:sz w:val="24"/>
          <w:szCs w:val="24"/>
        </w:rPr>
        <w:t xml:space="preserve"> </w:t>
      </w:r>
      <w:r w:rsidRPr="000A47DF">
        <w:rPr>
          <w:rFonts w:asciiTheme="minorHAnsi" w:hAnsiTheme="minorHAnsi" w:cstheme="minorHAnsi"/>
          <w:b/>
          <w:i/>
          <w:color w:val="000000"/>
          <w:sz w:val="24"/>
          <w:szCs w:val="24"/>
        </w:rPr>
        <w:t>I have asked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for one thing – this is what I desire! I want to live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in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Lord</w:t>
      </w:r>
      <w:r w:rsidRPr="000A47DF">
        <w:rPr>
          <w:rFonts w:asciiTheme="minorHAnsi" w:hAnsiTheme="minorHAnsi" w:cstheme="minorHAnsi"/>
          <w:b/>
          <w:i/>
          <w:color w:val="000000"/>
          <w:sz w:val="24"/>
          <w:szCs w:val="24"/>
        </w:rPr>
        <w:t>’s house</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all the days of my life, so I can gaze at the splendor</w:t>
      </w:r>
      <w:r w:rsidRPr="000A47DF">
        <w:rPr>
          <w:rStyle w:val="apple-converted-space"/>
          <w:rFonts w:asciiTheme="minorHAnsi" w:eastAsiaTheme="majorEastAsia" w:hAnsiTheme="minorHAnsi" w:cstheme="minorHAnsi"/>
          <w:b/>
          <w:i/>
          <w:color w:val="000000"/>
          <w:sz w:val="24"/>
          <w:szCs w:val="24"/>
        </w:rPr>
        <w:t> </w:t>
      </w:r>
      <w:r w:rsidRPr="000A47DF">
        <w:rPr>
          <w:rFonts w:asciiTheme="minorHAnsi" w:hAnsiTheme="minorHAnsi" w:cstheme="minorHAnsi"/>
          <w:b/>
          <w:i/>
          <w:color w:val="000000"/>
          <w:sz w:val="24"/>
          <w:szCs w:val="24"/>
        </w:rPr>
        <w:t>of the</w:t>
      </w:r>
      <w:r w:rsidRPr="000A47DF">
        <w:rPr>
          <w:rStyle w:val="apple-converted-space"/>
          <w:rFonts w:asciiTheme="minorHAnsi" w:eastAsiaTheme="majorEastAsia" w:hAnsiTheme="minorHAnsi" w:cstheme="minorHAnsi"/>
          <w:b/>
          <w:i/>
          <w:color w:val="000000"/>
          <w:sz w:val="24"/>
          <w:szCs w:val="24"/>
        </w:rPr>
        <w:t> </w:t>
      </w:r>
      <w:r w:rsidRPr="000A47DF">
        <w:rPr>
          <w:rStyle w:val="sc"/>
          <w:rFonts w:asciiTheme="minorHAnsi" w:eastAsiaTheme="majorEastAsia" w:hAnsiTheme="minorHAnsi" w:cstheme="minorHAnsi"/>
          <w:b/>
          <w:i/>
          <w:smallCaps/>
          <w:color w:val="000000"/>
          <w:sz w:val="24"/>
          <w:szCs w:val="24"/>
        </w:rPr>
        <w:t xml:space="preserve">Lord </w:t>
      </w:r>
      <w:r w:rsidRPr="000A47DF">
        <w:rPr>
          <w:rFonts w:asciiTheme="minorHAnsi" w:hAnsiTheme="minorHAnsi" w:cstheme="minorHAnsi"/>
          <w:b/>
          <w:i/>
          <w:color w:val="000000"/>
          <w:sz w:val="24"/>
          <w:szCs w:val="24"/>
        </w:rPr>
        <w:t>and contemplate in his temple.</w:t>
      </w:r>
    </w:p>
    <w:p w14:paraId="109F52A5" w14:textId="77777777" w:rsidR="000363F1" w:rsidRDefault="000363F1" w:rsidP="00065820">
      <w:pPr>
        <w:ind w:firstLine="720"/>
        <w:jc w:val="both"/>
        <w:rPr>
          <w:sz w:val="24"/>
          <w:szCs w:val="24"/>
        </w:rPr>
      </w:pPr>
    </w:p>
    <w:p w14:paraId="3914E3A6" w14:textId="199D406E" w:rsidR="00FD5C27" w:rsidRDefault="00FD5C27" w:rsidP="00FD5C27">
      <w:pPr>
        <w:jc w:val="center"/>
        <w:rPr>
          <w:b/>
          <w:sz w:val="28"/>
          <w:szCs w:val="28"/>
        </w:rPr>
      </w:pPr>
      <w:r w:rsidRPr="00136B99">
        <w:rPr>
          <w:b/>
          <w:sz w:val="28"/>
          <w:szCs w:val="28"/>
        </w:rPr>
        <w:t>W</w:t>
      </w:r>
      <w:r>
        <w:rPr>
          <w:b/>
          <w:sz w:val="28"/>
          <w:szCs w:val="28"/>
        </w:rPr>
        <w:t>here and Wh</w:t>
      </w:r>
      <w:r w:rsidR="00AD5488">
        <w:rPr>
          <w:b/>
          <w:sz w:val="28"/>
          <w:szCs w:val="28"/>
        </w:rPr>
        <w:t>en</w:t>
      </w:r>
      <w:r w:rsidRPr="00136B99">
        <w:rPr>
          <w:b/>
          <w:sz w:val="28"/>
          <w:szCs w:val="28"/>
        </w:rPr>
        <w:t>?</w:t>
      </w:r>
    </w:p>
    <w:p w14:paraId="29E41547" w14:textId="77777777" w:rsidR="00FD5C27" w:rsidRDefault="00FD5C27" w:rsidP="00FD5C27">
      <w:pPr>
        <w:spacing w:after="0"/>
        <w:jc w:val="center"/>
        <w:rPr>
          <w:b/>
          <w:sz w:val="24"/>
          <w:szCs w:val="24"/>
        </w:rPr>
      </w:pPr>
      <w:r w:rsidRPr="00BC4868">
        <w:rPr>
          <w:b/>
          <w:sz w:val="24"/>
          <w:szCs w:val="24"/>
        </w:rPr>
        <w:t>Matthew 6:</w:t>
      </w:r>
      <w:r>
        <w:rPr>
          <w:b/>
          <w:sz w:val="24"/>
          <w:szCs w:val="24"/>
        </w:rPr>
        <w:t>5-8</w:t>
      </w:r>
      <w:r w:rsidRPr="00BC4868">
        <w:rPr>
          <w:b/>
          <w:sz w:val="24"/>
          <w:szCs w:val="24"/>
        </w:rPr>
        <w:t xml:space="preserve"> (</w:t>
      </w:r>
      <w:r>
        <w:rPr>
          <w:b/>
          <w:sz w:val="24"/>
          <w:szCs w:val="24"/>
        </w:rPr>
        <w:t>NET</w:t>
      </w:r>
      <w:r w:rsidRPr="00BC4868">
        <w:rPr>
          <w:b/>
          <w:sz w:val="24"/>
          <w:szCs w:val="24"/>
        </w:rPr>
        <w:t>)</w:t>
      </w:r>
    </w:p>
    <w:p w14:paraId="2E10FF77" w14:textId="36BF4756" w:rsidR="00FD5C27" w:rsidRDefault="00FD5C27" w:rsidP="00FD5C27">
      <w:pPr>
        <w:spacing w:after="0"/>
        <w:jc w:val="center"/>
        <w:rPr>
          <w:rStyle w:val="apple-converted-space"/>
          <w:rFonts w:asciiTheme="minorHAnsi" w:hAnsiTheme="minorHAnsi" w:cstheme="minorHAnsi"/>
          <w:b/>
          <w:i/>
          <w:color w:val="000000"/>
          <w:sz w:val="24"/>
          <w:szCs w:val="24"/>
          <w:shd w:val="clear" w:color="auto" w:fill="FFFFFF"/>
        </w:rPr>
      </w:pPr>
      <w:r w:rsidRPr="00FD5C27">
        <w:rPr>
          <w:rStyle w:val="netverse"/>
          <w:rFonts w:asciiTheme="minorHAnsi" w:hAnsiTheme="minorHAnsi" w:cstheme="minorHAnsi"/>
          <w:b/>
          <w:i/>
          <w:color w:val="000000"/>
          <w:sz w:val="24"/>
          <w:szCs w:val="24"/>
          <w:shd w:val="clear" w:color="auto" w:fill="FFFFFF"/>
        </w:rPr>
        <w:t>“</w:t>
      </w:r>
      <w:r w:rsidRPr="00FD5C27">
        <w:rPr>
          <w:rStyle w:val="s"/>
          <w:rFonts w:asciiTheme="minorHAnsi" w:hAnsiTheme="minorHAnsi" w:cstheme="minorHAnsi"/>
          <w:b/>
          <w:i/>
          <w:color w:val="000000"/>
          <w:sz w:val="24"/>
          <w:szCs w:val="24"/>
          <w:shd w:val="clear" w:color="auto" w:fill="FFFFFF"/>
        </w:rPr>
        <w:t>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 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hypocrites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love to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while standing</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synagogues</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on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street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corners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so that people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can see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 Truly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 say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have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reward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But whenever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go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into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room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close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door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 pray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to your 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And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who sees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in</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secret</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will reward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When</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you pray</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babble repetitiously</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 Gentiles</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because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think</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by their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many words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they will be heard</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Do</w:t>
      </w:r>
      <w:r w:rsidRPr="00FD5C27">
        <w:rPr>
          <w:rStyle w:val="netverse"/>
          <w:rFonts w:asciiTheme="minorHAnsi" w:hAnsiTheme="minorHAnsi" w:cstheme="minorHAnsi"/>
          <w:b/>
          <w:i/>
          <w:color w:val="000000"/>
          <w:sz w:val="24"/>
          <w:szCs w:val="24"/>
          <w:shd w:val="clear" w:color="auto" w:fill="FFFFFF"/>
          <w:vertAlign w:val="superscript"/>
        </w:rPr>
        <w:t> </w:t>
      </w:r>
      <w:r w:rsidRPr="00FD5C27">
        <w:rPr>
          <w:rStyle w:val="s"/>
          <w:rFonts w:asciiTheme="minorHAnsi" w:hAnsiTheme="minorHAnsi" w:cstheme="minorHAnsi"/>
          <w:b/>
          <w:i/>
          <w:color w:val="000000"/>
          <w:sz w:val="24"/>
          <w:szCs w:val="24"/>
          <w:shd w:val="clear" w:color="auto" w:fill="FFFFFF"/>
        </w:rPr>
        <w:t>not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 like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them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for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Father</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knows</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what</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 need</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before</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you</w:t>
      </w:r>
      <w:r w:rsidRPr="00FD5C27">
        <w:rPr>
          <w:rStyle w:val="apple-converted-space"/>
          <w:rFonts w:asciiTheme="minorHAnsi" w:hAnsiTheme="minorHAnsi" w:cstheme="minorHAnsi"/>
          <w:b/>
          <w:i/>
          <w:color w:val="000000"/>
          <w:sz w:val="24"/>
          <w:szCs w:val="24"/>
          <w:shd w:val="clear" w:color="auto" w:fill="FFFFFF"/>
        </w:rPr>
        <w:t> </w:t>
      </w:r>
      <w:r w:rsidRPr="00FD5C27">
        <w:rPr>
          <w:rStyle w:val="s"/>
          <w:rFonts w:asciiTheme="minorHAnsi" w:hAnsiTheme="minorHAnsi" w:cstheme="minorHAnsi"/>
          <w:b/>
          <w:i/>
          <w:color w:val="000000"/>
          <w:sz w:val="24"/>
          <w:szCs w:val="24"/>
          <w:shd w:val="clear" w:color="auto" w:fill="FFFFFF"/>
        </w:rPr>
        <w:t>ask him</w:t>
      </w:r>
      <w:r w:rsidRPr="00FD5C27">
        <w:rPr>
          <w:rStyle w:val="netverse"/>
          <w:rFonts w:asciiTheme="minorHAnsi" w:hAnsiTheme="minorHAnsi" w:cstheme="minorHAnsi"/>
          <w:b/>
          <w:i/>
          <w:color w:val="000000"/>
          <w:sz w:val="24"/>
          <w:szCs w:val="24"/>
          <w:shd w:val="clear" w:color="auto" w:fill="FFFFFF"/>
        </w:rPr>
        <w:t>.</w:t>
      </w:r>
      <w:r w:rsidRPr="00FD5C27">
        <w:rPr>
          <w:rStyle w:val="apple-converted-space"/>
          <w:rFonts w:asciiTheme="minorHAnsi" w:hAnsiTheme="minorHAnsi" w:cstheme="minorHAnsi"/>
          <w:b/>
          <w:i/>
          <w:color w:val="000000"/>
          <w:sz w:val="24"/>
          <w:szCs w:val="24"/>
          <w:shd w:val="clear" w:color="auto" w:fill="FFFFFF"/>
        </w:rPr>
        <w:t> </w:t>
      </w:r>
    </w:p>
    <w:p w14:paraId="63208395" w14:textId="36C2453D" w:rsidR="00FD5C27" w:rsidRDefault="00FD5C27" w:rsidP="00FD5C27">
      <w:pPr>
        <w:spacing w:after="0"/>
        <w:jc w:val="center"/>
        <w:rPr>
          <w:rStyle w:val="apple-converted-space"/>
          <w:rFonts w:asciiTheme="minorHAnsi" w:hAnsiTheme="minorHAnsi" w:cstheme="minorHAnsi"/>
          <w:b/>
          <w:i/>
          <w:color w:val="000000"/>
          <w:sz w:val="24"/>
          <w:szCs w:val="24"/>
          <w:shd w:val="clear" w:color="auto" w:fill="FFFFFF"/>
        </w:rPr>
      </w:pPr>
    </w:p>
    <w:p w14:paraId="7F57BEBD" w14:textId="17313F8A" w:rsidR="00D20649" w:rsidRDefault="00FD5C27" w:rsidP="00FD5C27">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you can 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sidR="004C75F1">
        <w:rPr>
          <w:sz w:val="24"/>
          <w:szCs w:val="24"/>
        </w:rPr>
        <w:t xml:space="preserve">In Song of Songs 2:10-16, </w:t>
      </w:r>
      <w:r>
        <w:rPr>
          <w:sz w:val="24"/>
          <w:szCs w:val="24"/>
        </w:rPr>
        <w:t xml:space="preserve">Solomon called </w:t>
      </w:r>
      <w:r w:rsidR="00AD5488">
        <w:rPr>
          <w:sz w:val="24"/>
          <w:szCs w:val="24"/>
        </w:rPr>
        <w:t xml:space="preserve">these </w:t>
      </w:r>
      <w:r>
        <w:rPr>
          <w:sz w:val="24"/>
          <w:szCs w:val="24"/>
        </w:rPr>
        <w:t xml:space="preserve">distractions </w:t>
      </w:r>
      <w:r w:rsidRPr="00572955">
        <w:rPr>
          <w:sz w:val="24"/>
          <w:szCs w:val="24"/>
        </w:rPr>
        <w:t>(little foxes)</w:t>
      </w:r>
      <w:r>
        <w:rPr>
          <w:sz w:val="24"/>
          <w:szCs w:val="24"/>
        </w:rPr>
        <w:t>.</w:t>
      </w:r>
      <w:r w:rsidR="00F42888">
        <w:rPr>
          <w:sz w:val="24"/>
          <w:szCs w:val="24"/>
        </w:rPr>
        <w:t xml:space="preserve"> For instance, as I write this, life has been crazy busy. So busy, in fact, that it has robbed me of my quite time leaving me empty, stressed out, and soul weary. As I reached a breaking point, I cried out to the Lord to save me of this hypocrisy (writing about having a quiet time, without having any.) And so, the Lord, knowing me so well, woke me up at 2:00 am to be alone and quite </w:t>
      </w:r>
      <w:r w:rsidR="00D20649">
        <w:rPr>
          <w:sz w:val="24"/>
          <w:szCs w:val="24"/>
        </w:rPr>
        <w:t xml:space="preserve">long enough that He </w:t>
      </w:r>
      <w:r w:rsidR="00D20649">
        <w:rPr>
          <w:sz w:val="24"/>
          <w:szCs w:val="24"/>
        </w:rPr>
        <w:lastRenderedPageBreak/>
        <w:t>could speak to me. Honestly, sometimes though, it takes creativity to carve out the time and place. The Lord Knows our struggles. He is ever so practical.</w:t>
      </w:r>
    </w:p>
    <w:p w14:paraId="575F48F4" w14:textId="0F6718F8" w:rsidR="00D20649" w:rsidRPr="00D20649" w:rsidRDefault="00D20649" w:rsidP="00D20649">
      <w:pPr>
        <w:spacing w:after="0" w:line="240" w:lineRule="auto"/>
        <w:jc w:val="center"/>
        <w:rPr>
          <w:rFonts w:asciiTheme="minorHAnsi" w:hAnsiTheme="minorHAnsi" w:cstheme="minorHAnsi"/>
          <w:b/>
          <w:sz w:val="24"/>
          <w:szCs w:val="24"/>
        </w:rPr>
      </w:pPr>
      <w:r w:rsidRPr="00D20649">
        <w:rPr>
          <w:rFonts w:asciiTheme="minorHAnsi" w:hAnsiTheme="minorHAnsi" w:cstheme="minorHAnsi"/>
          <w:b/>
          <w:sz w:val="24"/>
          <w:szCs w:val="24"/>
        </w:rPr>
        <w:t>Mark 6:31 (NET)</w:t>
      </w:r>
    </w:p>
    <w:p w14:paraId="01358D7B" w14:textId="3D2F4AA1" w:rsidR="00D20649" w:rsidRDefault="00D20649" w:rsidP="00D20649">
      <w:pPr>
        <w:spacing w:after="0" w:line="240" w:lineRule="auto"/>
        <w:jc w:val="center"/>
        <w:rPr>
          <w:rStyle w:val="netverse"/>
          <w:rFonts w:asciiTheme="minorHAnsi" w:hAnsiTheme="minorHAnsi" w:cstheme="minorHAnsi"/>
          <w:b/>
          <w:i/>
          <w:color w:val="000000"/>
          <w:sz w:val="24"/>
          <w:szCs w:val="24"/>
          <w:shd w:val="clear" w:color="auto" w:fill="FFFFFF"/>
        </w:rPr>
      </w:pPr>
      <w:r w:rsidRPr="00D20649">
        <w:rPr>
          <w:rStyle w:val="s"/>
          <w:rFonts w:asciiTheme="minorHAnsi" w:hAnsiTheme="minorHAnsi" w:cstheme="minorHAnsi"/>
          <w:b/>
          <w:i/>
          <w:color w:val="000000"/>
          <w:sz w:val="24"/>
          <w:szCs w:val="24"/>
          <w:shd w:val="clear" w:color="auto" w:fill="FFFFFF"/>
        </w:rPr>
        <w:t>He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said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them</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“Come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with me privately 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 isolated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rest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while</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(for</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many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were coming</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going</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and</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there was no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time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 eat)</w:t>
      </w:r>
      <w:r w:rsidRPr="00D20649">
        <w:rPr>
          <w:rStyle w:val="netverse"/>
          <w:rFonts w:asciiTheme="minorHAnsi" w:hAnsiTheme="minorHAnsi" w:cstheme="minorHAnsi"/>
          <w:b/>
          <w:i/>
          <w:color w:val="000000"/>
          <w:sz w:val="24"/>
          <w:szCs w:val="24"/>
          <w:shd w:val="clear" w:color="auto" w:fill="FFFFFF"/>
        </w:rPr>
        <w:t>.</w:t>
      </w:r>
      <w:r w:rsidRPr="00D20649">
        <w:rPr>
          <w:rStyle w:val="apple-converted-space"/>
          <w:rFonts w:asciiTheme="minorHAnsi" w:hAnsiTheme="minorHAnsi" w:cstheme="minorHAnsi"/>
          <w:b/>
          <w:i/>
          <w:color w:val="000000"/>
          <w:sz w:val="24"/>
          <w:szCs w:val="24"/>
          <w:shd w:val="clear" w:color="auto" w:fill="FFFFFF"/>
        </w:rPr>
        <w:t> </w:t>
      </w:r>
      <w:r w:rsidRPr="00D20649">
        <w:rPr>
          <w:rStyle w:val="vref"/>
          <w:rFonts w:asciiTheme="minorHAnsi" w:hAnsiTheme="minorHAnsi" w:cstheme="minorHAnsi"/>
          <w:b/>
          <w:bCs/>
          <w:i/>
          <w:color w:val="000000"/>
          <w:sz w:val="24"/>
          <w:szCs w:val="24"/>
          <w:shd w:val="clear" w:color="auto" w:fill="FFFFFF"/>
        </w:rPr>
        <w:t>6:32</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they went away</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by themselves in</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a boat</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to</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some remote</w:t>
      </w:r>
      <w:r w:rsidRPr="00D20649">
        <w:rPr>
          <w:rStyle w:val="apple-converted-space"/>
          <w:rFonts w:asciiTheme="minorHAnsi" w:hAnsiTheme="minorHAnsi" w:cstheme="minorHAnsi"/>
          <w:b/>
          <w:i/>
          <w:color w:val="000000"/>
          <w:sz w:val="24"/>
          <w:szCs w:val="24"/>
          <w:shd w:val="clear" w:color="auto" w:fill="FFFFFF"/>
        </w:rPr>
        <w:t> </w:t>
      </w:r>
      <w:r w:rsidRPr="00D20649">
        <w:rPr>
          <w:rStyle w:val="s"/>
          <w:rFonts w:asciiTheme="minorHAnsi" w:hAnsiTheme="minorHAnsi" w:cstheme="minorHAnsi"/>
          <w:b/>
          <w:i/>
          <w:color w:val="000000"/>
          <w:sz w:val="24"/>
          <w:szCs w:val="24"/>
          <w:shd w:val="clear" w:color="auto" w:fill="FFFFFF"/>
        </w:rPr>
        <w:t>place</w:t>
      </w:r>
      <w:r w:rsidRPr="00D20649">
        <w:rPr>
          <w:rStyle w:val="netverse"/>
          <w:rFonts w:asciiTheme="minorHAnsi" w:hAnsiTheme="minorHAnsi" w:cstheme="minorHAnsi"/>
          <w:b/>
          <w:i/>
          <w:color w:val="000000"/>
          <w:sz w:val="24"/>
          <w:szCs w:val="24"/>
          <w:shd w:val="clear" w:color="auto" w:fill="FFFFFF"/>
        </w:rPr>
        <w:t>.</w:t>
      </w:r>
    </w:p>
    <w:p w14:paraId="5A4ED7FB" w14:textId="30A96905" w:rsidR="00D20649" w:rsidRDefault="00D20649" w:rsidP="00D20649">
      <w:pPr>
        <w:spacing w:after="0" w:line="240" w:lineRule="auto"/>
        <w:jc w:val="center"/>
        <w:rPr>
          <w:rStyle w:val="netverse"/>
          <w:rFonts w:asciiTheme="minorHAnsi" w:hAnsiTheme="minorHAnsi" w:cstheme="minorHAnsi"/>
          <w:b/>
          <w:i/>
          <w:color w:val="000000"/>
          <w:sz w:val="24"/>
          <w:szCs w:val="24"/>
          <w:shd w:val="clear" w:color="auto" w:fill="FFFFFF"/>
        </w:rPr>
      </w:pPr>
    </w:p>
    <w:p w14:paraId="6E2EC459" w14:textId="6E914BCB" w:rsidR="00D20649" w:rsidRPr="00D20649" w:rsidRDefault="004955EE" w:rsidP="00D20649">
      <w:pPr>
        <w:pStyle w:val="ListParagraph"/>
        <w:numPr>
          <w:ilvl w:val="0"/>
          <w:numId w:val="75"/>
        </w:numPr>
        <w:spacing w:after="0" w:line="240" w:lineRule="auto"/>
        <w:rPr>
          <w:rFonts w:asciiTheme="minorHAnsi" w:hAnsiTheme="minorHAnsi" w:cstheme="minorHAnsi"/>
          <w:b/>
          <w:i/>
          <w:sz w:val="24"/>
          <w:szCs w:val="24"/>
        </w:rPr>
      </w:pPr>
      <w:r>
        <w:rPr>
          <w:rFonts w:asciiTheme="minorHAnsi" w:hAnsiTheme="minorHAnsi" w:cstheme="minorHAnsi"/>
          <w:sz w:val="24"/>
          <w:szCs w:val="24"/>
        </w:rPr>
        <w:t>Read Luke 5:16 and Mathew 11:27-29. W</w:t>
      </w:r>
      <w:r w:rsidR="00D20649" w:rsidRPr="00D20649">
        <w:rPr>
          <w:rFonts w:asciiTheme="minorHAnsi" w:hAnsiTheme="minorHAnsi" w:cstheme="minorHAnsi"/>
          <w:sz w:val="24"/>
          <w:szCs w:val="24"/>
        </w:rPr>
        <w:t xml:space="preserve">hat </w:t>
      </w:r>
      <w:r>
        <w:rPr>
          <w:rFonts w:asciiTheme="minorHAnsi" w:hAnsiTheme="minorHAnsi" w:cstheme="minorHAnsi"/>
          <w:sz w:val="24"/>
          <w:szCs w:val="24"/>
        </w:rPr>
        <w:t>insights can</w:t>
      </w:r>
      <w:r w:rsidR="00D20649" w:rsidRPr="00D20649">
        <w:rPr>
          <w:rFonts w:asciiTheme="minorHAnsi" w:hAnsiTheme="minorHAnsi" w:cstheme="minorHAnsi"/>
          <w:sz w:val="24"/>
          <w:szCs w:val="24"/>
        </w:rPr>
        <w:t xml:space="preserve"> you glean from Jesus</w:t>
      </w:r>
      <w:r>
        <w:rPr>
          <w:rFonts w:asciiTheme="minorHAnsi" w:hAnsiTheme="minorHAnsi" w:cstheme="minorHAnsi"/>
          <w:sz w:val="24"/>
          <w:szCs w:val="24"/>
        </w:rPr>
        <w:t>’ words and</w:t>
      </w:r>
      <w:r w:rsidR="00D20649" w:rsidRPr="00D20649">
        <w:rPr>
          <w:rFonts w:asciiTheme="minorHAnsi" w:hAnsiTheme="minorHAnsi" w:cstheme="minorHAnsi"/>
          <w:sz w:val="24"/>
          <w:szCs w:val="24"/>
        </w:rPr>
        <w:t xml:space="preserve"> example?</w:t>
      </w:r>
      <w:r w:rsidR="00D20649">
        <w:rPr>
          <w:rFonts w:asciiTheme="minorHAnsi" w:hAnsiTheme="minorHAnsi" w:cstheme="minorHAnsi"/>
          <w:b/>
          <w:i/>
          <w:sz w:val="24"/>
          <w:szCs w:val="24"/>
        </w:rPr>
        <w:t xml:space="preserve"> _________________________________________________________________________________________________________________________________________________________________________________________________________</w:t>
      </w:r>
    </w:p>
    <w:p w14:paraId="16266573" w14:textId="1425092E" w:rsidR="00FD5C27" w:rsidRDefault="00F42888" w:rsidP="00FD5C27">
      <w:pPr>
        <w:ind w:firstLine="720"/>
        <w:jc w:val="both"/>
        <w:rPr>
          <w:sz w:val="24"/>
          <w:szCs w:val="24"/>
        </w:rPr>
      </w:pPr>
      <w:r>
        <w:rPr>
          <w:sz w:val="24"/>
          <w:szCs w:val="24"/>
        </w:rPr>
        <w:t xml:space="preserve"> </w:t>
      </w:r>
    </w:p>
    <w:p w14:paraId="542E9B13" w14:textId="003597CD" w:rsidR="00B4335B" w:rsidRDefault="00B4335B" w:rsidP="00B4335B">
      <w:pPr>
        <w:spacing w:after="0"/>
        <w:jc w:val="center"/>
        <w:rPr>
          <w:b/>
          <w:sz w:val="24"/>
          <w:szCs w:val="24"/>
        </w:rPr>
      </w:pPr>
      <w:r w:rsidRPr="00BC4868">
        <w:rPr>
          <w:b/>
          <w:sz w:val="24"/>
          <w:szCs w:val="24"/>
        </w:rPr>
        <w:t>Psalm 63:1-</w:t>
      </w:r>
      <w:r>
        <w:rPr>
          <w:b/>
          <w:sz w:val="24"/>
          <w:szCs w:val="24"/>
        </w:rPr>
        <w:t>3</w:t>
      </w:r>
      <w:r w:rsidRPr="00BC4868">
        <w:rPr>
          <w:b/>
          <w:sz w:val="24"/>
          <w:szCs w:val="24"/>
        </w:rPr>
        <w:t xml:space="preserve"> (</w:t>
      </w:r>
      <w:r>
        <w:rPr>
          <w:b/>
          <w:sz w:val="24"/>
          <w:szCs w:val="24"/>
        </w:rPr>
        <w:t>KJV</w:t>
      </w:r>
      <w:r w:rsidRPr="00BC4868">
        <w:rPr>
          <w:b/>
          <w:sz w:val="24"/>
          <w:szCs w:val="24"/>
        </w:rPr>
        <w:t>)</w:t>
      </w:r>
    </w:p>
    <w:p w14:paraId="6AB8C314" w14:textId="112746B9" w:rsidR="00B4335B" w:rsidRDefault="00B4335B" w:rsidP="00B4335B">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333EC5">
        <w:rPr>
          <w:rStyle w:val="s"/>
          <w:rFonts w:asciiTheme="minorHAnsi" w:eastAsiaTheme="majorEastAsia" w:hAnsiTheme="minorHAnsi" w:cstheme="minorHAnsi"/>
          <w:b/>
          <w:i/>
          <w:color w:val="000000"/>
        </w:rPr>
        <w:t>O God</w:t>
      </w:r>
      <w:r w:rsidRPr="00333EC5">
        <w:rPr>
          <w:rStyle w:val="netverse"/>
          <w:rFonts w:asciiTheme="minorHAnsi" w:eastAsiaTheme="majorEastAsia" w:hAnsiTheme="minorHAnsi" w:cstheme="minorHAnsi"/>
          <w:b/>
          <w:i/>
          <w:color w:val="000000"/>
        </w:rPr>
        <w:t>,</w:t>
      </w:r>
      <w:r w:rsidRPr="00333EC5">
        <w:rPr>
          <w:rStyle w:val="apple-converted-space"/>
          <w:rFonts w:asciiTheme="minorHAnsi" w:eastAsiaTheme="majorEastAsia" w:hAnsiTheme="minorHAnsi" w:cstheme="minorHAnsi"/>
          <w:b/>
          <w:i/>
          <w:color w:val="000000"/>
        </w:rPr>
        <w:t> </w:t>
      </w:r>
      <w:r>
        <w:rPr>
          <w:rStyle w:val="apple-converted-space"/>
          <w:rFonts w:asciiTheme="minorHAnsi" w:eastAsiaTheme="majorEastAsia" w:hAnsiTheme="minorHAnsi" w:cstheme="minorHAnsi"/>
          <w:b/>
          <w:i/>
          <w:color w:val="000000"/>
        </w:rPr>
        <w:t xml:space="preserve">thou art </w:t>
      </w:r>
      <w:r w:rsidRPr="00333EC5">
        <w:rPr>
          <w:rStyle w:val="s"/>
          <w:rFonts w:asciiTheme="minorHAnsi" w:eastAsiaTheme="majorEastAsia" w:hAnsiTheme="minorHAnsi" w:cstheme="minorHAnsi"/>
          <w:b/>
          <w:i/>
          <w:color w:val="000000"/>
        </w:rPr>
        <w:t>my God</w:t>
      </w:r>
      <w:r>
        <w:rPr>
          <w:rStyle w:val="s"/>
          <w:rFonts w:asciiTheme="minorHAnsi" w:eastAsiaTheme="majorEastAsia" w:hAnsiTheme="minorHAnsi" w:cstheme="minorHAnsi"/>
          <w:b/>
          <w:i/>
          <w:color w:val="000000"/>
        </w:rPr>
        <w:t xml:space="preserve">; early will I seek thee: my soul thirsteth for thee, my flesh longeth for thee in a dry and thirsty land, where no water is; To see thy power and thy glory, so as I have seen thee in the sanctuary. Because thy lovingkindness is better than life, my lips shall praise thee. </w:t>
      </w:r>
    </w:p>
    <w:p w14:paraId="4D20BCD8" w14:textId="77777777" w:rsidR="00B4335B" w:rsidRPr="00333EC5" w:rsidRDefault="00B4335B" w:rsidP="00B4335B">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3C441C8F" w14:textId="15720041" w:rsidR="00B4335B" w:rsidRDefault="00FD5C27" w:rsidP="008A4A09">
      <w:pPr>
        <w:ind w:firstLine="720"/>
        <w:jc w:val="both"/>
        <w:rPr>
          <w:i/>
          <w:sz w:val="24"/>
          <w:szCs w:val="24"/>
        </w:rPr>
      </w:pPr>
      <w:r>
        <w:rPr>
          <w:sz w:val="24"/>
          <w:szCs w:val="24"/>
        </w:rPr>
        <w:t>In Hebrew</w:t>
      </w:r>
      <w:r w:rsidR="00AD5488">
        <w:rPr>
          <w:sz w:val="24"/>
          <w:szCs w:val="24"/>
        </w:rPr>
        <w:t xml:space="preserve"> - the</w:t>
      </w:r>
      <w:r>
        <w:rPr>
          <w:sz w:val="24"/>
          <w:szCs w:val="24"/>
        </w:rPr>
        <w:t xml:space="preserve"> language</w:t>
      </w:r>
      <w:r w:rsidR="00AD5488">
        <w:rPr>
          <w:sz w:val="24"/>
          <w:szCs w:val="24"/>
        </w:rPr>
        <w:t xml:space="preserve"> of the Old Testament</w:t>
      </w:r>
      <w:r w:rsidR="00B4335B">
        <w:rPr>
          <w:sz w:val="24"/>
          <w:szCs w:val="24"/>
        </w:rPr>
        <w:t xml:space="preserve"> -</w:t>
      </w:r>
      <w:r>
        <w:rPr>
          <w:sz w:val="24"/>
          <w:szCs w:val="24"/>
        </w:rPr>
        <w:t xml:space="preserve"> the word for seek is baqash. Do you know what it means? It means to </w:t>
      </w:r>
      <w:r w:rsidRPr="004F6E5E">
        <w:rPr>
          <w:sz w:val="24"/>
          <w:szCs w:val="24"/>
        </w:rPr>
        <w:t xml:space="preserve">seek </w:t>
      </w:r>
      <w:r w:rsidRPr="004E4B70">
        <w:rPr>
          <w:sz w:val="24"/>
          <w:szCs w:val="24"/>
        </w:rPr>
        <w:t>out in worship or prayer.</w:t>
      </w:r>
      <w:r>
        <w:rPr>
          <w:sz w:val="24"/>
          <w:szCs w:val="24"/>
        </w:rPr>
        <w:t xml:space="preserve"> Likewise, zeteo</w:t>
      </w:r>
      <w:r w:rsidR="00AD5488">
        <w:rPr>
          <w:sz w:val="24"/>
          <w:szCs w:val="24"/>
        </w:rPr>
        <w:t>, the Greek word for seek,</w:t>
      </w:r>
      <w:r>
        <w:rPr>
          <w:sz w:val="24"/>
          <w:szCs w:val="24"/>
        </w:rPr>
        <w:t xml:space="preserve"> means to </w:t>
      </w:r>
      <w:r w:rsidRPr="004F6E5E">
        <w:rPr>
          <w:i/>
          <w:sz w:val="24"/>
          <w:szCs w:val="24"/>
        </w:rPr>
        <w:t xml:space="preserve">seek </w:t>
      </w:r>
      <w:r>
        <w:rPr>
          <w:i/>
          <w:sz w:val="24"/>
          <w:szCs w:val="24"/>
        </w:rPr>
        <w:t xml:space="preserve">after God, </w:t>
      </w:r>
      <w:r w:rsidRPr="004F6E5E">
        <w:rPr>
          <w:i/>
          <w:sz w:val="24"/>
          <w:szCs w:val="24"/>
        </w:rPr>
        <w:t>specifically</w:t>
      </w:r>
      <w:r>
        <w:rPr>
          <w:i/>
          <w:sz w:val="24"/>
          <w:szCs w:val="24"/>
        </w:rPr>
        <w:t>,</w:t>
      </w:r>
      <w:r w:rsidRPr="004F6E5E">
        <w:rPr>
          <w:i/>
          <w:sz w:val="24"/>
          <w:szCs w:val="24"/>
        </w:rPr>
        <w:t xml:space="preserve"> to worship </w:t>
      </w:r>
      <w:r>
        <w:rPr>
          <w:i/>
          <w:sz w:val="24"/>
          <w:szCs w:val="24"/>
        </w:rPr>
        <w:t xml:space="preserve">Him. </w:t>
      </w:r>
    </w:p>
    <w:p w14:paraId="45B5DDFA" w14:textId="77777777" w:rsidR="00B4335B" w:rsidRDefault="00B4335B" w:rsidP="00B4335B">
      <w:pPr>
        <w:spacing w:after="0"/>
        <w:jc w:val="center"/>
        <w:rPr>
          <w:b/>
          <w:sz w:val="24"/>
          <w:szCs w:val="24"/>
        </w:rPr>
      </w:pPr>
      <w:r w:rsidRPr="00D4751E">
        <w:rPr>
          <w:b/>
          <w:sz w:val="24"/>
          <w:szCs w:val="24"/>
        </w:rPr>
        <w:t>Matthew 6:33</w:t>
      </w:r>
      <w:r>
        <w:rPr>
          <w:b/>
          <w:sz w:val="24"/>
          <w:szCs w:val="24"/>
        </w:rPr>
        <w:t xml:space="preserve"> (KJV</w:t>
      </w:r>
      <w:r w:rsidRPr="00D4751E">
        <w:rPr>
          <w:b/>
          <w:sz w:val="24"/>
          <w:szCs w:val="24"/>
        </w:rPr>
        <w:t>)</w:t>
      </w:r>
    </w:p>
    <w:p w14:paraId="6D11A831" w14:textId="77777777" w:rsidR="00B4335B" w:rsidRDefault="00B4335B" w:rsidP="00B4335B">
      <w:pPr>
        <w:jc w:val="center"/>
        <w:rPr>
          <w:b/>
          <w:i/>
          <w:sz w:val="24"/>
          <w:szCs w:val="24"/>
        </w:rPr>
      </w:pPr>
      <w:r>
        <w:rPr>
          <w:b/>
          <w:sz w:val="24"/>
          <w:szCs w:val="24"/>
        </w:rPr>
        <w:t xml:space="preserve"> </w:t>
      </w:r>
      <w:r w:rsidRPr="00D4751E">
        <w:rPr>
          <w:b/>
          <w:i/>
          <w:sz w:val="24"/>
          <w:szCs w:val="24"/>
        </w:rPr>
        <w:t>But seek</w:t>
      </w:r>
      <w:r>
        <w:rPr>
          <w:b/>
          <w:i/>
          <w:sz w:val="24"/>
          <w:szCs w:val="24"/>
        </w:rPr>
        <w:t xml:space="preserve"> ye </w:t>
      </w:r>
      <w:r w:rsidRPr="00D4751E">
        <w:rPr>
          <w:b/>
          <w:i/>
          <w:sz w:val="24"/>
          <w:szCs w:val="24"/>
        </w:rPr>
        <w:t xml:space="preserve">first </w:t>
      </w:r>
      <w:r>
        <w:rPr>
          <w:b/>
          <w:i/>
          <w:sz w:val="24"/>
          <w:szCs w:val="24"/>
        </w:rPr>
        <w:t>the</w:t>
      </w:r>
      <w:r w:rsidRPr="00D4751E">
        <w:rPr>
          <w:b/>
          <w:i/>
          <w:sz w:val="24"/>
          <w:szCs w:val="24"/>
        </w:rPr>
        <w:t xml:space="preserve"> kingdom</w:t>
      </w:r>
      <w:r>
        <w:rPr>
          <w:b/>
          <w:i/>
          <w:sz w:val="24"/>
          <w:szCs w:val="24"/>
        </w:rPr>
        <w:t xml:space="preserve"> of God,</w:t>
      </w:r>
      <w:r w:rsidRPr="00136B99">
        <w:rPr>
          <w:b/>
          <w:i/>
          <w:sz w:val="24"/>
          <w:szCs w:val="24"/>
        </w:rPr>
        <w:t xml:space="preserve"> and </w:t>
      </w:r>
      <w:r>
        <w:rPr>
          <w:b/>
          <w:i/>
          <w:sz w:val="24"/>
          <w:szCs w:val="24"/>
        </w:rPr>
        <w:t>H</w:t>
      </w:r>
      <w:r w:rsidRPr="00136B99">
        <w:rPr>
          <w:b/>
          <w:i/>
          <w:sz w:val="24"/>
          <w:szCs w:val="24"/>
        </w:rPr>
        <w:t>is righteousness</w:t>
      </w:r>
      <w:r>
        <w:rPr>
          <w:b/>
          <w:i/>
          <w:sz w:val="24"/>
          <w:szCs w:val="24"/>
        </w:rPr>
        <w:t>;</w:t>
      </w:r>
      <w:r w:rsidRPr="00136B99">
        <w:rPr>
          <w:b/>
          <w:i/>
          <w:sz w:val="24"/>
          <w:szCs w:val="24"/>
        </w:rPr>
        <w:t xml:space="preserve"> and all these things </w:t>
      </w:r>
      <w:r>
        <w:rPr>
          <w:b/>
          <w:i/>
          <w:sz w:val="24"/>
          <w:szCs w:val="24"/>
        </w:rPr>
        <w:t>shall</w:t>
      </w:r>
      <w:r w:rsidRPr="00136B99">
        <w:rPr>
          <w:b/>
          <w:i/>
          <w:sz w:val="24"/>
          <w:szCs w:val="24"/>
        </w:rPr>
        <w:t xml:space="preserve"> be added </w:t>
      </w:r>
      <w:r>
        <w:rPr>
          <w:b/>
          <w:i/>
          <w:sz w:val="24"/>
          <w:szCs w:val="24"/>
        </w:rPr>
        <w:t>unto</w:t>
      </w:r>
      <w:r w:rsidRPr="00136B99">
        <w:rPr>
          <w:b/>
          <w:i/>
          <w:sz w:val="24"/>
          <w:szCs w:val="24"/>
        </w:rPr>
        <w:t xml:space="preserve"> you</w:t>
      </w:r>
      <w:r>
        <w:rPr>
          <w:b/>
          <w:i/>
          <w:sz w:val="24"/>
          <w:szCs w:val="24"/>
        </w:rPr>
        <w:t xml:space="preserve">. </w:t>
      </w:r>
    </w:p>
    <w:p w14:paraId="57F89B56" w14:textId="2F1B7ADB" w:rsidR="008A4A09" w:rsidRDefault="00FD5C27" w:rsidP="008A4A09">
      <w:pPr>
        <w:ind w:firstLine="720"/>
        <w:jc w:val="both"/>
        <w:rPr>
          <w:sz w:val="24"/>
          <w:szCs w:val="24"/>
        </w:rPr>
      </w:pPr>
      <w:r>
        <w:rPr>
          <w:i/>
          <w:sz w:val="24"/>
          <w:szCs w:val="24"/>
        </w:rPr>
        <w:t xml:space="preserve"> </w:t>
      </w:r>
      <w:r w:rsidRPr="004E4B70">
        <w:rPr>
          <w:sz w:val="24"/>
          <w:szCs w:val="24"/>
        </w:rPr>
        <w:t>Th</w:t>
      </w:r>
      <w:r>
        <w:rPr>
          <w:sz w:val="24"/>
          <w:szCs w:val="24"/>
        </w:rPr>
        <w:t>en there is the</w:t>
      </w:r>
      <w:r w:rsidRPr="004E4B70">
        <w:rPr>
          <w:sz w:val="24"/>
          <w:szCs w:val="24"/>
        </w:rPr>
        <w:t xml:space="preserve"> Greek word </w:t>
      </w:r>
      <w:r>
        <w:rPr>
          <w:sz w:val="24"/>
          <w:szCs w:val="24"/>
        </w:rPr>
        <w:t xml:space="preserve">proton -- translated first. </w:t>
      </w:r>
      <w:r w:rsidR="008A4A09" w:rsidRPr="00EC419F">
        <w:rPr>
          <w:sz w:val="24"/>
          <w:szCs w:val="24"/>
        </w:rPr>
        <w:t xml:space="preserve">The proper period will vary for each of us, but it is best to have some time at the first part of your </w:t>
      </w:r>
      <w:r w:rsidR="008A4A09">
        <w:rPr>
          <w:noProof/>
          <w:sz w:val="24"/>
          <w:szCs w:val="24"/>
        </w:rPr>
        <w:t xml:space="preserve">day. </w:t>
      </w:r>
      <w:r w:rsidR="008A4A09" w:rsidRPr="00EC419F">
        <w:rPr>
          <w:sz w:val="24"/>
          <w:szCs w:val="24"/>
        </w:rPr>
        <w:t>If we don’t come to Him first</w:t>
      </w:r>
      <w:r w:rsidR="008A4A09">
        <w:rPr>
          <w:sz w:val="24"/>
          <w:szCs w:val="24"/>
        </w:rPr>
        <w:t>,</w:t>
      </w:r>
      <w:r w:rsidR="008A4A09" w:rsidRPr="00EC419F">
        <w:rPr>
          <w:sz w:val="24"/>
          <w:szCs w:val="24"/>
        </w:rPr>
        <w:t xml:space="preserve"> </w:t>
      </w:r>
      <w:r w:rsidR="008A4A09">
        <w:rPr>
          <w:sz w:val="24"/>
          <w:szCs w:val="24"/>
        </w:rPr>
        <w:t xml:space="preserve">the cares of the world will come crashing down on us, making it almost impossible to get alone with God. Furthermore, it is written in </w:t>
      </w:r>
      <w:r w:rsidR="008A4A09" w:rsidRPr="00EC419F">
        <w:rPr>
          <w:sz w:val="24"/>
          <w:szCs w:val="24"/>
        </w:rPr>
        <w:t>Isaiah</w:t>
      </w:r>
      <w:r w:rsidR="008A4A09">
        <w:rPr>
          <w:sz w:val="24"/>
          <w:szCs w:val="24"/>
        </w:rPr>
        <w:t xml:space="preserve"> 50:4-5</w:t>
      </w:r>
      <w:r w:rsidR="008A4A09" w:rsidRPr="00EC419F">
        <w:rPr>
          <w:sz w:val="24"/>
          <w:szCs w:val="24"/>
        </w:rPr>
        <w:t xml:space="preserve"> that </w:t>
      </w:r>
      <w:r w:rsidR="008A4A09">
        <w:rPr>
          <w:sz w:val="24"/>
          <w:szCs w:val="24"/>
        </w:rPr>
        <w:t>God</w:t>
      </w:r>
      <w:r w:rsidR="008A4A09" w:rsidRPr="00EC419F">
        <w:rPr>
          <w:sz w:val="24"/>
          <w:szCs w:val="24"/>
        </w:rPr>
        <w:t xml:space="preserve"> wakens His disciples every morning with the ability to hear His voice</w:t>
      </w:r>
      <w:r w:rsidR="008A4A09">
        <w:rPr>
          <w:sz w:val="24"/>
          <w:szCs w:val="24"/>
        </w:rPr>
        <w:t>, and we hear His voice in t</w:t>
      </w:r>
      <w:r w:rsidR="008A4A09" w:rsidRPr="00EA7181">
        <w:rPr>
          <w:sz w:val="24"/>
          <w:szCs w:val="24"/>
        </w:rPr>
        <w:t>he Word of God</w:t>
      </w:r>
      <w:r w:rsidR="008A4A09">
        <w:rPr>
          <w:sz w:val="24"/>
          <w:szCs w:val="24"/>
        </w:rPr>
        <w:t xml:space="preserve">.  </w:t>
      </w:r>
      <w:r w:rsidR="008A4A09" w:rsidRPr="008A4A09">
        <w:rPr>
          <w:sz w:val="24"/>
          <w:szCs w:val="24"/>
        </w:rPr>
        <w:t>Jesus is</w:t>
      </w:r>
      <w:r w:rsidR="008A4A09" w:rsidRPr="00EC419F">
        <w:rPr>
          <w:i/>
          <w:sz w:val="24"/>
          <w:szCs w:val="24"/>
        </w:rPr>
        <w:t xml:space="preserve"> -- The </w:t>
      </w:r>
      <w:r w:rsidR="008A4A09">
        <w:rPr>
          <w:i/>
          <w:sz w:val="24"/>
          <w:szCs w:val="24"/>
        </w:rPr>
        <w:t>First</w:t>
      </w:r>
      <w:r w:rsidR="008A4A09" w:rsidRPr="00EC419F">
        <w:rPr>
          <w:i/>
          <w:sz w:val="24"/>
          <w:szCs w:val="24"/>
        </w:rPr>
        <w:t xml:space="preserve"> -- The Beginning -- The Bright </w:t>
      </w:r>
      <w:r w:rsidR="008A4A09" w:rsidRPr="008A4A09">
        <w:rPr>
          <w:i/>
          <w:sz w:val="24"/>
          <w:szCs w:val="24"/>
          <w:u w:val="single"/>
        </w:rPr>
        <w:t>Morning</w:t>
      </w:r>
      <w:r w:rsidR="008A4A09" w:rsidRPr="00EC419F">
        <w:rPr>
          <w:i/>
          <w:sz w:val="24"/>
          <w:szCs w:val="24"/>
        </w:rPr>
        <w:t xml:space="preserve"> Star</w:t>
      </w:r>
      <w:r w:rsidR="008A4A09">
        <w:rPr>
          <w:i/>
          <w:sz w:val="24"/>
          <w:szCs w:val="24"/>
        </w:rPr>
        <w:t>.</w:t>
      </w:r>
      <w:r w:rsidR="008A4A09" w:rsidRPr="00EC419F">
        <w:rPr>
          <w:sz w:val="24"/>
          <w:szCs w:val="24"/>
        </w:rPr>
        <w:t xml:space="preserve"> </w:t>
      </w:r>
      <w:r w:rsidR="00804831">
        <w:rPr>
          <w:sz w:val="24"/>
          <w:szCs w:val="24"/>
        </w:rPr>
        <w:t>Therefore,</w:t>
      </w:r>
      <w:r w:rsidR="008A4A09">
        <w:rPr>
          <w:sz w:val="24"/>
          <w:szCs w:val="24"/>
        </w:rPr>
        <w:t xml:space="preserve"> He </w:t>
      </w:r>
      <w:r w:rsidR="00804831">
        <w:rPr>
          <w:sz w:val="24"/>
          <w:szCs w:val="24"/>
        </w:rPr>
        <w:t>is worthy of having first place in our day as well as all our lives.</w:t>
      </w:r>
    </w:p>
    <w:p w14:paraId="11EC54D8" w14:textId="51530520" w:rsidR="00804831" w:rsidRDefault="00804831" w:rsidP="00804831">
      <w:pPr>
        <w:spacing w:after="0"/>
        <w:jc w:val="center"/>
        <w:rPr>
          <w:b/>
          <w:sz w:val="24"/>
          <w:szCs w:val="24"/>
        </w:rPr>
      </w:pPr>
      <w:r w:rsidRPr="00804831">
        <w:rPr>
          <w:b/>
          <w:sz w:val="24"/>
          <w:szCs w:val="24"/>
        </w:rPr>
        <w:t>Colossians 1:16-18 (NET)</w:t>
      </w:r>
    </w:p>
    <w:p w14:paraId="37E4F8E2" w14:textId="77777777" w:rsidR="00BD2EA0" w:rsidRDefault="00804831" w:rsidP="00804831">
      <w:pPr>
        <w:pStyle w:val="poetry"/>
        <w:shd w:val="clear" w:color="auto" w:fill="FFFFFF"/>
        <w:spacing w:before="0" w:beforeAutospacing="0" w:after="0" w:afterAutospacing="0"/>
        <w:ind w:left="240"/>
        <w:jc w:val="center"/>
        <w:rPr>
          <w:rStyle w:val="netverse"/>
          <w:rFonts w:asciiTheme="minorHAnsi" w:eastAsiaTheme="majorEastAsia" w:hAnsiTheme="minorHAnsi" w:cstheme="minorHAnsi"/>
          <w:b/>
          <w:i/>
          <w:color w:val="000000"/>
        </w:rPr>
      </w:pP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heaven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earth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by</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 whether visible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invisible</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thrones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dominions</w:t>
      </w:r>
      <w:r w:rsidRPr="00804831">
        <w:rPr>
          <w:rStyle w:val="netverse"/>
          <w:rFonts w:asciiTheme="minorHAnsi" w:eastAsiaTheme="majorEastAsia" w:hAnsiTheme="minorHAnsi" w:cstheme="minorHAnsi"/>
          <w:b/>
          <w:i/>
          <w:color w:val="000000"/>
        </w:rPr>
        <w:t>,</w:t>
      </w:r>
      <w:r w:rsidRPr="00804831">
        <w:rPr>
          <w:rStyle w:val="netvers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whether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principalities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powers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 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were created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through</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 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for</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himself</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before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and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all things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are held together</w:t>
      </w:r>
      <w:r w:rsidRPr="00804831">
        <w:rPr>
          <w:rStyle w:val="apple-converted-space"/>
          <w:rFonts w:asciiTheme="minorHAnsi" w:eastAsiaTheme="majorEastAsia" w:hAnsiTheme="minorHAnsi" w:cstheme="minorHAnsi"/>
          <w:b/>
          <w:i/>
          <w:color w:val="000000"/>
          <w:vertAlign w:val="superscript"/>
        </w:rPr>
        <w:t> </w:t>
      </w:r>
      <w:r w:rsidRPr="00804831">
        <w:rPr>
          <w:rStyle w:val="s"/>
          <w:rFonts w:asciiTheme="minorHAnsi" w:eastAsiaTheme="majorEastAsia" w:hAnsiTheme="minorHAnsi" w:cstheme="minorHAnsi"/>
          <w:b/>
          <w:i/>
          <w:color w:val="000000"/>
        </w:rPr>
        <w:t>in him</w:t>
      </w:r>
      <w:r w:rsidRPr="00804831">
        <w:rPr>
          <w:rStyle w:val="netverse"/>
          <w:rFonts w:asciiTheme="minorHAnsi" w:eastAsiaTheme="majorEastAsia" w:hAnsiTheme="minorHAnsi" w:cstheme="minorHAnsi"/>
          <w:b/>
          <w:i/>
          <w:color w:val="000000"/>
        </w:rPr>
        <w:t xml:space="preserve">. </w:t>
      </w:r>
    </w:p>
    <w:p w14:paraId="0EA2FDC4" w14:textId="12B153B5" w:rsidR="00804831" w:rsidRPr="00804831" w:rsidRDefault="00804831" w:rsidP="00804831">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804831">
        <w:rPr>
          <w:rStyle w:val="s"/>
          <w:rFonts w:asciiTheme="minorHAnsi" w:eastAsiaTheme="majorEastAsia" w:hAnsiTheme="minorHAnsi" w:cstheme="minorHAnsi"/>
          <w:b/>
          <w:i/>
          <w:color w:val="000000"/>
        </w:rPr>
        <w:lastRenderedPageBreak/>
        <w:t>He</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is</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head</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of the body</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church</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as well as the beginning</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the firstborn</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from</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among the dead</w:t>
      </w:r>
      <w:r w:rsidRPr="00804831">
        <w:rPr>
          <w:rStyle w:val="netverse"/>
          <w:rFonts w:asciiTheme="minorHAnsi" w:eastAsiaTheme="majorEastAsia" w:hAnsiTheme="minorHAnsi" w:cstheme="minorHAnsi"/>
          <w:b/>
          <w:i/>
          <w:color w:val="000000"/>
        </w:rPr>
        <w: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rPr>
        <w:t>so that</w:t>
      </w:r>
      <w:r w:rsidRPr="00804831">
        <w:rPr>
          <w:rStyle w:val="apple-converted-space"/>
          <w:rFonts w:asciiTheme="minorHAnsi" w:eastAsiaTheme="majorEastAsia" w:hAnsiTheme="minorHAnsi" w:cstheme="minorHAnsi"/>
          <w:b/>
          <w:i/>
          <w:color w:val="000000"/>
        </w:rPr>
        <w:t> </w:t>
      </w:r>
      <w:r w:rsidRPr="00804831">
        <w:rPr>
          <w:rStyle w:val="s"/>
          <w:rFonts w:asciiTheme="minorHAnsi" w:eastAsiaTheme="majorEastAsia" w:hAnsiTheme="minorHAnsi" w:cstheme="minorHAnsi"/>
          <w:b/>
          <w:i/>
          <w:color w:val="000000"/>
          <w:u w:val="single"/>
        </w:rPr>
        <w:t>he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himself</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may become</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first in</w:t>
      </w:r>
      <w:r w:rsidRPr="00804831">
        <w:rPr>
          <w:rStyle w:val="apple-converted-space"/>
          <w:rFonts w:asciiTheme="minorHAnsi" w:eastAsiaTheme="majorEastAsia" w:hAnsiTheme="minorHAnsi" w:cstheme="minorHAnsi"/>
          <w:b/>
          <w:i/>
          <w:color w:val="000000"/>
          <w:u w:val="single"/>
        </w:rPr>
        <w:t> </w:t>
      </w:r>
      <w:r w:rsidRPr="00804831">
        <w:rPr>
          <w:rStyle w:val="s"/>
          <w:rFonts w:asciiTheme="minorHAnsi" w:eastAsiaTheme="majorEastAsia" w:hAnsiTheme="minorHAnsi" w:cstheme="minorHAnsi"/>
          <w:b/>
          <w:i/>
          <w:color w:val="000000"/>
          <w:u w:val="single"/>
        </w:rPr>
        <w:t>all things</w:t>
      </w:r>
      <w:r w:rsidRPr="00804831">
        <w:rPr>
          <w:rStyle w:val="netverse"/>
          <w:rFonts w:asciiTheme="minorHAnsi" w:eastAsiaTheme="majorEastAsia" w:hAnsiTheme="minorHAnsi" w:cstheme="minorHAnsi"/>
          <w:b/>
          <w:i/>
          <w:color w:val="000000"/>
        </w:rPr>
        <w:t>.</w:t>
      </w:r>
    </w:p>
    <w:p w14:paraId="78F87BB5" w14:textId="77777777" w:rsidR="00804831" w:rsidRPr="00804831" w:rsidRDefault="00804831" w:rsidP="00804831">
      <w:pPr>
        <w:jc w:val="center"/>
        <w:rPr>
          <w:rFonts w:asciiTheme="minorHAnsi" w:hAnsiTheme="minorHAnsi" w:cstheme="minorHAnsi"/>
          <w:b/>
          <w:i/>
          <w:sz w:val="24"/>
          <w:szCs w:val="24"/>
        </w:rPr>
      </w:pPr>
    </w:p>
    <w:bookmarkStart w:id="29" w:name="v103"/>
    <w:p w14:paraId="289D3350" w14:textId="52F0CB53" w:rsidR="001140F1" w:rsidRPr="00572955" w:rsidRDefault="005D1FE3" w:rsidP="001140F1">
      <w:pPr>
        <w:spacing w:after="0"/>
        <w:rPr>
          <w:sz w:val="24"/>
          <w:szCs w:val="24"/>
        </w:rPr>
      </w:pPr>
      <w:r w:rsidRPr="003635A0">
        <w:rPr>
          <w:rFonts w:asciiTheme="minorHAnsi" w:hAnsiTheme="minorHAnsi"/>
          <w:b/>
          <w:i/>
          <w:color w:val="000000"/>
          <w:sz w:val="24"/>
          <w:szCs w:val="24"/>
          <w:vertAlign w:val="superscript"/>
        </w:rPr>
        <w:fldChar w:fldCharType="begin"/>
      </w:r>
      <w:r w:rsidRPr="003635A0">
        <w:rPr>
          <w:rFonts w:asciiTheme="minorHAnsi" w:hAnsiTheme="minorHAnsi"/>
          <w:b/>
          <w:i/>
          <w:color w:val="000000"/>
          <w:sz w:val="24"/>
          <w:szCs w:val="24"/>
          <w:vertAlign w:val="superscript"/>
        </w:rPr>
        <w:instrText xml:space="preserve"> HYPERLINK "http://classic.net.bible.org/bible.php?book=Joh&amp;chapter=7" \l "n103" </w:instrText>
      </w:r>
      <w:r w:rsidRPr="003635A0">
        <w:rPr>
          <w:rFonts w:asciiTheme="minorHAnsi" w:hAnsiTheme="minorHAnsi"/>
          <w:b/>
          <w:i/>
          <w:color w:val="000000"/>
          <w:sz w:val="24"/>
          <w:szCs w:val="24"/>
          <w:vertAlign w:val="superscript"/>
        </w:rPr>
        <w:fldChar w:fldCharType="end"/>
      </w:r>
      <w:bookmarkEnd w:id="29"/>
      <w:r w:rsidRPr="00B4642E">
        <w:rPr>
          <w:b/>
          <w:sz w:val="28"/>
          <w:szCs w:val="28"/>
        </w:rPr>
        <w:t xml:space="preserve">Digging Deeper: </w:t>
      </w:r>
      <w:r>
        <w:rPr>
          <w:b/>
          <w:sz w:val="28"/>
          <w:szCs w:val="28"/>
        </w:rPr>
        <w:t xml:space="preserve"> </w:t>
      </w:r>
      <w:r w:rsidRPr="00B4642E">
        <w:rPr>
          <w:sz w:val="24"/>
          <w:szCs w:val="24"/>
        </w:rPr>
        <w:t>Jeremiah 29:11-14; Psalm</w:t>
      </w:r>
      <w:r w:rsidR="00BD2EA0">
        <w:rPr>
          <w:sz w:val="24"/>
          <w:szCs w:val="24"/>
        </w:rPr>
        <w:t xml:space="preserve">s </w:t>
      </w:r>
      <w:r>
        <w:rPr>
          <w:sz w:val="24"/>
          <w:szCs w:val="24"/>
        </w:rPr>
        <w:t>10:4,</w:t>
      </w:r>
      <w:r w:rsidRPr="00B4642E">
        <w:rPr>
          <w:sz w:val="24"/>
          <w:szCs w:val="24"/>
        </w:rPr>
        <w:t xml:space="preserve"> 14:2</w:t>
      </w:r>
      <w:r w:rsidR="001140F1">
        <w:rPr>
          <w:sz w:val="24"/>
          <w:szCs w:val="24"/>
        </w:rPr>
        <w:t>,</w:t>
      </w:r>
      <w:r w:rsidRPr="00B4642E">
        <w:rPr>
          <w:sz w:val="24"/>
          <w:szCs w:val="24"/>
        </w:rPr>
        <w:t xml:space="preserve"> 53:2</w:t>
      </w:r>
      <w:r>
        <w:rPr>
          <w:sz w:val="24"/>
          <w:szCs w:val="24"/>
        </w:rPr>
        <w:t>, 90:14-17</w:t>
      </w:r>
      <w:r w:rsidRPr="00B4642E">
        <w:rPr>
          <w:sz w:val="24"/>
          <w:szCs w:val="24"/>
        </w:rPr>
        <w:t>; John 4:22-23</w:t>
      </w:r>
      <w:r w:rsidR="001140F1">
        <w:rPr>
          <w:sz w:val="24"/>
          <w:szCs w:val="24"/>
        </w:rPr>
        <w:t>,</w:t>
      </w:r>
      <w:r w:rsidR="001140F1" w:rsidRPr="001140F1">
        <w:rPr>
          <w:sz w:val="24"/>
          <w:szCs w:val="24"/>
        </w:rPr>
        <w:t xml:space="preserve"> </w:t>
      </w:r>
      <w:r w:rsidR="001140F1" w:rsidRPr="00B35831">
        <w:rPr>
          <w:sz w:val="24"/>
          <w:szCs w:val="24"/>
        </w:rPr>
        <w:t>8:30-31</w:t>
      </w:r>
      <w:r w:rsidR="001140F1">
        <w:rPr>
          <w:sz w:val="24"/>
          <w:szCs w:val="24"/>
        </w:rPr>
        <w:t>, 15:7-8;</w:t>
      </w:r>
      <w:r w:rsidRPr="00B4642E">
        <w:rPr>
          <w:sz w:val="24"/>
          <w:szCs w:val="24"/>
        </w:rPr>
        <w:t xml:space="preserve"> 2 Chronicles 16:9</w:t>
      </w:r>
      <w:r>
        <w:rPr>
          <w:sz w:val="24"/>
          <w:szCs w:val="24"/>
        </w:rPr>
        <w:t xml:space="preserve">; Hebrews 11:6;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r w:rsidR="001140F1">
        <w:rPr>
          <w:sz w:val="24"/>
          <w:szCs w:val="24"/>
        </w:rPr>
        <w:t xml:space="preserve">; </w:t>
      </w:r>
      <w:r w:rsidRPr="007C0FBF">
        <w:rPr>
          <w:sz w:val="24"/>
          <w:szCs w:val="24"/>
        </w:rPr>
        <w:t>Song of Songs 2:10-1</w:t>
      </w:r>
      <w:r w:rsidR="001140F1">
        <w:rPr>
          <w:sz w:val="24"/>
          <w:szCs w:val="24"/>
        </w:rPr>
        <w:t>6</w:t>
      </w:r>
      <w:r>
        <w:rPr>
          <w:sz w:val="24"/>
          <w:szCs w:val="24"/>
        </w:rPr>
        <w:t>;</w:t>
      </w:r>
      <w:r w:rsidRPr="007C0FBF">
        <w:rPr>
          <w:sz w:val="24"/>
          <w:szCs w:val="24"/>
        </w:rPr>
        <w:t xml:space="preserve"> Proverbs 8:17</w:t>
      </w:r>
      <w:r>
        <w:rPr>
          <w:sz w:val="24"/>
          <w:szCs w:val="24"/>
        </w:rPr>
        <w:t>,</w:t>
      </w:r>
      <w:r w:rsidRPr="007C0FBF">
        <w:rPr>
          <w:sz w:val="24"/>
          <w:szCs w:val="24"/>
        </w:rPr>
        <w:t xml:space="preserve"> 33-36</w:t>
      </w:r>
      <w:r>
        <w:rPr>
          <w:sz w:val="24"/>
          <w:szCs w:val="24"/>
        </w:rPr>
        <w:t xml:space="preserve">; </w:t>
      </w:r>
      <w:r w:rsidRPr="007C0FBF">
        <w:rPr>
          <w:sz w:val="24"/>
          <w:szCs w:val="24"/>
        </w:rPr>
        <w:t>Lamentations 3:21-25</w:t>
      </w:r>
      <w:r w:rsidR="001140F1">
        <w:rPr>
          <w:sz w:val="24"/>
          <w:szCs w:val="24"/>
        </w:rPr>
        <w:t>;</w:t>
      </w:r>
      <w:r w:rsidR="001140F1" w:rsidRPr="001140F1">
        <w:rPr>
          <w:sz w:val="24"/>
          <w:szCs w:val="24"/>
        </w:rPr>
        <w:t xml:space="preserve"> </w:t>
      </w:r>
      <w:r w:rsidR="001140F1" w:rsidRPr="00B35831">
        <w:rPr>
          <w:sz w:val="24"/>
          <w:szCs w:val="24"/>
        </w:rPr>
        <w:t xml:space="preserve">Luke 10:39-42; </w:t>
      </w:r>
      <w:r w:rsidR="001140F1" w:rsidRPr="00572955">
        <w:rPr>
          <w:sz w:val="24"/>
          <w:szCs w:val="24"/>
        </w:rPr>
        <w:t>Mark 1:35</w:t>
      </w:r>
    </w:p>
    <w:p w14:paraId="4F1BC814" w14:textId="46A1B5EE" w:rsidR="00B92C4B" w:rsidRDefault="00B92C4B" w:rsidP="00B92C4B">
      <w:pPr>
        <w:jc w:val="center"/>
        <w:rPr>
          <w:b/>
          <w:sz w:val="28"/>
          <w:szCs w:val="28"/>
        </w:rPr>
      </w:pPr>
      <w:r w:rsidRPr="00B92C4B">
        <w:rPr>
          <w:b/>
          <w:sz w:val="28"/>
          <w:szCs w:val="28"/>
        </w:rPr>
        <w:t xml:space="preserve">Tools </w:t>
      </w:r>
      <w:r w:rsidR="00EC0C00">
        <w:rPr>
          <w:b/>
          <w:sz w:val="28"/>
          <w:szCs w:val="28"/>
        </w:rPr>
        <w:t xml:space="preserve">and Tips </w:t>
      </w:r>
      <w:r w:rsidR="00804831">
        <w:rPr>
          <w:b/>
          <w:sz w:val="28"/>
          <w:szCs w:val="28"/>
        </w:rPr>
        <w:t>of Quiet Time</w:t>
      </w:r>
    </w:p>
    <w:p w14:paraId="0F6C29A0" w14:textId="77777777" w:rsidR="00D37435" w:rsidRPr="00C14767" w:rsidRDefault="00D37435" w:rsidP="00D37435">
      <w:pPr>
        <w:spacing w:after="0"/>
        <w:jc w:val="center"/>
        <w:rPr>
          <w:b/>
          <w:sz w:val="24"/>
          <w:szCs w:val="24"/>
        </w:rPr>
      </w:pPr>
      <w:r w:rsidRPr="00C14767">
        <w:rPr>
          <w:b/>
          <w:sz w:val="24"/>
          <w:szCs w:val="24"/>
        </w:rPr>
        <w:t>Psalm 119:10-16 (NET)</w:t>
      </w:r>
    </w:p>
    <w:p w14:paraId="43858F9B" w14:textId="0605E5E3" w:rsidR="00D37435" w:rsidRDefault="00D37435" w:rsidP="00D37435">
      <w:pPr>
        <w:spacing w:after="0"/>
        <w:jc w:val="center"/>
        <w:rPr>
          <w:rStyle w:val="text"/>
          <w:b/>
          <w:i/>
          <w:sz w:val="24"/>
          <w:szCs w:val="24"/>
        </w:rPr>
      </w:pPr>
      <w:r w:rsidRPr="00C14767">
        <w:rPr>
          <w:rStyle w:val="text"/>
          <w:b/>
          <w:i/>
          <w:sz w:val="24"/>
          <w:szCs w:val="24"/>
        </w:rPr>
        <w:t>With</w:t>
      </w:r>
      <w:r w:rsidRPr="00C14767">
        <w:rPr>
          <w:b/>
          <w:sz w:val="24"/>
          <w:szCs w:val="24"/>
        </w:rPr>
        <w:t xml:space="preserve"> all my heart</w:t>
      </w:r>
      <w:r w:rsidRPr="00C14767">
        <w:rPr>
          <w:rStyle w:val="text"/>
          <w:b/>
          <w:i/>
          <w:sz w:val="24"/>
          <w:szCs w:val="24"/>
        </w:rPr>
        <w:t>, I seek you. Do not allow</w:t>
      </w:r>
      <w:r w:rsidRPr="00C14767">
        <w:rPr>
          <w:b/>
          <w:sz w:val="24"/>
          <w:szCs w:val="24"/>
        </w:rPr>
        <w:t xml:space="preserve"> me </w:t>
      </w:r>
      <w:r w:rsidRPr="00C14767">
        <w:rPr>
          <w:rStyle w:val="text"/>
          <w:b/>
          <w:i/>
          <w:sz w:val="24"/>
          <w:szCs w:val="24"/>
        </w:rPr>
        <w:t>to stray</w:t>
      </w:r>
      <w:r w:rsidRPr="00C14767">
        <w:rPr>
          <w:b/>
          <w:sz w:val="24"/>
          <w:szCs w:val="24"/>
        </w:rPr>
        <w:t xml:space="preserve"> from your commands</w:t>
      </w:r>
      <w:r w:rsidRPr="00C14767">
        <w:rPr>
          <w:rStyle w:val="text"/>
          <w:b/>
          <w:i/>
          <w:sz w:val="24"/>
          <w:szCs w:val="24"/>
        </w:rPr>
        <w:t>!</w:t>
      </w:r>
      <w:r w:rsidRPr="00C14767">
        <w:rPr>
          <w:rStyle w:val="text"/>
          <w:b/>
          <w:i/>
          <w:sz w:val="24"/>
          <w:szCs w:val="24"/>
          <w:vertAlign w:val="superscript"/>
        </w:rPr>
        <w:t> </w:t>
      </w:r>
      <w:r w:rsidRPr="00C14767">
        <w:rPr>
          <w:rStyle w:val="text"/>
          <w:b/>
          <w:i/>
          <w:sz w:val="24"/>
          <w:szCs w:val="24"/>
        </w:rPr>
        <w:t xml:space="preserve">In </w:t>
      </w:r>
      <w:r w:rsidRPr="00C14767">
        <w:rPr>
          <w:b/>
          <w:sz w:val="24"/>
          <w:szCs w:val="24"/>
        </w:rPr>
        <w:t>my heart</w:t>
      </w:r>
      <w:r w:rsidRPr="00C14767">
        <w:rPr>
          <w:rStyle w:val="text"/>
          <w:b/>
          <w:i/>
          <w:sz w:val="24"/>
          <w:szCs w:val="24"/>
        </w:rPr>
        <w:t xml:space="preserve">, I store up your words, </w:t>
      </w:r>
      <w:r w:rsidRPr="00C14767">
        <w:rPr>
          <w:b/>
          <w:sz w:val="24"/>
          <w:szCs w:val="24"/>
        </w:rPr>
        <w:t xml:space="preserve">so I </w:t>
      </w:r>
      <w:r w:rsidRPr="00C14767">
        <w:rPr>
          <w:rStyle w:val="text"/>
          <w:b/>
          <w:i/>
          <w:sz w:val="24"/>
          <w:szCs w:val="24"/>
        </w:rPr>
        <w:t>might</w:t>
      </w:r>
      <w:r w:rsidRPr="00C14767">
        <w:rPr>
          <w:b/>
          <w:sz w:val="24"/>
          <w:szCs w:val="24"/>
        </w:rPr>
        <w:t xml:space="preserve"> not sin against </w:t>
      </w:r>
      <w:r w:rsidRPr="00C14767">
        <w:rPr>
          <w:rStyle w:val="text"/>
          <w:b/>
          <w:i/>
          <w:sz w:val="24"/>
          <w:szCs w:val="24"/>
        </w:rPr>
        <w:t xml:space="preserve">you. You deserve praise, O </w:t>
      </w:r>
      <w:r w:rsidRPr="00C14767">
        <w:rPr>
          <w:rStyle w:val="small-caps"/>
          <w:b/>
          <w:i/>
          <w:smallCaps/>
          <w:sz w:val="24"/>
          <w:szCs w:val="24"/>
        </w:rPr>
        <w:t>Lord</w:t>
      </w:r>
      <w:r w:rsidRPr="00C14767">
        <w:rPr>
          <w:rStyle w:val="text"/>
          <w:b/>
          <w:i/>
          <w:sz w:val="24"/>
          <w:szCs w:val="24"/>
        </w:rPr>
        <w:t>! Teach</w:t>
      </w:r>
      <w:r w:rsidRPr="00C14767">
        <w:rPr>
          <w:b/>
          <w:sz w:val="24"/>
          <w:szCs w:val="24"/>
        </w:rPr>
        <w:t xml:space="preserve"> me </w:t>
      </w:r>
      <w:r w:rsidRPr="00C14767">
        <w:rPr>
          <w:rStyle w:val="text"/>
          <w:b/>
          <w:i/>
          <w:sz w:val="24"/>
          <w:szCs w:val="24"/>
        </w:rPr>
        <w:t>your</w:t>
      </w:r>
      <w:r w:rsidRPr="00C14767">
        <w:rPr>
          <w:b/>
          <w:sz w:val="24"/>
          <w:szCs w:val="24"/>
        </w:rPr>
        <w:t xml:space="preserve"> statutes</w:t>
      </w:r>
      <w:r w:rsidRPr="00C14767">
        <w:rPr>
          <w:rStyle w:val="text"/>
          <w:b/>
          <w:i/>
          <w:sz w:val="24"/>
          <w:szCs w:val="24"/>
        </w:rPr>
        <w:t>!</w:t>
      </w:r>
      <w:r>
        <w:rPr>
          <w:rStyle w:val="text"/>
          <w:b/>
          <w:i/>
          <w:sz w:val="24"/>
          <w:szCs w:val="24"/>
        </w:rPr>
        <w:t xml:space="preserve"> </w:t>
      </w:r>
      <w:r w:rsidRPr="00C14767">
        <w:rPr>
          <w:b/>
          <w:sz w:val="24"/>
          <w:szCs w:val="24"/>
        </w:rPr>
        <w:t xml:space="preserve">With my </w:t>
      </w:r>
      <w:r w:rsidRPr="00C14767">
        <w:rPr>
          <w:rStyle w:val="text"/>
          <w:b/>
          <w:sz w:val="24"/>
          <w:szCs w:val="24"/>
        </w:rPr>
        <w:t>lips</w:t>
      </w:r>
      <w:r w:rsidRPr="00C14767">
        <w:rPr>
          <w:b/>
          <w:sz w:val="24"/>
          <w:szCs w:val="24"/>
        </w:rPr>
        <w:t xml:space="preserve"> I proclaim</w:t>
      </w:r>
      <w:r w:rsidRPr="00C14767">
        <w:rPr>
          <w:b/>
          <w:i/>
          <w:sz w:val="24"/>
          <w:szCs w:val="24"/>
        </w:rPr>
        <w:t xml:space="preserve"> </w:t>
      </w:r>
      <w:r w:rsidRPr="00C14767">
        <w:rPr>
          <w:b/>
          <w:sz w:val="24"/>
          <w:szCs w:val="24"/>
        </w:rPr>
        <w:t xml:space="preserve">all the </w:t>
      </w:r>
      <w:r w:rsidRPr="00C14767">
        <w:rPr>
          <w:rStyle w:val="text"/>
          <w:b/>
          <w:i/>
          <w:sz w:val="24"/>
          <w:szCs w:val="24"/>
        </w:rPr>
        <w:t xml:space="preserve">regulations you have revealed. </w:t>
      </w:r>
      <w:r w:rsidRPr="00C14767">
        <w:rPr>
          <w:b/>
          <w:sz w:val="24"/>
          <w:szCs w:val="24"/>
        </w:rPr>
        <w:t xml:space="preserve">I rejoice in the </w:t>
      </w:r>
      <w:r w:rsidRPr="00C14767">
        <w:rPr>
          <w:rStyle w:val="text"/>
          <w:b/>
          <w:i/>
          <w:sz w:val="24"/>
          <w:szCs w:val="24"/>
        </w:rPr>
        <w:t>lifestyle prescribed</w:t>
      </w:r>
      <w:r w:rsidRPr="00C14767">
        <w:rPr>
          <w:b/>
          <w:sz w:val="24"/>
          <w:szCs w:val="24"/>
        </w:rPr>
        <w:t xml:space="preserve"> by your </w:t>
      </w:r>
      <w:r w:rsidRPr="00C14767">
        <w:rPr>
          <w:rStyle w:val="text"/>
          <w:b/>
          <w:i/>
          <w:sz w:val="24"/>
          <w:szCs w:val="24"/>
        </w:rPr>
        <w:t>rules</w:t>
      </w:r>
      <w:r w:rsidRPr="00C14767">
        <w:rPr>
          <w:b/>
          <w:sz w:val="24"/>
          <w:szCs w:val="24"/>
        </w:rPr>
        <w:t xml:space="preserve"> as </w:t>
      </w:r>
      <w:r w:rsidRPr="00C14767">
        <w:rPr>
          <w:rStyle w:val="text"/>
          <w:b/>
          <w:i/>
          <w:sz w:val="24"/>
          <w:szCs w:val="24"/>
        </w:rPr>
        <w:t xml:space="preserve">if they were </w:t>
      </w:r>
      <w:r w:rsidRPr="00C14767">
        <w:rPr>
          <w:b/>
          <w:sz w:val="24"/>
          <w:szCs w:val="24"/>
        </w:rPr>
        <w:t>riches</w:t>
      </w:r>
      <w:r w:rsidRPr="00C14767">
        <w:rPr>
          <w:rStyle w:val="text"/>
          <w:b/>
          <w:i/>
          <w:sz w:val="24"/>
          <w:szCs w:val="24"/>
        </w:rPr>
        <w:t xml:space="preserve"> of all kinds. </w:t>
      </w:r>
      <w:r w:rsidRPr="00C14767">
        <w:rPr>
          <w:b/>
          <w:sz w:val="24"/>
          <w:szCs w:val="24"/>
        </w:rPr>
        <w:t xml:space="preserve">I will meditate on </w:t>
      </w:r>
      <w:r w:rsidRPr="00C14767">
        <w:rPr>
          <w:rStyle w:val="text"/>
          <w:b/>
          <w:i/>
          <w:sz w:val="24"/>
          <w:szCs w:val="24"/>
        </w:rPr>
        <w:t>your</w:t>
      </w:r>
      <w:r w:rsidRPr="00C14767">
        <w:rPr>
          <w:b/>
          <w:sz w:val="24"/>
          <w:szCs w:val="24"/>
        </w:rPr>
        <w:t xml:space="preserve"> precepts and </w:t>
      </w:r>
      <w:r w:rsidRPr="00C14767">
        <w:rPr>
          <w:rStyle w:val="text"/>
          <w:b/>
          <w:i/>
          <w:sz w:val="24"/>
          <w:szCs w:val="24"/>
        </w:rPr>
        <w:t>focus on your behavior.</w:t>
      </w:r>
      <w:r>
        <w:rPr>
          <w:rStyle w:val="text"/>
          <w:b/>
          <w:i/>
          <w:sz w:val="24"/>
          <w:szCs w:val="24"/>
        </w:rPr>
        <w:t xml:space="preserve"> </w:t>
      </w:r>
      <w:r w:rsidRPr="00C14767">
        <w:rPr>
          <w:rStyle w:val="text"/>
          <w:b/>
          <w:i/>
          <w:sz w:val="24"/>
          <w:szCs w:val="24"/>
          <w:vertAlign w:val="superscript"/>
        </w:rPr>
        <w:t> </w:t>
      </w:r>
      <w:r w:rsidRPr="00C14767">
        <w:rPr>
          <w:b/>
          <w:sz w:val="24"/>
          <w:szCs w:val="24"/>
        </w:rPr>
        <w:t xml:space="preserve">I </w:t>
      </w:r>
      <w:r w:rsidRPr="00C14767">
        <w:rPr>
          <w:rStyle w:val="text"/>
          <w:b/>
          <w:i/>
          <w:sz w:val="24"/>
          <w:szCs w:val="24"/>
        </w:rPr>
        <w:t>find</w:t>
      </w:r>
      <w:r w:rsidRPr="00C14767">
        <w:rPr>
          <w:b/>
          <w:sz w:val="24"/>
          <w:szCs w:val="24"/>
        </w:rPr>
        <w:t xml:space="preserve"> delight in </w:t>
      </w:r>
      <w:r w:rsidRPr="00C14767">
        <w:rPr>
          <w:rStyle w:val="text"/>
          <w:b/>
          <w:i/>
          <w:sz w:val="24"/>
          <w:szCs w:val="24"/>
        </w:rPr>
        <w:t>your</w:t>
      </w:r>
      <w:r w:rsidRPr="00C14767">
        <w:rPr>
          <w:b/>
          <w:sz w:val="24"/>
          <w:szCs w:val="24"/>
        </w:rPr>
        <w:t xml:space="preserve"> statutes; I </w:t>
      </w:r>
      <w:r w:rsidRPr="00C14767">
        <w:rPr>
          <w:rStyle w:val="text"/>
          <w:b/>
          <w:i/>
          <w:sz w:val="24"/>
          <w:szCs w:val="24"/>
        </w:rPr>
        <w:t>do</w:t>
      </w:r>
      <w:r w:rsidRPr="00C14767">
        <w:rPr>
          <w:b/>
          <w:sz w:val="24"/>
          <w:szCs w:val="24"/>
        </w:rPr>
        <w:t xml:space="preserve"> not forget </w:t>
      </w:r>
      <w:r w:rsidRPr="00C14767">
        <w:rPr>
          <w:rStyle w:val="text"/>
          <w:b/>
          <w:i/>
          <w:sz w:val="24"/>
          <w:szCs w:val="24"/>
        </w:rPr>
        <w:t>your instructions.</w:t>
      </w:r>
    </w:p>
    <w:p w14:paraId="2B50DD1A" w14:textId="77777777" w:rsidR="00D37435" w:rsidRDefault="00D37435" w:rsidP="00D37435">
      <w:pPr>
        <w:spacing w:after="0"/>
        <w:jc w:val="center"/>
        <w:rPr>
          <w:rStyle w:val="text"/>
          <w:b/>
          <w:i/>
          <w:sz w:val="24"/>
          <w:szCs w:val="24"/>
        </w:rPr>
      </w:pPr>
    </w:p>
    <w:p w14:paraId="489E23F4" w14:textId="5C35E183" w:rsidR="00FD5C27" w:rsidRDefault="00FD5C27" w:rsidP="00FD5C27">
      <w:pPr>
        <w:ind w:firstLine="720"/>
        <w:jc w:val="both"/>
        <w:rPr>
          <w:sz w:val="24"/>
          <w:szCs w:val="24"/>
        </w:rPr>
      </w:pPr>
      <w:r>
        <w:rPr>
          <w:sz w:val="24"/>
          <w:szCs w:val="24"/>
        </w:rPr>
        <w:t>Here</w:t>
      </w:r>
      <w:r w:rsidRPr="00BF4EF3">
        <w:rPr>
          <w:sz w:val="24"/>
          <w:szCs w:val="24"/>
        </w:rPr>
        <w:t xml:space="preserve"> are </w:t>
      </w:r>
      <w:r>
        <w:rPr>
          <w:sz w:val="24"/>
          <w:szCs w:val="24"/>
        </w:rPr>
        <w:t>a few tools to have on hand when you are having</w:t>
      </w:r>
      <w:r w:rsidRPr="00EC419F">
        <w:rPr>
          <w:sz w:val="24"/>
          <w:szCs w:val="24"/>
        </w:rPr>
        <w:t xml:space="preserve">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w:t>
      </w:r>
      <w:r w:rsidRPr="00D10AFB">
        <w:rPr>
          <w:sz w:val="24"/>
          <w:szCs w:val="24"/>
        </w:rPr>
        <w:t>called Bible.is. In addition, the 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Pr>
          <w:sz w:val="24"/>
          <w:szCs w:val="24"/>
        </w:rPr>
        <w:t xml:space="preserve"> tool for your quiet time. T</w:t>
      </w:r>
      <w:r w:rsidRPr="00BF4EF3">
        <w:rPr>
          <w:sz w:val="24"/>
          <w:szCs w:val="24"/>
        </w:rPr>
        <w:t>his is</w:t>
      </w:r>
      <w:r w:rsidRPr="00EC419F">
        <w:rPr>
          <w:sz w:val="24"/>
          <w:szCs w:val="24"/>
        </w:rPr>
        <w:t xml:space="preserve"> where you will write down what God says to you and your response to Him in prayer. If you don’t write it down, you will forget</w:t>
      </w:r>
      <w:r>
        <w:rPr>
          <w:sz w:val="24"/>
          <w:szCs w:val="24"/>
        </w:rPr>
        <w:t>.</w:t>
      </w:r>
    </w:p>
    <w:p w14:paraId="1C738E0B" w14:textId="27B56550" w:rsidR="00B92C4B" w:rsidRDefault="004C75F1" w:rsidP="00B92C4B">
      <w:pPr>
        <w:ind w:firstLine="720"/>
        <w:jc w:val="both"/>
        <w:rPr>
          <w:rFonts w:asciiTheme="minorHAnsi" w:hAnsiTheme="minorHAnsi" w:cstheme="minorHAnsi"/>
          <w:sz w:val="24"/>
          <w:szCs w:val="24"/>
        </w:rPr>
      </w:pPr>
      <w:r w:rsidRPr="004C75F1">
        <w:rPr>
          <w:rFonts w:asciiTheme="minorHAnsi" w:hAnsiTheme="minorHAnsi" w:cstheme="minorHAnsi"/>
          <w:sz w:val="24"/>
          <w:szCs w:val="24"/>
        </w:rPr>
        <w:t xml:space="preserve">Perhaps the best example of prioritizing the hearing of God’s Word is found in the story of Mary and her sister Martha. They give us both a negative and a positive example. </w:t>
      </w:r>
      <w:r w:rsidR="00B92C4B">
        <w:rPr>
          <w:rFonts w:asciiTheme="minorHAnsi" w:hAnsiTheme="minorHAnsi" w:cstheme="minorHAnsi"/>
          <w:sz w:val="24"/>
          <w:szCs w:val="24"/>
        </w:rPr>
        <w:t>From Martha, we learn that working for the Lord is no substitute for worshiping the Lord. To neglect worship</w:t>
      </w:r>
      <w:r w:rsidR="005D1FE3">
        <w:rPr>
          <w:rFonts w:asciiTheme="minorHAnsi" w:hAnsiTheme="minorHAnsi" w:cstheme="minorHAnsi"/>
          <w:sz w:val="24"/>
          <w:szCs w:val="24"/>
        </w:rPr>
        <w:t>,</w:t>
      </w:r>
      <w:r w:rsidR="00B92C4B">
        <w:rPr>
          <w:rFonts w:asciiTheme="minorHAnsi" w:hAnsiTheme="minorHAnsi" w:cstheme="minorHAnsi"/>
          <w:sz w:val="24"/>
          <w:szCs w:val="24"/>
        </w:rPr>
        <w:t xml:space="preserve"> is </w:t>
      </w:r>
      <w:r w:rsidR="005D1FE3">
        <w:rPr>
          <w:rFonts w:asciiTheme="minorHAnsi" w:hAnsiTheme="minorHAnsi" w:cstheme="minorHAnsi"/>
          <w:sz w:val="24"/>
          <w:szCs w:val="24"/>
        </w:rPr>
        <w:t>a sure-fire way to disconten</w:t>
      </w:r>
      <w:r w:rsidR="007501AF">
        <w:rPr>
          <w:rFonts w:asciiTheme="minorHAnsi" w:hAnsiTheme="minorHAnsi" w:cstheme="minorHAnsi"/>
          <w:sz w:val="24"/>
          <w:szCs w:val="24"/>
        </w:rPr>
        <w:t xml:space="preserve">tment in working for the Lord. </w:t>
      </w:r>
    </w:p>
    <w:p w14:paraId="4E25015E" w14:textId="2E054D4F" w:rsidR="004C75F1" w:rsidRPr="004C75F1" w:rsidRDefault="004C75F1" w:rsidP="005D1FE3">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Luke 10:39-42 (NET)</w:t>
      </w:r>
    </w:p>
    <w:p w14:paraId="7CB23F59" w14:textId="77777777" w:rsidR="004C75F1" w:rsidRPr="004C75F1" w:rsidRDefault="004C75F1" w:rsidP="005D1FE3">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72"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5D352F1E" w14:textId="77777777" w:rsidR="004C75F1" w:rsidRPr="004C75F1" w:rsidRDefault="004C75F1" w:rsidP="004C75F1">
      <w:pPr>
        <w:pStyle w:val="bodytext"/>
        <w:shd w:val="clear" w:color="auto" w:fill="FFFFFF"/>
        <w:spacing w:before="0" w:beforeAutospacing="0" w:after="0" w:afterAutospacing="0"/>
        <w:jc w:val="center"/>
        <w:rPr>
          <w:rFonts w:asciiTheme="minorHAnsi" w:hAnsiTheme="minorHAnsi" w:cstheme="minorHAnsi"/>
          <w:b/>
          <w:i/>
          <w:color w:val="000000"/>
        </w:rPr>
      </w:pPr>
    </w:p>
    <w:p w14:paraId="5C5D806B" w14:textId="23E59B5B" w:rsidR="004C75F1" w:rsidRPr="004C75F1" w:rsidRDefault="005D1FE3" w:rsidP="004C75F1">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Jesus set </w:t>
      </w:r>
      <w:r w:rsidR="004C75F1" w:rsidRPr="004C75F1">
        <w:rPr>
          <w:rFonts w:asciiTheme="minorHAnsi" w:hAnsiTheme="minorHAnsi" w:cstheme="minorHAnsi"/>
          <w:sz w:val="24"/>
          <w:szCs w:val="24"/>
        </w:rPr>
        <w:t xml:space="preserve">Martha </w:t>
      </w:r>
      <w:r>
        <w:rPr>
          <w:rFonts w:asciiTheme="minorHAnsi" w:hAnsiTheme="minorHAnsi" w:cstheme="minorHAnsi"/>
          <w:sz w:val="24"/>
          <w:szCs w:val="24"/>
        </w:rPr>
        <w:t xml:space="preserve">straight by using Mary as an example. He told Marth that really, only one thing was </w:t>
      </w:r>
      <w:r w:rsidR="004C75F1" w:rsidRPr="004C75F1">
        <w:rPr>
          <w:rFonts w:asciiTheme="minorHAnsi" w:hAnsiTheme="minorHAnsi" w:cstheme="minorHAnsi"/>
          <w:sz w:val="24"/>
          <w:szCs w:val="24"/>
        </w:rPr>
        <w:t>needed in her life</w:t>
      </w:r>
      <w:r>
        <w:rPr>
          <w:rFonts w:asciiTheme="minorHAnsi" w:hAnsiTheme="minorHAnsi" w:cstheme="minorHAnsi"/>
          <w:sz w:val="24"/>
          <w:szCs w:val="24"/>
        </w:rPr>
        <w:t>.</w:t>
      </w:r>
      <w:r w:rsidR="004C75F1" w:rsidRPr="004C75F1">
        <w:rPr>
          <w:rFonts w:asciiTheme="minorHAnsi" w:hAnsiTheme="minorHAnsi" w:cstheme="minorHAnsi"/>
          <w:sz w:val="24"/>
          <w:szCs w:val="24"/>
        </w:rPr>
        <w:t xml:space="preserve"> What was this one thing? </w:t>
      </w:r>
      <w:r>
        <w:rPr>
          <w:rFonts w:asciiTheme="minorHAnsi" w:hAnsiTheme="minorHAnsi" w:cstheme="minorHAnsi"/>
          <w:sz w:val="24"/>
          <w:szCs w:val="24"/>
        </w:rPr>
        <w:t xml:space="preserve">What </w:t>
      </w:r>
      <w:r w:rsidR="00B92C4B">
        <w:rPr>
          <w:rFonts w:asciiTheme="minorHAnsi" w:hAnsiTheme="minorHAnsi" w:cstheme="minorHAnsi"/>
          <w:sz w:val="24"/>
          <w:szCs w:val="24"/>
        </w:rPr>
        <w:t>Mary</w:t>
      </w:r>
      <w:r w:rsidR="004C75F1" w:rsidRPr="004C75F1">
        <w:rPr>
          <w:rFonts w:asciiTheme="minorHAnsi" w:hAnsiTheme="minorHAnsi" w:cstheme="minorHAnsi"/>
          <w:sz w:val="24"/>
          <w:szCs w:val="24"/>
        </w:rPr>
        <w:t xml:space="preserve"> was </w:t>
      </w:r>
      <w:r>
        <w:rPr>
          <w:rFonts w:asciiTheme="minorHAnsi" w:hAnsiTheme="minorHAnsi" w:cstheme="minorHAnsi"/>
          <w:sz w:val="24"/>
          <w:szCs w:val="24"/>
        </w:rPr>
        <w:t>doing --</w:t>
      </w:r>
      <w:r w:rsidR="004C75F1" w:rsidRPr="004C75F1">
        <w:rPr>
          <w:rFonts w:asciiTheme="minorHAnsi" w:hAnsiTheme="minorHAnsi" w:cstheme="minorHAnsi"/>
          <w:sz w:val="24"/>
          <w:szCs w:val="24"/>
        </w:rPr>
        <w:t xml:space="preserve">sitting at </w:t>
      </w:r>
      <w:r w:rsidR="004C75F1" w:rsidRPr="004C75F1">
        <w:rPr>
          <w:rFonts w:asciiTheme="minorHAnsi" w:hAnsiTheme="minorHAnsi" w:cstheme="minorHAnsi"/>
          <w:noProof/>
          <w:sz w:val="24"/>
          <w:szCs w:val="24"/>
        </w:rPr>
        <w:t>Jesus</w:t>
      </w:r>
      <w:r w:rsidR="004C75F1" w:rsidRPr="004C75F1">
        <w:rPr>
          <w:rFonts w:asciiTheme="minorHAnsi" w:hAnsiTheme="minorHAnsi" w:cstheme="minorHAnsi"/>
          <w:sz w:val="24"/>
          <w:szCs w:val="24"/>
        </w:rPr>
        <w:t xml:space="preserve"> feet, listening to His </w:t>
      </w:r>
      <w:r>
        <w:rPr>
          <w:rFonts w:asciiTheme="minorHAnsi" w:hAnsiTheme="minorHAnsi" w:cstheme="minorHAnsi"/>
          <w:sz w:val="24"/>
          <w:szCs w:val="24"/>
        </w:rPr>
        <w:t xml:space="preserve">every </w:t>
      </w:r>
      <w:r w:rsidR="004C75F1" w:rsidRPr="004C75F1">
        <w:rPr>
          <w:rFonts w:asciiTheme="minorHAnsi" w:hAnsiTheme="minorHAnsi" w:cstheme="minorHAnsi"/>
          <w:sz w:val="24"/>
          <w:szCs w:val="24"/>
        </w:rPr>
        <w:t xml:space="preserve">Word. </w:t>
      </w:r>
      <w:r w:rsidR="00B92C4B">
        <w:rPr>
          <w:rFonts w:asciiTheme="minorHAnsi" w:hAnsiTheme="minorHAnsi" w:cstheme="minorHAnsi"/>
          <w:sz w:val="24"/>
          <w:szCs w:val="24"/>
        </w:rPr>
        <w:t xml:space="preserve">She was in the presence of Jesus, to her, nothing else mattered. </w:t>
      </w:r>
      <w:r w:rsidR="007501AF">
        <w:rPr>
          <w:rFonts w:asciiTheme="minorHAnsi" w:hAnsiTheme="minorHAnsi" w:cstheme="minorHAnsi"/>
          <w:sz w:val="24"/>
          <w:szCs w:val="24"/>
        </w:rPr>
        <w:t>There will always be plenty of things to be worried and upset about. That’s why</w:t>
      </w:r>
      <w:r w:rsidR="00D20649">
        <w:rPr>
          <w:rFonts w:asciiTheme="minorHAnsi" w:hAnsiTheme="minorHAnsi" w:cstheme="minorHAnsi"/>
          <w:sz w:val="24"/>
          <w:szCs w:val="24"/>
        </w:rPr>
        <w:t xml:space="preserve"> we </w:t>
      </w:r>
      <w:r w:rsidR="001E19CC">
        <w:rPr>
          <w:rFonts w:asciiTheme="minorHAnsi" w:hAnsiTheme="minorHAnsi" w:cstheme="minorHAnsi"/>
          <w:sz w:val="24"/>
          <w:szCs w:val="24"/>
        </w:rPr>
        <w:t xml:space="preserve">must </w:t>
      </w:r>
      <w:r w:rsidR="001E19CC" w:rsidRPr="007501AF">
        <w:rPr>
          <w:rFonts w:asciiTheme="minorHAnsi" w:hAnsiTheme="minorHAnsi" w:cstheme="minorHAnsi"/>
          <w:i/>
          <w:sz w:val="24"/>
          <w:szCs w:val="24"/>
        </w:rPr>
        <w:t>choose</w:t>
      </w:r>
      <w:r w:rsidR="00D20649">
        <w:rPr>
          <w:rFonts w:asciiTheme="minorHAnsi" w:hAnsiTheme="minorHAnsi" w:cstheme="minorHAnsi"/>
          <w:sz w:val="24"/>
          <w:szCs w:val="24"/>
        </w:rPr>
        <w:t xml:space="preserve"> to worship Jesus</w:t>
      </w:r>
      <w:r w:rsidR="007501AF">
        <w:rPr>
          <w:rFonts w:asciiTheme="minorHAnsi" w:hAnsiTheme="minorHAnsi" w:cstheme="minorHAnsi"/>
          <w:sz w:val="24"/>
          <w:szCs w:val="24"/>
        </w:rPr>
        <w:t xml:space="preserve"> first</w:t>
      </w:r>
      <w:r w:rsidR="001E19CC">
        <w:rPr>
          <w:rFonts w:asciiTheme="minorHAnsi" w:hAnsiTheme="minorHAnsi" w:cstheme="minorHAnsi"/>
          <w:sz w:val="24"/>
          <w:szCs w:val="24"/>
        </w:rPr>
        <w:t>, then</w:t>
      </w:r>
      <w:r w:rsidR="007501AF">
        <w:rPr>
          <w:rFonts w:asciiTheme="minorHAnsi" w:hAnsiTheme="minorHAnsi" w:cstheme="minorHAnsi"/>
          <w:sz w:val="24"/>
          <w:szCs w:val="24"/>
        </w:rPr>
        <w:t>, out of the overfull of the Holy Spirit, we</w:t>
      </w:r>
      <w:r w:rsidR="001E19CC">
        <w:rPr>
          <w:rFonts w:asciiTheme="minorHAnsi" w:hAnsiTheme="minorHAnsi" w:cstheme="minorHAnsi"/>
          <w:sz w:val="24"/>
          <w:szCs w:val="24"/>
        </w:rPr>
        <w:t xml:space="preserve"> can work for Jesus. (In another lesson, we will cover this aspect, in greater detail.)</w:t>
      </w:r>
      <w:r w:rsidR="00D20649">
        <w:rPr>
          <w:rFonts w:asciiTheme="minorHAnsi" w:hAnsiTheme="minorHAnsi" w:cstheme="minorHAnsi"/>
          <w:sz w:val="24"/>
          <w:szCs w:val="24"/>
        </w:rPr>
        <w:t xml:space="preserve"> </w:t>
      </w:r>
    </w:p>
    <w:p w14:paraId="1C8A1CA4" w14:textId="66443846" w:rsidR="00D37435" w:rsidRDefault="00D37435" w:rsidP="00D9486C">
      <w:pPr>
        <w:ind w:firstLine="720"/>
        <w:jc w:val="both"/>
        <w:rPr>
          <w:sz w:val="24"/>
          <w:szCs w:val="24"/>
        </w:rPr>
      </w:pPr>
      <w:r w:rsidRPr="004C75F1">
        <w:rPr>
          <w:rFonts w:asciiTheme="minorHAnsi" w:hAnsiTheme="minorHAnsi" w:cstheme="minorHAnsi"/>
          <w:sz w:val="24"/>
          <w:szCs w:val="24"/>
        </w:rPr>
        <w:t>There are basically three key elements of quiet time: The Word of God, worship and Prayer. In that order. After seek</w:t>
      </w:r>
      <w:r>
        <w:rPr>
          <w:rFonts w:asciiTheme="minorHAnsi" w:hAnsiTheme="minorHAnsi" w:cstheme="minorHAnsi"/>
          <w:sz w:val="24"/>
          <w:szCs w:val="24"/>
        </w:rPr>
        <w:t>ing</w:t>
      </w:r>
      <w:r w:rsidRPr="004C75F1">
        <w:rPr>
          <w:rFonts w:asciiTheme="minorHAnsi" w:hAnsiTheme="minorHAnsi" w:cstheme="minorHAnsi"/>
          <w:sz w:val="24"/>
          <w:szCs w:val="24"/>
        </w:rPr>
        <w:t xml:space="preserve"> and find</w:t>
      </w:r>
      <w:r>
        <w:rPr>
          <w:rFonts w:asciiTheme="minorHAnsi" w:hAnsiTheme="minorHAnsi" w:cstheme="minorHAnsi"/>
          <w:sz w:val="24"/>
          <w:szCs w:val="24"/>
        </w:rPr>
        <w:t>ing</w:t>
      </w:r>
      <w:r w:rsidRPr="004C75F1">
        <w:rPr>
          <w:rFonts w:asciiTheme="minorHAnsi" w:hAnsiTheme="minorHAnsi" w:cstheme="minorHAnsi"/>
          <w:sz w:val="24"/>
          <w:szCs w:val="24"/>
        </w:rPr>
        <w:t xml:space="preserve"> God through spending time reading His Word, worship is the proper response to beholding Him. Then, </w:t>
      </w:r>
      <w:r>
        <w:rPr>
          <w:rFonts w:asciiTheme="minorHAnsi" w:hAnsiTheme="minorHAnsi" w:cstheme="minorHAnsi"/>
          <w:sz w:val="24"/>
          <w:szCs w:val="24"/>
        </w:rPr>
        <w:t>you</w:t>
      </w:r>
      <w:r w:rsidRPr="004C75F1">
        <w:rPr>
          <w:rFonts w:asciiTheme="minorHAnsi" w:hAnsiTheme="minorHAnsi" w:cstheme="minorHAnsi"/>
          <w:sz w:val="24"/>
          <w:szCs w:val="24"/>
        </w:rPr>
        <w:t xml:space="preserve"> can incorporate God’s </w:t>
      </w:r>
      <w:r>
        <w:rPr>
          <w:rFonts w:asciiTheme="minorHAnsi" w:hAnsiTheme="minorHAnsi" w:cstheme="minorHAnsi"/>
          <w:sz w:val="24"/>
          <w:szCs w:val="24"/>
        </w:rPr>
        <w:t>W</w:t>
      </w:r>
      <w:r w:rsidRPr="004C75F1">
        <w:rPr>
          <w:rFonts w:asciiTheme="minorHAnsi" w:hAnsiTheme="minorHAnsi" w:cstheme="minorHAnsi"/>
          <w:sz w:val="24"/>
          <w:szCs w:val="24"/>
        </w:rPr>
        <w:t xml:space="preserve">ord into </w:t>
      </w:r>
      <w:r>
        <w:rPr>
          <w:rFonts w:asciiTheme="minorHAnsi" w:hAnsiTheme="minorHAnsi" w:cstheme="minorHAnsi"/>
          <w:sz w:val="24"/>
          <w:szCs w:val="24"/>
        </w:rPr>
        <w:t>your conversation with Him in</w:t>
      </w:r>
      <w:r w:rsidRPr="004C75F1">
        <w:rPr>
          <w:rFonts w:asciiTheme="minorHAnsi" w:hAnsiTheme="minorHAnsi" w:cstheme="minorHAnsi"/>
          <w:sz w:val="24"/>
          <w:szCs w:val="24"/>
        </w:rPr>
        <w:t xml:space="preserve"> prayer. </w:t>
      </w:r>
      <w:r w:rsidR="00B74457">
        <w:rPr>
          <w:sz w:val="24"/>
          <w:szCs w:val="24"/>
        </w:rPr>
        <w:t>To help us remember to keep things in proper order, I will cite Herb Hodges. He said: “</w:t>
      </w:r>
      <w:r w:rsidR="00B74457" w:rsidRPr="00EC419F">
        <w:rPr>
          <w:sz w:val="24"/>
          <w:szCs w:val="24"/>
        </w:rPr>
        <w:t>The ACTS of prayer are: adoration, confession, thanksgiving and supplication.</w:t>
      </w:r>
      <w:r w:rsidR="00B74457">
        <w:rPr>
          <w:sz w:val="24"/>
          <w:szCs w:val="24"/>
        </w:rPr>
        <w:t xml:space="preserve">” </w:t>
      </w:r>
    </w:p>
    <w:p w14:paraId="74188F40" w14:textId="1D03B03F" w:rsidR="00D9486C" w:rsidRPr="0068449E" w:rsidRDefault="00D37435" w:rsidP="00D9486C">
      <w:pPr>
        <w:ind w:firstLine="720"/>
        <w:jc w:val="both"/>
        <w:rPr>
          <w:sz w:val="24"/>
          <w:szCs w:val="24"/>
        </w:rPr>
      </w:pPr>
      <w:r>
        <w:rPr>
          <w:sz w:val="24"/>
          <w:szCs w:val="24"/>
        </w:rPr>
        <w:t>Here</w:t>
      </w:r>
      <w:r w:rsidR="00E67460" w:rsidRPr="00B35831">
        <w:rPr>
          <w:sz w:val="24"/>
          <w:szCs w:val="24"/>
        </w:rPr>
        <w:t xml:space="preserve"> are </w:t>
      </w:r>
      <w:r w:rsidR="00E67460" w:rsidRPr="00EC419F">
        <w:rPr>
          <w:sz w:val="24"/>
          <w:szCs w:val="24"/>
        </w:rPr>
        <w:t xml:space="preserve">some </w:t>
      </w:r>
      <w:r>
        <w:rPr>
          <w:sz w:val="24"/>
          <w:szCs w:val="24"/>
        </w:rPr>
        <w:t>tips</w:t>
      </w:r>
      <w:r w:rsidR="00E67460" w:rsidRPr="00B35831">
        <w:rPr>
          <w:sz w:val="24"/>
          <w:szCs w:val="24"/>
        </w:rPr>
        <w:t xml:space="preserve"> that may</w:t>
      </w:r>
      <w:r w:rsidR="00E67460">
        <w:rPr>
          <w:sz w:val="24"/>
          <w:szCs w:val="24"/>
        </w:rPr>
        <w:t xml:space="preserve"> be of</w:t>
      </w:r>
      <w:r w:rsidR="00E67460" w:rsidRPr="00B35831">
        <w:rPr>
          <w:sz w:val="24"/>
          <w:szCs w:val="24"/>
        </w:rPr>
        <w:t xml:space="preserve"> help</w:t>
      </w:r>
      <w:r w:rsidR="00E67460">
        <w:rPr>
          <w:sz w:val="24"/>
          <w:szCs w:val="24"/>
        </w:rPr>
        <w:t xml:space="preserve"> as you learn to develop this essential spiritual discipline</w:t>
      </w:r>
      <w:r w:rsidR="00E67460" w:rsidRPr="00B35831">
        <w:rPr>
          <w:sz w:val="24"/>
          <w:szCs w:val="24"/>
        </w:rPr>
        <w:t xml:space="preserve">. </w:t>
      </w:r>
      <w:r w:rsidR="00E67460">
        <w:rPr>
          <w:sz w:val="24"/>
          <w:szCs w:val="24"/>
        </w:rPr>
        <w:t>First, c</w:t>
      </w:r>
      <w:r w:rsidR="00E67460" w:rsidRPr="00B55F18">
        <w:rPr>
          <w:sz w:val="24"/>
          <w:szCs w:val="24"/>
        </w:rPr>
        <w:t>lear your mind and quiet your heart. Recognize you are in the presence of your Lord</w:t>
      </w:r>
      <w:r w:rsidR="00D9486C">
        <w:rPr>
          <w:sz w:val="24"/>
          <w:szCs w:val="24"/>
        </w:rPr>
        <w:t xml:space="preserve">. He is </w:t>
      </w:r>
      <w:r w:rsidR="00E67460" w:rsidRPr="00B55F18">
        <w:rPr>
          <w:sz w:val="24"/>
          <w:szCs w:val="24"/>
        </w:rPr>
        <w:t>holy</w:t>
      </w:r>
      <w:r w:rsidR="00D9486C">
        <w:rPr>
          <w:sz w:val="24"/>
          <w:szCs w:val="24"/>
        </w:rPr>
        <w:t xml:space="preserve"> and therefore we should come reverently</w:t>
      </w:r>
      <w:r w:rsidR="00E67460" w:rsidRPr="00B55F18">
        <w:rPr>
          <w:sz w:val="24"/>
          <w:szCs w:val="24"/>
        </w:rPr>
        <w:t>.</w:t>
      </w:r>
      <w:r w:rsidR="00D9486C">
        <w:rPr>
          <w:sz w:val="24"/>
          <w:szCs w:val="24"/>
        </w:rPr>
        <w:t xml:space="preserve"> And, as the Psalmist said,</w:t>
      </w:r>
      <w:r w:rsidR="00D9486C" w:rsidRPr="0068449E">
        <w:rPr>
          <w:sz w:val="24"/>
          <w:szCs w:val="24"/>
        </w:rPr>
        <w:t xml:space="preserve"> we must come to </w:t>
      </w:r>
      <w:r w:rsidR="00D9486C">
        <w:rPr>
          <w:sz w:val="24"/>
          <w:szCs w:val="24"/>
        </w:rPr>
        <w:t>God</w:t>
      </w:r>
      <w:r w:rsidR="00D9486C" w:rsidRPr="0068449E">
        <w:rPr>
          <w:sz w:val="24"/>
          <w:szCs w:val="24"/>
        </w:rPr>
        <w:t xml:space="preserve"> with clean hands and a pure heart. Our response to His holiness</w:t>
      </w:r>
      <w:r w:rsidR="00D9486C">
        <w:rPr>
          <w:sz w:val="24"/>
          <w:szCs w:val="24"/>
        </w:rPr>
        <w:t xml:space="preserve"> will lead us to see our sin, resulting in</w:t>
      </w:r>
      <w:r w:rsidR="00D9486C" w:rsidRPr="0068449E">
        <w:rPr>
          <w:sz w:val="24"/>
          <w:szCs w:val="24"/>
        </w:rPr>
        <w:t xml:space="preserve"> </w:t>
      </w:r>
      <w:r w:rsidR="00D9486C" w:rsidRPr="00135B7C">
        <w:rPr>
          <w:noProof/>
          <w:sz w:val="24"/>
          <w:szCs w:val="24"/>
        </w:rPr>
        <w:t>confession</w:t>
      </w:r>
      <w:r w:rsidR="00D9486C">
        <w:rPr>
          <w:noProof/>
          <w:sz w:val="24"/>
          <w:szCs w:val="24"/>
        </w:rPr>
        <w:t xml:space="preserve"> (</w:t>
      </w:r>
      <w:r>
        <w:rPr>
          <w:noProof/>
          <w:sz w:val="24"/>
          <w:szCs w:val="24"/>
        </w:rPr>
        <w:t xml:space="preserve">Psalm 24:1-6; </w:t>
      </w:r>
      <w:r w:rsidR="00D9486C">
        <w:rPr>
          <w:noProof/>
          <w:sz w:val="24"/>
          <w:szCs w:val="24"/>
        </w:rPr>
        <w:t>1 John 1:5-10)</w:t>
      </w:r>
      <w:r w:rsidR="00D9486C" w:rsidRPr="0068449E">
        <w:rPr>
          <w:sz w:val="24"/>
          <w:szCs w:val="24"/>
        </w:rPr>
        <w:t xml:space="preserve">. </w:t>
      </w:r>
    </w:p>
    <w:p w14:paraId="0328F377" w14:textId="6BF46F94" w:rsidR="00E67460" w:rsidRDefault="00E67460" w:rsidP="00E67460">
      <w:pPr>
        <w:ind w:firstLine="720"/>
        <w:jc w:val="both"/>
        <w:rPr>
          <w:sz w:val="24"/>
          <w:szCs w:val="24"/>
        </w:rPr>
      </w:pPr>
      <w:r w:rsidRPr="00B55F18">
        <w:rPr>
          <w:sz w:val="24"/>
          <w:szCs w:val="24"/>
        </w:rPr>
        <w:t xml:space="preserve"> </w:t>
      </w:r>
      <w:r>
        <w:rPr>
          <w:sz w:val="24"/>
          <w:szCs w:val="24"/>
        </w:rPr>
        <w:t>Second, r</w:t>
      </w:r>
      <w:r w:rsidRPr="00B55F18">
        <w:rPr>
          <w:sz w:val="24"/>
          <w:szCs w:val="24"/>
        </w:rPr>
        <w:t>ead the Bible first</w:t>
      </w:r>
      <w:r w:rsidR="00D9486C">
        <w:rPr>
          <w:sz w:val="24"/>
          <w:szCs w:val="24"/>
        </w:rPr>
        <w:t xml:space="preserve">. I find it helpful to read </w:t>
      </w:r>
      <w:r w:rsidRPr="00B55F18">
        <w:rPr>
          <w:sz w:val="24"/>
          <w:szCs w:val="24"/>
        </w:rPr>
        <w:t>a Proverb</w:t>
      </w:r>
      <w:r w:rsidR="00D9486C">
        <w:rPr>
          <w:sz w:val="24"/>
          <w:szCs w:val="24"/>
        </w:rPr>
        <w:t>, as well as a passage from</w:t>
      </w:r>
      <w:r w:rsidRPr="00B55F18">
        <w:rPr>
          <w:sz w:val="24"/>
          <w:szCs w:val="24"/>
        </w:rPr>
        <w:t xml:space="preserve">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r w:rsidRPr="00EC419F">
        <w:rPr>
          <w:sz w:val="24"/>
          <w:szCs w:val="24"/>
        </w:rPr>
        <w:t xml:space="preserve">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6F5BD05B" w14:textId="77777777" w:rsidR="00AD0ED1" w:rsidRPr="00BF4EF3" w:rsidRDefault="00AD0ED1" w:rsidP="00AD0ED1">
      <w:pPr>
        <w:jc w:val="both"/>
        <w:rPr>
          <w:i/>
          <w:sz w:val="24"/>
          <w:szCs w:val="24"/>
        </w:rPr>
      </w:pPr>
      <w:r w:rsidRPr="00EC419F">
        <w:rPr>
          <w:sz w:val="24"/>
          <w:szCs w:val="24"/>
        </w:rPr>
        <w:tab/>
        <w:t xml:space="preserve">In George Muller’s message, </w:t>
      </w:r>
      <w:r w:rsidRPr="00EC419F">
        <w:rPr>
          <w:i/>
          <w:sz w:val="24"/>
          <w:szCs w:val="24"/>
        </w:rPr>
        <w:t>Food for the inner man</w:t>
      </w:r>
      <w:r w:rsidRPr="00BF4EF3">
        <w:rPr>
          <w:i/>
          <w:sz w:val="24"/>
          <w:szCs w:val="24"/>
        </w:rPr>
        <w:t xml:space="preserve">, </w:t>
      </w:r>
      <w:r w:rsidRPr="00EA7181">
        <w:rPr>
          <w:sz w:val="24"/>
          <w:szCs w:val="24"/>
        </w:rPr>
        <w:t>he said</w:t>
      </w:r>
      <w:r w:rsidRPr="00BF4EF3">
        <w:rPr>
          <w:i/>
          <w:sz w:val="24"/>
          <w:szCs w:val="24"/>
        </w:rPr>
        <w:t>,</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of God, so that it only passes through our minds, just as water passes through a pipe, but considering what we read, pondering it over and applying it to our hearts.” </w:t>
      </w:r>
    </w:p>
    <w:p w14:paraId="489C4930" w14:textId="58449961" w:rsidR="00D37435" w:rsidRDefault="001140F1" w:rsidP="00D37435">
      <w:pPr>
        <w:ind w:firstLine="720"/>
        <w:jc w:val="both"/>
        <w:rPr>
          <w:sz w:val="24"/>
          <w:szCs w:val="24"/>
        </w:rPr>
      </w:pPr>
      <w:r>
        <w:rPr>
          <w:sz w:val="24"/>
          <w:szCs w:val="24"/>
        </w:rPr>
        <w:t>In closing, consider this: o</w:t>
      </w:r>
      <w:r w:rsidR="00D37435">
        <w:rPr>
          <w:sz w:val="24"/>
          <w:szCs w:val="24"/>
        </w:rPr>
        <w:t>ur a</w:t>
      </w:r>
      <w:r w:rsidR="00D37435" w:rsidRPr="005A071A">
        <w:rPr>
          <w:sz w:val="24"/>
          <w:szCs w:val="24"/>
        </w:rPr>
        <w:t>ctions speak louder than words</w:t>
      </w:r>
      <w:r w:rsidR="00D37435">
        <w:rPr>
          <w:sz w:val="24"/>
          <w:szCs w:val="24"/>
        </w:rPr>
        <w:t xml:space="preserve">. </w:t>
      </w:r>
      <w:r w:rsidR="00EC0C00">
        <w:rPr>
          <w:sz w:val="24"/>
          <w:szCs w:val="24"/>
        </w:rPr>
        <w:t xml:space="preserve">The point is, time alone with God should take precedence over all our other activities. </w:t>
      </w:r>
      <w:r w:rsidR="00D37435">
        <w:rPr>
          <w:sz w:val="24"/>
          <w:szCs w:val="24"/>
        </w:rPr>
        <w:t>By seeking</w:t>
      </w:r>
      <w:r w:rsidR="00D37435" w:rsidRPr="005A071A">
        <w:rPr>
          <w:sz w:val="24"/>
          <w:szCs w:val="24"/>
        </w:rPr>
        <w:t xml:space="preserve"> </w:t>
      </w:r>
      <w:r w:rsidR="00EC0C00">
        <w:rPr>
          <w:sz w:val="24"/>
          <w:szCs w:val="24"/>
        </w:rPr>
        <w:t>Him</w:t>
      </w:r>
      <w:r w:rsidR="00D37435" w:rsidRPr="005A071A">
        <w:rPr>
          <w:sz w:val="24"/>
          <w:szCs w:val="24"/>
        </w:rPr>
        <w:t xml:space="preserve"> first</w:t>
      </w:r>
      <w:r w:rsidR="00EC0C00">
        <w:rPr>
          <w:sz w:val="24"/>
          <w:szCs w:val="24"/>
        </w:rPr>
        <w:t>,</w:t>
      </w:r>
      <w:r w:rsidR="00D37435" w:rsidRPr="005A071A">
        <w:rPr>
          <w:sz w:val="24"/>
          <w:szCs w:val="24"/>
        </w:rPr>
        <w:t xml:space="preserve"> we </w:t>
      </w:r>
      <w:r w:rsidR="00EC0C00">
        <w:rPr>
          <w:sz w:val="24"/>
          <w:szCs w:val="24"/>
        </w:rPr>
        <w:t>communicate to Him the following:</w:t>
      </w:r>
      <w:r w:rsidR="00D37435" w:rsidRPr="005A071A">
        <w:rPr>
          <w:sz w:val="24"/>
          <w:szCs w:val="24"/>
        </w:rPr>
        <w:t xml:space="preserve"> “I love </w:t>
      </w:r>
      <w:r w:rsidR="00EC0C00">
        <w:rPr>
          <w:sz w:val="24"/>
          <w:szCs w:val="24"/>
        </w:rPr>
        <w:t>y</w:t>
      </w:r>
      <w:r w:rsidR="00D37435" w:rsidRPr="005A071A">
        <w:rPr>
          <w:sz w:val="24"/>
          <w:szCs w:val="24"/>
        </w:rPr>
        <w:t>ou</w:t>
      </w:r>
      <w:r w:rsidR="00EC0C00">
        <w:rPr>
          <w:sz w:val="24"/>
          <w:szCs w:val="24"/>
        </w:rPr>
        <w:t xml:space="preserve"> Lord…</w:t>
      </w:r>
      <w:r w:rsidR="00D37435" w:rsidRPr="005A071A">
        <w:rPr>
          <w:sz w:val="24"/>
          <w:szCs w:val="24"/>
        </w:rPr>
        <w:t xml:space="preserve"> I </w:t>
      </w:r>
      <w:r w:rsidR="00EC0C00">
        <w:rPr>
          <w:sz w:val="24"/>
          <w:szCs w:val="24"/>
        </w:rPr>
        <w:t xml:space="preserve">am dependent upon you… </w:t>
      </w:r>
      <w:r w:rsidR="00D37435">
        <w:rPr>
          <w:sz w:val="24"/>
          <w:szCs w:val="24"/>
        </w:rPr>
        <w:t xml:space="preserve"> </w:t>
      </w:r>
      <w:r w:rsidR="00D37435" w:rsidRPr="005A071A">
        <w:rPr>
          <w:sz w:val="24"/>
          <w:szCs w:val="24"/>
        </w:rPr>
        <w:t>I</w:t>
      </w:r>
      <w:r w:rsidR="00D37435">
        <w:rPr>
          <w:sz w:val="24"/>
          <w:szCs w:val="24"/>
        </w:rPr>
        <w:t xml:space="preserve"> </w:t>
      </w:r>
      <w:r w:rsidR="00D37435" w:rsidRPr="005A071A">
        <w:rPr>
          <w:sz w:val="24"/>
          <w:szCs w:val="24"/>
        </w:rPr>
        <w:t xml:space="preserve">can do nothing without </w:t>
      </w:r>
      <w:r w:rsidR="00EC0C00">
        <w:rPr>
          <w:sz w:val="24"/>
          <w:szCs w:val="24"/>
        </w:rPr>
        <w:t>y</w:t>
      </w:r>
      <w:r w:rsidR="00D37435" w:rsidRPr="005A071A">
        <w:rPr>
          <w:sz w:val="24"/>
          <w:szCs w:val="24"/>
        </w:rPr>
        <w:t>ou</w:t>
      </w:r>
      <w:r w:rsidR="00EC0C00">
        <w:rPr>
          <w:sz w:val="24"/>
          <w:szCs w:val="24"/>
        </w:rPr>
        <w:t>… You are the most important thing in my life.</w:t>
      </w:r>
      <w:r w:rsidR="00D37435" w:rsidRPr="005A071A">
        <w:rPr>
          <w:sz w:val="24"/>
          <w:szCs w:val="24"/>
        </w:rPr>
        <w:t xml:space="preserve">” </w:t>
      </w:r>
      <w:r w:rsidR="00D37435">
        <w:rPr>
          <w:sz w:val="24"/>
          <w:szCs w:val="24"/>
        </w:rPr>
        <w:t>This is His invitation.</w:t>
      </w:r>
    </w:p>
    <w:p w14:paraId="5ABD0676" w14:textId="77777777" w:rsidR="00BD2EA0" w:rsidRDefault="00BD2EA0" w:rsidP="00D37435">
      <w:pPr>
        <w:ind w:firstLine="720"/>
        <w:jc w:val="both"/>
        <w:rPr>
          <w:sz w:val="24"/>
          <w:szCs w:val="24"/>
        </w:rPr>
      </w:pPr>
    </w:p>
    <w:p w14:paraId="2EB09466" w14:textId="77777777" w:rsidR="00D37435" w:rsidRDefault="00D37435" w:rsidP="00D37435">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lastRenderedPageBreak/>
        <w:t>John 7:37-38 (NET)</w:t>
      </w:r>
      <w:r>
        <w:rPr>
          <w:rFonts w:asciiTheme="minorHAnsi" w:hAnsiTheme="minorHAnsi" w:cstheme="minorHAnsi"/>
          <w:b/>
          <w:sz w:val="24"/>
          <w:szCs w:val="24"/>
        </w:rPr>
        <w:t xml:space="preserve"> </w:t>
      </w:r>
    </w:p>
    <w:p w14:paraId="4739DE5A" w14:textId="77777777" w:rsidR="00D37435" w:rsidRDefault="00D37435" w:rsidP="00D37435">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73"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74"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4439DAA0" w14:textId="2EE87924" w:rsidR="00AD0ED1" w:rsidRDefault="00AD0ED1" w:rsidP="00AD0ED1">
      <w:pPr>
        <w:pStyle w:val="ListParagraph"/>
        <w:rPr>
          <w:sz w:val="24"/>
          <w:szCs w:val="24"/>
        </w:rPr>
      </w:pPr>
    </w:p>
    <w:p w14:paraId="277C2CF3" w14:textId="38064778" w:rsidR="000C6D6E" w:rsidRDefault="000C6D6E" w:rsidP="00AD0ED1">
      <w:pPr>
        <w:pStyle w:val="ListParagraph"/>
        <w:rPr>
          <w:sz w:val="24"/>
          <w:szCs w:val="24"/>
        </w:rPr>
      </w:pPr>
    </w:p>
    <w:p w14:paraId="63F0AB85" w14:textId="6533E7AF" w:rsidR="000C6D6E" w:rsidRDefault="000C6D6E" w:rsidP="00AD0ED1">
      <w:pPr>
        <w:pStyle w:val="ListParagraph"/>
        <w:rPr>
          <w:sz w:val="24"/>
          <w:szCs w:val="24"/>
        </w:rPr>
      </w:pPr>
    </w:p>
    <w:p w14:paraId="134C2215" w14:textId="495AF83A" w:rsidR="000C6D6E" w:rsidRDefault="000C6D6E" w:rsidP="00AD0ED1">
      <w:pPr>
        <w:pStyle w:val="ListParagraph"/>
        <w:rPr>
          <w:sz w:val="24"/>
          <w:szCs w:val="24"/>
        </w:rPr>
      </w:pPr>
    </w:p>
    <w:p w14:paraId="41F19BDE" w14:textId="28A98115" w:rsidR="000C6D6E" w:rsidRDefault="000C6D6E" w:rsidP="00AD0ED1">
      <w:pPr>
        <w:pStyle w:val="ListParagraph"/>
        <w:rPr>
          <w:sz w:val="24"/>
          <w:szCs w:val="24"/>
        </w:rPr>
      </w:pPr>
    </w:p>
    <w:p w14:paraId="09C9BBBA" w14:textId="6EE0BAEF" w:rsidR="000C6D6E" w:rsidRDefault="000C6D6E" w:rsidP="00AD0ED1">
      <w:pPr>
        <w:pStyle w:val="ListParagraph"/>
        <w:rPr>
          <w:sz w:val="24"/>
          <w:szCs w:val="24"/>
        </w:rPr>
      </w:pPr>
    </w:p>
    <w:p w14:paraId="3E7045F4" w14:textId="48C18CFA" w:rsidR="000C6D6E" w:rsidRDefault="000C6D6E" w:rsidP="00AD0ED1">
      <w:pPr>
        <w:pStyle w:val="ListParagraph"/>
        <w:rPr>
          <w:sz w:val="24"/>
          <w:szCs w:val="24"/>
        </w:rPr>
      </w:pPr>
    </w:p>
    <w:p w14:paraId="444A29BD" w14:textId="5B23F225" w:rsidR="000C6D6E" w:rsidRDefault="000C6D6E" w:rsidP="00AD0ED1">
      <w:pPr>
        <w:pStyle w:val="ListParagraph"/>
        <w:rPr>
          <w:sz w:val="24"/>
          <w:szCs w:val="24"/>
        </w:rPr>
      </w:pPr>
    </w:p>
    <w:p w14:paraId="0D0D6204" w14:textId="4438EAAB" w:rsidR="000C6D6E" w:rsidRDefault="000C6D6E" w:rsidP="00AD0ED1">
      <w:pPr>
        <w:pStyle w:val="ListParagraph"/>
        <w:rPr>
          <w:sz w:val="24"/>
          <w:szCs w:val="24"/>
        </w:rPr>
      </w:pPr>
    </w:p>
    <w:p w14:paraId="568F6A47" w14:textId="3B8BAC57" w:rsidR="000C6D6E" w:rsidRDefault="000C6D6E" w:rsidP="00AD0ED1">
      <w:pPr>
        <w:pStyle w:val="ListParagraph"/>
        <w:rPr>
          <w:sz w:val="24"/>
          <w:szCs w:val="24"/>
        </w:rPr>
      </w:pPr>
    </w:p>
    <w:p w14:paraId="785F4FB5" w14:textId="402A179F" w:rsidR="000C6D6E" w:rsidRDefault="000C6D6E" w:rsidP="00AD0ED1">
      <w:pPr>
        <w:pStyle w:val="ListParagraph"/>
        <w:rPr>
          <w:sz w:val="24"/>
          <w:szCs w:val="24"/>
        </w:rPr>
      </w:pPr>
    </w:p>
    <w:p w14:paraId="29D8F978" w14:textId="5CF05D10" w:rsidR="000C6D6E" w:rsidRDefault="000C6D6E" w:rsidP="00AD0ED1">
      <w:pPr>
        <w:pStyle w:val="ListParagraph"/>
        <w:rPr>
          <w:sz w:val="24"/>
          <w:szCs w:val="24"/>
        </w:rPr>
      </w:pPr>
    </w:p>
    <w:p w14:paraId="0C2F20DB" w14:textId="3EB43D89" w:rsidR="000C6D6E" w:rsidRDefault="000C6D6E" w:rsidP="00AD0ED1">
      <w:pPr>
        <w:pStyle w:val="ListParagraph"/>
        <w:rPr>
          <w:sz w:val="24"/>
          <w:szCs w:val="24"/>
        </w:rPr>
      </w:pPr>
    </w:p>
    <w:p w14:paraId="23A995B3" w14:textId="1EAEB534" w:rsidR="000C6D6E" w:rsidRDefault="000C6D6E" w:rsidP="00AD0ED1">
      <w:pPr>
        <w:pStyle w:val="ListParagraph"/>
        <w:rPr>
          <w:sz w:val="24"/>
          <w:szCs w:val="24"/>
        </w:rPr>
      </w:pPr>
    </w:p>
    <w:p w14:paraId="2F6A5818" w14:textId="03ADB7E3" w:rsidR="000C6D6E" w:rsidRDefault="000C6D6E" w:rsidP="00AD0ED1">
      <w:pPr>
        <w:pStyle w:val="ListParagraph"/>
        <w:rPr>
          <w:sz w:val="24"/>
          <w:szCs w:val="24"/>
        </w:rPr>
      </w:pPr>
    </w:p>
    <w:p w14:paraId="3A7426F4" w14:textId="54AC0A9C" w:rsidR="000C6D6E" w:rsidRDefault="000C6D6E" w:rsidP="00AD0ED1">
      <w:pPr>
        <w:pStyle w:val="ListParagraph"/>
        <w:rPr>
          <w:sz w:val="24"/>
          <w:szCs w:val="24"/>
        </w:rPr>
      </w:pPr>
    </w:p>
    <w:p w14:paraId="671FF47C" w14:textId="4AC51062" w:rsidR="000C6D6E" w:rsidRDefault="000C6D6E" w:rsidP="00AD0ED1">
      <w:pPr>
        <w:pStyle w:val="ListParagraph"/>
        <w:rPr>
          <w:sz w:val="24"/>
          <w:szCs w:val="24"/>
        </w:rPr>
      </w:pPr>
    </w:p>
    <w:p w14:paraId="05126043" w14:textId="027F74BC" w:rsidR="000C6D6E" w:rsidRDefault="000C6D6E" w:rsidP="00AD0ED1">
      <w:pPr>
        <w:pStyle w:val="ListParagraph"/>
        <w:rPr>
          <w:sz w:val="24"/>
          <w:szCs w:val="24"/>
        </w:rPr>
      </w:pPr>
    </w:p>
    <w:p w14:paraId="6EADFC6E" w14:textId="5E5A5ED7" w:rsidR="000C6D6E" w:rsidRDefault="000C6D6E" w:rsidP="00AD0ED1">
      <w:pPr>
        <w:pStyle w:val="ListParagraph"/>
        <w:rPr>
          <w:sz w:val="24"/>
          <w:szCs w:val="24"/>
        </w:rPr>
      </w:pPr>
    </w:p>
    <w:p w14:paraId="4BF53C97" w14:textId="2BE43E82" w:rsidR="000C6D6E" w:rsidRDefault="000C6D6E" w:rsidP="00AD0ED1">
      <w:pPr>
        <w:pStyle w:val="ListParagraph"/>
        <w:rPr>
          <w:sz w:val="24"/>
          <w:szCs w:val="24"/>
        </w:rPr>
      </w:pPr>
    </w:p>
    <w:p w14:paraId="6E3EC63C" w14:textId="5EC117F7" w:rsidR="000C6D6E" w:rsidRDefault="000C6D6E" w:rsidP="00AD0ED1">
      <w:pPr>
        <w:pStyle w:val="ListParagraph"/>
        <w:rPr>
          <w:sz w:val="24"/>
          <w:szCs w:val="24"/>
        </w:rPr>
      </w:pPr>
    </w:p>
    <w:p w14:paraId="30C14D07" w14:textId="310BD5B8" w:rsidR="000C6D6E" w:rsidRDefault="000C6D6E" w:rsidP="00AD0ED1">
      <w:pPr>
        <w:pStyle w:val="ListParagraph"/>
        <w:rPr>
          <w:sz w:val="24"/>
          <w:szCs w:val="24"/>
        </w:rPr>
      </w:pPr>
    </w:p>
    <w:p w14:paraId="2E12CC1C" w14:textId="49DD8C8F" w:rsidR="000C6D6E" w:rsidRDefault="000C6D6E" w:rsidP="00AD0ED1">
      <w:pPr>
        <w:pStyle w:val="ListParagraph"/>
        <w:rPr>
          <w:sz w:val="24"/>
          <w:szCs w:val="24"/>
        </w:rPr>
      </w:pPr>
    </w:p>
    <w:p w14:paraId="53662F54" w14:textId="1735BA41" w:rsidR="000C6D6E" w:rsidRDefault="000C6D6E" w:rsidP="00AD0ED1">
      <w:pPr>
        <w:pStyle w:val="ListParagraph"/>
        <w:rPr>
          <w:sz w:val="24"/>
          <w:szCs w:val="24"/>
        </w:rPr>
      </w:pPr>
    </w:p>
    <w:p w14:paraId="03371500" w14:textId="09FDE4BE" w:rsidR="000C6D6E" w:rsidRDefault="000C6D6E" w:rsidP="00AD0ED1">
      <w:pPr>
        <w:pStyle w:val="ListParagraph"/>
        <w:rPr>
          <w:sz w:val="24"/>
          <w:szCs w:val="24"/>
        </w:rPr>
      </w:pPr>
    </w:p>
    <w:p w14:paraId="6C3D0A50" w14:textId="4551A288" w:rsidR="000C6D6E" w:rsidRDefault="000C6D6E" w:rsidP="00AD0ED1">
      <w:pPr>
        <w:pStyle w:val="ListParagraph"/>
        <w:rPr>
          <w:sz w:val="24"/>
          <w:szCs w:val="24"/>
        </w:rPr>
      </w:pPr>
    </w:p>
    <w:p w14:paraId="67D51DDC" w14:textId="14565C50" w:rsidR="000C6D6E" w:rsidRDefault="000C6D6E" w:rsidP="00AD0ED1">
      <w:pPr>
        <w:pStyle w:val="ListParagraph"/>
        <w:rPr>
          <w:sz w:val="24"/>
          <w:szCs w:val="24"/>
        </w:rPr>
      </w:pPr>
    </w:p>
    <w:p w14:paraId="50201498" w14:textId="5F8A9A05" w:rsidR="000C6D6E" w:rsidRDefault="000C6D6E" w:rsidP="00AD0ED1">
      <w:pPr>
        <w:pStyle w:val="ListParagraph"/>
        <w:rPr>
          <w:sz w:val="24"/>
          <w:szCs w:val="24"/>
        </w:rPr>
      </w:pPr>
    </w:p>
    <w:p w14:paraId="6343A714" w14:textId="323FFDED" w:rsidR="000C6D6E" w:rsidRDefault="000C6D6E" w:rsidP="00AD0ED1">
      <w:pPr>
        <w:pStyle w:val="ListParagraph"/>
        <w:rPr>
          <w:sz w:val="24"/>
          <w:szCs w:val="24"/>
        </w:rPr>
      </w:pPr>
    </w:p>
    <w:p w14:paraId="5BFD2AD6" w14:textId="29A97941" w:rsidR="00BD2EA0" w:rsidRDefault="00BD2EA0" w:rsidP="00AD0ED1">
      <w:pPr>
        <w:pStyle w:val="ListParagraph"/>
        <w:rPr>
          <w:sz w:val="24"/>
          <w:szCs w:val="24"/>
        </w:rPr>
      </w:pPr>
    </w:p>
    <w:p w14:paraId="659D749B" w14:textId="7298CAD9" w:rsidR="00BD2EA0" w:rsidRDefault="00BD2EA0" w:rsidP="00AD0ED1">
      <w:pPr>
        <w:pStyle w:val="ListParagraph"/>
        <w:rPr>
          <w:sz w:val="24"/>
          <w:szCs w:val="24"/>
        </w:rPr>
      </w:pPr>
    </w:p>
    <w:p w14:paraId="6AAADAF8" w14:textId="77777777" w:rsidR="00BD2EA0" w:rsidRDefault="00BD2EA0" w:rsidP="00AD0ED1">
      <w:pPr>
        <w:pStyle w:val="ListParagraph"/>
        <w:rPr>
          <w:sz w:val="24"/>
          <w:szCs w:val="24"/>
        </w:rPr>
      </w:pPr>
    </w:p>
    <w:p w14:paraId="5C88D0A7" w14:textId="3BBBB53F" w:rsidR="000C6D6E" w:rsidRDefault="000C6D6E" w:rsidP="00AD0ED1">
      <w:pPr>
        <w:pStyle w:val="ListParagraph"/>
        <w:rPr>
          <w:sz w:val="24"/>
          <w:szCs w:val="24"/>
        </w:rPr>
      </w:pPr>
    </w:p>
    <w:p w14:paraId="1F32A150" w14:textId="7787BF21" w:rsidR="003322F6" w:rsidRDefault="003322F6" w:rsidP="001140F1">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74634596" w14:textId="77777777" w:rsidR="003322F6" w:rsidRDefault="003322F6" w:rsidP="00AD0ED1">
      <w:pPr>
        <w:pStyle w:val="ListParagraph"/>
        <w:ind w:left="0"/>
        <w:rPr>
          <w:sz w:val="24"/>
          <w:szCs w:val="24"/>
        </w:rPr>
      </w:pPr>
    </w:p>
    <w:p w14:paraId="1F718F4B" w14:textId="4363454C" w:rsidR="00AD0ED1" w:rsidRPr="007C0FBF" w:rsidRDefault="00AD0ED1" w:rsidP="0037103A">
      <w:pPr>
        <w:pStyle w:val="ListParagraph"/>
        <w:numPr>
          <w:ilvl w:val="0"/>
          <w:numId w:val="17"/>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w:t>
      </w:r>
      <w:r w:rsidR="00557B66">
        <w:rPr>
          <w:sz w:val="24"/>
          <w:szCs w:val="24"/>
        </w:rPr>
        <w:t xml:space="preserve"> ________________________________________________________________________________________________________________________________________________</w:t>
      </w:r>
    </w:p>
    <w:p w14:paraId="6292F734" w14:textId="69901493" w:rsidR="00AD0ED1" w:rsidRDefault="00AD0ED1" w:rsidP="0037103A">
      <w:pPr>
        <w:pStyle w:val="ListParagraph"/>
        <w:numPr>
          <w:ilvl w:val="0"/>
          <w:numId w:val="17"/>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w:t>
      </w:r>
      <w:r w:rsidR="00557B66">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3B226041" w14:textId="1BAEEAD2" w:rsidR="00AD0ED1" w:rsidRDefault="00AD0ED1" w:rsidP="0037103A">
      <w:pPr>
        <w:pStyle w:val="ListParagraph"/>
        <w:numPr>
          <w:ilvl w:val="0"/>
          <w:numId w:val="17"/>
        </w:numPr>
        <w:rPr>
          <w:sz w:val="24"/>
          <w:szCs w:val="24"/>
        </w:rPr>
      </w:pPr>
      <w:r>
        <w:rPr>
          <w:sz w:val="24"/>
          <w:szCs w:val="24"/>
        </w:rPr>
        <w:t>Psalms 27: 8 say, “…I will seek Your face.”  What other Hebrew word means the sam</w:t>
      </w:r>
      <w:r w:rsidR="00557B66">
        <w:rPr>
          <w:sz w:val="24"/>
          <w:szCs w:val="24"/>
        </w:rPr>
        <w:t>e thing as seeking God’s face?  ________________________________________________________________________________________________________________________________________________</w:t>
      </w:r>
    </w:p>
    <w:p w14:paraId="20734CA3" w14:textId="197D4137" w:rsidR="000E599F" w:rsidRDefault="000E599F" w:rsidP="0037103A">
      <w:pPr>
        <w:pStyle w:val="ListParagraph"/>
        <w:numPr>
          <w:ilvl w:val="0"/>
          <w:numId w:val="17"/>
        </w:numPr>
        <w:rPr>
          <w:sz w:val="24"/>
          <w:szCs w:val="24"/>
        </w:rPr>
      </w:pPr>
      <w:r>
        <w:rPr>
          <w:sz w:val="24"/>
          <w:szCs w:val="24"/>
        </w:rPr>
        <w:t>Why do you think it is important to seek God the first part of the day? List everything that comes to mind. ________________________________________________________________________________________________________________________________________________________________________________________________________________________</w:t>
      </w:r>
    </w:p>
    <w:p w14:paraId="753B9C04" w14:textId="34083488" w:rsidR="000E599F" w:rsidRDefault="000E599F" w:rsidP="0037103A">
      <w:pPr>
        <w:pStyle w:val="ListParagraph"/>
        <w:numPr>
          <w:ilvl w:val="0"/>
          <w:numId w:val="17"/>
        </w:numPr>
        <w:rPr>
          <w:sz w:val="24"/>
          <w:szCs w:val="24"/>
        </w:rPr>
      </w:pPr>
      <w:r>
        <w:rPr>
          <w:sz w:val="24"/>
          <w:szCs w:val="24"/>
        </w:rPr>
        <w:t xml:space="preserve">Being realistic and creative, </w:t>
      </w:r>
      <w:r w:rsidR="00C43467">
        <w:rPr>
          <w:sz w:val="24"/>
          <w:szCs w:val="24"/>
        </w:rPr>
        <w:t>list some ways that you can carveout time in your everyday life to make time to be alone with Jesus in His Word. ________________________________________________________________________________________________________________________________________________________________________________________________________________________</w:t>
      </w:r>
    </w:p>
    <w:p w14:paraId="39D41F2C" w14:textId="36B74430" w:rsidR="00C43467" w:rsidRDefault="00C43467" w:rsidP="0037103A">
      <w:pPr>
        <w:pStyle w:val="ListParagraph"/>
        <w:numPr>
          <w:ilvl w:val="0"/>
          <w:numId w:val="17"/>
        </w:numPr>
        <w:rPr>
          <w:sz w:val="24"/>
          <w:szCs w:val="24"/>
        </w:rPr>
      </w:pPr>
      <w:r>
        <w:rPr>
          <w:sz w:val="24"/>
          <w:szCs w:val="24"/>
        </w:rPr>
        <w:t>Without looking, list some of the tools and tips given in this lesson to help in quiet time. ________________________________________________________________________________________________________________________________________________________________________________________________________________________</w:t>
      </w:r>
    </w:p>
    <w:p w14:paraId="2FBFB277" w14:textId="717A7B0F" w:rsidR="00C43467" w:rsidRDefault="00C43467" w:rsidP="0037103A">
      <w:pPr>
        <w:pStyle w:val="ListParagraph"/>
        <w:numPr>
          <w:ilvl w:val="0"/>
          <w:numId w:val="17"/>
        </w:numPr>
        <w:rPr>
          <w:sz w:val="24"/>
          <w:szCs w:val="24"/>
        </w:rPr>
      </w:pPr>
      <w:r>
        <w:rPr>
          <w:sz w:val="24"/>
          <w:szCs w:val="24"/>
        </w:rPr>
        <w:t xml:space="preserve">Can you think of any other helpful tips not already mentioned? If so, list them here. ________________________________________________________________________________________________________________________________________________________________________________________________________________________ </w:t>
      </w:r>
    </w:p>
    <w:p w14:paraId="30D379B4" w14:textId="025D1C26" w:rsidR="00AD0ED1" w:rsidRDefault="00AD0ED1" w:rsidP="0037103A">
      <w:pPr>
        <w:pStyle w:val="ListParagraph"/>
        <w:numPr>
          <w:ilvl w:val="0"/>
          <w:numId w:val="17"/>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w:t>
      </w:r>
      <w:r w:rsidR="00557B66">
        <w:rPr>
          <w:sz w:val="24"/>
          <w:szCs w:val="24"/>
        </w:rPr>
        <w:t xml:space="preserve"> ________________________________________________________________________</w:t>
      </w:r>
    </w:p>
    <w:p w14:paraId="7DAE9296" w14:textId="77777777" w:rsidR="007B6206" w:rsidRPr="00AD0ED1" w:rsidRDefault="007B6206" w:rsidP="007B6206">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lastRenderedPageBreak/>
        <w:t>Phase #3</w:t>
      </w:r>
    </w:p>
    <w:p w14:paraId="2D3A7735"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6FC09B1" w14:textId="396B2C6D" w:rsidR="007B6206" w:rsidRDefault="007B6206" w:rsidP="007B6206">
      <w:pPr>
        <w:pStyle w:val="paragraph"/>
        <w:jc w:val="center"/>
        <w:textAlignment w:val="baseline"/>
        <w:rPr>
          <w:rStyle w:val="eop"/>
          <w:rFonts w:asciiTheme="minorHAnsi" w:eastAsia="Calibri" w:hAnsiTheme="minorHAnsi" w:cstheme="minorHAnsi"/>
          <w:b/>
        </w:rPr>
      </w:pPr>
      <w:r w:rsidRPr="00DE782A">
        <w:rPr>
          <w:rStyle w:val="normaltextrun"/>
          <w:rFonts w:asciiTheme="minorHAnsi" w:hAnsiTheme="minorHAnsi" w:cstheme="minorHAnsi"/>
          <w:b/>
          <w:iCs/>
          <w:lang w:val="en"/>
        </w:rPr>
        <w:t>John 15:4-5 (</w:t>
      </w:r>
      <w:r w:rsidR="006D2216">
        <w:rPr>
          <w:rStyle w:val="normaltextrun"/>
          <w:rFonts w:asciiTheme="minorHAnsi" w:hAnsiTheme="minorHAnsi" w:cstheme="minorHAnsi"/>
          <w:b/>
          <w:iCs/>
          <w:lang w:val="en"/>
        </w:rPr>
        <w:t>NET</w:t>
      </w:r>
      <w:r w:rsidRPr="00DE782A">
        <w:rPr>
          <w:rStyle w:val="normaltextrun"/>
          <w:rFonts w:asciiTheme="minorHAnsi" w:hAnsiTheme="minorHAnsi" w:cstheme="minorHAnsi"/>
          <w:b/>
          <w:iCs/>
          <w:lang w:val="en"/>
        </w:rPr>
        <w:t>)</w:t>
      </w:r>
      <w:r w:rsidRPr="00DE782A">
        <w:rPr>
          <w:rStyle w:val="eop"/>
          <w:rFonts w:asciiTheme="minorHAnsi" w:eastAsia="Calibri" w:hAnsiTheme="minorHAnsi" w:cstheme="minorHAnsi"/>
          <w:b/>
        </w:rPr>
        <w:t> </w:t>
      </w:r>
    </w:p>
    <w:p w14:paraId="6AB38563" w14:textId="77777777" w:rsidR="006D2216" w:rsidRPr="006D2216" w:rsidRDefault="006D2216" w:rsidP="006D2216">
      <w:pPr>
        <w:pStyle w:val="paragraph"/>
        <w:jc w:val="center"/>
        <w:textAlignment w:val="baseline"/>
        <w:rPr>
          <w:rFonts w:asciiTheme="minorHAnsi" w:hAnsiTheme="minorHAnsi" w:cstheme="minorHAnsi"/>
          <w:b/>
          <w:i/>
        </w:rPr>
      </w:pPr>
      <w:r w:rsidRPr="006D2216">
        <w:rPr>
          <w:rFonts w:asciiTheme="minorHAnsi" w:hAnsiTheme="minorHAnsi" w:cstheme="minorHAnsi"/>
          <w:b/>
          <w:i/>
        </w:rPr>
        <w:t>Remain</w:t>
      </w:r>
      <w:r w:rsidRPr="006D2216">
        <w:rPr>
          <w:rStyle w:val="normaltextrun"/>
          <w:rFonts w:asciiTheme="minorHAnsi" w:hAnsiTheme="minorHAnsi" w:cstheme="minorHAnsi"/>
          <w:b/>
          <w:i/>
          <w:lang w:val="en"/>
        </w:rPr>
        <w:t xml:space="preserve"> in me, and I </w:t>
      </w:r>
      <w:r w:rsidRPr="006D2216">
        <w:rPr>
          <w:rFonts w:asciiTheme="minorHAnsi" w:hAnsiTheme="minorHAnsi" w:cstheme="minorHAnsi"/>
          <w:b/>
          <w:i/>
        </w:rPr>
        <w:t xml:space="preserve">will remain </w:t>
      </w:r>
      <w:r w:rsidRPr="006D2216">
        <w:rPr>
          <w:rStyle w:val="normaltextrun"/>
          <w:rFonts w:asciiTheme="minorHAnsi" w:hAnsiTheme="minorHAnsi" w:cstheme="minorHAnsi"/>
          <w:b/>
          <w:i/>
          <w:lang w:val="en"/>
        </w:rPr>
        <w:t xml:space="preserve">in you. </w:t>
      </w:r>
      <w:r w:rsidRPr="006D2216">
        <w:rPr>
          <w:rFonts w:asciiTheme="minorHAnsi" w:hAnsiTheme="minorHAnsi" w:cstheme="minorHAnsi"/>
          <w:b/>
          <w:i/>
        </w:rPr>
        <w:t>Just as</w:t>
      </w:r>
      <w:r w:rsidRPr="006D2216">
        <w:rPr>
          <w:rStyle w:val="normaltextrun"/>
          <w:rFonts w:asciiTheme="minorHAnsi" w:hAnsiTheme="minorHAnsi" w:cstheme="minorHAnsi"/>
          <w:b/>
          <w:i/>
          <w:lang w:val="en"/>
        </w:rPr>
        <w:t xml:space="preserve"> the branch cannot bear fruit by itself, unless it </w:t>
      </w:r>
      <w:r w:rsidRPr="006D2216">
        <w:rPr>
          <w:rFonts w:asciiTheme="minorHAnsi" w:hAnsiTheme="minorHAnsi" w:cstheme="minorHAnsi"/>
          <w:b/>
          <w:i/>
        </w:rPr>
        <w:t>remains</w:t>
      </w:r>
      <w:r w:rsidRPr="006D2216">
        <w:rPr>
          <w:rStyle w:val="normaltextrun"/>
          <w:rFonts w:asciiTheme="minorHAnsi" w:hAnsiTheme="minorHAnsi" w:cstheme="minorHAnsi"/>
          <w:b/>
          <w:i/>
          <w:lang w:val="en"/>
        </w:rPr>
        <w:t xml:space="preserve"> in the vine, </w:t>
      </w:r>
      <w:r w:rsidRPr="006D2216">
        <w:rPr>
          <w:rFonts w:asciiTheme="minorHAnsi" w:hAnsiTheme="minorHAnsi" w:cstheme="minorHAnsi"/>
          <w:b/>
          <w:i/>
        </w:rPr>
        <w:t xml:space="preserve">so </w:t>
      </w:r>
      <w:r w:rsidRPr="006D2216">
        <w:rPr>
          <w:rStyle w:val="normaltextrun"/>
          <w:rFonts w:asciiTheme="minorHAnsi" w:hAnsiTheme="minorHAnsi" w:cstheme="minorHAnsi"/>
          <w:b/>
          <w:i/>
          <w:lang w:val="en"/>
        </w:rPr>
        <w:t xml:space="preserve">neither can you unless you </w:t>
      </w:r>
      <w:r w:rsidRPr="006D2216">
        <w:rPr>
          <w:rFonts w:asciiTheme="minorHAnsi" w:hAnsiTheme="minorHAnsi" w:cstheme="minorHAnsi"/>
          <w:b/>
          <w:i/>
        </w:rPr>
        <w:t>remain</w:t>
      </w:r>
      <w:r w:rsidRPr="006D2216">
        <w:rPr>
          <w:rStyle w:val="normaltextrun"/>
          <w:rFonts w:asciiTheme="minorHAnsi" w:hAnsiTheme="minorHAnsi" w:cstheme="minorHAnsi"/>
          <w:b/>
          <w:i/>
          <w:lang w:val="en"/>
        </w:rPr>
        <w:t xml:space="preserve"> in me.</w:t>
      </w:r>
    </w:p>
    <w:p w14:paraId="04110EE5" w14:textId="77777777" w:rsidR="006D2216" w:rsidRPr="006D2216" w:rsidRDefault="006D2216" w:rsidP="006D2216">
      <w:pPr>
        <w:pStyle w:val="paragraph"/>
        <w:jc w:val="center"/>
        <w:textAlignment w:val="baseline"/>
        <w:rPr>
          <w:rFonts w:asciiTheme="minorHAnsi" w:hAnsiTheme="minorHAnsi" w:cstheme="minorHAnsi"/>
          <w:b/>
          <w:i/>
        </w:rPr>
      </w:pPr>
      <w:r w:rsidRPr="006D2216">
        <w:rPr>
          <w:rFonts w:asciiTheme="minorHAnsi" w:hAnsiTheme="minorHAnsi" w:cstheme="minorHAnsi"/>
          <w:b/>
          <w:i/>
        </w:rPr>
        <w:t>“</w:t>
      </w:r>
      <w:r w:rsidRPr="006D2216">
        <w:rPr>
          <w:rStyle w:val="normaltextrun"/>
          <w:rFonts w:asciiTheme="minorHAnsi" w:hAnsiTheme="minorHAnsi" w:cstheme="minorHAnsi"/>
          <w:b/>
          <w:i/>
          <w:lang w:val="en"/>
        </w:rPr>
        <w:t xml:space="preserve">I am the vine; you are the branches. </w:t>
      </w:r>
      <w:r w:rsidRPr="006D2216">
        <w:rPr>
          <w:rFonts w:asciiTheme="minorHAnsi" w:hAnsiTheme="minorHAnsi" w:cstheme="minorHAnsi"/>
          <w:b/>
          <w:i/>
        </w:rPr>
        <w:t>The one who remains</w:t>
      </w:r>
      <w:r w:rsidRPr="006D2216">
        <w:rPr>
          <w:rStyle w:val="normaltextrun"/>
          <w:rFonts w:asciiTheme="minorHAnsi" w:hAnsiTheme="minorHAnsi" w:cstheme="minorHAnsi"/>
          <w:b/>
          <w:i/>
          <w:lang w:val="en"/>
        </w:rPr>
        <w:t xml:space="preserve"> in me</w:t>
      </w:r>
      <w:r w:rsidRPr="006D2216">
        <w:rPr>
          <w:rFonts w:asciiTheme="minorHAnsi" w:hAnsiTheme="minorHAnsi" w:cstheme="minorHAnsi"/>
          <w:b/>
          <w:i/>
        </w:rPr>
        <w:t>—</w:t>
      </w:r>
      <w:r w:rsidRPr="006D2216">
        <w:rPr>
          <w:rStyle w:val="normaltextrun"/>
          <w:rFonts w:asciiTheme="minorHAnsi" w:hAnsiTheme="minorHAnsi" w:cstheme="minorHAnsi"/>
          <w:b/>
          <w:i/>
          <w:lang w:val="en"/>
        </w:rPr>
        <w:t>and I in him</w:t>
      </w:r>
      <w:r w:rsidRPr="006D2216">
        <w:rPr>
          <w:rFonts w:asciiTheme="minorHAnsi" w:hAnsiTheme="minorHAnsi" w:cstheme="minorHAnsi"/>
          <w:b/>
          <w:i/>
        </w:rPr>
        <w:t>—</w:t>
      </w:r>
      <w:r w:rsidRPr="006D2216">
        <w:rPr>
          <w:rStyle w:val="normaltextrun"/>
          <w:rFonts w:asciiTheme="minorHAnsi" w:hAnsiTheme="minorHAnsi" w:cstheme="minorHAnsi"/>
          <w:b/>
          <w:i/>
          <w:lang w:val="en"/>
        </w:rPr>
        <w:t xml:space="preserve">bears much fruit, </w:t>
      </w:r>
      <w:r w:rsidRPr="006D2216">
        <w:rPr>
          <w:rFonts w:asciiTheme="minorHAnsi" w:hAnsiTheme="minorHAnsi" w:cstheme="minorHAnsi"/>
          <w:b/>
          <w:i/>
        </w:rPr>
        <w:t>because</w:t>
      </w:r>
      <w:r w:rsidRPr="006D2216">
        <w:rPr>
          <w:rStyle w:val="normaltextrun"/>
          <w:rFonts w:asciiTheme="minorHAnsi" w:hAnsiTheme="minorHAnsi" w:cstheme="minorHAnsi"/>
          <w:b/>
          <w:i/>
          <w:lang w:val="en"/>
        </w:rPr>
        <w:t xml:space="preserve"> apart from me you can </w:t>
      </w:r>
      <w:r w:rsidRPr="006D2216">
        <w:rPr>
          <w:rFonts w:asciiTheme="minorHAnsi" w:hAnsiTheme="minorHAnsi" w:cstheme="minorHAnsi"/>
          <w:b/>
          <w:i/>
        </w:rPr>
        <w:t>accomplish</w:t>
      </w:r>
      <w:r w:rsidRPr="006D2216">
        <w:rPr>
          <w:rStyle w:val="normaltextrun"/>
          <w:rFonts w:asciiTheme="minorHAnsi" w:hAnsiTheme="minorHAnsi" w:cstheme="minorHAnsi"/>
          <w:b/>
          <w:i/>
          <w:lang w:val="en"/>
        </w:rPr>
        <w:t xml:space="preserve"> nothing.</w:t>
      </w:r>
    </w:p>
    <w:p w14:paraId="1D751832" w14:textId="77777777" w:rsidR="006D2216" w:rsidRPr="00953AE1" w:rsidRDefault="006D2216" w:rsidP="006D221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F942FDB" w14:textId="77777777" w:rsidR="006D2216" w:rsidRPr="00DE782A" w:rsidRDefault="006D2216" w:rsidP="007B6206">
      <w:pPr>
        <w:pStyle w:val="paragraph"/>
        <w:jc w:val="center"/>
        <w:textAlignment w:val="baseline"/>
        <w:rPr>
          <w:rFonts w:asciiTheme="minorHAnsi" w:hAnsiTheme="minorHAnsi" w:cstheme="minorHAnsi"/>
          <w:b/>
        </w:rPr>
      </w:pPr>
    </w:p>
    <w:p w14:paraId="11F323E1"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37B431E0" w14:textId="77777777" w:rsidR="007B6206" w:rsidRPr="00DE782A" w:rsidRDefault="007B6206" w:rsidP="001371F1">
      <w:pPr>
        <w:pStyle w:val="paragraph"/>
        <w:numPr>
          <w:ilvl w:val="0"/>
          <w:numId w:val="10"/>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Establish 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16EA2EA0" w14:textId="77777777" w:rsidR="007B6206" w:rsidRDefault="007B6206" w:rsidP="001371F1">
      <w:pPr>
        <w:pStyle w:val="paragraph"/>
        <w:numPr>
          <w:ilvl w:val="0"/>
          <w:numId w:val="10"/>
        </w:numPr>
        <w:ind w:left="360" w:firstLine="0"/>
        <w:jc w:val="both"/>
        <w:textAlignment w:val="baseline"/>
        <w:rPr>
          <w:rStyle w:val="eop"/>
          <w:rFonts w:asciiTheme="minorHAnsi" w:eastAsia="Calibri" w:hAnsiTheme="minorHAnsi" w:cstheme="minorHAnsi"/>
        </w:rPr>
      </w:pPr>
      <w:r w:rsidRPr="00DE782A">
        <w:rPr>
          <w:rStyle w:val="normaltextrun"/>
          <w:rFonts w:asciiTheme="minorHAnsi" w:hAnsiTheme="minorHAnsi" w:cstheme="minorHAnsi"/>
          <w:lang w:val="en"/>
        </w:rPr>
        <w:t>Teach them to abide in an intimate relationship with Jesus</w:t>
      </w:r>
      <w:r>
        <w:rPr>
          <w:rStyle w:val="eop"/>
          <w:rFonts w:asciiTheme="minorHAnsi" w:eastAsia="Calibri" w:hAnsiTheme="minorHAnsi" w:cstheme="minorHAnsi"/>
        </w:rPr>
        <w:t>.</w:t>
      </w:r>
    </w:p>
    <w:p w14:paraId="310B7835" w14:textId="77777777" w:rsidR="007B6206" w:rsidRPr="00DE782A" w:rsidRDefault="007B6206" w:rsidP="007B6206">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200F590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07D832B9" w14:textId="77777777" w:rsidR="007B6206" w:rsidRPr="00953AE1" w:rsidRDefault="007B6206" w:rsidP="007B6206">
      <w:pPr>
        <w:pStyle w:val="paragraph"/>
        <w:jc w:val="both"/>
        <w:textAlignment w:val="baseline"/>
        <w:rPr>
          <w:rFonts w:asciiTheme="minorHAnsi" w:hAnsiTheme="minorHAnsi" w:cstheme="minorHAnsi"/>
          <w:sz w:val="28"/>
          <w:szCs w:val="28"/>
        </w:rPr>
      </w:pPr>
    </w:p>
    <w:p w14:paraId="0C1EA55F" w14:textId="77777777" w:rsidR="007B6206" w:rsidRPr="00DE782A" w:rsidRDefault="007B6206" w:rsidP="007B6206">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The lessons in phase number 3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 and yet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Study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0EBAEFE7"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49221D9"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65294CC2"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C72A0E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549332A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2E0C0DC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1F78AF6F"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3EEF4A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12BFDB6"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FB1098D"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45C86FA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56FC583" w14:textId="77777777" w:rsidR="007B6206" w:rsidRDefault="007B6206" w:rsidP="00AD0ED1">
      <w:pPr>
        <w:jc w:val="center"/>
        <w:rPr>
          <w:rFonts w:ascii="Edwardian Script ITC" w:hAnsi="Edwardian Script ITC"/>
          <w:b/>
          <w:sz w:val="72"/>
          <w:szCs w:val="72"/>
        </w:rPr>
      </w:pPr>
    </w:p>
    <w:p w14:paraId="1BF911C0" w14:textId="77777777" w:rsidR="007B6206" w:rsidRDefault="007B6206" w:rsidP="00AD0ED1">
      <w:pPr>
        <w:jc w:val="center"/>
        <w:rPr>
          <w:rFonts w:ascii="Edwardian Script ITC" w:hAnsi="Edwardian Script ITC"/>
          <w:b/>
          <w:sz w:val="72"/>
          <w:szCs w:val="72"/>
        </w:rPr>
      </w:pPr>
    </w:p>
    <w:p w14:paraId="2C25E37B" w14:textId="54C560E8" w:rsidR="0040540B" w:rsidRDefault="0040540B" w:rsidP="0040540B">
      <w:pPr>
        <w:pStyle w:val="ListParagraph"/>
        <w:ind w:left="0"/>
        <w:jc w:val="center"/>
        <w:rPr>
          <w:rFonts w:ascii="Edwardian Script ITC" w:hAnsi="Edwardian Script ITC" w:cstheme="minorHAnsi"/>
          <w:b/>
          <w:sz w:val="72"/>
          <w:szCs w:val="72"/>
        </w:rPr>
      </w:pPr>
      <w:r w:rsidRPr="00CF55D0">
        <w:rPr>
          <w:rFonts w:ascii="Edwardian Script ITC" w:hAnsi="Edwardian Script ITC" w:cstheme="minorHAnsi"/>
          <w:b/>
          <w:sz w:val="72"/>
          <w:szCs w:val="72"/>
        </w:rPr>
        <w:t>12 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33238C5C" w14:textId="7F85C557" w:rsidR="00790131" w:rsidRPr="00790131" w:rsidRDefault="00790131" w:rsidP="0040540B">
      <w:pPr>
        <w:pStyle w:val="ListParagraph"/>
        <w:ind w:left="0"/>
        <w:jc w:val="center"/>
        <w:rPr>
          <w:rFonts w:asciiTheme="minorHAnsi" w:hAnsiTheme="minorHAnsi" w:cstheme="minorHAnsi"/>
          <w:b/>
          <w:sz w:val="28"/>
          <w:szCs w:val="28"/>
        </w:rPr>
      </w:pPr>
      <w:r>
        <w:rPr>
          <w:rFonts w:asciiTheme="minorHAnsi" w:hAnsiTheme="minorHAnsi" w:cstheme="minorHAnsi"/>
          <w:b/>
          <w:sz w:val="28"/>
          <w:szCs w:val="28"/>
        </w:rPr>
        <w:lastRenderedPageBreak/>
        <w:t>Key Passages</w:t>
      </w:r>
    </w:p>
    <w:p w14:paraId="4494A825" w14:textId="5EB6500F" w:rsidR="0040540B" w:rsidRDefault="0040540B" w:rsidP="0040540B">
      <w:pPr>
        <w:spacing w:after="0"/>
        <w:jc w:val="center"/>
        <w:rPr>
          <w:b/>
          <w:sz w:val="24"/>
          <w:szCs w:val="24"/>
        </w:rPr>
      </w:pPr>
      <w:r w:rsidRPr="00F11396">
        <w:rPr>
          <w:b/>
          <w:sz w:val="24"/>
          <w:szCs w:val="24"/>
        </w:rPr>
        <w:t>2 Timothy 3:14-17 (N</w:t>
      </w:r>
      <w:r w:rsidR="00F11396" w:rsidRPr="00F11396">
        <w:rPr>
          <w:b/>
          <w:sz w:val="24"/>
          <w:szCs w:val="24"/>
        </w:rPr>
        <w:t>ET</w:t>
      </w:r>
      <w:r w:rsidRPr="00F11396">
        <w:rPr>
          <w:b/>
          <w:sz w:val="24"/>
          <w:szCs w:val="24"/>
        </w:rPr>
        <w:t>)</w:t>
      </w:r>
    </w:p>
    <w:p w14:paraId="132A33A2" w14:textId="48B77938" w:rsidR="00F11396" w:rsidRPr="00F11396" w:rsidRDefault="00F11396" w:rsidP="0040540B">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Fonts w:asciiTheme="minorHAnsi" w:hAnsiTheme="minorHAnsi"/>
          <w:b/>
          <w:i/>
          <w:color w:val="000000"/>
          <w:sz w:val="24"/>
          <w:szCs w:val="24"/>
        </w:rPr>
        <w:t>and equipped for every good work.</w:t>
      </w:r>
    </w:p>
    <w:p w14:paraId="1D2DCD33"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p>
    <w:p w14:paraId="381A5768" w14:textId="77777777" w:rsidR="0040540B" w:rsidRDefault="0040540B" w:rsidP="0040540B">
      <w:pPr>
        <w:pStyle w:val="ListParagraph"/>
        <w:ind w:left="0"/>
        <w:jc w:val="center"/>
        <w:rPr>
          <w:b/>
          <w:sz w:val="28"/>
          <w:szCs w:val="28"/>
        </w:rPr>
      </w:pPr>
      <w:r w:rsidRPr="001E2E09">
        <w:rPr>
          <w:b/>
          <w:sz w:val="28"/>
          <w:szCs w:val="28"/>
        </w:rPr>
        <w:t>Introduction</w:t>
      </w:r>
    </w:p>
    <w:p w14:paraId="6597F02B" w14:textId="688DDCD1" w:rsidR="0040540B" w:rsidRPr="00895A45" w:rsidRDefault="00895A45" w:rsidP="00895A45">
      <w:pPr>
        <w:ind w:firstLine="720"/>
        <w:jc w:val="both"/>
        <w:rPr>
          <w:rFonts w:cstheme="minorHAnsi"/>
          <w:sz w:val="24"/>
          <w:szCs w:val="24"/>
        </w:rPr>
      </w:pPr>
      <w:r w:rsidRPr="005D7058">
        <w:rPr>
          <w:bCs/>
          <w:sz w:val="24"/>
          <w:szCs w:val="24"/>
        </w:rPr>
        <w:t xml:space="preserve">The most important bit of information that God could communicate to us, as elementary as it sounds, is that He loves us.  </w:t>
      </w:r>
      <w:r w:rsidRPr="005D7058">
        <w:rPr>
          <w:sz w:val="24"/>
          <w:szCs w:val="24"/>
        </w:rPr>
        <w:t>As the beloved children’s song goes, “Jesus loves me, this I know, for the Bible tells me so.” The lyrics come straight from the pages of the bestselling book of all times… the Holy Bible</w:t>
      </w:r>
      <w:r>
        <w:rPr>
          <w:sz w:val="24"/>
          <w:szCs w:val="24"/>
        </w:rPr>
        <w:t xml:space="preserve"> </w:t>
      </w:r>
      <w:r w:rsidR="0040540B" w:rsidRPr="006D2216">
        <w:rPr>
          <w:sz w:val="24"/>
          <w:szCs w:val="24"/>
        </w:rPr>
        <w:t>(Galatians 2:20; 1 John 4:9-10; John 3:16; Romans 5:6-10)</w:t>
      </w:r>
      <w:r>
        <w:rPr>
          <w:sz w:val="24"/>
          <w:szCs w:val="24"/>
        </w:rPr>
        <w:t>.</w:t>
      </w:r>
      <w:r w:rsidR="0040540B" w:rsidRPr="006D2216">
        <w:rPr>
          <w:sz w:val="24"/>
          <w:szCs w:val="24"/>
        </w:rPr>
        <w:t xml:space="preserve"> </w:t>
      </w:r>
      <w:r>
        <w:rPr>
          <w:sz w:val="24"/>
          <w:szCs w:val="24"/>
        </w:rPr>
        <w:t xml:space="preserve">In </w:t>
      </w:r>
      <w:r w:rsidR="0040540B" w:rsidRPr="006D2216">
        <w:rPr>
          <w:sz w:val="24"/>
          <w:szCs w:val="24"/>
        </w:rPr>
        <w:t>fact, there is no book in the world like the Bible.  It is a life transforming book, filled with inexhaustible power and wealth.  However, the source of the power is not found on the written page, but in a person. That person is Jesus Christ-</w:t>
      </w:r>
      <w:r w:rsidR="0040540B" w:rsidRPr="006D2216">
        <w:rPr>
          <w:bCs/>
          <w:i/>
          <w:iCs/>
          <w:sz w:val="24"/>
          <w:szCs w:val="24"/>
        </w:rPr>
        <w:t>The Word who became flesh and made His dwelling with us</w:t>
      </w:r>
      <w:r>
        <w:rPr>
          <w:bCs/>
          <w:i/>
          <w:iCs/>
          <w:sz w:val="24"/>
          <w:szCs w:val="24"/>
        </w:rPr>
        <w:t xml:space="preserve"> </w:t>
      </w:r>
      <w:r w:rsidRPr="00895A45">
        <w:rPr>
          <w:bCs/>
          <w:iCs/>
          <w:sz w:val="24"/>
          <w:szCs w:val="24"/>
        </w:rPr>
        <w:t>(John:1-14).</w:t>
      </w:r>
      <w:r w:rsidR="0040540B" w:rsidRPr="00895A45">
        <w:rPr>
          <w:sz w:val="24"/>
          <w:szCs w:val="24"/>
        </w:rPr>
        <w:t xml:space="preserve">  Let’s see what the Bible say</w:t>
      </w:r>
      <w:r w:rsidR="006D2216" w:rsidRPr="00895A45">
        <w:rPr>
          <w:sz w:val="24"/>
          <w:szCs w:val="24"/>
        </w:rPr>
        <w:t>s</w:t>
      </w:r>
      <w:r w:rsidR="0040540B" w:rsidRPr="00895A45">
        <w:rPr>
          <w:sz w:val="24"/>
          <w:szCs w:val="24"/>
        </w:rPr>
        <w:t xml:space="preserve"> about the Bible.</w:t>
      </w:r>
    </w:p>
    <w:p w14:paraId="10E59517" w14:textId="7B7E08E4" w:rsidR="0040540B" w:rsidRPr="00137902" w:rsidRDefault="0040540B" w:rsidP="0040540B">
      <w:pPr>
        <w:tabs>
          <w:tab w:val="left" w:pos="4320"/>
          <w:tab w:val="center" w:pos="4680"/>
          <w:tab w:val="left" w:pos="8280"/>
        </w:tabs>
        <w:jc w:val="both"/>
        <w:rPr>
          <w:rFonts w:cstheme="minorHAnsi"/>
          <w:i/>
          <w:sz w:val="24"/>
          <w:szCs w:val="24"/>
        </w:rPr>
      </w:pPr>
      <w:r w:rsidRPr="3C1B5965">
        <w:rPr>
          <w:b/>
          <w:bCs/>
          <w:sz w:val="28"/>
          <w:szCs w:val="28"/>
        </w:rPr>
        <w:t xml:space="preserve">1.  </w:t>
      </w:r>
      <w:r w:rsidR="006D2216">
        <w:rPr>
          <w:b/>
          <w:bCs/>
          <w:sz w:val="28"/>
          <w:szCs w:val="28"/>
        </w:rPr>
        <w:t xml:space="preserve">The </w:t>
      </w:r>
      <w:r w:rsidRPr="3C1B5965">
        <w:rPr>
          <w:b/>
          <w:bCs/>
          <w:sz w:val="28"/>
          <w:szCs w:val="28"/>
        </w:rPr>
        <w:t>Bible was inspired by the Holy Spirit:</w:t>
      </w:r>
      <w:r w:rsidRPr="3C1B5965">
        <w:rPr>
          <w:sz w:val="28"/>
          <w:szCs w:val="28"/>
        </w:rPr>
        <w:t xml:space="preserve"> </w:t>
      </w:r>
    </w:p>
    <w:p w14:paraId="148FC476" w14:textId="77777777" w:rsidR="006D2216" w:rsidRPr="006D2216" w:rsidRDefault="006D2216" w:rsidP="006D2216">
      <w:pPr>
        <w:spacing w:after="0"/>
        <w:jc w:val="center"/>
        <w:rPr>
          <w:rFonts w:asciiTheme="minorHAnsi" w:hAnsiTheme="minorHAnsi" w:cstheme="minorHAnsi"/>
          <w:b/>
          <w:sz w:val="24"/>
          <w:szCs w:val="24"/>
        </w:rPr>
      </w:pPr>
      <w:r w:rsidRPr="006D2216">
        <w:rPr>
          <w:rFonts w:asciiTheme="minorHAnsi" w:eastAsiaTheme="minorEastAsia" w:hAnsiTheme="minorHAnsi" w:cstheme="minorHAnsi"/>
          <w:b/>
          <w:bCs/>
          <w:iCs/>
          <w:sz w:val="24"/>
          <w:szCs w:val="24"/>
        </w:rPr>
        <w:t>2 Peter 1:19-21 (NET)</w:t>
      </w:r>
    </w:p>
    <w:p w14:paraId="69CD73E9" w14:textId="77777777" w:rsidR="006D2216" w:rsidRPr="006D2216" w:rsidRDefault="006D2216" w:rsidP="006D2216">
      <w:pPr>
        <w:spacing w:after="0"/>
        <w:jc w:val="center"/>
        <w:rPr>
          <w:rStyle w:val="text"/>
          <w:b/>
          <w:i/>
          <w:sz w:val="24"/>
          <w:szCs w:val="24"/>
          <w:vertAlign w:val="superscript"/>
        </w:rPr>
      </w:pPr>
      <w:r w:rsidRPr="006D2216">
        <w:rPr>
          <w:rStyle w:val="text"/>
          <w:b/>
          <w:i/>
          <w:sz w:val="24"/>
          <w:szCs w:val="24"/>
        </w:rPr>
        <w:t>Moreover,</w:t>
      </w:r>
      <w:r w:rsidRPr="006D2216">
        <w:rPr>
          <w:b/>
          <w:i/>
          <w:sz w:val="24"/>
          <w:szCs w:val="24"/>
        </w:rPr>
        <w:t xml:space="preserve"> we </w:t>
      </w:r>
      <w:r w:rsidRPr="006D2216">
        <w:rPr>
          <w:rStyle w:val="text"/>
          <w:b/>
          <w:i/>
          <w:sz w:val="24"/>
          <w:szCs w:val="24"/>
        </w:rPr>
        <w:t>possess</w:t>
      </w:r>
      <w:r w:rsidRPr="006D2216">
        <w:rPr>
          <w:b/>
          <w:i/>
          <w:sz w:val="24"/>
          <w:szCs w:val="24"/>
        </w:rPr>
        <w:t xml:space="preserve"> the prophetic word </w:t>
      </w:r>
      <w:r w:rsidRPr="006D2216">
        <w:rPr>
          <w:rStyle w:val="text"/>
          <w:b/>
          <w:i/>
          <w:sz w:val="24"/>
          <w:szCs w:val="24"/>
        </w:rPr>
        <w:t xml:space="preserve">as an altogether reliable thing. You </w:t>
      </w:r>
      <w:r w:rsidRPr="006D2216">
        <w:rPr>
          <w:b/>
          <w:i/>
          <w:sz w:val="24"/>
          <w:szCs w:val="24"/>
        </w:rPr>
        <w:t xml:space="preserve">do well </w:t>
      </w:r>
      <w:r w:rsidRPr="006D2216">
        <w:rPr>
          <w:rStyle w:val="text"/>
          <w:b/>
          <w:i/>
          <w:sz w:val="24"/>
          <w:szCs w:val="24"/>
        </w:rPr>
        <w:t>if you</w:t>
      </w:r>
      <w:r w:rsidRPr="006D2216">
        <w:rPr>
          <w:b/>
          <w:i/>
          <w:sz w:val="24"/>
          <w:szCs w:val="24"/>
        </w:rPr>
        <w:t xml:space="preserve"> pay attention </w:t>
      </w:r>
      <w:r w:rsidRPr="006D2216">
        <w:rPr>
          <w:rStyle w:val="text"/>
          <w:b/>
          <w:i/>
          <w:sz w:val="24"/>
          <w:szCs w:val="24"/>
        </w:rPr>
        <w:t xml:space="preserve">to this </w:t>
      </w:r>
      <w:r w:rsidRPr="006D2216">
        <w:rPr>
          <w:b/>
          <w:i/>
          <w:sz w:val="24"/>
          <w:szCs w:val="24"/>
        </w:rPr>
        <w:t xml:space="preserve">as </w:t>
      </w:r>
      <w:r w:rsidRPr="006D2216">
        <w:rPr>
          <w:rStyle w:val="text"/>
          <w:b/>
          <w:i/>
          <w:sz w:val="24"/>
          <w:szCs w:val="24"/>
        </w:rPr>
        <w:t xml:space="preserve">you would </w:t>
      </w:r>
      <w:r w:rsidRPr="006D2216">
        <w:rPr>
          <w:b/>
          <w:i/>
          <w:sz w:val="24"/>
          <w:szCs w:val="24"/>
        </w:rPr>
        <w:t xml:space="preserve">to a </w:t>
      </w:r>
      <w:r w:rsidRPr="006D2216">
        <w:rPr>
          <w:rStyle w:val="text"/>
          <w:b/>
          <w:i/>
          <w:sz w:val="24"/>
          <w:szCs w:val="24"/>
        </w:rPr>
        <w:t>light</w:t>
      </w:r>
      <w:r w:rsidRPr="006D2216">
        <w:rPr>
          <w:b/>
          <w:i/>
          <w:sz w:val="24"/>
          <w:szCs w:val="24"/>
        </w:rPr>
        <w:t xml:space="preserve"> shining in a </w:t>
      </w:r>
      <w:r w:rsidRPr="006D2216">
        <w:rPr>
          <w:rStyle w:val="text"/>
          <w:b/>
          <w:i/>
          <w:sz w:val="24"/>
          <w:szCs w:val="24"/>
        </w:rPr>
        <w:t>murky</w:t>
      </w:r>
      <w:r w:rsidRPr="006D2216">
        <w:rPr>
          <w:b/>
          <w:i/>
          <w:sz w:val="24"/>
          <w:szCs w:val="24"/>
        </w:rPr>
        <w:t xml:space="preserve"> </w:t>
      </w:r>
      <w:r w:rsidRPr="006D2216">
        <w:rPr>
          <w:rStyle w:val="text"/>
          <w:b/>
          <w:i/>
          <w:sz w:val="24"/>
          <w:szCs w:val="24"/>
        </w:rPr>
        <w:t>place,</w:t>
      </w:r>
      <w:r w:rsidRPr="006D2216">
        <w:rPr>
          <w:b/>
          <w:i/>
          <w:sz w:val="24"/>
          <w:szCs w:val="24"/>
        </w:rPr>
        <w:t xml:space="preserve"> until the day dawns and the </w:t>
      </w:r>
      <w:r w:rsidRPr="006D2216">
        <w:rPr>
          <w:rStyle w:val="text"/>
          <w:b/>
          <w:i/>
          <w:sz w:val="24"/>
          <w:szCs w:val="24"/>
        </w:rPr>
        <w:t>morning</w:t>
      </w:r>
      <w:r w:rsidRPr="006D2216">
        <w:rPr>
          <w:b/>
          <w:i/>
          <w:sz w:val="24"/>
          <w:szCs w:val="24"/>
        </w:rPr>
        <w:t xml:space="preserve"> star </w:t>
      </w:r>
      <w:r w:rsidRPr="006D2216">
        <w:rPr>
          <w:rStyle w:val="text"/>
          <w:b/>
          <w:i/>
          <w:sz w:val="24"/>
          <w:szCs w:val="24"/>
        </w:rPr>
        <w:t>rises</w:t>
      </w:r>
      <w:r w:rsidRPr="006D2216">
        <w:rPr>
          <w:b/>
          <w:i/>
          <w:sz w:val="24"/>
          <w:szCs w:val="24"/>
        </w:rPr>
        <w:t xml:space="preserve"> in your hearts. </w:t>
      </w:r>
      <w:r w:rsidRPr="006D2216">
        <w:rPr>
          <w:rStyle w:val="text"/>
          <w:b/>
          <w:i/>
          <w:sz w:val="24"/>
          <w:szCs w:val="24"/>
          <w:vertAlign w:val="superscript"/>
        </w:rPr>
        <w:t> </w:t>
      </w:r>
    </w:p>
    <w:p w14:paraId="6A7095D1" w14:textId="0F9F3553" w:rsidR="006D2216" w:rsidRPr="006D2216" w:rsidRDefault="006D2216" w:rsidP="006D2216">
      <w:pPr>
        <w:spacing w:after="0"/>
        <w:jc w:val="center"/>
        <w:rPr>
          <w:b/>
          <w:i/>
          <w:sz w:val="24"/>
          <w:szCs w:val="24"/>
        </w:rPr>
      </w:pPr>
      <w:r w:rsidRPr="006D2216">
        <w:rPr>
          <w:rStyle w:val="text"/>
          <w:b/>
          <w:i/>
          <w:sz w:val="24"/>
          <w:szCs w:val="24"/>
        </w:rPr>
        <w:t xml:space="preserve">Above </w:t>
      </w:r>
      <w:r w:rsidRPr="006D2216">
        <w:rPr>
          <w:b/>
          <w:i/>
          <w:sz w:val="24"/>
          <w:szCs w:val="24"/>
        </w:rPr>
        <w:t xml:space="preserve">all, </w:t>
      </w:r>
      <w:r w:rsidRPr="006D2216">
        <w:rPr>
          <w:rStyle w:val="text"/>
          <w:b/>
          <w:i/>
          <w:sz w:val="24"/>
          <w:szCs w:val="24"/>
        </w:rPr>
        <w:t>you do well if you recognize this: No</w:t>
      </w:r>
      <w:r w:rsidRPr="006D2216">
        <w:rPr>
          <w:b/>
          <w:i/>
          <w:sz w:val="24"/>
          <w:szCs w:val="24"/>
        </w:rPr>
        <w:t xml:space="preserve"> prophecy of scripture </w:t>
      </w:r>
      <w:r w:rsidRPr="006D2216">
        <w:rPr>
          <w:rStyle w:val="text"/>
          <w:b/>
          <w:i/>
          <w:sz w:val="24"/>
          <w:szCs w:val="24"/>
        </w:rPr>
        <w:t>ever comes about by the prophet’s</w:t>
      </w:r>
      <w:r w:rsidRPr="006D2216">
        <w:rPr>
          <w:b/>
          <w:i/>
          <w:sz w:val="24"/>
          <w:szCs w:val="24"/>
        </w:rPr>
        <w:t xml:space="preserve"> own </w:t>
      </w:r>
      <w:r w:rsidRPr="006D2216">
        <w:rPr>
          <w:rStyle w:val="text"/>
          <w:b/>
          <w:i/>
          <w:sz w:val="24"/>
          <w:szCs w:val="24"/>
        </w:rPr>
        <w:t xml:space="preserve">imagination, </w:t>
      </w:r>
      <w:r w:rsidRPr="006D2216">
        <w:rPr>
          <w:b/>
          <w:i/>
          <w:sz w:val="24"/>
          <w:szCs w:val="24"/>
        </w:rPr>
        <w:t xml:space="preserve">for no prophecy was ever </w:t>
      </w:r>
      <w:r w:rsidRPr="006D2216">
        <w:rPr>
          <w:rStyle w:val="text"/>
          <w:b/>
          <w:i/>
          <w:sz w:val="24"/>
          <w:szCs w:val="24"/>
        </w:rPr>
        <w:t>borne</w:t>
      </w:r>
      <w:r w:rsidRPr="006D2216">
        <w:rPr>
          <w:b/>
          <w:i/>
          <w:sz w:val="24"/>
          <w:szCs w:val="24"/>
        </w:rPr>
        <w:t xml:space="preserve"> of human </w:t>
      </w:r>
      <w:r w:rsidRPr="006D2216">
        <w:rPr>
          <w:rStyle w:val="text"/>
          <w:b/>
          <w:i/>
          <w:sz w:val="24"/>
          <w:szCs w:val="24"/>
        </w:rPr>
        <w:t>impulse; rather,</w:t>
      </w:r>
      <w:r w:rsidRPr="006D2216">
        <w:rPr>
          <w:b/>
          <w:i/>
          <w:sz w:val="24"/>
          <w:szCs w:val="24"/>
        </w:rPr>
        <w:t xml:space="preserve"> men </w:t>
      </w:r>
      <w:r w:rsidRPr="006D2216">
        <w:rPr>
          <w:rStyle w:val="text"/>
          <w:b/>
          <w:i/>
          <w:sz w:val="24"/>
          <w:szCs w:val="24"/>
        </w:rPr>
        <w:t>carried along</w:t>
      </w:r>
      <w:r w:rsidRPr="006D2216">
        <w:rPr>
          <w:b/>
          <w:i/>
          <w:sz w:val="24"/>
          <w:szCs w:val="24"/>
        </w:rPr>
        <w:t xml:space="preserve"> by the Holy Spirit spoke from God.</w:t>
      </w:r>
    </w:p>
    <w:p w14:paraId="6A8AFCF6" w14:textId="77777777" w:rsidR="006D2216" w:rsidRPr="006D2216" w:rsidRDefault="006D2216" w:rsidP="006D2216">
      <w:pPr>
        <w:spacing w:after="0"/>
        <w:jc w:val="center"/>
        <w:rPr>
          <w:rStyle w:val="text"/>
          <w:b/>
          <w:sz w:val="24"/>
          <w:szCs w:val="24"/>
        </w:rPr>
      </w:pPr>
    </w:p>
    <w:p w14:paraId="66F4AABB" w14:textId="1A78CFA2" w:rsidR="006D2216" w:rsidRPr="002B1657" w:rsidRDefault="00D941D7" w:rsidP="006D2216">
      <w:pPr>
        <w:ind w:firstLine="720"/>
        <w:jc w:val="both"/>
        <w:rPr>
          <w:sz w:val="24"/>
          <w:szCs w:val="24"/>
        </w:rPr>
      </w:pPr>
      <w:r>
        <w:rPr>
          <w:sz w:val="24"/>
          <w:szCs w:val="24"/>
        </w:rPr>
        <w:t>“T</w:t>
      </w:r>
      <w:r w:rsidR="006D2216" w:rsidRPr="006D2216">
        <w:rPr>
          <w:sz w:val="24"/>
          <w:szCs w:val="24"/>
        </w:rPr>
        <w:t>he Bible</w:t>
      </w:r>
      <w:r>
        <w:rPr>
          <w:sz w:val="24"/>
          <w:szCs w:val="24"/>
        </w:rPr>
        <w:t>,” some say, “</w:t>
      </w:r>
      <w:r w:rsidR="006D2216" w:rsidRPr="006D2216">
        <w:rPr>
          <w:sz w:val="24"/>
          <w:szCs w:val="24"/>
        </w:rPr>
        <w:t>is just another book written by men.</w:t>
      </w:r>
      <w:r>
        <w:rPr>
          <w:sz w:val="24"/>
          <w:szCs w:val="24"/>
        </w:rPr>
        <w:t>”</w:t>
      </w:r>
      <w:r w:rsidR="006D2216" w:rsidRPr="006D2216">
        <w:rPr>
          <w:sz w:val="24"/>
          <w:szCs w:val="24"/>
        </w:rPr>
        <w:t xml:space="preserve"> However, </w:t>
      </w:r>
      <w:r>
        <w:rPr>
          <w:sz w:val="24"/>
          <w:szCs w:val="24"/>
        </w:rPr>
        <w:t xml:space="preserve">a true seeker of truth, who </w:t>
      </w:r>
      <w:r w:rsidR="006D2216" w:rsidRPr="006D2216">
        <w:rPr>
          <w:sz w:val="24"/>
          <w:szCs w:val="24"/>
        </w:rPr>
        <w:t>takes the time to learn the historical facts,</w:t>
      </w:r>
      <w:r>
        <w:rPr>
          <w:sz w:val="24"/>
          <w:szCs w:val="24"/>
        </w:rPr>
        <w:t xml:space="preserve"> </w:t>
      </w:r>
      <w:r w:rsidR="006D2216" w:rsidRPr="006D2216">
        <w:rPr>
          <w:sz w:val="24"/>
          <w:szCs w:val="24"/>
        </w:rPr>
        <w:t>will discover that this is no ordinary book. Written over a span of 1000 plus years, the sixty-six books of the Bible were recorded by the Holy Spirit on the hearts of approximately 49 different writers. Each one of these men, inspired by God, took scrolls and ink in hand and meticulously begin to write (Luke 1:1-4)</w:t>
      </w:r>
      <w:r w:rsidR="006D2216">
        <w:rPr>
          <w:sz w:val="24"/>
          <w:szCs w:val="24"/>
        </w:rPr>
        <w:t>.</w:t>
      </w:r>
      <w:r w:rsidR="006D2216" w:rsidRPr="006D2216">
        <w:rPr>
          <w:sz w:val="24"/>
          <w:szCs w:val="24"/>
        </w:rPr>
        <w:t xml:space="preserve"> Throughout the ages God has preserved His Holy Book, and because of this, we can hold in our hands the very </w:t>
      </w:r>
      <w:r w:rsidR="006D2216" w:rsidRPr="002B1657">
        <w:rPr>
          <w:sz w:val="24"/>
          <w:szCs w:val="24"/>
        </w:rPr>
        <w:t>WORD of GOD</w:t>
      </w:r>
      <w:r w:rsidR="002B1657">
        <w:rPr>
          <w:bCs/>
          <w:iCs/>
          <w:sz w:val="24"/>
          <w:szCs w:val="24"/>
        </w:rPr>
        <w:t>!</w:t>
      </w:r>
    </w:p>
    <w:p w14:paraId="5346BA0C" w14:textId="77777777" w:rsidR="006D2216" w:rsidRPr="006D2216" w:rsidRDefault="006D2216" w:rsidP="006D2216">
      <w:pPr>
        <w:pStyle w:val="Heading1"/>
        <w:shd w:val="clear" w:color="auto" w:fill="FFFFFF" w:themeFill="background1"/>
        <w:spacing w:before="0" w:line="240" w:lineRule="auto"/>
        <w:jc w:val="center"/>
        <w:rPr>
          <w:b/>
          <w:sz w:val="24"/>
          <w:szCs w:val="24"/>
        </w:rPr>
      </w:pPr>
      <w:r w:rsidRPr="006D2216">
        <w:rPr>
          <w:rStyle w:val="passage-display-bcv"/>
          <w:rFonts w:asciiTheme="minorHAnsi" w:eastAsiaTheme="minorEastAsia" w:hAnsiTheme="minorHAnsi" w:cstheme="minorBidi"/>
          <w:b/>
          <w:iCs/>
          <w:color w:val="000000" w:themeColor="text1"/>
          <w:sz w:val="24"/>
          <w:szCs w:val="24"/>
        </w:rPr>
        <w:lastRenderedPageBreak/>
        <w:t>2 Timothy 3:16-17</w:t>
      </w:r>
      <w:r w:rsidRPr="006D2216">
        <w:rPr>
          <w:rStyle w:val="passage-display-version"/>
          <w:rFonts w:asciiTheme="minorHAnsi" w:eastAsiaTheme="minorEastAsia" w:hAnsiTheme="minorHAnsi" w:cstheme="minorBidi"/>
          <w:b/>
          <w:iCs/>
          <w:color w:val="000000" w:themeColor="text1"/>
          <w:sz w:val="24"/>
          <w:szCs w:val="24"/>
        </w:rPr>
        <w:t xml:space="preserve"> (NET)</w:t>
      </w:r>
    </w:p>
    <w:p w14:paraId="5B5C50B3" w14:textId="77777777" w:rsidR="006D2216" w:rsidRDefault="006D2216" w:rsidP="006D2216">
      <w:pPr>
        <w:pStyle w:val="NormalWeb"/>
        <w:shd w:val="clear" w:color="auto" w:fill="FFFFFF" w:themeFill="background1"/>
        <w:spacing w:before="0" w:beforeAutospacing="0" w:after="150" w:afterAutospacing="0"/>
        <w:jc w:val="center"/>
        <w:rPr>
          <w:rStyle w:val="text"/>
          <w:rFonts w:asciiTheme="minorHAnsi" w:eastAsiaTheme="minorEastAsia" w:hAnsiTheme="minorHAnsi" w:cstheme="minorBidi"/>
          <w:b/>
          <w:bCs/>
          <w:i/>
          <w:iCs/>
          <w:color w:val="000000" w:themeColor="text1"/>
          <w:sz w:val="32"/>
          <w:szCs w:val="32"/>
        </w:rPr>
      </w:pPr>
      <w:r w:rsidRPr="00E343DB">
        <w:rPr>
          <w:rStyle w:val="text"/>
          <w:rFonts w:asciiTheme="minorHAnsi" w:hAnsiTheme="minorHAnsi" w:cstheme="minorHAnsi"/>
          <w:b/>
          <w:i/>
        </w:rPr>
        <w:t>Every scripture</w:t>
      </w:r>
      <w:r w:rsidRPr="0041235A">
        <w:rPr>
          <w:rStyle w:val="text"/>
          <w:rFonts w:asciiTheme="minorHAnsi" w:eastAsiaTheme="minorEastAsia" w:hAnsiTheme="minorHAnsi"/>
          <w:b/>
          <w:i/>
          <w:color w:val="000000" w:themeColor="text1"/>
        </w:rPr>
        <w:t xml:space="preserve"> is </w:t>
      </w:r>
      <w:r w:rsidRPr="00E343DB">
        <w:rPr>
          <w:rStyle w:val="text"/>
          <w:rFonts w:asciiTheme="minorHAnsi" w:hAnsiTheme="minorHAnsi" w:cstheme="minorHAnsi"/>
          <w:b/>
          <w:i/>
        </w:rPr>
        <w:t xml:space="preserve">inspired by </w:t>
      </w:r>
      <w:r w:rsidRPr="0041235A">
        <w:rPr>
          <w:rStyle w:val="text"/>
          <w:rFonts w:asciiTheme="minorHAnsi" w:eastAsiaTheme="minorEastAsia" w:hAnsiTheme="minorHAnsi"/>
          <w:b/>
          <w:i/>
          <w:color w:val="000000" w:themeColor="text1"/>
        </w:rPr>
        <w:t>God</w:t>
      </w:r>
      <w:r w:rsidRPr="00E343DB">
        <w:rPr>
          <w:rStyle w:val="text"/>
          <w:rFonts w:asciiTheme="minorHAnsi" w:hAnsiTheme="minorHAnsi" w:cstheme="minorHAnsi"/>
          <w:b/>
          <w:i/>
        </w:rPr>
        <w:t xml:space="preserve"> </w:t>
      </w:r>
      <w:r w:rsidRPr="0041235A">
        <w:rPr>
          <w:rStyle w:val="text"/>
          <w:rFonts w:asciiTheme="minorHAnsi" w:eastAsiaTheme="minorEastAsia" w:hAnsiTheme="minorHAnsi"/>
          <w:b/>
          <w:i/>
          <w:color w:val="000000" w:themeColor="text1"/>
        </w:rPr>
        <w:t>and useful for teaching,</w:t>
      </w:r>
      <w:r w:rsidRPr="00E343DB">
        <w:rPr>
          <w:rStyle w:val="text"/>
          <w:rFonts w:asciiTheme="minorHAnsi" w:hAnsiTheme="minorHAnsi" w:cstheme="minorHAnsi"/>
          <w:b/>
          <w:i/>
        </w:rPr>
        <w:t xml:space="preserve"> for reproof, for correction,</w:t>
      </w:r>
      <w:r w:rsidRPr="0041235A">
        <w:rPr>
          <w:rStyle w:val="text"/>
          <w:rFonts w:asciiTheme="minorHAnsi" w:eastAsiaTheme="minorEastAsia" w:hAnsiTheme="minorHAnsi"/>
          <w:b/>
          <w:i/>
          <w:color w:val="000000" w:themeColor="text1"/>
        </w:rPr>
        <w:t xml:space="preserve"> and </w:t>
      </w:r>
      <w:r w:rsidRPr="00E343DB">
        <w:rPr>
          <w:rStyle w:val="text"/>
          <w:rFonts w:asciiTheme="minorHAnsi" w:hAnsiTheme="minorHAnsi" w:cstheme="minorHAnsi"/>
          <w:b/>
          <w:i/>
        </w:rPr>
        <w:t xml:space="preserve">for </w:t>
      </w:r>
      <w:r w:rsidRPr="0041235A">
        <w:rPr>
          <w:rStyle w:val="text"/>
          <w:rFonts w:asciiTheme="minorHAnsi" w:eastAsiaTheme="minorEastAsia" w:hAnsiTheme="minorHAnsi"/>
          <w:b/>
          <w:i/>
          <w:color w:val="000000" w:themeColor="text1"/>
        </w:rPr>
        <w:t xml:space="preserve">training in righteousness, that the </w:t>
      </w:r>
      <w:r w:rsidRPr="00E343DB">
        <w:rPr>
          <w:rStyle w:val="text"/>
          <w:rFonts w:asciiTheme="minorHAnsi" w:hAnsiTheme="minorHAnsi" w:cstheme="minorHAnsi"/>
          <w:b/>
          <w:i/>
        </w:rPr>
        <w:t>person dedicated to</w:t>
      </w:r>
      <w:r w:rsidRPr="0041235A">
        <w:rPr>
          <w:rStyle w:val="text"/>
          <w:rFonts w:asciiTheme="minorHAnsi" w:eastAsiaTheme="minorEastAsia" w:hAnsiTheme="minorHAnsi"/>
          <w:b/>
          <w:i/>
          <w:color w:val="000000" w:themeColor="text1"/>
        </w:rPr>
        <w:t xml:space="preserve"> God</w:t>
      </w:r>
      <w:r w:rsidRPr="00E343DB">
        <w:rPr>
          <w:rStyle w:val="text"/>
          <w:rFonts w:asciiTheme="minorHAnsi" w:hAnsiTheme="minorHAnsi" w:cstheme="minorHAnsi"/>
          <w:b/>
          <w:i/>
        </w:rPr>
        <w:t xml:space="preserve"> </w:t>
      </w:r>
      <w:r w:rsidRPr="0041235A">
        <w:rPr>
          <w:rStyle w:val="text"/>
          <w:rFonts w:asciiTheme="minorHAnsi" w:eastAsiaTheme="minorEastAsia" w:hAnsiTheme="minorHAnsi"/>
          <w:b/>
          <w:i/>
          <w:color w:val="000000" w:themeColor="text1"/>
        </w:rPr>
        <w:t xml:space="preserve">may be </w:t>
      </w:r>
      <w:r w:rsidRPr="00E343DB">
        <w:rPr>
          <w:rStyle w:val="text"/>
          <w:rFonts w:asciiTheme="minorHAnsi" w:hAnsiTheme="minorHAnsi" w:cstheme="minorHAnsi"/>
          <w:b/>
          <w:i/>
        </w:rPr>
        <w:t>capable and</w:t>
      </w:r>
      <w:r w:rsidRPr="0041235A">
        <w:rPr>
          <w:rStyle w:val="text"/>
          <w:rFonts w:asciiTheme="minorHAnsi" w:eastAsiaTheme="minorEastAsia" w:hAnsiTheme="minorHAnsi"/>
          <w:b/>
          <w:i/>
          <w:color w:val="000000" w:themeColor="text1"/>
        </w:rPr>
        <w:t xml:space="preserve"> equipped for every good work.</w:t>
      </w:r>
    </w:p>
    <w:p w14:paraId="75CDBBC9"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0A9F87D" w14:textId="77777777" w:rsidR="0040540B" w:rsidRPr="006D2216" w:rsidRDefault="0040540B" w:rsidP="0037103A">
      <w:pPr>
        <w:pStyle w:val="ListParagraph"/>
        <w:numPr>
          <w:ilvl w:val="0"/>
          <w:numId w:val="71"/>
        </w:numPr>
        <w:jc w:val="both"/>
        <w:rPr>
          <w:b/>
          <w:sz w:val="28"/>
          <w:szCs w:val="28"/>
        </w:rPr>
      </w:pPr>
      <w:r w:rsidRPr="006D2216">
        <w:rPr>
          <w:b/>
          <w:bCs/>
          <w:sz w:val="24"/>
          <w:szCs w:val="24"/>
          <w:u w:val="single"/>
        </w:rPr>
        <w:t>God breathed</w:t>
      </w:r>
      <w:r w:rsidRPr="006D2216">
        <w:rPr>
          <w:b/>
          <w:bCs/>
          <w:sz w:val="24"/>
          <w:szCs w:val="24"/>
        </w:rPr>
        <w:t>:</w:t>
      </w:r>
      <w:r w:rsidRPr="006D2216">
        <w:rPr>
          <w:sz w:val="24"/>
          <w:szCs w:val="24"/>
        </w:rPr>
        <w:t xml:space="preserve"> Greek word Theopneustos- </w:t>
      </w:r>
      <w:r w:rsidRPr="006D2216">
        <w:rPr>
          <w:i/>
          <w:iCs/>
          <w:sz w:val="24"/>
          <w:szCs w:val="24"/>
        </w:rPr>
        <w:t xml:space="preserve">divine breathed in, given by inspiration of God. </w:t>
      </w:r>
      <w:r w:rsidRPr="006D2216">
        <w:rPr>
          <w:sz w:val="24"/>
          <w:szCs w:val="24"/>
        </w:rPr>
        <w:t xml:space="preserve">This word comes from the word </w:t>
      </w:r>
      <w:r w:rsidRPr="006D2216">
        <w:rPr>
          <w:bCs/>
          <w:sz w:val="24"/>
          <w:szCs w:val="24"/>
          <w:u w:val="single"/>
        </w:rPr>
        <w:t>Spirit</w:t>
      </w:r>
      <w:r w:rsidRPr="006D2216">
        <w:rPr>
          <w:sz w:val="24"/>
          <w:szCs w:val="24"/>
        </w:rPr>
        <w:t>: Pneuma</w:t>
      </w:r>
      <w:r w:rsidRPr="006D2216">
        <w:rPr>
          <w:i/>
          <w:iCs/>
          <w:sz w:val="24"/>
          <w:szCs w:val="24"/>
        </w:rPr>
        <w:t>-to breathe, to blow, Holy Spirit, Christ’s Spirit, life, Spirit, Mind, and breath</w:t>
      </w:r>
      <w:r w:rsidRPr="006D2216">
        <w:rPr>
          <w:sz w:val="24"/>
          <w:szCs w:val="24"/>
        </w:rPr>
        <w:t xml:space="preserve">. </w:t>
      </w:r>
    </w:p>
    <w:p w14:paraId="43AED7F5" w14:textId="77777777" w:rsidR="0040540B" w:rsidRPr="006D2216" w:rsidRDefault="0040540B" w:rsidP="006D2216">
      <w:pPr>
        <w:jc w:val="both"/>
        <w:rPr>
          <w:sz w:val="24"/>
          <w:szCs w:val="24"/>
        </w:rPr>
      </w:pPr>
      <w:r w:rsidRPr="006D2216">
        <w:rPr>
          <w:sz w:val="24"/>
          <w:szCs w:val="24"/>
        </w:rPr>
        <w:t xml:space="preserve">Note: As you will see next, there are two Greek words translated as the </w:t>
      </w:r>
      <w:r w:rsidRPr="00667274">
        <w:rPr>
          <w:i/>
          <w:sz w:val="24"/>
          <w:szCs w:val="24"/>
        </w:rPr>
        <w:t>Word of God</w:t>
      </w:r>
      <w:r w:rsidRPr="006D2216">
        <w:rPr>
          <w:sz w:val="24"/>
          <w:szCs w:val="24"/>
        </w:rPr>
        <w:t xml:space="preserve">.  It is important to understand how and where the Holy Spirit inspired their use. Logos generally refers to </w:t>
      </w:r>
      <w:r w:rsidRPr="006D2216">
        <w:rPr>
          <w:i/>
          <w:sz w:val="24"/>
          <w:szCs w:val="24"/>
        </w:rPr>
        <w:t>Christ Jesus</w:t>
      </w:r>
      <w:r w:rsidRPr="006D2216">
        <w:rPr>
          <w:sz w:val="24"/>
          <w:szCs w:val="24"/>
        </w:rPr>
        <w:t xml:space="preserve"> as the mouth of God. But, the word Rhema is </w:t>
      </w:r>
      <w:r w:rsidRPr="006D2216">
        <w:rPr>
          <w:i/>
          <w:sz w:val="24"/>
          <w:szCs w:val="24"/>
        </w:rPr>
        <w:t>a specific portion of the Bible</w:t>
      </w:r>
      <w:r w:rsidRPr="006D2216">
        <w:rPr>
          <w:sz w:val="24"/>
          <w:szCs w:val="24"/>
        </w:rPr>
        <w:t>. If you look closely you will see how important the distinctions between these two words are. (You can hear the explanation of this on audio lessons titled, Building Your Life on The Solid Foundation of God’s Word, part one and part two.)</w:t>
      </w:r>
    </w:p>
    <w:p w14:paraId="259FB848" w14:textId="568D42F1" w:rsidR="0040540B" w:rsidRPr="006D2216" w:rsidRDefault="0040540B" w:rsidP="0037103A">
      <w:pPr>
        <w:pStyle w:val="ListParagraph"/>
        <w:numPr>
          <w:ilvl w:val="0"/>
          <w:numId w:val="71"/>
        </w:numPr>
        <w:rPr>
          <w:sz w:val="24"/>
          <w:szCs w:val="24"/>
        </w:rPr>
      </w:pPr>
      <w:r w:rsidRPr="006D2216">
        <w:rPr>
          <w:b/>
          <w:bCs/>
          <w:sz w:val="24"/>
          <w:szCs w:val="24"/>
          <w:u w:val="single"/>
        </w:rPr>
        <w:t xml:space="preserve">Word: </w:t>
      </w:r>
      <w:r w:rsidRPr="006D2216">
        <w:rPr>
          <w:sz w:val="24"/>
          <w:szCs w:val="24"/>
        </w:rPr>
        <w:t>Greek word Logos</w:t>
      </w:r>
      <w:r w:rsidRPr="006D2216">
        <w:rPr>
          <w:bCs/>
          <w:sz w:val="24"/>
          <w:szCs w:val="24"/>
        </w:rPr>
        <w:t>-</w:t>
      </w:r>
      <w:r w:rsidRPr="006D2216">
        <w:rPr>
          <w:i/>
          <w:iCs/>
          <w:sz w:val="24"/>
          <w:szCs w:val="24"/>
        </w:rPr>
        <w:t xml:space="preserve">The divine expression –i.e. Christ-communication-utterance-mouth. See </w:t>
      </w:r>
      <w:r w:rsidRPr="006D2216">
        <w:rPr>
          <w:sz w:val="24"/>
          <w:szCs w:val="24"/>
        </w:rPr>
        <w:t>used in the following passages:    John 1: 1-14; 1 Peter 1: 23; Hebrew 4:12; John 8:31, 14:23; 1 John 1:1; Rev. 19:13</w:t>
      </w:r>
    </w:p>
    <w:p w14:paraId="7B6D79AB" w14:textId="0795C423" w:rsidR="0040540B" w:rsidRDefault="0040540B" w:rsidP="0037103A">
      <w:pPr>
        <w:pStyle w:val="ListParagraph"/>
        <w:numPr>
          <w:ilvl w:val="0"/>
          <w:numId w:val="71"/>
        </w:numPr>
        <w:rPr>
          <w:sz w:val="24"/>
          <w:szCs w:val="24"/>
        </w:rPr>
      </w:pPr>
      <w:r w:rsidRPr="006D2216">
        <w:rPr>
          <w:b/>
          <w:bCs/>
          <w:sz w:val="24"/>
          <w:szCs w:val="24"/>
          <w:u w:val="single"/>
        </w:rPr>
        <w:t>Word</w:t>
      </w:r>
      <w:r w:rsidRPr="006D2216">
        <w:rPr>
          <w:sz w:val="24"/>
          <w:szCs w:val="24"/>
        </w:rPr>
        <w:t xml:space="preserve">: Greek word Rhema- </w:t>
      </w:r>
      <w:r w:rsidRPr="006D2216">
        <w:rPr>
          <w:i/>
          <w:iCs/>
          <w:sz w:val="24"/>
          <w:szCs w:val="24"/>
        </w:rPr>
        <w:t>an utterance a specific a matter or topic command –Word</w:t>
      </w:r>
      <w:r w:rsidRPr="006D2216">
        <w:rPr>
          <w:sz w:val="24"/>
          <w:szCs w:val="24"/>
        </w:rPr>
        <w:t>. See this used in the following verses: Matthew 4:4; Romans 10:8- 17; Ephesians 1:13, 5:26, 6:17; Hebrews 1:3; 11:3; John3:34, 6:63 &amp; 68; John 15:7; 1Peter 1:25</w:t>
      </w:r>
    </w:p>
    <w:p w14:paraId="58ED5A0C" w14:textId="77777777" w:rsidR="002B1657" w:rsidRPr="002B1657" w:rsidRDefault="002B1657" w:rsidP="002B1657">
      <w:pPr>
        <w:spacing w:after="0"/>
        <w:jc w:val="center"/>
        <w:rPr>
          <w:b/>
          <w:sz w:val="24"/>
          <w:szCs w:val="24"/>
        </w:rPr>
      </w:pPr>
      <w:r w:rsidRPr="002B1657">
        <w:rPr>
          <w:b/>
          <w:sz w:val="24"/>
          <w:szCs w:val="24"/>
        </w:rPr>
        <w:t>1 Thessalonians 2:13 (</w:t>
      </w:r>
      <w:r w:rsidRPr="002B1657">
        <w:rPr>
          <w:b/>
          <w:bCs/>
          <w:iCs/>
          <w:sz w:val="24"/>
          <w:szCs w:val="24"/>
        </w:rPr>
        <w:t>NET</w:t>
      </w:r>
      <w:r w:rsidRPr="002B1657">
        <w:rPr>
          <w:b/>
          <w:sz w:val="24"/>
          <w:szCs w:val="24"/>
        </w:rPr>
        <w:t>)</w:t>
      </w:r>
    </w:p>
    <w:p w14:paraId="24A45C06" w14:textId="68A6347E" w:rsidR="002B1657" w:rsidRDefault="002B1657" w:rsidP="002B1657">
      <w:pPr>
        <w:spacing w:after="0"/>
        <w:jc w:val="center"/>
        <w:rPr>
          <w:b/>
          <w:i/>
          <w:sz w:val="24"/>
          <w:szCs w:val="24"/>
        </w:rPr>
      </w:pPr>
      <w:r w:rsidRPr="002B1657">
        <w:rPr>
          <w:rStyle w:val="text"/>
          <w:b/>
          <w:i/>
          <w:sz w:val="24"/>
          <w:szCs w:val="24"/>
        </w:rPr>
        <w:t>And so,</w:t>
      </w:r>
      <w:r w:rsidRPr="002B1657">
        <w:rPr>
          <w:b/>
          <w:i/>
          <w:sz w:val="24"/>
          <w:szCs w:val="24"/>
        </w:rPr>
        <w:t xml:space="preserve"> we </w:t>
      </w:r>
      <w:r w:rsidRPr="002B1657">
        <w:rPr>
          <w:rStyle w:val="text"/>
          <w:b/>
          <w:i/>
          <w:sz w:val="24"/>
          <w:szCs w:val="24"/>
        </w:rPr>
        <w:t>too</w:t>
      </w:r>
      <w:r w:rsidRPr="002B1657">
        <w:rPr>
          <w:b/>
          <w:i/>
          <w:sz w:val="24"/>
          <w:szCs w:val="24"/>
        </w:rPr>
        <w:t xml:space="preserve"> constantly thank God that when you received </w:t>
      </w:r>
      <w:r w:rsidRPr="002B1657">
        <w:rPr>
          <w:rStyle w:val="text"/>
          <w:b/>
          <w:i/>
          <w:sz w:val="24"/>
          <w:szCs w:val="24"/>
        </w:rPr>
        <w:t xml:space="preserve">God’s message that </w:t>
      </w:r>
      <w:r w:rsidRPr="002B1657">
        <w:rPr>
          <w:b/>
          <w:i/>
          <w:sz w:val="24"/>
          <w:szCs w:val="24"/>
        </w:rPr>
        <w:t xml:space="preserve">you heard from us, you accepted it not as </w:t>
      </w:r>
      <w:r w:rsidRPr="002B1657">
        <w:rPr>
          <w:rStyle w:val="text"/>
          <w:b/>
          <w:i/>
          <w:sz w:val="24"/>
          <w:szCs w:val="24"/>
        </w:rPr>
        <w:t>a human message</w:t>
      </w:r>
      <w:r w:rsidRPr="002B1657">
        <w:rPr>
          <w:b/>
          <w:i/>
          <w:sz w:val="24"/>
          <w:szCs w:val="24"/>
        </w:rPr>
        <w:t xml:space="preserve">, but </w:t>
      </w:r>
      <w:r w:rsidRPr="002B1657">
        <w:rPr>
          <w:rStyle w:val="text"/>
          <w:b/>
          <w:i/>
          <w:sz w:val="24"/>
          <w:szCs w:val="24"/>
        </w:rPr>
        <w:t>as</w:t>
      </w:r>
      <w:r w:rsidRPr="002B1657">
        <w:rPr>
          <w:b/>
          <w:i/>
          <w:sz w:val="24"/>
          <w:szCs w:val="24"/>
        </w:rPr>
        <w:t xml:space="preserve"> it </w:t>
      </w:r>
      <w:r w:rsidRPr="002B1657">
        <w:rPr>
          <w:rStyle w:val="text"/>
          <w:b/>
          <w:i/>
          <w:sz w:val="24"/>
          <w:szCs w:val="24"/>
        </w:rPr>
        <w:t>truly</w:t>
      </w:r>
      <w:r w:rsidRPr="002B1657">
        <w:rPr>
          <w:b/>
          <w:i/>
          <w:sz w:val="24"/>
          <w:szCs w:val="24"/>
        </w:rPr>
        <w:t xml:space="preserve"> is, </w:t>
      </w:r>
      <w:r w:rsidRPr="002B1657">
        <w:rPr>
          <w:rStyle w:val="text"/>
          <w:b/>
          <w:i/>
          <w:sz w:val="24"/>
          <w:szCs w:val="24"/>
        </w:rPr>
        <w:t>God’s message</w:t>
      </w:r>
      <w:r w:rsidRPr="002B1657">
        <w:rPr>
          <w:b/>
          <w:i/>
          <w:sz w:val="24"/>
          <w:szCs w:val="24"/>
        </w:rPr>
        <w:t xml:space="preserve">, which </w:t>
      </w:r>
      <w:r w:rsidRPr="002B1657">
        <w:rPr>
          <w:rStyle w:val="text"/>
          <w:b/>
          <w:i/>
          <w:sz w:val="24"/>
          <w:szCs w:val="24"/>
        </w:rPr>
        <w:t>is at</w:t>
      </w:r>
      <w:r w:rsidRPr="002B1657">
        <w:rPr>
          <w:b/>
          <w:i/>
          <w:sz w:val="24"/>
          <w:szCs w:val="24"/>
        </w:rPr>
        <w:t xml:space="preserve"> work </w:t>
      </w:r>
      <w:r w:rsidRPr="002B1657">
        <w:rPr>
          <w:rStyle w:val="text"/>
          <w:b/>
          <w:i/>
          <w:sz w:val="24"/>
          <w:szCs w:val="24"/>
        </w:rPr>
        <w:t>among</w:t>
      </w:r>
      <w:r w:rsidRPr="002B1657">
        <w:rPr>
          <w:b/>
          <w:i/>
          <w:sz w:val="24"/>
          <w:szCs w:val="24"/>
        </w:rPr>
        <w:t xml:space="preserve"> you who believe.</w:t>
      </w:r>
    </w:p>
    <w:p w14:paraId="4B38AA67" w14:textId="77777777" w:rsidR="00895A45" w:rsidRPr="002B1657" w:rsidRDefault="00895A45" w:rsidP="002B1657">
      <w:pPr>
        <w:spacing w:after="0"/>
        <w:jc w:val="center"/>
        <w:rPr>
          <w:b/>
          <w:i/>
          <w:sz w:val="24"/>
          <w:szCs w:val="24"/>
        </w:rPr>
      </w:pPr>
    </w:p>
    <w:p w14:paraId="350F8C57" w14:textId="39ECAE90" w:rsidR="002B1657" w:rsidRDefault="002B1657" w:rsidP="002B1657">
      <w:pPr>
        <w:rPr>
          <w:sz w:val="24"/>
          <w:szCs w:val="24"/>
        </w:rPr>
      </w:pPr>
      <w:r w:rsidRPr="3C1B5965">
        <w:rPr>
          <w:b/>
          <w:bCs/>
          <w:sz w:val="28"/>
          <w:szCs w:val="28"/>
        </w:rPr>
        <w:t>Digging Deeper</w:t>
      </w:r>
      <w:r w:rsidRPr="3C1B5965">
        <w:rPr>
          <w:sz w:val="28"/>
          <w:szCs w:val="28"/>
        </w:rPr>
        <w:t xml:space="preserve">: </w:t>
      </w:r>
      <w:r w:rsidRPr="002B1657">
        <w:rPr>
          <w:sz w:val="24"/>
          <w:szCs w:val="24"/>
        </w:rPr>
        <w:t>2 Timothy 3:13-4:4; 2 Peter 1:16-21; 1 Corinthians 2:4-16; 2 Corinthians 1:20-21)</w:t>
      </w:r>
    </w:p>
    <w:p w14:paraId="3087C6F0" w14:textId="77777777" w:rsidR="002B1657" w:rsidRPr="00B578A9" w:rsidRDefault="002B1657" w:rsidP="002B1657">
      <w:pPr>
        <w:rPr>
          <w:rFonts w:cstheme="minorHAnsi"/>
          <w:b/>
        </w:rPr>
      </w:pPr>
      <w:r w:rsidRPr="3C1B5965">
        <w:rPr>
          <w:rFonts w:eastAsiaTheme="minorEastAsia"/>
          <w:b/>
          <w:bCs/>
          <w:sz w:val="28"/>
          <w:szCs w:val="28"/>
        </w:rPr>
        <w:t>2. In the Bible we “Behold our God”:</w:t>
      </w:r>
    </w:p>
    <w:p w14:paraId="63E7BD27" w14:textId="77777777" w:rsidR="002B1657" w:rsidRPr="002B1657" w:rsidRDefault="002B1657" w:rsidP="002B1657">
      <w:pPr>
        <w:spacing w:after="0"/>
        <w:jc w:val="center"/>
        <w:outlineLvl w:val="2"/>
        <w:rPr>
          <w:rFonts w:cstheme="minorHAnsi"/>
          <w:b/>
          <w:bCs/>
          <w:sz w:val="24"/>
          <w:szCs w:val="24"/>
        </w:rPr>
      </w:pPr>
      <w:r w:rsidRPr="002B1657">
        <w:rPr>
          <w:rFonts w:cstheme="minorHAnsi"/>
          <w:b/>
          <w:bCs/>
          <w:sz w:val="24"/>
          <w:szCs w:val="24"/>
        </w:rPr>
        <w:t>1 Samuel 3:19-21</w:t>
      </w:r>
      <w:r w:rsidRPr="002B1657">
        <w:rPr>
          <w:rFonts w:cstheme="minorHAnsi"/>
          <w:b/>
          <w:sz w:val="24"/>
          <w:szCs w:val="24"/>
        </w:rPr>
        <w:t xml:space="preserve"> (NET)</w:t>
      </w:r>
    </w:p>
    <w:p w14:paraId="6C1D3852" w14:textId="77777777" w:rsidR="00BD2EA0" w:rsidRDefault="002B1657" w:rsidP="002B1657">
      <w:pPr>
        <w:spacing w:after="0"/>
        <w:jc w:val="center"/>
        <w:rPr>
          <w:rStyle w:val="text"/>
          <w:b/>
          <w:i/>
          <w:sz w:val="24"/>
          <w:szCs w:val="24"/>
        </w:rPr>
      </w:pPr>
      <w:r w:rsidRPr="002B1657">
        <w:rPr>
          <w:b/>
          <w:i/>
          <w:sz w:val="24"/>
          <w:szCs w:val="24"/>
        </w:rPr>
        <w:t xml:space="preserve">Samuel </w:t>
      </w:r>
      <w:r w:rsidRPr="002B1657">
        <w:rPr>
          <w:rStyle w:val="text"/>
          <w:b/>
          <w:i/>
          <w:sz w:val="24"/>
          <w:szCs w:val="24"/>
        </w:rPr>
        <w:t>continued to grow,</w:t>
      </w:r>
      <w:r w:rsidRPr="002B1657">
        <w:rPr>
          <w:b/>
          <w:i/>
          <w:sz w:val="24"/>
          <w:szCs w:val="24"/>
        </w:rPr>
        <w:t xml:space="preserve"> and the Lord was with him</w:t>
      </w:r>
      <w:r w:rsidRPr="002B1657">
        <w:rPr>
          <w:rStyle w:val="text"/>
          <w:b/>
          <w:i/>
          <w:sz w:val="24"/>
          <w:szCs w:val="24"/>
        </w:rPr>
        <w:t>. None</w:t>
      </w:r>
      <w:r w:rsidRPr="002B1657">
        <w:rPr>
          <w:b/>
          <w:i/>
          <w:sz w:val="24"/>
          <w:szCs w:val="24"/>
        </w:rPr>
        <w:t xml:space="preserve"> of his </w:t>
      </w:r>
      <w:r w:rsidRPr="002B1657">
        <w:rPr>
          <w:rStyle w:val="text"/>
          <w:b/>
          <w:i/>
          <w:sz w:val="24"/>
          <w:szCs w:val="24"/>
        </w:rPr>
        <w:t xml:space="preserve">prophecies fell to the ground unfulfilled. </w:t>
      </w:r>
    </w:p>
    <w:p w14:paraId="4C506473" w14:textId="7948777F" w:rsidR="002B1657" w:rsidRPr="002B1657" w:rsidRDefault="002B1657" w:rsidP="002B1657">
      <w:pPr>
        <w:spacing w:after="0"/>
        <w:jc w:val="center"/>
        <w:rPr>
          <w:b/>
          <w:i/>
          <w:sz w:val="24"/>
          <w:szCs w:val="24"/>
        </w:rPr>
      </w:pPr>
      <w:r w:rsidRPr="002B1657">
        <w:rPr>
          <w:b/>
          <w:i/>
          <w:sz w:val="24"/>
          <w:szCs w:val="24"/>
        </w:rPr>
        <w:t xml:space="preserve">All Israel from Dan to </w:t>
      </w:r>
      <w:r w:rsidRPr="002B1657">
        <w:rPr>
          <w:rStyle w:val="text"/>
          <w:b/>
          <w:i/>
          <w:sz w:val="24"/>
          <w:szCs w:val="24"/>
        </w:rPr>
        <w:t>Beer Sheba realized</w:t>
      </w:r>
      <w:r w:rsidRPr="002B1657">
        <w:rPr>
          <w:b/>
          <w:i/>
          <w:sz w:val="24"/>
          <w:szCs w:val="24"/>
        </w:rPr>
        <w:t xml:space="preserve"> that Samuel was confirmed as a prophet of the Lord. </w:t>
      </w:r>
      <w:r w:rsidRPr="002B1657">
        <w:rPr>
          <w:rStyle w:val="text"/>
          <w:b/>
          <w:i/>
          <w:sz w:val="24"/>
          <w:szCs w:val="24"/>
        </w:rPr>
        <w:t>Then</w:t>
      </w:r>
      <w:r w:rsidRPr="002B1657">
        <w:rPr>
          <w:b/>
          <w:i/>
          <w:sz w:val="24"/>
          <w:szCs w:val="24"/>
        </w:rPr>
        <w:t xml:space="preserve"> the Lord </w:t>
      </w:r>
      <w:r w:rsidRPr="002B1657">
        <w:rPr>
          <w:rStyle w:val="text"/>
          <w:b/>
          <w:i/>
          <w:sz w:val="24"/>
          <w:szCs w:val="24"/>
        </w:rPr>
        <w:t xml:space="preserve">again </w:t>
      </w:r>
      <w:r w:rsidRPr="002B1657">
        <w:rPr>
          <w:b/>
          <w:i/>
          <w:sz w:val="24"/>
          <w:szCs w:val="24"/>
        </w:rPr>
        <w:t xml:space="preserve">appeared </w:t>
      </w:r>
      <w:r w:rsidRPr="002B1657">
        <w:rPr>
          <w:rStyle w:val="text"/>
          <w:b/>
          <w:i/>
          <w:sz w:val="24"/>
          <w:szCs w:val="24"/>
        </w:rPr>
        <w:t>in</w:t>
      </w:r>
      <w:r w:rsidRPr="002B1657">
        <w:rPr>
          <w:b/>
          <w:i/>
          <w:sz w:val="24"/>
          <w:szCs w:val="24"/>
        </w:rPr>
        <w:t xml:space="preserve"> </w:t>
      </w:r>
      <w:r w:rsidRPr="002B1657">
        <w:rPr>
          <w:rStyle w:val="text"/>
          <w:b/>
          <w:i/>
          <w:sz w:val="24"/>
          <w:szCs w:val="24"/>
        </w:rPr>
        <w:t>Shiloh,</w:t>
      </w:r>
      <w:r w:rsidRPr="002B1657">
        <w:rPr>
          <w:b/>
          <w:i/>
          <w:sz w:val="24"/>
          <w:szCs w:val="24"/>
        </w:rPr>
        <w:t xml:space="preserve"> </w:t>
      </w:r>
      <w:r w:rsidRPr="002B1657">
        <w:rPr>
          <w:rStyle w:val="text"/>
          <w:b/>
          <w:i/>
          <w:sz w:val="24"/>
          <w:szCs w:val="24"/>
        </w:rPr>
        <w:t>for it was in Shiloh that</w:t>
      </w:r>
      <w:r w:rsidRPr="002B1657">
        <w:rPr>
          <w:b/>
          <w:i/>
          <w:sz w:val="24"/>
          <w:szCs w:val="24"/>
        </w:rPr>
        <w:t xml:space="preserve"> the Lord </w:t>
      </w:r>
      <w:r w:rsidRPr="002B1657">
        <w:rPr>
          <w:rStyle w:val="text"/>
          <w:b/>
          <w:i/>
          <w:sz w:val="24"/>
          <w:szCs w:val="24"/>
        </w:rPr>
        <w:t xml:space="preserve">had </w:t>
      </w:r>
      <w:r w:rsidRPr="002B1657">
        <w:rPr>
          <w:b/>
          <w:i/>
          <w:sz w:val="24"/>
          <w:szCs w:val="24"/>
        </w:rPr>
        <w:t xml:space="preserve">revealed </w:t>
      </w:r>
      <w:r w:rsidRPr="002B1657">
        <w:rPr>
          <w:rStyle w:val="text"/>
          <w:b/>
          <w:i/>
          <w:sz w:val="24"/>
          <w:szCs w:val="24"/>
        </w:rPr>
        <w:t>himself</w:t>
      </w:r>
      <w:r w:rsidRPr="002B1657">
        <w:rPr>
          <w:b/>
          <w:i/>
          <w:sz w:val="24"/>
          <w:szCs w:val="24"/>
        </w:rPr>
        <w:t xml:space="preserve"> to Samuel </w:t>
      </w:r>
      <w:r w:rsidRPr="002B1657">
        <w:rPr>
          <w:rStyle w:val="text"/>
          <w:b/>
          <w:i/>
          <w:sz w:val="24"/>
          <w:szCs w:val="24"/>
        </w:rPr>
        <w:t>through</w:t>
      </w:r>
      <w:r w:rsidRPr="002B1657">
        <w:rPr>
          <w:b/>
          <w:i/>
          <w:sz w:val="24"/>
          <w:szCs w:val="24"/>
        </w:rPr>
        <w:t xml:space="preserve"> the word of the Lord.</w:t>
      </w:r>
    </w:p>
    <w:p w14:paraId="70D2339C" w14:textId="77777777" w:rsidR="00D941D7" w:rsidRDefault="00D941D7" w:rsidP="002B1657">
      <w:pPr>
        <w:spacing w:before="100" w:beforeAutospacing="1" w:after="100" w:afterAutospacing="1"/>
        <w:ind w:firstLine="720"/>
        <w:jc w:val="both"/>
        <w:rPr>
          <w:sz w:val="24"/>
          <w:szCs w:val="24"/>
        </w:rPr>
      </w:pPr>
      <w:r w:rsidRPr="002B1657">
        <w:rPr>
          <w:sz w:val="24"/>
          <w:szCs w:val="24"/>
        </w:rPr>
        <w:lastRenderedPageBreak/>
        <w:t>In his book,</w:t>
      </w:r>
      <w:r w:rsidRPr="002B1657">
        <w:rPr>
          <w:i/>
          <w:sz w:val="24"/>
          <w:szCs w:val="24"/>
        </w:rPr>
        <w:t xml:space="preserve"> The Truth War,</w:t>
      </w:r>
      <w:r w:rsidRPr="002B1657">
        <w:rPr>
          <w:sz w:val="24"/>
          <w:szCs w:val="24"/>
        </w:rPr>
        <w:t xml:space="preserve"> John McArthur put it this way, “God has revealed Himself to humanity through Scripture and His Son–the Truth. Truth means nothing apart from God and His Word. Truth is the self-expression of God!” </w:t>
      </w:r>
      <w:r>
        <w:rPr>
          <w:sz w:val="24"/>
          <w:szCs w:val="24"/>
        </w:rPr>
        <w:t>T</w:t>
      </w:r>
      <w:r w:rsidR="002B1657" w:rsidRPr="002B1657">
        <w:rPr>
          <w:sz w:val="24"/>
          <w:szCs w:val="24"/>
        </w:rPr>
        <w:t xml:space="preserve">he entire Bible is the revelation of God. All we can know or will ever know about God is contained </w:t>
      </w:r>
      <w:r>
        <w:rPr>
          <w:sz w:val="24"/>
          <w:szCs w:val="24"/>
        </w:rPr>
        <w:t>within it.</w:t>
      </w:r>
    </w:p>
    <w:p w14:paraId="432A5D1A" w14:textId="1785531D" w:rsidR="002B1657" w:rsidRPr="002B1657" w:rsidRDefault="002B1657" w:rsidP="002B1657">
      <w:pPr>
        <w:spacing w:before="100" w:beforeAutospacing="1" w:after="100" w:afterAutospacing="1"/>
        <w:ind w:firstLine="720"/>
        <w:jc w:val="both"/>
        <w:rPr>
          <w:sz w:val="24"/>
          <w:szCs w:val="24"/>
        </w:rPr>
      </w:pPr>
      <w:r w:rsidRPr="002B1657">
        <w:rPr>
          <w:sz w:val="24"/>
          <w:szCs w:val="24"/>
        </w:rPr>
        <w:t xml:space="preserve"> In the story of Eli and Samuel, found in 1 Samuel 3:1-21, we find two important principles. Number one, the Bible reveals God and number two, God speaks through His Word (our next point). Is the Word of God rare in your life? If so, you have little vision of God, and without a vision of God people will perish (Proverbs 29:15-18)</w:t>
      </w:r>
      <w:r>
        <w:rPr>
          <w:sz w:val="24"/>
          <w:szCs w:val="24"/>
        </w:rPr>
        <w:t>.</w:t>
      </w:r>
      <w:r w:rsidRPr="002B1657">
        <w:rPr>
          <w:sz w:val="24"/>
          <w:szCs w:val="24"/>
        </w:rPr>
        <w:t xml:space="preserve">   </w:t>
      </w:r>
    </w:p>
    <w:p w14:paraId="4B4299AB" w14:textId="77777777" w:rsidR="002B1657" w:rsidRPr="002B1657" w:rsidRDefault="002B1657" w:rsidP="002B1657">
      <w:pPr>
        <w:rPr>
          <w:sz w:val="24"/>
          <w:szCs w:val="24"/>
        </w:rPr>
      </w:pPr>
      <w:r w:rsidRPr="3C1B5965">
        <w:rPr>
          <w:b/>
          <w:bCs/>
          <w:sz w:val="28"/>
          <w:szCs w:val="28"/>
        </w:rPr>
        <w:t xml:space="preserve">Digging Deeper: </w:t>
      </w:r>
      <w:r w:rsidRPr="002B1657">
        <w:rPr>
          <w:sz w:val="24"/>
          <w:szCs w:val="24"/>
        </w:rPr>
        <w:t>1 Samuel 3:19-21; Isaiah 40:5-11; 45:17-25; John 17:1-17; Revelation 1:1-8, 19:13; 1 John 1:1-3; Colossians 1:15-20</w:t>
      </w:r>
    </w:p>
    <w:p w14:paraId="16F669D4" w14:textId="77777777" w:rsidR="002B1657" w:rsidRDefault="002B1657" w:rsidP="002B1657">
      <w:r w:rsidRPr="3C1B5965">
        <w:t xml:space="preserve"> </w:t>
      </w:r>
      <w:r w:rsidRPr="3C1B5965">
        <w:rPr>
          <w:b/>
          <w:bCs/>
          <w:sz w:val="28"/>
          <w:szCs w:val="28"/>
        </w:rPr>
        <w:t>3. In the Bible we hear the voice of God:</w:t>
      </w:r>
    </w:p>
    <w:p w14:paraId="06469C12" w14:textId="77777777" w:rsidR="002B1657" w:rsidRPr="002B1657" w:rsidRDefault="002B1657" w:rsidP="002B1657">
      <w:pPr>
        <w:pStyle w:val="ListParagraph"/>
        <w:spacing w:after="0" w:line="240" w:lineRule="auto"/>
        <w:ind w:left="360"/>
        <w:jc w:val="center"/>
        <w:rPr>
          <w:rStyle w:val="text"/>
          <w:sz w:val="24"/>
          <w:szCs w:val="24"/>
          <w:vertAlign w:val="superscript"/>
        </w:rPr>
      </w:pPr>
      <w:r w:rsidRPr="002B1657">
        <w:rPr>
          <w:rFonts w:cstheme="minorHAnsi"/>
          <w:b/>
          <w:sz w:val="24"/>
          <w:szCs w:val="24"/>
        </w:rPr>
        <w:t>Revelation 1:12-17 (NET)</w:t>
      </w:r>
      <w:r w:rsidRPr="002B1657">
        <w:rPr>
          <w:rStyle w:val="Heading1Char"/>
          <w:sz w:val="24"/>
          <w:szCs w:val="24"/>
          <w:vertAlign w:val="superscript"/>
        </w:rPr>
        <w:t xml:space="preserve"> </w:t>
      </w:r>
    </w:p>
    <w:p w14:paraId="5DDE1EE7" w14:textId="77777777" w:rsidR="002B1657" w:rsidRPr="002B1657" w:rsidRDefault="002B1657" w:rsidP="002B1657">
      <w:pPr>
        <w:pStyle w:val="ListParagraph"/>
        <w:spacing w:after="0" w:line="240" w:lineRule="auto"/>
        <w:ind w:left="360"/>
        <w:jc w:val="center"/>
        <w:rPr>
          <w:b/>
          <w:i/>
          <w:sz w:val="24"/>
          <w:szCs w:val="24"/>
        </w:rPr>
      </w:pPr>
      <w:r w:rsidRPr="002B1657">
        <w:rPr>
          <w:rStyle w:val="text"/>
          <w:b/>
          <w:i/>
          <w:sz w:val="24"/>
          <w:szCs w:val="24"/>
        </w:rPr>
        <w:t xml:space="preserve">I turned to see whose voice was speaking to me, and when I did so, I saw seven golden lampstands, and in the midst of the lampstands was one </w:t>
      </w:r>
      <w:r w:rsidRPr="002B1657">
        <w:rPr>
          <w:rStyle w:val="text"/>
          <w:b/>
          <w:i/>
          <w:iCs/>
          <w:sz w:val="24"/>
          <w:szCs w:val="24"/>
        </w:rPr>
        <w:t>like a son of man</w:t>
      </w:r>
      <w:r w:rsidRPr="002B1657">
        <w:rPr>
          <w:rStyle w:val="text"/>
          <w:b/>
          <w:i/>
          <w:sz w:val="24"/>
          <w:szCs w:val="24"/>
        </w:rPr>
        <w:t xml:space="preserve">. He was dressed in a robe extending down to his feet and he wore a wide golden belt around his chest. His head and hair were as white as wool, even as white as snow, and his eyes were like a fiery flame. His feet were like polished bronze refined in a furnace, and his voice was like the roar of many waters. He held seven stars in his right hand, and a sharp double-edged sword extended out of his mouth. His face shone like the sun shining at full strength. </w:t>
      </w:r>
      <w:r w:rsidRPr="002B1657">
        <w:rPr>
          <w:rStyle w:val="text"/>
          <w:b/>
          <w:i/>
          <w:sz w:val="24"/>
          <w:szCs w:val="24"/>
          <w:vertAlign w:val="superscript"/>
        </w:rPr>
        <w:t> </w:t>
      </w:r>
      <w:r w:rsidRPr="002B1657">
        <w:rPr>
          <w:rStyle w:val="text"/>
          <w:b/>
          <w:i/>
          <w:sz w:val="24"/>
          <w:szCs w:val="24"/>
        </w:rPr>
        <w:t>When I saw him, I fell down at his feet as though I were dead, but he placed his right hand on me and said: “Do not be afraid! I am the first and the last,</w:t>
      </w:r>
    </w:p>
    <w:p w14:paraId="7C95AE8E" w14:textId="192B5013" w:rsidR="00667274" w:rsidRPr="00AF51A7" w:rsidRDefault="002B1657" w:rsidP="00750960">
      <w:pPr>
        <w:spacing w:before="100" w:beforeAutospacing="1" w:after="100" w:afterAutospacing="1"/>
        <w:ind w:firstLine="720"/>
        <w:jc w:val="both"/>
        <w:rPr>
          <w:rFonts w:asciiTheme="minorHAnsi" w:hAnsiTheme="minorHAnsi" w:cstheme="minorHAnsi"/>
          <w:sz w:val="24"/>
          <w:szCs w:val="24"/>
        </w:rPr>
      </w:pPr>
      <w:r w:rsidRPr="002B1657">
        <w:rPr>
          <w:sz w:val="24"/>
          <w:szCs w:val="24"/>
        </w:rPr>
        <w:t xml:space="preserve">Have you ever wondered if God still speaks to people?  </w:t>
      </w:r>
      <w:r w:rsidRPr="002B1657">
        <w:rPr>
          <w:noProof/>
          <w:sz w:val="24"/>
          <w:szCs w:val="24"/>
        </w:rPr>
        <w:t>Yes</w:t>
      </w:r>
      <w:r w:rsidR="00750960">
        <w:rPr>
          <w:noProof/>
          <w:sz w:val="24"/>
          <w:szCs w:val="24"/>
        </w:rPr>
        <w:t>,</w:t>
      </w:r>
      <w:r w:rsidRPr="002B1657">
        <w:rPr>
          <w:sz w:val="24"/>
          <w:szCs w:val="24"/>
        </w:rPr>
        <w:t xml:space="preserve"> He does</w:t>
      </w:r>
      <w:r w:rsidR="00750960">
        <w:rPr>
          <w:sz w:val="24"/>
          <w:szCs w:val="24"/>
        </w:rPr>
        <w:t xml:space="preserve"> – He communicates through His Word. </w:t>
      </w:r>
      <w:r w:rsidR="00667274" w:rsidRPr="00AF51A7">
        <w:rPr>
          <w:rFonts w:asciiTheme="minorHAnsi" w:hAnsiTheme="minorHAnsi" w:cstheme="minorHAnsi"/>
          <w:sz w:val="24"/>
          <w:szCs w:val="24"/>
        </w:rPr>
        <w:t>When we speak of communication, we are not talking about simply transferring information from one person to another. We are talking about real interaction which fosters deeper understanding and intimacy between two individuals.</w:t>
      </w:r>
      <w:r w:rsidR="00750960">
        <w:rPr>
          <w:rFonts w:asciiTheme="minorHAnsi" w:hAnsiTheme="minorHAnsi" w:cstheme="minorHAnsi"/>
          <w:sz w:val="24"/>
          <w:szCs w:val="24"/>
        </w:rPr>
        <w:t xml:space="preserve"> </w:t>
      </w:r>
      <w:r w:rsidR="00667274" w:rsidRPr="00AF51A7">
        <w:rPr>
          <w:rFonts w:asciiTheme="minorHAnsi" w:hAnsiTheme="minorHAnsi" w:cstheme="minorHAnsi"/>
          <w:sz w:val="24"/>
          <w:szCs w:val="24"/>
        </w:rPr>
        <w:t xml:space="preserve">These are the terms of endearment. </w:t>
      </w:r>
      <w:r w:rsidR="00750960">
        <w:rPr>
          <w:rFonts w:asciiTheme="minorHAnsi" w:hAnsiTheme="minorHAnsi" w:cstheme="minorHAnsi"/>
          <w:sz w:val="24"/>
          <w:szCs w:val="24"/>
        </w:rPr>
        <w:t>W</w:t>
      </w:r>
      <w:r w:rsidR="00667274" w:rsidRPr="00AF51A7">
        <w:rPr>
          <w:rFonts w:asciiTheme="minorHAnsi" w:hAnsiTheme="minorHAnsi" w:cstheme="minorHAnsi"/>
          <w:sz w:val="24"/>
          <w:szCs w:val="24"/>
        </w:rPr>
        <w:t xml:space="preserve">hen communication is interrupted for any length of time, it is hard to maintain a relationship and love can grow cold. </w:t>
      </w:r>
    </w:p>
    <w:p w14:paraId="15567819" w14:textId="77777777" w:rsidR="00667274" w:rsidRPr="00AF51A7" w:rsidRDefault="00667274" w:rsidP="00667274">
      <w:pPr>
        <w:spacing w:after="0"/>
        <w:jc w:val="center"/>
        <w:rPr>
          <w:rFonts w:asciiTheme="minorHAnsi" w:hAnsiTheme="minorHAnsi" w:cstheme="minorHAnsi"/>
          <w:b/>
          <w:bCs/>
          <w:iCs/>
          <w:sz w:val="24"/>
          <w:szCs w:val="24"/>
        </w:rPr>
      </w:pPr>
      <w:r w:rsidRPr="00AF51A7">
        <w:rPr>
          <w:rFonts w:asciiTheme="minorHAnsi" w:hAnsiTheme="minorHAnsi" w:cstheme="minorHAnsi"/>
          <w:b/>
          <w:bCs/>
          <w:iCs/>
          <w:sz w:val="24"/>
          <w:szCs w:val="24"/>
        </w:rPr>
        <w:t>John 15:7-10 (NET)</w:t>
      </w:r>
    </w:p>
    <w:p w14:paraId="67E42F2F" w14:textId="77777777" w:rsidR="00BD2EA0" w:rsidRDefault="00667274" w:rsidP="00667274">
      <w:pPr>
        <w:pStyle w:val="bodytext"/>
        <w:spacing w:before="0" w:beforeAutospacing="0" w:after="0" w:afterAutospacing="0"/>
        <w:ind w:firstLine="240"/>
        <w:jc w:val="center"/>
        <w:rPr>
          <w:rFonts w:asciiTheme="minorHAnsi" w:hAnsiTheme="minorHAnsi" w:cstheme="minorHAnsi"/>
          <w:b/>
          <w:i/>
          <w:color w:val="000000"/>
        </w:rPr>
      </w:pPr>
      <w:r w:rsidRPr="00AF51A7">
        <w:rPr>
          <w:rFonts w:asciiTheme="minorHAnsi" w:hAnsiTheme="minorHAnsi" w:cstheme="minorHAnsi"/>
          <w:b/>
          <w:i/>
          <w:color w:val="000000"/>
        </w:rPr>
        <w:t>If you remain</w:t>
      </w:r>
      <w:r w:rsidRPr="00AF51A7">
        <w:rPr>
          <w:rStyle w:val="apple-converted-space"/>
          <w:rFonts w:asciiTheme="minorHAnsi" w:hAnsiTheme="minorHAnsi" w:cstheme="minorHAnsi"/>
          <w:b/>
          <w:i/>
          <w:color w:val="000000"/>
          <w:vertAlign w:val="superscript"/>
        </w:rPr>
        <w:t> </w:t>
      </w:r>
      <w:hyperlink r:id="rId75" w:anchor="n22" w:history="1"/>
      <w:r w:rsidRPr="00AF51A7">
        <w:rPr>
          <w:rFonts w:asciiTheme="minorHAnsi" w:hAnsiTheme="minorHAnsi" w:cstheme="minorHAnsi"/>
          <w:b/>
          <w:i/>
          <w:color w:val="000000"/>
          <w:vertAlign w:val="superscript"/>
        </w:rPr>
        <w:t>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me and my words remain</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you, ask whatever you want, and it will be done for you.</w:t>
      </w:r>
      <w:r w:rsidRPr="00AF51A7">
        <w:rPr>
          <w:rStyle w:val="apple-converted-space"/>
          <w:rFonts w:asciiTheme="minorHAnsi" w:hAnsiTheme="minorHAnsi" w:cstheme="minorHAnsi"/>
          <w:b/>
          <w:i/>
          <w:color w:val="000000"/>
          <w:vertAlign w:val="superscript"/>
        </w:rPr>
        <w:t> </w:t>
      </w:r>
      <w:hyperlink r:id="rId76" w:anchor="n24" w:history="1"/>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My Father is honored</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rPr>
        <w:t>by this, that</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rPr>
        <w:t>you bear</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rPr>
        <w:t>much fruit and show that you are</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my disciples.</w:t>
      </w:r>
    </w:p>
    <w:p w14:paraId="314A09F6" w14:textId="63AC667A" w:rsidR="00667274" w:rsidRPr="00AF51A7" w:rsidRDefault="00667274" w:rsidP="00667274">
      <w:pPr>
        <w:pStyle w:val="bodytext"/>
        <w:spacing w:before="0" w:beforeAutospacing="0" w:after="0" w:afterAutospacing="0"/>
        <w:ind w:firstLine="240"/>
        <w:jc w:val="center"/>
        <w:rPr>
          <w:rFonts w:asciiTheme="minorHAnsi" w:hAnsiTheme="minorHAnsi" w:cstheme="minorHAnsi"/>
          <w:b/>
          <w:i/>
          <w:color w:val="000000"/>
        </w:rPr>
      </w:pPr>
      <w:r w:rsidRPr="00AF51A7">
        <w:rPr>
          <w:rFonts w:asciiTheme="minorHAnsi" w:hAnsiTheme="minorHAnsi" w:cstheme="minorHAnsi"/>
          <w:b/>
          <w:i/>
          <w:color w:val="000000"/>
        </w:rPr>
        <w:t xml:space="preserve">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“Just as the Father has loved me, I have also loved you; remain</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vertAlign w:val="superscript"/>
        </w:rPr>
        <w:t>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my love.</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If you obey</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vertAlign w:val="superscript"/>
        </w:rPr>
        <w:t>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my commandments, you will remain</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vertAlign w:val="superscript"/>
        </w:rPr>
        <w:t> </w:t>
      </w:r>
      <w:r w:rsidRPr="00AF51A7">
        <w:rPr>
          <w:rStyle w:val="apple-converted-space"/>
          <w:rFonts w:asciiTheme="minorHAnsi" w:hAnsiTheme="minorHAnsi" w:cstheme="minorHAnsi"/>
          <w:b/>
          <w:i/>
          <w:color w:val="000000"/>
        </w:rPr>
        <w:t> </w:t>
      </w:r>
      <w:r w:rsidRPr="00AF51A7">
        <w:rPr>
          <w:rFonts w:asciiTheme="minorHAnsi" w:hAnsiTheme="minorHAnsi" w:cstheme="minorHAnsi"/>
          <w:b/>
          <w:i/>
          <w:color w:val="000000"/>
        </w:rPr>
        <w:t>in my love, just as I have obeyed</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rPr>
        <w:t>my Father’s commandments and remain</w:t>
      </w:r>
      <w:r w:rsidRPr="00AF51A7">
        <w:rPr>
          <w:rStyle w:val="apple-converted-space"/>
          <w:rFonts w:asciiTheme="minorHAnsi" w:hAnsiTheme="minorHAnsi" w:cstheme="minorHAnsi"/>
          <w:b/>
          <w:i/>
          <w:color w:val="000000"/>
          <w:vertAlign w:val="superscript"/>
        </w:rPr>
        <w:t> </w:t>
      </w:r>
      <w:r w:rsidRPr="00AF51A7">
        <w:rPr>
          <w:rFonts w:asciiTheme="minorHAnsi" w:hAnsiTheme="minorHAnsi" w:cstheme="minorHAnsi"/>
          <w:b/>
          <w:i/>
          <w:color w:val="000000"/>
        </w:rPr>
        <w:t>in his love.</w:t>
      </w:r>
    </w:p>
    <w:p w14:paraId="006CE2A9" w14:textId="241FEAC5" w:rsidR="00667274" w:rsidRPr="00AF51A7" w:rsidRDefault="00667274" w:rsidP="00667274">
      <w:pPr>
        <w:spacing w:before="100" w:beforeAutospacing="1" w:after="100" w:afterAutospacing="1" w:line="240" w:lineRule="auto"/>
        <w:ind w:firstLine="720"/>
        <w:jc w:val="both"/>
        <w:rPr>
          <w:rFonts w:asciiTheme="minorHAnsi" w:hAnsiTheme="minorHAnsi" w:cstheme="minorHAnsi"/>
          <w:bCs/>
          <w:sz w:val="24"/>
          <w:szCs w:val="24"/>
        </w:rPr>
      </w:pPr>
      <w:r w:rsidRPr="00AF51A7">
        <w:rPr>
          <w:rFonts w:asciiTheme="minorHAnsi" w:hAnsiTheme="minorHAnsi" w:cstheme="minorHAnsi"/>
          <w:sz w:val="24"/>
          <w:szCs w:val="24"/>
        </w:rPr>
        <w:lastRenderedPageBreak/>
        <w:t xml:space="preserve">As you can see in the passages above, as well as Proverbs 28:9, the Word of God and prayer are linked together. Granted, most </w:t>
      </w:r>
      <w:r w:rsidR="00D941D7">
        <w:rPr>
          <w:rFonts w:asciiTheme="minorHAnsi" w:hAnsiTheme="minorHAnsi" w:cstheme="minorHAnsi"/>
          <w:sz w:val="24"/>
          <w:szCs w:val="24"/>
        </w:rPr>
        <w:t>people will readily admit that they</w:t>
      </w:r>
      <w:r w:rsidRPr="00AF51A7">
        <w:rPr>
          <w:rFonts w:asciiTheme="minorHAnsi" w:hAnsiTheme="minorHAnsi" w:cstheme="minorHAnsi"/>
          <w:sz w:val="24"/>
          <w:szCs w:val="24"/>
        </w:rPr>
        <w:t xml:space="preserve"> pray sometimes</w:t>
      </w:r>
      <w:r w:rsidR="00895A45">
        <w:rPr>
          <w:rFonts w:asciiTheme="minorHAnsi" w:hAnsiTheme="minorHAnsi" w:cstheme="minorHAnsi"/>
          <w:sz w:val="24"/>
          <w:szCs w:val="24"/>
        </w:rPr>
        <w:t>,</w:t>
      </w:r>
      <w:r w:rsidRPr="00AF51A7">
        <w:rPr>
          <w:rFonts w:asciiTheme="minorHAnsi" w:hAnsiTheme="minorHAnsi" w:cstheme="minorHAnsi"/>
          <w:sz w:val="24"/>
          <w:szCs w:val="24"/>
        </w:rPr>
        <w:t xml:space="preserve"> </w:t>
      </w:r>
      <w:r w:rsidR="00895A45">
        <w:rPr>
          <w:rFonts w:asciiTheme="minorHAnsi" w:hAnsiTheme="minorHAnsi" w:cstheme="minorHAnsi"/>
          <w:sz w:val="24"/>
          <w:szCs w:val="24"/>
        </w:rPr>
        <w:t>b</w:t>
      </w:r>
      <w:r w:rsidRPr="00AF51A7">
        <w:rPr>
          <w:rFonts w:asciiTheme="minorHAnsi" w:hAnsiTheme="minorHAnsi" w:cstheme="minorHAnsi"/>
          <w:sz w:val="24"/>
          <w:szCs w:val="24"/>
        </w:rPr>
        <w:t xml:space="preserve">ut seldom </w:t>
      </w:r>
      <w:r w:rsidR="00D941D7">
        <w:rPr>
          <w:rFonts w:asciiTheme="minorHAnsi" w:hAnsiTheme="minorHAnsi" w:cstheme="minorHAnsi"/>
          <w:sz w:val="24"/>
          <w:szCs w:val="24"/>
        </w:rPr>
        <w:t xml:space="preserve">bother to </w:t>
      </w:r>
      <w:r w:rsidRPr="00AF51A7">
        <w:rPr>
          <w:rFonts w:asciiTheme="minorHAnsi" w:hAnsiTheme="minorHAnsi" w:cstheme="minorHAnsi"/>
          <w:sz w:val="24"/>
          <w:szCs w:val="24"/>
        </w:rPr>
        <w:t xml:space="preserve">open God’s Word to hear His reply. </w:t>
      </w:r>
      <w:r w:rsidR="00750960">
        <w:rPr>
          <w:rFonts w:asciiTheme="minorHAnsi" w:hAnsiTheme="minorHAnsi" w:cstheme="minorHAnsi"/>
          <w:sz w:val="24"/>
          <w:szCs w:val="24"/>
        </w:rPr>
        <w:t xml:space="preserve"> </w:t>
      </w:r>
      <w:r w:rsidRPr="00AF51A7">
        <w:rPr>
          <w:rFonts w:asciiTheme="minorHAnsi" w:hAnsiTheme="minorHAnsi" w:cstheme="minorHAnsi"/>
          <w:sz w:val="24"/>
          <w:szCs w:val="24"/>
        </w:rPr>
        <w:t xml:space="preserve">Jesus said, “My sheep hear my </w:t>
      </w:r>
      <w:r w:rsidRPr="00AF51A7">
        <w:rPr>
          <w:rFonts w:asciiTheme="minorHAnsi" w:hAnsiTheme="minorHAnsi" w:cstheme="minorHAnsi"/>
          <w:bCs/>
          <w:sz w:val="24"/>
          <w:szCs w:val="24"/>
        </w:rPr>
        <w:t>voice” (John 10:27). T</w:t>
      </w:r>
      <w:r w:rsidRPr="00AF51A7">
        <w:rPr>
          <w:rFonts w:asciiTheme="minorHAnsi" w:hAnsiTheme="minorHAnsi" w:cstheme="minorHAnsi"/>
          <w:sz w:val="24"/>
          <w:szCs w:val="24"/>
        </w:rPr>
        <w:t xml:space="preserve">he Greek word for voice is </w:t>
      </w:r>
      <w:r w:rsidRPr="00AF51A7">
        <w:rPr>
          <w:rFonts w:asciiTheme="minorHAnsi" w:hAnsiTheme="minorHAnsi" w:cstheme="minorHAnsi"/>
          <w:bCs/>
          <w:sz w:val="24"/>
          <w:szCs w:val="24"/>
        </w:rPr>
        <w:t xml:space="preserve">phone. We hear God’s “phone” when we read His Word. Do you want to her His audible voice? Then read the Bible out loud! </w:t>
      </w:r>
    </w:p>
    <w:p w14:paraId="6A28988D" w14:textId="77777777" w:rsidR="002B1657" w:rsidRPr="002B1657" w:rsidRDefault="002B1657" w:rsidP="002B1657">
      <w:pPr>
        <w:jc w:val="both"/>
        <w:rPr>
          <w:sz w:val="24"/>
          <w:szCs w:val="24"/>
        </w:rPr>
      </w:pPr>
      <w:r w:rsidRPr="3C1B5965">
        <w:rPr>
          <w:b/>
          <w:bCs/>
          <w:sz w:val="28"/>
          <w:szCs w:val="28"/>
        </w:rPr>
        <w:t>Digging Deeper:</w:t>
      </w:r>
      <w:r w:rsidRPr="3C1B5965">
        <w:t xml:space="preserve"> </w:t>
      </w:r>
      <w:r w:rsidRPr="002B1657">
        <w:rPr>
          <w:sz w:val="24"/>
          <w:szCs w:val="24"/>
        </w:rPr>
        <w:t>Genesis 1:1-3; Proverbs 28:9; John 1:1-14, 6:44-70, 10:27-28, 15:7-8; Luke 24:27; Hebrews 1:1-13</w:t>
      </w:r>
    </w:p>
    <w:p w14:paraId="43DBBA97" w14:textId="77777777" w:rsidR="0040540B" w:rsidRPr="00256B24" w:rsidRDefault="0040540B" w:rsidP="0040540B">
      <w:pPr>
        <w:tabs>
          <w:tab w:val="num" w:pos="-2880"/>
        </w:tabs>
        <w:spacing w:before="100" w:beforeAutospacing="1" w:after="100" w:afterAutospacing="1" w:line="240" w:lineRule="auto"/>
        <w:jc w:val="center"/>
        <w:rPr>
          <w:rFonts w:eastAsia="Times New Roman" w:cstheme="minorHAnsi"/>
          <w:i/>
          <w:vanish/>
          <w:sz w:val="24"/>
          <w:szCs w:val="24"/>
        </w:rPr>
      </w:pPr>
    </w:p>
    <w:p w14:paraId="5F92013B" w14:textId="556CE80C" w:rsidR="0040540B" w:rsidRDefault="0040540B" w:rsidP="0040540B">
      <w:pPr>
        <w:rPr>
          <w:b/>
          <w:bCs/>
          <w:sz w:val="28"/>
          <w:szCs w:val="28"/>
        </w:rPr>
      </w:pPr>
      <w:r w:rsidRPr="3C1B5965">
        <w:rPr>
          <w:b/>
          <w:bCs/>
          <w:sz w:val="28"/>
          <w:szCs w:val="28"/>
        </w:rPr>
        <w:t xml:space="preserve"> 4. The Bible converts sinners:</w:t>
      </w:r>
    </w:p>
    <w:p w14:paraId="313F4456" w14:textId="77777777" w:rsidR="002B1657" w:rsidRPr="002B1657" w:rsidRDefault="002B1657" w:rsidP="00605FD4">
      <w:pPr>
        <w:spacing w:after="0"/>
        <w:jc w:val="center"/>
        <w:rPr>
          <w:rFonts w:cstheme="minorHAnsi"/>
          <w:b/>
          <w:sz w:val="24"/>
          <w:szCs w:val="24"/>
        </w:rPr>
      </w:pPr>
      <w:r w:rsidRPr="002B1657">
        <w:rPr>
          <w:rFonts w:cstheme="minorHAnsi"/>
          <w:b/>
          <w:sz w:val="24"/>
          <w:szCs w:val="24"/>
        </w:rPr>
        <w:t>1 Peter 1:23-25 (NET)</w:t>
      </w:r>
    </w:p>
    <w:p w14:paraId="632D537C" w14:textId="535E11E9" w:rsidR="002B1657" w:rsidRDefault="002B1657" w:rsidP="00605FD4">
      <w:pPr>
        <w:spacing w:after="0"/>
        <w:jc w:val="center"/>
        <w:rPr>
          <w:rStyle w:val="text"/>
          <w:rFonts w:asciiTheme="minorHAnsi" w:hAnsiTheme="minorHAnsi" w:cstheme="minorHAnsi"/>
          <w:b/>
          <w:i/>
          <w:sz w:val="24"/>
          <w:szCs w:val="24"/>
        </w:rPr>
      </w:pPr>
      <w:r w:rsidRPr="00605FD4">
        <w:rPr>
          <w:rFonts w:asciiTheme="minorHAnsi" w:hAnsiTheme="minorHAnsi" w:cstheme="minorHAnsi"/>
          <w:b/>
          <w:i/>
          <w:sz w:val="24"/>
          <w:szCs w:val="24"/>
        </w:rPr>
        <w:t>You</w:t>
      </w:r>
      <w:r w:rsidRPr="00605FD4">
        <w:rPr>
          <w:rStyle w:val="text"/>
          <w:rFonts w:asciiTheme="minorHAnsi" w:hAnsiTheme="minorHAnsi" w:cstheme="minorHAnsi"/>
          <w:b/>
          <w:i/>
          <w:sz w:val="24"/>
          <w:szCs w:val="24"/>
        </w:rPr>
        <w:t xml:space="preserve"> have been born </w:t>
      </w:r>
      <w:r w:rsidRPr="00605FD4">
        <w:rPr>
          <w:rFonts w:asciiTheme="minorHAnsi" w:hAnsiTheme="minorHAnsi" w:cstheme="minorHAnsi"/>
          <w:b/>
          <w:i/>
          <w:sz w:val="24"/>
          <w:szCs w:val="24"/>
        </w:rPr>
        <w:t>anew</w:t>
      </w:r>
      <w:r w:rsidRPr="00605FD4">
        <w:rPr>
          <w:rStyle w:val="text"/>
          <w:rFonts w:asciiTheme="minorHAnsi" w:hAnsiTheme="minorHAnsi" w:cstheme="minorHAnsi"/>
          <w:b/>
          <w:i/>
          <w:sz w:val="24"/>
          <w:szCs w:val="24"/>
        </w:rPr>
        <w:t xml:space="preserve">, not </w:t>
      </w:r>
      <w:r w:rsidRPr="00605FD4">
        <w:rPr>
          <w:rFonts w:asciiTheme="minorHAnsi" w:hAnsiTheme="minorHAnsi" w:cstheme="minorHAnsi"/>
          <w:b/>
          <w:i/>
          <w:sz w:val="24"/>
          <w:szCs w:val="24"/>
        </w:rPr>
        <w:t>from</w:t>
      </w:r>
      <w:r w:rsidRPr="00605FD4">
        <w:rPr>
          <w:rStyle w:val="text"/>
          <w:rFonts w:asciiTheme="minorHAnsi" w:hAnsiTheme="minorHAnsi" w:cstheme="minorHAnsi"/>
          <w:b/>
          <w:i/>
          <w:sz w:val="24"/>
          <w:szCs w:val="24"/>
        </w:rPr>
        <w:t xml:space="preserve"> perishable but </w:t>
      </w:r>
      <w:r w:rsidRPr="00605FD4">
        <w:rPr>
          <w:rFonts w:asciiTheme="minorHAnsi" w:hAnsiTheme="minorHAnsi" w:cstheme="minorHAnsi"/>
          <w:b/>
          <w:i/>
          <w:sz w:val="24"/>
          <w:szCs w:val="24"/>
        </w:rPr>
        <w:t>from</w:t>
      </w:r>
      <w:r w:rsidRPr="00605FD4">
        <w:rPr>
          <w:rStyle w:val="text"/>
          <w:rFonts w:asciiTheme="minorHAnsi" w:hAnsiTheme="minorHAnsi" w:cstheme="minorHAnsi"/>
          <w:b/>
          <w:i/>
          <w:sz w:val="24"/>
          <w:szCs w:val="24"/>
        </w:rPr>
        <w:t xml:space="preserve"> imperishable</w:t>
      </w:r>
      <w:r w:rsidRPr="00605FD4">
        <w:rPr>
          <w:rFonts w:asciiTheme="minorHAnsi" w:hAnsiTheme="minorHAnsi" w:cstheme="minorHAnsi"/>
          <w:b/>
          <w:i/>
          <w:sz w:val="24"/>
          <w:szCs w:val="24"/>
        </w:rPr>
        <w:t xml:space="preserve"> seed</w:t>
      </w:r>
      <w:r w:rsidRPr="00605FD4">
        <w:rPr>
          <w:rStyle w:val="text"/>
          <w:rFonts w:asciiTheme="minorHAnsi" w:hAnsiTheme="minorHAnsi" w:cstheme="minorHAnsi"/>
          <w:b/>
          <w:i/>
          <w:sz w:val="24"/>
          <w:szCs w:val="24"/>
        </w:rPr>
        <w:t xml:space="preserve">, through the living and enduring word of God. </w:t>
      </w:r>
      <w:r w:rsidRPr="00605FD4">
        <w:rPr>
          <w:rFonts w:asciiTheme="minorHAnsi" w:hAnsiTheme="minorHAnsi" w:cstheme="minorHAnsi"/>
          <w:b/>
          <w:i/>
          <w:sz w:val="24"/>
          <w:szCs w:val="24"/>
        </w:rPr>
        <w:t xml:space="preserve">For </w:t>
      </w:r>
      <w:r w:rsidRPr="00605FD4">
        <w:rPr>
          <w:rStyle w:val="text"/>
          <w:rFonts w:asciiTheme="minorHAnsi" w:hAnsiTheme="minorHAnsi" w:cstheme="minorHAnsi"/>
          <w:b/>
          <w:i/>
          <w:sz w:val="24"/>
          <w:szCs w:val="24"/>
        </w:rPr>
        <w:t xml:space="preserve">all </w:t>
      </w:r>
      <w:r w:rsidRPr="00605FD4">
        <w:rPr>
          <w:rFonts w:asciiTheme="minorHAnsi" w:hAnsiTheme="minorHAnsi" w:cstheme="minorHAnsi"/>
          <w:b/>
          <w:bCs/>
          <w:i/>
          <w:iCs/>
          <w:sz w:val="24"/>
          <w:szCs w:val="24"/>
        </w:rPr>
        <w:t>flesh</w:t>
      </w:r>
      <w:r w:rsidRPr="00605FD4">
        <w:rPr>
          <w:rStyle w:val="text"/>
          <w:rFonts w:asciiTheme="minorHAnsi" w:hAnsiTheme="minorHAnsi" w:cstheme="minorHAnsi"/>
          <w:b/>
          <w:i/>
          <w:sz w:val="24"/>
          <w:szCs w:val="24"/>
        </w:rPr>
        <w:t xml:space="preserve"> is like </w:t>
      </w:r>
      <w:r w:rsidRPr="00605FD4">
        <w:rPr>
          <w:rFonts w:asciiTheme="minorHAnsi" w:hAnsiTheme="minorHAnsi" w:cstheme="minorHAnsi"/>
          <w:b/>
          <w:bCs/>
          <w:i/>
          <w:iCs/>
          <w:sz w:val="24"/>
          <w:szCs w:val="24"/>
        </w:rPr>
        <w:t xml:space="preserve">grass sand all its glory like </w:t>
      </w:r>
      <w:r w:rsidRPr="00605FD4">
        <w:rPr>
          <w:rStyle w:val="text"/>
          <w:rFonts w:asciiTheme="minorHAnsi" w:hAnsiTheme="minorHAnsi" w:cstheme="minorHAnsi"/>
          <w:b/>
          <w:i/>
          <w:sz w:val="24"/>
          <w:szCs w:val="24"/>
        </w:rPr>
        <w:t xml:space="preserve">the </w:t>
      </w:r>
      <w:r w:rsidRPr="00605FD4">
        <w:rPr>
          <w:rFonts w:asciiTheme="minorHAnsi" w:hAnsiTheme="minorHAnsi" w:cstheme="minorHAnsi"/>
          <w:b/>
          <w:bCs/>
          <w:i/>
          <w:iCs/>
          <w:sz w:val="24"/>
          <w:szCs w:val="24"/>
        </w:rPr>
        <w:t>flower</w:t>
      </w:r>
      <w:r w:rsidRPr="00605FD4">
        <w:rPr>
          <w:rStyle w:val="text"/>
          <w:rFonts w:asciiTheme="minorHAnsi" w:hAnsiTheme="minorHAnsi" w:cstheme="minorHAnsi"/>
          <w:b/>
          <w:i/>
          <w:sz w:val="24"/>
          <w:szCs w:val="24"/>
        </w:rPr>
        <w:t xml:space="preserve"> of the </w:t>
      </w:r>
      <w:r w:rsidRPr="00605FD4">
        <w:rPr>
          <w:rFonts w:asciiTheme="minorHAnsi" w:hAnsiTheme="minorHAnsi" w:cstheme="minorHAnsi"/>
          <w:b/>
          <w:bCs/>
          <w:i/>
          <w:iCs/>
          <w:sz w:val="24"/>
          <w:szCs w:val="24"/>
        </w:rPr>
        <w:t>grass</w:t>
      </w:r>
      <w:r w:rsidRPr="00605FD4">
        <w:rPr>
          <w:rStyle w:val="text"/>
          <w:rFonts w:asciiTheme="minorHAnsi" w:hAnsiTheme="minorHAnsi" w:cstheme="minorHAnsi"/>
          <w:b/>
          <w:i/>
          <w:sz w:val="24"/>
          <w:szCs w:val="24"/>
        </w:rPr>
        <w:t xml:space="preserve">; the grass withers and the </w:t>
      </w:r>
      <w:r w:rsidRPr="00605FD4">
        <w:rPr>
          <w:rFonts w:asciiTheme="minorHAnsi" w:hAnsiTheme="minorHAnsi" w:cstheme="minorHAnsi"/>
          <w:b/>
          <w:bCs/>
          <w:i/>
          <w:iCs/>
          <w:sz w:val="24"/>
          <w:szCs w:val="24"/>
        </w:rPr>
        <w:t>flower falls off,</w:t>
      </w:r>
      <w:r w:rsidRPr="00605FD4">
        <w:rPr>
          <w:rFonts w:asciiTheme="minorHAnsi" w:hAnsiTheme="minorHAnsi" w:cstheme="minorHAnsi"/>
          <w:b/>
          <w:i/>
          <w:sz w:val="24"/>
          <w:szCs w:val="24"/>
        </w:rPr>
        <w:t> </w:t>
      </w:r>
      <w:r w:rsidRPr="00605FD4">
        <w:rPr>
          <w:rStyle w:val="text"/>
          <w:rFonts w:asciiTheme="minorHAnsi" w:hAnsiTheme="minorHAnsi" w:cstheme="minorHAnsi"/>
          <w:b/>
          <w:i/>
          <w:sz w:val="24"/>
          <w:szCs w:val="24"/>
        </w:rPr>
        <w:t>but the word of the Lord endures forever</w:t>
      </w:r>
      <w:r w:rsidRPr="00605FD4">
        <w:rPr>
          <w:rFonts w:asciiTheme="minorHAnsi" w:hAnsiTheme="minorHAnsi" w:cstheme="minorHAnsi"/>
          <w:b/>
          <w:i/>
          <w:sz w:val="24"/>
          <w:szCs w:val="24"/>
        </w:rPr>
        <w:t xml:space="preserve">. </w:t>
      </w:r>
      <w:r w:rsidRPr="00605FD4">
        <w:rPr>
          <w:rStyle w:val="text"/>
          <w:rFonts w:asciiTheme="minorHAnsi" w:hAnsiTheme="minorHAnsi" w:cstheme="minorHAnsi"/>
          <w:b/>
          <w:i/>
          <w:sz w:val="24"/>
          <w:szCs w:val="24"/>
        </w:rPr>
        <w:t xml:space="preserve"> And this is the word that was </w:t>
      </w:r>
      <w:r w:rsidRPr="00605FD4">
        <w:rPr>
          <w:rFonts w:asciiTheme="minorHAnsi" w:hAnsiTheme="minorHAnsi" w:cstheme="minorHAnsi"/>
          <w:b/>
          <w:i/>
          <w:sz w:val="24"/>
          <w:szCs w:val="24"/>
        </w:rPr>
        <w:t>proclaimed</w:t>
      </w:r>
      <w:r w:rsidRPr="00605FD4">
        <w:rPr>
          <w:rStyle w:val="text"/>
          <w:rFonts w:asciiTheme="minorHAnsi" w:hAnsiTheme="minorHAnsi" w:cstheme="minorHAnsi"/>
          <w:b/>
          <w:i/>
          <w:sz w:val="24"/>
          <w:szCs w:val="24"/>
        </w:rPr>
        <w:t xml:space="preserve"> to you</w:t>
      </w:r>
    </w:p>
    <w:p w14:paraId="5AE20C3B" w14:textId="77777777" w:rsidR="00605FD4" w:rsidRPr="00605FD4" w:rsidRDefault="00605FD4" w:rsidP="00605FD4">
      <w:pPr>
        <w:spacing w:after="0"/>
        <w:jc w:val="center"/>
        <w:rPr>
          <w:rStyle w:val="text"/>
          <w:rFonts w:asciiTheme="minorHAnsi" w:hAnsiTheme="minorHAnsi" w:cstheme="minorHAnsi"/>
          <w:b/>
          <w:i/>
          <w:sz w:val="24"/>
          <w:szCs w:val="24"/>
        </w:rPr>
      </w:pPr>
    </w:p>
    <w:p w14:paraId="53585D88" w14:textId="3E2FDEC1" w:rsidR="00CA43AA" w:rsidRPr="00E52529" w:rsidRDefault="00895A45" w:rsidP="00790131">
      <w:pPr>
        <w:ind w:firstLine="720"/>
        <w:jc w:val="both"/>
      </w:pPr>
      <w:r w:rsidRPr="00F10F23">
        <w:rPr>
          <w:rFonts w:eastAsiaTheme="minorEastAsia"/>
          <w:sz w:val="24"/>
          <w:szCs w:val="24"/>
        </w:rPr>
        <w:t xml:space="preserve">Peter, </w:t>
      </w:r>
      <w:r w:rsidR="00CA43AA" w:rsidRPr="00F10F23">
        <w:rPr>
          <w:rFonts w:eastAsiaTheme="minorEastAsia"/>
          <w:sz w:val="24"/>
          <w:szCs w:val="24"/>
        </w:rPr>
        <w:t xml:space="preserve">borrowing from </w:t>
      </w:r>
      <w:r w:rsidRPr="00F10F23">
        <w:rPr>
          <w:rFonts w:eastAsiaTheme="minorEastAsia"/>
          <w:sz w:val="24"/>
          <w:szCs w:val="24"/>
        </w:rPr>
        <w:t>Isaiah chapter forty, stated as fact, that</w:t>
      </w:r>
      <w:r w:rsidR="002B1657" w:rsidRPr="00F10F23">
        <w:rPr>
          <w:rFonts w:eastAsiaTheme="minorEastAsia"/>
          <w:sz w:val="24"/>
          <w:szCs w:val="24"/>
        </w:rPr>
        <w:t xml:space="preserve"> </w:t>
      </w:r>
      <w:r w:rsidRPr="00F10F23">
        <w:rPr>
          <w:rFonts w:eastAsiaTheme="minorEastAsia"/>
          <w:sz w:val="24"/>
          <w:szCs w:val="24"/>
        </w:rPr>
        <w:t xml:space="preserve">the </w:t>
      </w:r>
      <w:r w:rsidR="002B1657" w:rsidRPr="00F10F23">
        <w:rPr>
          <w:rFonts w:eastAsiaTheme="minorEastAsia"/>
          <w:sz w:val="24"/>
          <w:szCs w:val="24"/>
        </w:rPr>
        <w:t xml:space="preserve">act </w:t>
      </w:r>
      <w:r w:rsidRPr="00F10F23">
        <w:rPr>
          <w:rFonts w:eastAsiaTheme="minorEastAsia"/>
          <w:sz w:val="24"/>
          <w:szCs w:val="24"/>
        </w:rPr>
        <w:t>of regeneration, or salvation,</w:t>
      </w:r>
      <w:r w:rsidR="002B1657" w:rsidRPr="00F10F23">
        <w:rPr>
          <w:rFonts w:eastAsiaTheme="minorEastAsia"/>
          <w:sz w:val="24"/>
          <w:szCs w:val="24"/>
        </w:rPr>
        <w:t xml:space="preserve"> is accomplished by the power of </w:t>
      </w:r>
      <w:r w:rsidR="002B1657" w:rsidRPr="00F10F23">
        <w:rPr>
          <w:rFonts w:eastAsiaTheme="minorEastAsia"/>
          <w:bCs/>
          <w:iCs/>
          <w:sz w:val="24"/>
          <w:szCs w:val="24"/>
        </w:rPr>
        <w:t>God’s</w:t>
      </w:r>
      <w:r w:rsidR="002B1657" w:rsidRPr="00F10F23">
        <w:rPr>
          <w:rFonts w:eastAsiaTheme="minorEastAsia"/>
          <w:iCs/>
          <w:sz w:val="24"/>
          <w:szCs w:val="24"/>
        </w:rPr>
        <w:t xml:space="preserve"> </w:t>
      </w:r>
      <w:r w:rsidR="002B1657" w:rsidRPr="00F10F23">
        <w:rPr>
          <w:rFonts w:eastAsiaTheme="minorEastAsia"/>
          <w:bCs/>
          <w:iCs/>
          <w:sz w:val="24"/>
          <w:szCs w:val="24"/>
        </w:rPr>
        <w:t>Word</w:t>
      </w:r>
      <w:r w:rsidR="002B1657" w:rsidRPr="00F10F23">
        <w:rPr>
          <w:rFonts w:eastAsiaTheme="minorEastAsia"/>
          <w:sz w:val="24"/>
          <w:szCs w:val="24"/>
        </w:rPr>
        <w:t xml:space="preserve">. </w:t>
      </w:r>
      <w:r w:rsidR="00CA43AA" w:rsidRPr="00F10F23">
        <w:rPr>
          <w:rFonts w:eastAsiaTheme="minorEastAsia"/>
          <w:sz w:val="24"/>
          <w:szCs w:val="24"/>
        </w:rPr>
        <w:t xml:space="preserve">This document has the power to resurrect </w:t>
      </w:r>
      <w:r w:rsidR="002B1657" w:rsidRPr="00F10F23">
        <w:rPr>
          <w:rFonts w:eastAsiaTheme="minorEastAsia"/>
          <w:sz w:val="24"/>
          <w:szCs w:val="24"/>
        </w:rPr>
        <w:t>the spiritually dead</w:t>
      </w:r>
      <w:r w:rsidRPr="00F10F23">
        <w:rPr>
          <w:rFonts w:eastAsiaTheme="minorEastAsia"/>
          <w:sz w:val="24"/>
          <w:szCs w:val="24"/>
        </w:rPr>
        <w:t>.</w:t>
      </w:r>
      <w:r w:rsidR="002B1657" w:rsidRPr="00F10F23">
        <w:rPr>
          <w:rFonts w:eastAsiaTheme="minorEastAsia"/>
          <w:sz w:val="24"/>
          <w:szCs w:val="24"/>
        </w:rPr>
        <w:t xml:space="preserve"> </w:t>
      </w:r>
      <w:r w:rsidR="00CA43AA" w:rsidRPr="00F10F23">
        <w:rPr>
          <w:rFonts w:eastAsiaTheme="minorEastAsia"/>
          <w:sz w:val="24"/>
          <w:szCs w:val="24"/>
        </w:rPr>
        <w:t xml:space="preserve">The same </w:t>
      </w:r>
      <w:r w:rsidR="002B1657" w:rsidRPr="00F10F23">
        <w:rPr>
          <w:sz w:val="24"/>
          <w:szCs w:val="24"/>
        </w:rPr>
        <w:t xml:space="preserve">principle </w:t>
      </w:r>
      <w:r w:rsidR="00CA43AA" w:rsidRPr="00F10F23">
        <w:rPr>
          <w:sz w:val="24"/>
          <w:szCs w:val="24"/>
        </w:rPr>
        <w:t xml:space="preserve">is also found </w:t>
      </w:r>
      <w:r w:rsidR="002B1657" w:rsidRPr="00F10F23">
        <w:rPr>
          <w:sz w:val="24"/>
          <w:szCs w:val="24"/>
        </w:rPr>
        <w:t>throughout the Old Testament</w:t>
      </w:r>
      <w:r w:rsidR="00CA43AA" w:rsidRPr="00F10F23">
        <w:rPr>
          <w:sz w:val="24"/>
          <w:szCs w:val="24"/>
        </w:rPr>
        <w:t xml:space="preserve">. Case in point is the following passage, where the word “Law” stands for God’s written Word. The other words found in the Old Testament that refer to God’s Word are as follows: </w:t>
      </w:r>
      <w:r w:rsidR="00CA43AA" w:rsidRPr="00F10F23">
        <w:rPr>
          <w:bCs/>
          <w:i/>
          <w:iCs/>
          <w:sz w:val="24"/>
          <w:szCs w:val="24"/>
        </w:rPr>
        <w:t xml:space="preserve">Statues, Precepts, Commandments, Testimonies and </w:t>
      </w:r>
      <w:r w:rsidR="00846629" w:rsidRPr="00F10F23">
        <w:rPr>
          <w:bCs/>
          <w:i/>
          <w:iCs/>
          <w:sz w:val="24"/>
          <w:szCs w:val="24"/>
        </w:rPr>
        <w:t>O</w:t>
      </w:r>
      <w:r w:rsidR="00CA43AA" w:rsidRPr="00F10F23">
        <w:rPr>
          <w:bCs/>
          <w:i/>
          <w:iCs/>
          <w:sz w:val="24"/>
          <w:szCs w:val="24"/>
        </w:rPr>
        <w:t>rdinances.</w:t>
      </w:r>
    </w:p>
    <w:p w14:paraId="6204748C" w14:textId="77777777" w:rsidR="002B1657" w:rsidRPr="00605FD4" w:rsidRDefault="002B1657" w:rsidP="00605FD4">
      <w:pPr>
        <w:spacing w:after="0"/>
        <w:jc w:val="center"/>
        <w:rPr>
          <w:sz w:val="24"/>
          <w:szCs w:val="24"/>
        </w:rPr>
      </w:pPr>
      <w:r w:rsidRPr="00605FD4">
        <w:rPr>
          <w:rFonts w:eastAsiaTheme="minorEastAsia"/>
          <w:b/>
          <w:bCs/>
          <w:iCs/>
          <w:sz w:val="24"/>
          <w:szCs w:val="24"/>
        </w:rPr>
        <w:t>Psalm 19:7 (NET)</w:t>
      </w:r>
    </w:p>
    <w:p w14:paraId="5FF818EA" w14:textId="05A4CB91" w:rsidR="002B1657" w:rsidRDefault="002B1657" w:rsidP="00605FD4">
      <w:pPr>
        <w:spacing w:after="0"/>
        <w:jc w:val="center"/>
        <w:rPr>
          <w:rStyle w:val="text"/>
          <w:b/>
          <w:i/>
          <w:sz w:val="24"/>
          <w:szCs w:val="24"/>
        </w:rPr>
      </w:pPr>
      <w:r w:rsidRPr="00605FD4">
        <w:rPr>
          <w:b/>
          <w:sz w:val="24"/>
          <w:szCs w:val="24"/>
        </w:rPr>
        <w:t xml:space="preserve">The law of the </w:t>
      </w:r>
      <w:r w:rsidRPr="00605FD4">
        <w:rPr>
          <w:rStyle w:val="small-caps"/>
          <w:b/>
          <w:i/>
          <w:smallCaps/>
          <w:sz w:val="24"/>
          <w:szCs w:val="24"/>
        </w:rPr>
        <w:t>Lord</w:t>
      </w:r>
      <w:r w:rsidRPr="00605FD4">
        <w:rPr>
          <w:b/>
          <w:sz w:val="24"/>
          <w:szCs w:val="24"/>
        </w:rPr>
        <w:t xml:space="preserve"> is perfect</w:t>
      </w:r>
      <w:r w:rsidRPr="00605FD4">
        <w:rPr>
          <w:b/>
          <w:i/>
          <w:sz w:val="24"/>
          <w:szCs w:val="24"/>
        </w:rPr>
        <w:t xml:space="preserve"> </w:t>
      </w:r>
      <w:r w:rsidRPr="00605FD4">
        <w:rPr>
          <w:rStyle w:val="text"/>
          <w:b/>
          <w:i/>
          <w:sz w:val="24"/>
          <w:szCs w:val="24"/>
        </w:rPr>
        <w:t>and preserves one’s life. The rules set down by</w:t>
      </w:r>
      <w:r w:rsidRPr="00605FD4">
        <w:rPr>
          <w:b/>
          <w:sz w:val="24"/>
          <w:szCs w:val="24"/>
        </w:rPr>
        <w:t xml:space="preserve"> the </w:t>
      </w:r>
      <w:r w:rsidRPr="00605FD4">
        <w:rPr>
          <w:rStyle w:val="small-caps"/>
          <w:b/>
          <w:i/>
          <w:smallCaps/>
          <w:sz w:val="24"/>
          <w:szCs w:val="24"/>
        </w:rPr>
        <w:t>Lord</w:t>
      </w:r>
      <w:r w:rsidRPr="00605FD4">
        <w:rPr>
          <w:rStyle w:val="text"/>
          <w:b/>
          <w:i/>
          <w:sz w:val="24"/>
          <w:szCs w:val="24"/>
        </w:rPr>
        <w:t xml:space="preserve"> are reliable and impart wisdom to</w:t>
      </w:r>
      <w:r w:rsidRPr="00605FD4">
        <w:rPr>
          <w:b/>
          <w:sz w:val="24"/>
          <w:szCs w:val="24"/>
        </w:rPr>
        <w:t xml:space="preserve"> the </w:t>
      </w:r>
      <w:r w:rsidRPr="00605FD4">
        <w:rPr>
          <w:rStyle w:val="text"/>
          <w:b/>
          <w:i/>
          <w:sz w:val="24"/>
          <w:szCs w:val="24"/>
        </w:rPr>
        <w:t>inexperienced.</w:t>
      </w:r>
    </w:p>
    <w:p w14:paraId="1E222849" w14:textId="77777777" w:rsidR="002540FD" w:rsidRPr="00605FD4" w:rsidRDefault="002540FD" w:rsidP="00605FD4">
      <w:pPr>
        <w:spacing w:after="0"/>
        <w:jc w:val="center"/>
        <w:rPr>
          <w:b/>
          <w:i/>
          <w:sz w:val="24"/>
          <w:szCs w:val="24"/>
        </w:rPr>
      </w:pPr>
    </w:p>
    <w:p w14:paraId="2BF7994E"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4C102DA" w14:textId="54F8DC86" w:rsidR="0040540B" w:rsidRPr="00605FD4" w:rsidRDefault="0040540B" w:rsidP="0037103A">
      <w:pPr>
        <w:pStyle w:val="ListParagraph"/>
        <w:numPr>
          <w:ilvl w:val="0"/>
          <w:numId w:val="72"/>
        </w:numPr>
        <w:jc w:val="both"/>
        <w:rPr>
          <w:sz w:val="24"/>
          <w:szCs w:val="24"/>
        </w:rPr>
      </w:pPr>
      <w:r w:rsidRPr="00605FD4">
        <w:rPr>
          <w:b/>
          <w:bCs/>
          <w:sz w:val="24"/>
          <w:szCs w:val="24"/>
        </w:rPr>
        <w:t>Restoring</w:t>
      </w:r>
      <w:r w:rsidRPr="00605FD4">
        <w:rPr>
          <w:sz w:val="24"/>
          <w:szCs w:val="24"/>
        </w:rPr>
        <w:t xml:space="preserve">: Hebrew word </w:t>
      </w:r>
      <w:r w:rsidR="00605FD4" w:rsidRPr="00605FD4">
        <w:rPr>
          <w:sz w:val="24"/>
          <w:szCs w:val="24"/>
        </w:rPr>
        <w:t>s</w:t>
      </w:r>
      <w:r w:rsidRPr="00605FD4">
        <w:rPr>
          <w:sz w:val="24"/>
          <w:szCs w:val="24"/>
        </w:rPr>
        <w:t>huwb:-</w:t>
      </w:r>
      <w:r w:rsidR="00605FD4" w:rsidRPr="00605FD4">
        <w:rPr>
          <w:sz w:val="24"/>
          <w:szCs w:val="24"/>
        </w:rPr>
        <w:t xml:space="preserve"> </w:t>
      </w:r>
      <w:r w:rsidRPr="00605FD4">
        <w:rPr>
          <w:i/>
          <w:iCs/>
          <w:sz w:val="24"/>
          <w:szCs w:val="24"/>
        </w:rPr>
        <w:t xml:space="preserve">restoring converting, repent, turn, convert, recover, restores, rescues, and fetch home again, feed, lie down, and make rejoice, return. </w:t>
      </w:r>
      <w:r w:rsidRPr="00605FD4">
        <w:rPr>
          <w:sz w:val="24"/>
          <w:szCs w:val="24"/>
        </w:rPr>
        <w:t>(Psalm</w:t>
      </w:r>
      <w:r w:rsidR="00605FD4" w:rsidRPr="00605FD4">
        <w:rPr>
          <w:sz w:val="24"/>
          <w:szCs w:val="24"/>
        </w:rPr>
        <w:t xml:space="preserve"> </w:t>
      </w:r>
      <w:r w:rsidRPr="00605FD4">
        <w:rPr>
          <w:sz w:val="24"/>
          <w:szCs w:val="24"/>
        </w:rPr>
        <w:t>19:7, 23:3, 51:12, 119:159-160)</w:t>
      </w:r>
    </w:p>
    <w:p w14:paraId="0B9743E8" w14:textId="2052C058" w:rsidR="0040540B" w:rsidRPr="00605FD4" w:rsidRDefault="0040540B" w:rsidP="0037103A">
      <w:pPr>
        <w:pStyle w:val="ListParagraph"/>
        <w:numPr>
          <w:ilvl w:val="0"/>
          <w:numId w:val="72"/>
        </w:numPr>
        <w:jc w:val="both"/>
        <w:rPr>
          <w:sz w:val="24"/>
          <w:szCs w:val="24"/>
        </w:rPr>
      </w:pPr>
      <w:r w:rsidRPr="00605FD4">
        <w:rPr>
          <w:b/>
          <w:bCs/>
          <w:sz w:val="24"/>
          <w:szCs w:val="24"/>
        </w:rPr>
        <w:t xml:space="preserve">God’s Word: </w:t>
      </w:r>
      <w:r w:rsidRPr="00605FD4">
        <w:rPr>
          <w:sz w:val="24"/>
          <w:szCs w:val="24"/>
        </w:rPr>
        <w:t xml:space="preserve">Hebrew word most often used </w:t>
      </w:r>
      <w:r w:rsidR="00CA43AA">
        <w:rPr>
          <w:sz w:val="24"/>
          <w:szCs w:val="24"/>
        </w:rPr>
        <w:t xml:space="preserve">for God’s Word </w:t>
      </w:r>
      <w:r w:rsidRPr="00605FD4">
        <w:rPr>
          <w:bCs/>
          <w:sz w:val="24"/>
          <w:szCs w:val="24"/>
        </w:rPr>
        <w:t xml:space="preserve">is </w:t>
      </w:r>
      <w:r w:rsidR="00605FD4" w:rsidRPr="00605FD4">
        <w:rPr>
          <w:bCs/>
          <w:sz w:val="24"/>
          <w:szCs w:val="24"/>
        </w:rPr>
        <w:t>d</w:t>
      </w:r>
      <w:r w:rsidRPr="00605FD4">
        <w:rPr>
          <w:bCs/>
          <w:sz w:val="24"/>
          <w:szCs w:val="24"/>
        </w:rPr>
        <w:t>abar:</w:t>
      </w:r>
      <w:r w:rsidRPr="00605FD4">
        <w:rPr>
          <w:sz w:val="24"/>
          <w:szCs w:val="24"/>
        </w:rPr>
        <w:t xml:space="preserve">- </w:t>
      </w:r>
      <w:r w:rsidR="00605FD4" w:rsidRPr="00605FD4">
        <w:rPr>
          <w:sz w:val="24"/>
          <w:szCs w:val="24"/>
        </w:rPr>
        <w:t xml:space="preserve"> </w:t>
      </w:r>
      <w:r w:rsidRPr="00605FD4">
        <w:rPr>
          <w:i/>
          <w:iCs/>
          <w:sz w:val="24"/>
          <w:szCs w:val="24"/>
        </w:rPr>
        <w:t>a word, a matter spoken of, act, advise, answer, book,</w:t>
      </w:r>
      <w:r w:rsidR="00605FD4" w:rsidRPr="00605FD4">
        <w:rPr>
          <w:i/>
          <w:iCs/>
          <w:sz w:val="24"/>
          <w:szCs w:val="24"/>
        </w:rPr>
        <w:t xml:space="preserve"> </w:t>
      </w:r>
      <w:r w:rsidRPr="00605FD4">
        <w:rPr>
          <w:i/>
          <w:iCs/>
          <w:sz w:val="24"/>
          <w:szCs w:val="24"/>
        </w:rPr>
        <w:t>commandment, communication, counsel, effect, language, message, oracle, power, promise, provision, purpose,  say,  talk, thought, word, work.</w:t>
      </w:r>
    </w:p>
    <w:p w14:paraId="702BDBF4" w14:textId="7ED75473" w:rsidR="0040540B" w:rsidRPr="00846629" w:rsidRDefault="00846629" w:rsidP="0040540B">
      <w:pPr>
        <w:spacing w:before="100" w:beforeAutospacing="1" w:after="100" w:afterAutospacing="1" w:line="240" w:lineRule="auto"/>
        <w:ind w:firstLine="720"/>
        <w:jc w:val="both"/>
      </w:pPr>
      <w:r>
        <w:rPr>
          <w:rFonts w:eastAsiaTheme="minorEastAsia"/>
          <w:sz w:val="24"/>
          <w:szCs w:val="24"/>
        </w:rPr>
        <w:t>When all is said and done, there are t</w:t>
      </w:r>
      <w:r w:rsidR="0040540B" w:rsidRPr="3C1B5965">
        <w:rPr>
          <w:rFonts w:eastAsiaTheme="minorEastAsia"/>
          <w:sz w:val="24"/>
          <w:szCs w:val="24"/>
        </w:rPr>
        <w:t xml:space="preserve">wo things </w:t>
      </w:r>
      <w:r>
        <w:rPr>
          <w:rFonts w:eastAsiaTheme="minorEastAsia"/>
          <w:sz w:val="24"/>
          <w:szCs w:val="24"/>
        </w:rPr>
        <w:t>that wi</w:t>
      </w:r>
      <w:r w:rsidR="0040540B" w:rsidRPr="3C1B5965">
        <w:rPr>
          <w:rFonts w:eastAsiaTheme="minorEastAsia"/>
          <w:sz w:val="24"/>
          <w:szCs w:val="24"/>
        </w:rPr>
        <w:t xml:space="preserve">ll last forever - the Word </w:t>
      </w:r>
      <w:r>
        <w:rPr>
          <w:rFonts w:eastAsiaTheme="minorEastAsia"/>
          <w:sz w:val="24"/>
          <w:szCs w:val="24"/>
        </w:rPr>
        <w:t>of God and the souls of mankind. And it is t</w:t>
      </w:r>
      <w:r w:rsidR="0040540B" w:rsidRPr="3C1B5965">
        <w:rPr>
          <w:rFonts w:eastAsiaTheme="minorEastAsia"/>
          <w:sz w:val="24"/>
          <w:szCs w:val="24"/>
        </w:rPr>
        <w:t>he Word of God that brings about salvation</w:t>
      </w:r>
      <w:r>
        <w:rPr>
          <w:rFonts w:eastAsiaTheme="minorEastAsia"/>
          <w:sz w:val="24"/>
          <w:szCs w:val="24"/>
        </w:rPr>
        <w:t xml:space="preserve"> of souls</w:t>
      </w:r>
      <w:r w:rsidR="0040540B" w:rsidRPr="3C1B5965">
        <w:rPr>
          <w:rFonts w:eastAsiaTheme="minorEastAsia"/>
          <w:sz w:val="24"/>
          <w:szCs w:val="24"/>
        </w:rPr>
        <w:t xml:space="preserve">. </w:t>
      </w:r>
      <w:r w:rsidR="0040540B" w:rsidRPr="3C1B5965">
        <w:rPr>
          <w:sz w:val="24"/>
          <w:szCs w:val="24"/>
        </w:rPr>
        <w:t xml:space="preserve">Most of </w:t>
      </w:r>
      <w:r w:rsidR="0040540B" w:rsidRPr="3C1B5965">
        <w:rPr>
          <w:sz w:val="24"/>
          <w:szCs w:val="24"/>
        </w:rPr>
        <w:lastRenderedPageBreak/>
        <w:t xml:space="preserve">our lessons will include audios, and or </w:t>
      </w:r>
      <w:r w:rsidR="0040540B" w:rsidRPr="00135B7C">
        <w:rPr>
          <w:noProof/>
          <w:sz w:val="24"/>
          <w:szCs w:val="24"/>
        </w:rPr>
        <w:t>videos,</w:t>
      </w:r>
      <w:r w:rsidR="0040540B" w:rsidRPr="3C1B5965">
        <w:rPr>
          <w:sz w:val="24"/>
          <w:szCs w:val="24"/>
        </w:rPr>
        <w:t xml:space="preserve"> </w:t>
      </w:r>
      <w:r w:rsidR="0040540B" w:rsidRPr="00E52529">
        <w:rPr>
          <w:sz w:val="24"/>
          <w:szCs w:val="24"/>
        </w:rPr>
        <w:t>because</w:t>
      </w:r>
      <w:r>
        <w:rPr>
          <w:sz w:val="24"/>
          <w:szCs w:val="24"/>
        </w:rPr>
        <w:t xml:space="preserve">, as it is written, </w:t>
      </w:r>
      <w:r w:rsidR="0040540B" w:rsidRPr="00E52529">
        <w:rPr>
          <w:sz w:val="24"/>
          <w:szCs w:val="24"/>
        </w:rPr>
        <w:t xml:space="preserve">saving </w:t>
      </w:r>
      <w:r w:rsidRPr="00846629">
        <w:rPr>
          <w:sz w:val="24"/>
          <w:szCs w:val="24"/>
        </w:rPr>
        <w:t>f</w:t>
      </w:r>
      <w:r w:rsidR="0040540B" w:rsidRPr="00846629">
        <w:rPr>
          <w:bCs/>
          <w:iCs/>
          <w:sz w:val="24"/>
          <w:szCs w:val="24"/>
        </w:rPr>
        <w:t>aith comes by Hearing the Word of God</w:t>
      </w:r>
      <w:r w:rsidR="0040540B" w:rsidRPr="00846629">
        <w:rPr>
          <w:sz w:val="24"/>
          <w:szCs w:val="24"/>
        </w:rPr>
        <w:t xml:space="preserve"> (Romans 10:9-18)</w:t>
      </w:r>
      <w:r w:rsidR="00605FD4" w:rsidRPr="00846629">
        <w:rPr>
          <w:sz w:val="24"/>
          <w:szCs w:val="24"/>
        </w:rPr>
        <w:t>.</w:t>
      </w:r>
    </w:p>
    <w:p w14:paraId="5DA21307" w14:textId="31E259B7" w:rsidR="0040540B" w:rsidRPr="00605FD4" w:rsidRDefault="0040540B" w:rsidP="0040540B">
      <w:pPr>
        <w:spacing w:before="100" w:beforeAutospacing="1" w:after="100" w:afterAutospacing="1" w:line="240" w:lineRule="auto"/>
        <w:jc w:val="both"/>
        <w:rPr>
          <w:sz w:val="24"/>
          <w:szCs w:val="24"/>
        </w:rPr>
      </w:pPr>
      <w:r w:rsidRPr="3C1B5965">
        <w:rPr>
          <w:b/>
          <w:bCs/>
          <w:sz w:val="28"/>
          <w:szCs w:val="28"/>
        </w:rPr>
        <w:t>Digging Deeper:</w:t>
      </w:r>
      <w:r>
        <w:t xml:space="preserve">  </w:t>
      </w:r>
      <w:r w:rsidRPr="00605FD4">
        <w:rPr>
          <w:sz w:val="24"/>
          <w:szCs w:val="24"/>
        </w:rPr>
        <w:t>Ezekiel 37:4-14; 2 Timothy 3:14-15; Romans 10:17; 1 Peter 1:23-25; Acts 7:38; Hebrews 4:12; Ephesians 2:1-8; John 3:1-18, 6:63- 68; Philippians 2:16</w:t>
      </w:r>
    </w:p>
    <w:p w14:paraId="2DC0E942" w14:textId="61251C86" w:rsidR="0040540B" w:rsidRDefault="0040540B" w:rsidP="0040540B">
      <w:pPr>
        <w:rPr>
          <w:b/>
          <w:bCs/>
          <w:sz w:val="28"/>
          <w:szCs w:val="28"/>
        </w:rPr>
      </w:pPr>
      <w:r w:rsidRPr="3C1B5965">
        <w:rPr>
          <w:b/>
          <w:bCs/>
          <w:sz w:val="28"/>
          <w:szCs w:val="28"/>
        </w:rPr>
        <w:t xml:space="preserve"> 5.  The Bible is the spiritual food necessary to grow up in Christ:</w:t>
      </w:r>
    </w:p>
    <w:p w14:paraId="242AAC25" w14:textId="77777777" w:rsidR="00605FD4" w:rsidRPr="00605FD4" w:rsidRDefault="00605FD4" w:rsidP="00605FD4">
      <w:pPr>
        <w:spacing w:after="0"/>
        <w:jc w:val="center"/>
        <w:rPr>
          <w:rFonts w:cstheme="minorHAnsi"/>
          <w:b/>
          <w:sz w:val="24"/>
          <w:szCs w:val="24"/>
        </w:rPr>
      </w:pPr>
      <w:r w:rsidRPr="00605FD4">
        <w:rPr>
          <w:rFonts w:cstheme="minorHAnsi"/>
          <w:b/>
          <w:sz w:val="24"/>
          <w:szCs w:val="24"/>
        </w:rPr>
        <w:t>1Timothy 4:6 (NET)</w:t>
      </w:r>
    </w:p>
    <w:p w14:paraId="141ACC4E" w14:textId="5079A751" w:rsidR="00605FD4" w:rsidRDefault="00605FD4" w:rsidP="00605FD4">
      <w:pPr>
        <w:pStyle w:val="NormalWeb"/>
        <w:spacing w:before="0" w:beforeAutospacing="0" w:after="0" w:afterAutospacing="0"/>
        <w:jc w:val="center"/>
        <w:rPr>
          <w:rStyle w:val="text"/>
          <w:rFonts w:asciiTheme="minorHAnsi" w:eastAsiaTheme="minorEastAsia" w:hAnsiTheme="minorHAnsi" w:cstheme="minorBidi"/>
          <w:b/>
          <w:bCs/>
          <w:i/>
          <w:iCs/>
        </w:rPr>
      </w:pPr>
      <w:r w:rsidRPr="00505C89">
        <w:rPr>
          <w:rStyle w:val="text"/>
          <w:rFonts w:asciiTheme="minorHAnsi" w:hAnsiTheme="minorHAnsi" w:cstheme="minorHAnsi"/>
          <w:b/>
          <w:i/>
        </w:rPr>
        <w:t>By pointing out such</w:t>
      </w:r>
      <w:r w:rsidRPr="3C1B5965">
        <w:rPr>
          <w:rStyle w:val="text"/>
          <w:rFonts w:asciiTheme="minorHAnsi" w:eastAsiaTheme="minorEastAsia" w:hAnsiTheme="minorHAnsi" w:cstheme="minorBidi"/>
          <w:b/>
          <w:bCs/>
          <w:i/>
          <w:iCs/>
        </w:rPr>
        <w:t xml:space="preserve"> things to the brothers and sisters, you will be a good </w:t>
      </w:r>
      <w:r w:rsidRPr="00505C89">
        <w:rPr>
          <w:rStyle w:val="text"/>
          <w:rFonts w:asciiTheme="minorHAnsi" w:hAnsiTheme="minorHAnsi" w:cstheme="minorHAnsi"/>
          <w:b/>
          <w:i/>
        </w:rPr>
        <w:t>servant</w:t>
      </w:r>
      <w:r w:rsidRPr="3C1B5965">
        <w:rPr>
          <w:rStyle w:val="text"/>
          <w:rFonts w:asciiTheme="minorHAnsi" w:eastAsiaTheme="minorEastAsia" w:hAnsiTheme="minorHAnsi" w:cstheme="minorBidi"/>
          <w:b/>
          <w:bCs/>
          <w:i/>
          <w:iCs/>
        </w:rPr>
        <w:t xml:space="preserve"> of Christ Jesus, </w:t>
      </w:r>
      <w:r w:rsidRPr="00505C89">
        <w:rPr>
          <w:rStyle w:val="text"/>
          <w:rFonts w:asciiTheme="minorHAnsi" w:hAnsiTheme="minorHAnsi" w:cstheme="minorHAnsi"/>
          <w:b/>
          <w:i/>
        </w:rPr>
        <w:t xml:space="preserve">having </w:t>
      </w:r>
      <w:r w:rsidRPr="3C1B5965">
        <w:rPr>
          <w:rStyle w:val="text"/>
          <w:rFonts w:asciiTheme="minorHAnsi" w:eastAsiaTheme="minorEastAsia" w:hAnsiTheme="minorHAnsi" w:cstheme="minorBidi"/>
          <w:b/>
          <w:bCs/>
          <w:i/>
          <w:iCs/>
        </w:rPr>
        <w:t xml:space="preserve">nourished </w:t>
      </w:r>
      <w:r w:rsidRPr="00505C89">
        <w:rPr>
          <w:rStyle w:val="text"/>
          <w:rFonts w:asciiTheme="minorHAnsi" w:hAnsiTheme="minorHAnsi" w:cstheme="minorHAnsi"/>
          <w:b/>
          <w:i/>
        </w:rPr>
        <w:t xml:space="preserve">yourself </w:t>
      </w:r>
      <w:r w:rsidRPr="3C1B5965">
        <w:rPr>
          <w:rStyle w:val="text"/>
          <w:rFonts w:asciiTheme="minorHAnsi" w:eastAsiaTheme="minorEastAsia" w:hAnsiTheme="minorHAnsi" w:cstheme="minorBidi"/>
          <w:b/>
          <w:bCs/>
          <w:i/>
          <w:iCs/>
        </w:rPr>
        <w:t xml:space="preserve">on the </w:t>
      </w:r>
      <w:r w:rsidRPr="00505C89">
        <w:rPr>
          <w:rStyle w:val="text"/>
          <w:rFonts w:asciiTheme="minorHAnsi" w:hAnsiTheme="minorHAnsi" w:cstheme="minorHAnsi"/>
          <w:b/>
          <w:i/>
        </w:rPr>
        <w:t>words</w:t>
      </w:r>
      <w:r w:rsidRPr="3C1B5965">
        <w:rPr>
          <w:rStyle w:val="text"/>
          <w:rFonts w:asciiTheme="minorHAnsi" w:eastAsiaTheme="minorEastAsia" w:hAnsiTheme="minorHAnsi" w:cstheme="minorBidi"/>
          <w:b/>
          <w:bCs/>
          <w:i/>
          <w:iCs/>
        </w:rPr>
        <w:t xml:space="preserve"> of the faith and of the good teaching that you have followed.</w:t>
      </w:r>
    </w:p>
    <w:p w14:paraId="6614BA8C" w14:textId="77777777" w:rsidR="00605FD4" w:rsidRDefault="00605FD4" w:rsidP="00605FD4">
      <w:pPr>
        <w:pStyle w:val="NormalWeb"/>
        <w:spacing w:before="0" w:beforeAutospacing="0" w:after="0" w:afterAutospacing="0"/>
        <w:jc w:val="center"/>
        <w:rPr>
          <w:rStyle w:val="text"/>
          <w:rFonts w:asciiTheme="minorHAnsi" w:hAnsiTheme="minorHAnsi" w:cstheme="minorHAnsi"/>
          <w:b/>
          <w:i/>
        </w:rPr>
      </w:pPr>
    </w:p>
    <w:p w14:paraId="631C7D0A" w14:textId="4759EA18" w:rsidR="00605FD4" w:rsidRPr="00605FD4" w:rsidRDefault="00605FD4" w:rsidP="00605FD4">
      <w:pPr>
        <w:ind w:firstLine="720"/>
        <w:jc w:val="both"/>
        <w:rPr>
          <w:sz w:val="24"/>
          <w:szCs w:val="24"/>
        </w:rPr>
      </w:pPr>
      <w:r w:rsidRPr="00605FD4">
        <w:rPr>
          <w:sz w:val="24"/>
          <w:szCs w:val="24"/>
        </w:rPr>
        <w:t xml:space="preserve">Without proper nourishment, we will not grow to maturity which is the goal of God the Father for each of His children. I believe many of His children are malnourished. They are living off a once or twice a week spiritual meal consisting of whatever their pastor is serving up Sunday morning. How long do you think a person would live if they ate only one or two meals per week?  If they continue to eat the “Bread of Life” only occasionally, then they will remain disconnected from the Lord and never grow up in the faith.  </w:t>
      </w:r>
      <w:r w:rsidR="00846629">
        <w:rPr>
          <w:sz w:val="24"/>
          <w:szCs w:val="24"/>
        </w:rPr>
        <w:t>And consequently, they</w:t>
      </w:r>
      <w:r w:rsidRPr="00605FD4">
        <w:rPr>
          <w:sz w:val="24"/>
          <w:szCs w:val="24"/>
        </w:rPr>
        <w:t xml:space="preserve"> never even get a taste of the nutrition found in the deeper mysteries hidden in God’s Word. </w:t>
      </w:r>
    </w:p>
    <w:p w14:paraId="56F5C505" w14:textId="4EB7DDB4" w:rsidR="00605FD4" w:rsidRDefault="00605FD4" w:rsidP="00605FD4">
      <w:pPr>
        <w:ind w:firstLine="720"/>
        <w:jc w:val="both"/>
        <w:rPr>
          <w:sz w:val="24"/>
          <w:szCs w:val="24"/>
        </w:rPr>
      </w:pPr>
      <w:r w:rsidRPr="00605FD4">
        <w:rPr>
          <w:sz w:val="24"/>
          <w:szCs w:val="24"/>
        </w:rPr>
        <w:t>Life, at its best, can be difficult. What do these half-starved folks do when Monday morning rolls around and the realities of life in this sin-cursed world hit them? To live without the Bible is to live without Jesus</w:t>
      </w:r>
      <w:r w:rsidR="00846629">
        <w:rPr>
          <w:sz w:val="24"/>
          <w:szCs w:val="24"/>
        </w:rPr>
        <w:t>.</w:t>
      </w:r>
      <w:r w:rsidRPr="00605FD4">
        <w:rPr>
          <w:sz w:val="24"/>
          <w:szCs w:val="24"/>
        </w:rPr>
        <w:t xml:space="preserve"> Yet, for those who have learned to live on “Every Word that comes from the mouth of God,” they lay hold of God’s promises, find encouragement and strength, and get real help in times of need (Matthew 4:4; Romans 15:4). Subsequently, a </w:t>
      </w:r>
      <w:r w:rsidRPr="00605FD4">
        <w:rPr>
          <w:noProof/>
          <w:sz w:val="24"/>
          <w:szCs w:val="24"/>
        </w:rPr>
        <w:t>well fed</w:t>
      </w:r>
      <w:r w:rsidRPr="00605FD4">
        <w:rPr>
          <w:sz w:val="24"/>
          <w:szCs w:val="24"/>
        </w:rPr>
        <w:t xml:space="preserve"> believer will become the source of </w:t>
      </w:r>
      <w:r w:rsidRPr="00605FD4">
        <w:rPr>
          <w:i/>
          <w:sz w:val="24"/>
          <w:szCs w:val="24"/>
        </w:rPr>
        <w:t>spiritual food</w:t>
      </w:r>
      <w:r w:rsidRPr="00605FD4">
        <w:rPr>
          <w:sz w:val="24"/>
          <w:szCs w:val="24"/>
        </w:rPr>
        <w:t xml:space="preserve"> for </w:t>
      </w:r>
      <w:r w:rsidRPr="00605FD4">
        <w:rPr>
          <w:noProof/>
          <w:sz w:val="24"/>
          <w:szCs w:val="24"/>
        </w:rPr>
        <w:t>a world</w:t>
      </w:r>
      <w:r w:rsidR="00846629">
        <w:rPr>
          <w:sz w:val="24"/>
          <w:szCs w:val="24"/>
        </w:rPr>
        <w:t xml:space="preserve"> full of starving souls.</w:t>
      </w:r>
    </w:p>
    <w:p w14:paraId="2D94293C" w14:textId="77777777" w:rsidR="00605FD4" w:rsidRPr="00605FD4" w:rsidRDefault="00605FD4" w:rsidP="00605FD4">
      <w:pPr>
        <w:spacing w:after="0"/>
        <w:jc w:val="center"/>
        <w:rPr>
          <w:rFonts w:cstheme="minorHAnsi"/>
          <w:b/>
          <w:sz w:val="24"/>
          <w:szCs w:val="24"/>
        </w:rPr>
      </w:pPr>
      <w:r w:rsidRPr="00605FD4">
        <w:rPr>
          <w:rFonts w:cstheme="minorHAnsi"/>
          <w:b/>
          <w:sz w:val="24"/>
          <w:szCs w:val="24"/>
        </w:rPr>
        <w:t>Deuteronomy 8:1-3 (NET)</w:t>
      </w:r>
    </w:p>
    <w:p w14:paraId="27FEA329" w14:textId="4632AE48" w:rsidR="00605FD4" w:rsidRPr="00BD2EA0" w:rsidRDefault="00605FD4" w:rsidP="00605FD4">
      <w:pPr>
        <w:spacing w:after="0"/>
        <w:jc w:val="center"/>
        <w:rPr>
          <w:rStyle w:val="text"/>
          <w:b/>
          <w:i/>
          <w:sz w:val="24"/>
          <w:szCs w:val="24"/>
        </w:rPr>
      </w:pPr>
      <w:r w:rsidRPr="00BD2EA0">
        <w:rPr>
          <w:rStyle w:val="text"/>
          <w:b/>
          <w:i/>
          <w:sz w:val="24"/>
          <w:szCs w:val="24"/>
        </w:rPr>
        <w:t>You must keep carefully all these commandments</w:t>
      </w:r>
      <w:r w:rsidRPr="00BD2EA0">
        <w:rPr>
          <w:b/>
          <w:i/>
          <w:sz w:val="24"/>
          <w:szCs w:val="24"/>
        </w:rPr>
        <w:t xml:space="preserve"> I am giving you today so that you may live</w:t>
      </w:r>
      <w:r w:rsidRPr="00BD2EA0">
        <w:rPr>
          <w:rStyle w:val="text"/>
          <w:b/>
          <w:i/>
          <w:sz w:val="24"/>
          <w:szCs w:val="24"/>
        </w:rPr>
        <w:t>,</w:t>
      </w:r>
      <w:r w:rsidRPr="00BD2EA0">
        <w:rPr>
          <w:b/>
          <w:i/>
          <w:sz w:val="24"/>
          <w:szCs w:val="24"/>
        </w:rPr>
        <w:t xml:space="preserve"> increase </w:t>
      </w:r>
      <w:r w:rsidRPr="00BD2EA0">
        <w:rPr>
          <w:rStyle w:val="text"/>
          <w:b/>
          <w:i/>
          <w:sz w:val="24"/>
          <w:szCs w:val="24"/>
        </w:rPr>
        <w:t xml:space="preserve">in number, and go in </w:t>
      </w:r>
      <w:r w:rsidRPr="00BD2EA0">
        <w:rPr>
          <w:b/>
          <w:i/>
          <w:sz w:val="24"/>
          <w:szCs w:val="24"/>
        </w:rPr>
        <w:t xml:space="preserve">and </w:t>
      </w:r>
      <w:r w:rsidRPr="00BD2EA0">
        <w:rPr>
          <w:rStyle w:val="text"/>
          <w:b/>
          <w:i/>
          <w:sz w:val="24"/>
          <w:szCs w:val="24"/>
        </w:rPr>
        <w:t>occupy</w:t>
      </w:r>
      <w:r w:rsidRPr="00BD2EA0">
        <w:rPr>
          <w:b/>
          <w:i/>
          <w:sz w:val="24"/>
          <w:szCs w:val="24"/>
        </w:rPr>
        <w:t xml:space="preserve"> the land </w:t>
      </w:r>
      <w:r w:rsidRPr="00BD2EA0">
        <w:rPr>
          <w:rStyle w:val="text"/>
          <w:b/>
          <w:i/>
          <w:sz w:val="24"/>
          <w:szCs w:val="24"/>
        </w:rPr>
        <w:t xml:space="preserve">that </w:t>
      </w:r>
      <w:r w:rsidRPr="00BD2EA0">
        <w:rPr>
          <w:b/>
          <w:i/>
          <w:sz w:val="24"/>
          <w:szCs w:val="24"/>
        </w:rPr>
        <w:t xml:space="preserve">the Lord promised to your ancestors. Remember the </w:t>
      </w:r>
      <w:r w:rsidRPr="00BD2EA0">
        <w:rPr>
          <w:rStyle w:val="text"/>
          <w:b/>
          <w:i/>
          <w:sz w:val="24"/>
          <w:szCs w:val="24"/>
        </w:rPr>
        <w:t>whole way by which he has brought</w:t>
      </w:r>
      <w:r w:rsidRPr="00BD2EA0">
        <w:rPr>
          <w:b/>
          <w:i/>
          <w:sz w:val="24"/>
          <w:szCs w:val="24"/>
        </w:rPr>
        <w:t xml:space="preserve"> you these forty years</w:t>
      </w:r>
      <w:r w:rsidRPr="00BD2EA0">
        <w:rPr>
          <w:rStyle w:val="text"/>
          <w:b/>
          <w:i/>
          <w:sz w:val="24"/>
          <w:szCs w:val="24"/>
        </w:rPr>
        <w:t xml:space="preserve"> through the desert so that he might, by humbling you,</w:t>
      </w:r>
      <w:r w:rsidRPr="00BD2EA0">
        <w:rPr>
          <w:b/>
          <w:i/>
          <w:sz w:val="24"/>
          <w:szCs w:val="24"/>
        </w:rPr>
        <w:t xml:space="preserve"> test you to </w:t>
      </w:r>
      <w:r w:rsidRPr="00BD2EA0">
        <w:rPr>
          <w:rStyle w:val="text"/>
          <w:b/>
          <w:i/>
          <w:sz w:val="24"/>
          <w:szCs w:val="24"/>
        </w:rPr>
        <w:t>see if</w:t>
      </w:r>
      <w:r w:rsidRPr="00BD2EA0">
        <w:rPr>
          <w:b/>
          <w:i/>
          <w:sz w:val="24"/>
          <w:szCs w:val="24"/>
        </w:rPr>
        <w:t xml:space="preserve"> you </w:t>
      </w:r>
      <w:r w:rsidRPr="00BD2EA0">
        <w:rPr>
          <w:rStyle w:val="text"/>
          <w:b/>
          <w:i/>
          <w:sz w:val="24"/>
          <w:szCs w:val="24"/>
        </w:rPr>
        <w:t>have it within you to</w:t>
      </w:r>
      <w:r w:rsidRPr="00BD2EA0">
        <w:rPr>
          <w:b/>
          <w:i/>
          <w:sz w:val="24"/>
          <w:szCs w:val="24"/>
        </w:rPr>
        <w:t xml:space="preserve"> keep his </w:t>
      </w:r>
      <w:r w:rsidRPr="00BD2EA0">
        <w:rPr>
          <w:rStyle w:val="text"/>
          <w:b/>
          <w:i/>
          <w:sz w:val="24"/>
          <w:szCs w:val="24"/>
        </w:rPr>
        <w:t xml:space="preserve">commandments or not.  So he </w:t>
      </w:r>
      <w:r w:rsidRPr="00BD2EA0">
        <w:rPr>
          <w:b/>
          <w:i/>
          <w:sz w:val="24"/>
          <w:szCs w:val="24"/>
        </w:rPr>
        <w:t>humbled you</w:t>
      </w:r>
      <w:r w:rsidRPr="00BD2EA0">
        <w:rPr>
          <w:rStyle w:val="text"/>
          <w:b/>
          <w:i/>
          <w:sz w:val="24"/>
          <w:szCs w:val="24"/>
        </w:rPr>
        <w:t xml:space="preserve"> by making</w:t>
      </w:r>
      <w:r w:rsidRPr="00BD2EA0">
        <w:rPr>
          <w:b/>
          <w:i/>
          <w:sz w:val="24"/>
          <w:szCs w:val="24"/>
        </w:rPr>
        <w:t xml:space="preserve"> you </w:t>
      </w:r>
      <w:r w:rsidRPr="00BD2EA0">
        <w:rPr>
          <w:rStyle w:val="text"/>
          <w:b/>
          <w:i/>
          <w:sz w:val="24"/>
          <w:szCs w:val="24"/>
        </w:rPr>
        <w:t>hungry</w:t>
      </w:r>
      <w:r w:rsidRPr="00BD2EA0">
        <w:rPr>
          <w:b/>
          <w:i/>
          <w:sz w:val="24"/>
          <w:szCs w:val="24"/>
        </w:rPr>
        <w:t xml:space="preserve"> and then feeding you with </w:t>
      </w:r>
      <w:r w:rsidRPr="00BD2EA0">
        <w:rPr>
          <w:rStyle w:val="text"/>
          <w:b/>
          <w:i/>
          <w:sz w:val="24"/>
          <w:szCs w:val="24"/>
        </w:rPr>
        <w:t xml:space="preserve">unfamiliar </w:t>
      </w:r>
      <w:r w:rsidRPr="00BD2EA0">
        <w:rPr>
          <w:b/>
          <w:i/>
          <w:sz w:val="24"/>
          <w:szCs w:val="24"/>
        </w:rPr>
        <w:t>manna</w:t>
      </w:r>
      <w:r w:rsidRPr="00BD2EA0">
        <w:rPr>
          <w:rStyle w:val="text"/>
          <w:b/>
          <w:i/>
          <w:sz w:val="24"/>
          <w:szCs w:val="24"/>
        </w:rPr>
        <w:t>. He did this</w:t>
      </w:r>
      <w:r w:rsidRPr="00BD2EA0">
        <w:rPr>
          <w:b/>
          <w:i/>
          <w:sz w:val="24"/>
          <w:szCs w:val="24"/>
        </w:rPr>
        <w:t xml:space="preserve"> to teach you that </w:t>
      </w:r>
      <w:r w:rsidRPr="00BD2EA0">
        <w:rPr>
          <w:rStyle w:val="text"/>
          <w:b/>
          <w:i/>
          <w:sz w:val="24"/>
          <w:szCs w:val="24"/>
        </w:rPr>
        <w:t>humankind cannot</w:t>
      </w:r>
      <w:r w:rsidRPr="00BD2EA0">
        <w:rPr>
          <w:b/>
          <w:i/>
          <w:sz w:val="24"/>
          <w:szCs w:val="24"/>
        </w:rPr>
        <w:t xml:space="preserve"> live </w:t>
      </w:r>
      <w:r w:rsidRPr="00BD2EA0">
        <w:rPr>
          <w:rStyle w:val="text"/>
          <w:b/>
          <w:i/>
          <w:sz w:val="24"/>
          <w:szCs w:val="24"/>
        </w:rPr>
        <w:t>by</w:t>
      </w:r>
      <w:r w:rsidRPr="00BD2EA0">
        <w:rPr>
          <w:b/>
          <w:i/>
          <w:sz w:val="24"/>
          <w:szCs w:val="24"/>
        </w:rPr>
        <w:t xml:space="preserve"> bread alone</w:t>
      </w:r>
      <w:r w:rsidRPr="00BD2EA0">
        <w:rPr>
          <w:rStyle w:val="text"/>
          <w:b/>
          <w:i/>
          <w:sz w:val="24"/>
          <w:szCs w:val="24"/>
        </w:rPr>
        <w:t>,</w:t>
      </w:r>
      <w:r w:rsidRPr="00BD2EA0">
        <w:rPr>
          <w:b/>
          <w:i/>
          <w:sz w:val="24"/>
          <w:szCs w:val="24"/>
        </w:rPr>
        <w:t xml:space="preserve"> but </w:t>
      </w:r>
      <w:r w:rsidRPr="00BD2EA0">
        <w:rPr>
          <w:rStyle w:val="text"/>
          <w:b/>
          <w:i/>
          <w:sz w:val="24"/>
          <w:szCs w:val="24"/>
        </w:rPr>
        <w:t>also by everything</w:t>
      </w:r>
      <w:r w:rsidRPr="00BD2EA0">
        <w:rPr>
          <w:b/>
          <w:i/>
          <w:sz w:val="24"/>
          <w:szCs w:val="24"/>
        </w:rPr>
        <w:t xml:space="preserve"> that comes from the </w:t>
      </w:r>
      <w:r w:rsidRPr="00BD2EA0">
        <w:rPr>
          <w:rStyle w:val="small-caps"/>
          <w:b/>
          <w:i/>
          <w:smallCaps/>
          <w:sz w:val="24"/>
          <w:szCs w:val="24"/>
        </w:rPr>
        <w:t>Lord</w:t>
      </w:r>
      <w:r w:rsidRPr="00BD2EA0">
        <w:rPr>
          <w:rStyle w:val="text"/>
          <w:b/>
          <w:i/>
          <w:sz w:val="24"/>
          <w:szCs w:val="24"/>
        </w:rPr>
        <w:t xml:space="preserve">’s </w:t>
      </w:r>
      <w:r w:rsidRPr="00BD2EA0">
        <w:rPr>
          <w:b/>
          <w:i/>
          <w:sz w:val="24"/>
          <w:szCs w:val="24"/>
        </w:rPr>
        <w:t>mouth</w:t>
      </w:r>
      <w:r w:rsidRPr="00BD2EA0">
        <w:rPr>
          <w:rStyle w:val="text"/>
          <w:b/>
          <w:i/>
          <w:sz w:val="24"/>
          <w:szCs w:val="24"/>
        </w:rPr>
        <w:t>.</w:t>
      </w:r>
    </w:p>
    <w:p w14:paraId="2154CE4F" w14:textId="77777777" w:rsidR="00605FD4" w:rsidRPr="00605FD4" w:rsidRDefault="00605FD4" w:rsidP="00605FD4">
      <w:pPr>
        <w:spacing w:after="0"/>
        <w:jc w:val="center"/>
        <w:rPr>
          <w:b/>
          <w:sz w:val="24"/>
          <w:szCs w:val="24"/>
        </w:rPr>
      </w:pPr>
    </w:p>
    <w:p w14:paraId="34C8FA1D" w14:textId="019821F8" w:rsidR="0040540B" w:rsidRDefault="0040540B" w:rsidP="0040540B">
      <w:pPr>
        <w:jc w:val="both"/>
        <w:rPr>
          <w:sz w:val="24"/>
          <w:szCs w:val="24"/>
        </w:rPr>
      </w:pPr>
      <w:r w:rsidRPr="3C1B5965">
        <w:rPr>
          <w:rFonts w:eastAsiaTheme="minorEastAsia"/>
          <w:b/>
          <w:bCs/>
          <w:sz w:val="28"/>
          <w:szCs w:val="28"/>
        </w:rPr>
        <w:t xml:space="preserve">Digging Deeper: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 xml:space="preserve">1Timothy 4:6; Matthew 4:4; Jeremiah 15:16; Hebrew 5:11-14; Psalm 119:103; Romans 15:4; Isaiah 55:1-3. </w:t>
      </w:r>
    </w:p>
    <w:p w14:paraId="1D2FE774" w14:textId="25FB0CB3" w:rsidR="0040540B" w:rsidRPr="00605FD4" w:rsidRDefault="0040540B" w:rsidP="0037103A">
      <w:pPr>
        <w:pStyle w:val="ListParagraph"/>
        <w:numPr>
          <w:ilvl w:val="0"/>
          <w:numId w:val="17"/>
        </w:numPr>
        <w:jc w:val="both"/>
        <w:rPr>
          <w:b/>
          <w:bCs/>
          <w:sz w:val="28"/>
          <w:szCs w:val="28"/>
        </w:rPr>
      </w:pPr>
      <w:r w:rsidRPr="00605FD4">
        <w:rPr>
          <w:b/>
          <w:bCs/>
          <w:sz w:val="28"/>
          <w:szCs w:val="28"/>
        </w:rPr>
        <w:lastRenderedPageBreak/>
        <w:t>The Bible is the offensive weapon in spiritual warfare:</w:t>
      </w:r>
    </w:p>
    <w:p w14:paraId="0ED64A9F" w14:textId="77777777" w:rsidR="00605FD4" w:rsidRPr="00605FD4" w:rsidRDefault="00605FD4" w:rsidP="00605FD4">
      <w:pPr>
        <w:spacing w:after="0"/>
        <w:jc w:val="center"/>
        <w:rPr>
          <w:rStyle w:val="text"/>
          <w:rFonts w:cstheme="minorHAnsi"/>
          <w:b/>
          <w:sz w:val="24"/>
          <w:szCs w:val="24"/>
        </w:rPr>
      </w:pPr>
      <w:r w:rsidRPr="00605FD4">
        <w:rPr>
          <w:rStyle w:val="text"/>
          <w:rFonts w:eastAsiaTheme="minorEastAsia"/>
          <w:b/>
          <w:bCs/>
          <w:iCs/>
          <w:sz w:val="24"/>
          <w:szCs w:val="24"/>
        </w:rPr>
        <w:t>Ephesians 6:13-17 (NET)</w:t>
      </w:r>
    </w:p>
    <w:p w14:paraId="0D976336" w14:textId="2FF1E614" w:rsidR="0040540B" w:rsidRDefault="00605FD4" w:rsidP="00605FD4">
      <w:pPr>
        <w:spacing w:after="0"/>
        <w:jc w:val="center"/>
        <w:rPr>
          <w:b/>
          <w:i/>
          <w:smallCaps/>
          <w:sz w:val="24"/>
          <w:szCs w:val="24"/>
        </w:rPr>
      </w:pPr>
      <w:r w:rsidRPr="00605FD4">
        <w:rPr>
          <w:rStyle w:val="text"/>
          <w:b/>
          <w:i/>
          <w:sz w:val="24"/>
          <w:szCs w:val="24"/>
        </w:rPr>
        <w:t>For this reason</w:t>
      </w:r>
      <w:r w:rsidRPr="00605FD4">
        <w:rPr>
          <w:b/>
          <w:i/>
          <w:sz w:val="24"/>
          <w:szCs w:val="24"/>
        </w:rPr>
        <w:t xml:space="preserve">, take up the full armor of God so that you </w:t>
      </w:r>
      <w:r w:rsidRPr="00605FD4">
        <w:rPr>
          <w:rStyle w:val="text"/>
          <w:b/>
          <w:i/>
          <w:sz w:val="24"/>
          <w:szCs w:val="24"/>
        </w:rPr>
        <w:t>may</w:t>
      </w:r>
      <w:r w:rsidRPr="00605FD4">
        <w:rPr>
          <w:b/>
          <w:i/>
          <w:sz w:val="24"/>
          <w:szCs w:val="24"/>
        </w:rPr>
        <w:t xml:space="preserve"> be able to </w:t>
      </w:r>
      <w:r w:rsidRPr="00605FD4">
        <w:rPr>
          <w:rStyle w:val="text"/>
          <w:b/>
          <w:i/>
          <w:sz w:val="24"/>
          <w:szCs w:val="24"/>
        </w:rPr>
        <w:t>stand your ground on</w:t>
      </w:r>
      <w:r w:rsidRPr="00605FD4">
        <w:rPr>
          <w:b/>
          <w:i/>
          <w:sz w:val="24"/>
          <w:szCs w:val="24"/>
        </w:rPr>
        <w:t xml:space="preserve"> the evil day, and having done everything, to stand</w:t>
      </w:r>
      <w:r w:rsidRPr="00605FD4">
        <w:rPr>
          <w:rStyle w:val="text"/>
          <w:b/>
          <w:i/>
          <w:sz w:val="24"/>
          <w:szCs w:val="24"/>
        </w:rPr>
        <w:t xml:space="preserve">. </w:t>
      </w:r>
      <w:r w:rsidRPr="00605FD4">
        <w:rPr>
          <w:b/>
          <w:i/>
          <w:sz w:val="24"/>
          <w:szCs w:val="24"/>
        </w:rPr>
        <w:t xml:space="preserve"> Stand firm therefore, </w:t>
      </w:r>
      <w:r w:rsidRPr="00605FD4">
        <w:rPr>
          <w:rStyle w:val="text"/>
          <w:b/>
          <w:i/>
          <w:sz w:val="24"/>
          <w:szCs w:val="24"/>
        </w:rPr>
        <w:t xml:space="preserve">by fastening the belt of </w:t>
      </w:r>
      <w:r w:rsidRPr="00605FD4">
        <w:rPr>
          <w:b/>
          <w:i/>
          <w:smallCaps/>
          <w:sz w:val="24"/>
          <w:szCs w:val="24"/>
        </w:rPr>
        <w:t>truth</w:t>
      </w:r>
      <w:r w:rsidRPr="00605FD4">
        <w:rPr>
          <w:rStyle w:val="text"/>
          <w:b/>
          <w:i/>
          <w:sz w:val="24"/>
          <w:szCs w:val="24"/>
        </w:rPr>
        <w:t xml:space="preserve"> around your waist, by putting</w:t>
      </w:r>
      <w:r w:rsidRPr="00605FD4">
        <w:rPr>
          <w:b/>
          <w:i/>
          <w:smallCaps/>
          <w:sz w:val="24"/>
          <w:szCs w:val="24"/>
        </w:rPr>
        <w:t xml:space="preserve"> on the breastplate of righteousness</w:t>
      </w:r>
      <w:r w:rsidR="00753ECA">
        <w:rPr>
          <w:rStyle w:val="text"/>
          <w:b/>
          <w:i/>
          <w:sz w:val="24"/>
          <w:szCs w:val="24"/>
        </w:rPr>
        <w:t>,</w:t>
      </w:r>
      <w:r w:rsidRPr="00605FD4">
        <w:rPr>
          <w:rStyle w:val="text"/>
          <w:b/>
          <w:i/>
          <w:sz w:val="24"/>
          <w:szCs w:val="24"/>
          <w:vertAlign w:val="superscript"/>
        </w:rPr>
        <w:t> </w:t>
      </w:r>
      <w:r w:rsidRPr="00605FD4">
        <w:rPr>
          <w:rStyle w:val="text"/>
          <w:b/>
          <w:i/>
          <w:sz w:val="24"/>
          <w:szCs w:val="24"/>
        </w:rPr>
        <w:t>by fitting</w:t>
      </w:r>
      <w:r w:rsidRPr="00605FD4">
        <w:rPr>
          <w:b/>
          <w:i/>
          <w:sz w:val="24"/>
          <w:szCs w:val="24"/>
        </w:rPr>
        <w:t xml:space="preserve"> </w:t>
      </w:r>
      <w:r w:rsidRPr="00605FD4">
        <w:rPr>
          <w:b/>
          <w:i/>
          <w:smallCaps/>
          <w:sz w:val="24"/>
          <w:szCs w:val="24"/>
        </w:rPr>
        <w:t xml:space="preserve">your feet with the preparation </w:t>
      </w:r>
      <w:r w:rsidRPr="00605FD4">
        <w:rPr>
          <w:rStyle w:val="text"/>
          <w:b/>
          <w:i/>
          <w:sz w:val="24"/>
          <w:szCs w:val="24"/>
        </w:rPr>
        <w:t>that comes from</w:t>
      </w:r>
      <w:r w:rsidRPr="00605FD4">
        <w:rPr>
          <w:b/>
          <w:i/>
          <w:smallCaps/>
          <w:sz w:val="24"/>
          <w:szCs w:val="24"/>
        </w:rPr>
        <w:t xml:space="preserve"> the </w:t>
      </w:r>
      <w:r w:rsidRPr="00605FD4">
        <w:rPr>
          <w:rStyle w:val="text"/>
          <w:b/>
          <w:i/>
          <w:sz w:val="24"/>
          <w:szCs w:val="24"/>
        </w:rPr>
        <w:t>good news</w:t>
      </w:r>
      <w:r w:rsidRPr="00605FD4">
        <w:rPr>
          <w:b/>
          <w:i/>
          <w:smallCaps/>
          <w:sz w:val="24"/>
          <w:szCs w:val="24"/>
        </w:rPr>
        <w:t xml:space="preserve"> of peace</w:t>
      </w:r>
      <w:r w:rsidRPr="00605FD4">
        <w:rPr>
          <w:rStyle w:val="text"/>
          <w:b/>
          <w:i/>
          <w:sz w:val="24"/>
          <w:szCs w:val="24"/>
        </w:rPr>
        <w:t>,</w:t>
      </w:r>
      <w:r w:rsidRPr="00605FD4">
        <w:rPr>
          <w:rStyle w:val="text"/>
          <w:b/>
          <w:i/>
          <w:sz w:val="24"/>
          <w:szCs w:val="24"/>
          <w:vertAlign w:val="superscript"/>
        </w:rPr>
        <w:t> </w:t>
      </w:r>
      <w:r w:rsidRPr="00605FD4">
        <w:rPr>
          <w:rStyle w:val="text"/>
          <w:b/>
          <w:i/>
          <w:sz w:val="24"/>
          <w:szCs w:val="24"/>
        </w:rPr>
        <w:t>and in</w:t>
      </w:r>
      <w:r w:rsidRPr="00605FD4">
        <w:rPr>
          <w:b/>
          <w:i/>
          <w:sz w:val="24"/>
          <w:szCs w:val="24"/>
        </w:rPr>
        <w:t xml:space="preserve"> all</w:t>
      </w:r>
      <w:r w:rsidRPr="00605FD4">
        <w:rPr>
          <w:rStyle w:val="text"/>
          <w:b/>
          <w:i/>
          <w:sz w:val="24"/>
          <w:szCs w:val="24"/>
        </w:rPr>
        <w:t xml:space="preserve"> of this, by</w:t>
      </w:r>
      <w:r w:rsidRPr="00605FD4">
        <w:rPr>
          <w:b/>
          <w:i/>
          <w:sz w:val="24"/>
          <w:szCs w:val="24"/>
        </w:rPr>
        <w:t xml:space="preserve"> taking up the shield of faith with which you </w:t>
      </w:r>
      <w:r w:rsidRPr="00605FD4">
        <w:rPr>
          <w:rStyle w:val="text"/>
          <w:b/>
          <w:i/>
          <w:sz w:val="24"/>
          <w:szCs w:val="24"/>
        </w:rPr>
        <w:t>can</w:t>
      </w:r>
      <w:r w:rsidRPr="00605FD4">
        <w:rPr>
          <w:b/>
          <w:i/>
          <w:sz w:val="24"/>
          <w:szCs w:val="24"/>
        </w:rPr>
        <w:t xml:space="preserve"> extinguish all the flaming arrows of the evil one.</w:t>
      </w:r>
      <w:r w:rsidRPr="00605FD4">
        <w:rPr>
          <w:rStyle w:val="text"/>
          <w:b/>
          <w:i/>
          <w:sz w:val="24"/>
          <w:szCs w:val="24"/>
        </w:rPr>
        <w:t xml:space="preserve"> </w:t>
      </w:r>
      <w:r w:rsidRPr="00605FD4">
        <w:rPr>
          <w:b/>
          <w:i/>
          <w:sz w:val="24"/>
          <w:szCs w:val="24"/>
        </w:rPr>
        <w:t xml:space="preserve"> And take </w:t>
      </w:r>
      <w:r w:rsidRPr="00605FD4">
        <w:rPr>
          <w:b/>
          <w:i/>
          <w:smallCaps/>
          <w:sz w:val="24"/>
          <w:szCs w:val="24"/>
        </w:rPr>
        <w:t>the helmet of salvation and the sword of the Spirit, which is the word of God.</w:t>
      </w:r>
    </w:p>
    <w:p w14:paraId="67D1A400" w14:textId="77777777" w:rsidR="00753ECA" w:rsidRPr="00605FD4" w:rsidRDefault="00753ECA" w:rsidP="00605FD4">
      <w:pPr>
        <w:spacing w:after="0"/>
        <w:jc w:val="center"/>
        <w:rPr>
          <w:rFonts w:eastAsia="Times New Roman" w:cstheme="minorHAnsi"/>
          <w:b/>
          <w:i/>
          <w:sz w:val="24"/>
          <w:szCs w:val="24"/>
        </w:rPr>
      </w:pPr>
    </w:p>
    <w:p w14:paraId="03C5C4A5" w14:textId="5BEAFDE3" w:rsidR="0040540B" w:rsidRDefault="0040540B" w:rsidP="0040540B">
      <w:pPr>
        <w:ind w:firstLine="720"/>
        <w:jc w:val="both"/>
        <w:rPr>
          <w:sz w:val="24"/>
          <w:szCs w:val="24"/>
        </w:rPr>
      </w:pPr>
      <w:r>
        <w:rPr>
          <w:sz w:val="24"/>
          <w:szCs w:val="24"/>
        </w:rPr>
        <w:t xml:space="preserve">In spiritual warfare, the Word of God is the offensive weapon, and it has </w:t>
      </w:r>
      <w:r w:rsidRPr="00882453">
        <w:rPr>
          <w:sz w:val="24"/>
          <w:szCs w:val="24"/>
        </w:rPr>
        <w:t xml:space="preserve">divine power to overcome </w:t>
      </w:r>
      <w:r>
        <w:rPr>
          <w:sz w:val="24"/>
          <w:szCs w:val="24"/>
        </w:rPr>
        <w:t>the</w:t>
      </w:r>
      <w:r w:rsidRPr="00882453">
        <w:rPr>
          <w:sz w:val="24"/>
          <w:szCs w:val="24"/>
        </w:rPr>
        <w:t xml:space="preserve"> enemy.</w:t>
      </w:r>
      <w:r>
        <w:rPr>
          <w:sz w:val="24"/>
          <w:szCs w:val="24"/>
        </w:rPr>
        <w:t xml:space="preserve"> One of our lessons is titled</w:t>
      </w:r>
      <w:r w:rsidRPr="00E52529">
        <w:rPr>
          <w:sz w:val="24"/>
          <w:szCs w:val="24"/>
        </w:rPr>
        <w:t>: Woman of God Prepared for Battle. I wrote this lesson specifically for one trip to Nicaragua, but little did I know just how much I would need this lesson personally</w:t>
      </w:r>
      <w:r w:rsidR="00846629">
        <w:rPr>
          <w:sz w:val="24"/>
          <w:szCs w:val="24"/>
        </w:rPr>
        <w:t>.</w:t>
      </w:r>
      <w:r w:rsidRPr="00E52529">
        <w:rPr>
          <w:sz w:val="24"/>
          <w:szCs w:val="24"/>
        </w:rPr>
        <w:t xml:space="preserve"> I have named this trip “Pure Joy” because of all the trials and fiery darts which hit us even before we left (James 1:2-12)</w:t>
      </w:r>
      <w:r w:rsidR="00753ECA">
        <w:rPr>
          <w:sz w:val="24"/>
          <w:szCs w:val="24"/>
        </w:rPr>
        <w:t>.</w:t>
      </w:r>
      <w:r w:rsidRPr="00E52529">
        <w:rPr>
          <w:sz w:val="24"/>
          <w:szCs w:val="24"/>
        </w:rPr>
        <w:t xml:space="preserve"> </w:t>
      </w:r>
    </w:p>
    <w:p w14:paraId="353DA2E8" w14:textId="1139016A" w:rsidR="00753ECA" w:rsidRPr="00753ECA" w:rsidRDefault="0040540B" w:rsidP="00753ECA">
      <w:pPr>
        <w:ind w:firstLine="720"/>
        <w:jc w:val="both"/>
        <w:rPr>
          <w:sz w:val="24"/>
          <w:szCs w:val="24"/>
        </w:rPr>
      </w:pPr>
      <w:r w:rsidRPr="00753ECA">
        <w:rPr>
          <w:sz w:val="24"/>
          <w:szCs w:val="24"/>
        </w:rPr>
        <w:t xml:space="preserve"> </w:t>
      </w:r>
      <w:r w:rsidR="00753ECA" w:rsidRPr="00753ECA">
        <w:rPr>
          <w:sz w:val="24"/>
          <w:szCs w:val="24"/>
        </w:rPr>
        <w:t>For this trip, we purchased a video camera to tape our lessons. Alba, the Nicaraguan pastor’s wife, began this discipling journey with me at my dining room table. She and I were on the balcony of our hotel trying to tape the lesson on spiritual warfare. At the very moment, we began to read the Bible, we were besieged by all kinds of commotion and loud noises.  The more we read</w:t>
      </w:r>
      <w:r w:rsidR="00846629">
        <w:rPr>
          <w:sz w:val="24"/>
          <w:szCs w:val="24"/>
        </w:rPr>
        <w:t>,</w:t>
      </w:r>
      <w:r w:rsidR="00753ECA" w:rsidRPr="00753ECA">
        <w:rPr>
          <w:sz w:val="24"/>
          <w:szCs w:val="24"/>
        </w:rPr>
        <w:t xml:space="preserve"> the louder the noises grew, so loud in fact, that the sounds were drowning out the Word of God. That is when I stopped and said to Alba, “This is precisely my point; the Devil wants to silence God’s Word!” We moved inside so we could finish our lesson. </w:t>
      </w:r>
    </w:p>
    <w:p w14:paraId="189F6C96" w14:textId="68E7BA80" w:rsidR="00753ECA" w:rsidRPr="00753ECA" w:rsidRDefault="00753ECA" w:rsidP="00753ECA">
      <w:pPr>
        <w:ind w:firstLine="720"/>
        <w:jc w:val="both"/>
        <w:rPr>
          <w:sz w:val="24"/>
          <w:szCs w:val="24"/>
        </w:rPr>
      </w:pPr>
      <w:r w:rsidRPr="00753ECA">
        <w:rPr>
          <w:sz w:val="24"/>
          <w:szCs w:val="24"/>
        </w:rPr>
        <w:t xml:space="preserve"> </w:t>
      </w:r>
      <w:r w:rsidR="00846629">
        <w:rPr>
          <w:sz w:val="24"/>
          <w:szCs w:val="24"/>
        </w:rPr>
        <w:t>Think about a new believer</w:t>
      </w:r>
      <w:r w:rsidR="00720620">
        <w:rPr>
          <w:sz w:val="24"/>
          <w:szCs w:val="24"/>
        </w:rPr>
        <w:t xml:space="preserve">. </w:t>
      </w:r>
      <w:r w:rsidRPr="00753ECA">
        <w:rPr>
          <w:sz w:val="24"/>
          <w:szCs w:val="24"/>
        </w:rPr>
        <w:t xml:space="preserve">Who would leave a defenseless child outside in a storm and expect them to fend for themselves? Such an act would be labeled child abuse. Likewise, a person who is an infant in their faith has no idea that </w:t>
      </w:r>
      <w:r w:rsidR="00720620">
        <w:rPr>
          <w:sz w:val="24"/>
          <w:szCs w:val="24"/>
        </w:rPr>
        <w:t>s</w:t>
      </w:r>
      <w:r w:rsidRPr="00753ECA">
        <w:rPr>
          <w:sz w:val="24"/>
          <w:szCs w:val="24"/>
        </w:rPr>
        <w:t xml:space="preserve">he has an enemy, </w:t>
      </w:r>
      <w:r w:rsidR="00720620">
        <w:rPr>
          <w:sz w:val="24"/>
          <w:szCs w:val="24"/>
        </w:rPr>
        <w:t>let alone who to</w:t>
      </w:r>
      <w:r w:rsidRPr="00753ECA">
        <w:rPr>
          <w:sz w:val="24"/>
          <w:szCs w:val="24"/>
        </w:rPr>
        <w:t xml:space="preserve"> </w:t>
      </w:r>
      <w:r w:rsidR="00720620">
        <w:rPr>
          <w:sz w:val="24"/>
          <w:szCs w:val="24"/>
        </w:rPr>
        <w:t xml:space="preserve">use the </w:t>
      </w:r>
      <w:r w:rsidR="00720620" w:rsidRPr="00753ECA">
        <w:rPr>
          <w:sz w:val="24"/>
          <w:szCs w:val="24"/>
        </w:rPr>
        <w:t xml:space="preserve">Sword of </w:t>
      </w:r>
      <w:r w:rsidR="00720620">
        <w:rPr>
          <w:sz w:val="24"/>
          <w:szCs w:val="24"/>
        </w:rPr>
        <w:t>the</w:t>
      </w:r>
      <w:r w:rsidR="00720620" w:rsidRPr="00753ECA">
        <w:rPr>
          <w:sz w:val="24"/>
          <w:szCs w:val="24"/>
        </w:rPr>
        <w:t xml:space="preserve"> Spirit</w:t>
      </w:r>
      <w:r w:rsidR="00720620">
        <w:rPr>
          <w:sz w:val="24"/>
          <w:szCs w:val="24"/>
        </w:rPr>
        <w:t xml:space="preserve"> (the Bible) as an </w:t>
      </w:r>
      <w:r w:rsidRPr="00753ECA">
        <w:rPr>
          <w:sz w:val="24"/>
          <w:szCs w:val="24"/>
        </w:rPr>
        <w:t>offensive weapon</w:t>
      </w:r>
      <w:r w:rsidR="00720620">
        <w:rPr>
          <w:sz w:val="24"/>
          <w:szCs w:val="24"/>
        </w:rPr>
        <w:t xml:space="preserve">. </w:t>
      </w:r>
      <w:r w:rsidRPr="00753ECA">
        <w:rPr>
          <w:sz w:val="24"/>
          <w:szCs w:val="24"/>
        </w:rPr>
        <w:t xml:space="preserve">That situation requires someone who loves them enough to ground them in Biblical truth an, thereby, prepare them for battle. The Lord expects those who know how to use the Sword of the Spirit to teach those truths to new believers. We will be held accountable at the judgment seat of Christ for the spiritual neglect of the babies in our sphere of influence. </w:t>
      </w:r>
    </w:p>
    <w:p w14:paraId="72976CF6"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1 Corinthians 3:9-14; 2 Corinthian 10:3-5; Ephesians 6:17; Matthew 4:1-11; 1 John 2:14</w:t>
      </w:r>
    </w:p>
    <w:p w14:paraId="363C06D7" w14:textId="2C7AC9AE" w:rsidR="0040540B" w:rsidRPr="00753ECA" w:rsidRDefault="0040540B" w:rsidP="0037103A">
      <w:pPr>
        <w:pStyle w:val="ListParagraph"/>
        <w:numPr>
          <w:ilvl w:val="0"/>
          <w:numId w:val="17"/>
        </w:numPr>
        <w:jc w:val="both"/>
        <w:rPr>
          <w:b/>
          <w:bCs/>
          <w:sz w:val="28"/>
          <w:szCs w:val="28"/>
        </w:rPr>
      </w:pPr>
      <w:r w:rsidRPr="00753ECA">
        <w:rPr>
          <w:b/>
          <w:bCs/>
          <w:sz w:val="28"/>
          <w:szCs w:val="28"/>
        </w:rPr>
        <w:t xml:space="preserve">The Bible is the medicine of the Great Physician: </w:t>
      </w:r>
    </w:p>
    <w:p w14:paraId="6B014728" w14:textId="77777777" w:rsidR="00753ECA" w:rsidRPr="00753ECA" w:rsidRDefault="00753ECA" w:rsidP="00753ECA">
      <w:pPr>
        <w:pStyle w:val="Heading3"/>
        <w:spacing w:before="0" w:line="240" w:lineRule="auto"/>
        <w:jc w:val="center"/>
        <w:rPr>
          <w:rFonts w:asciiTheme="minorHAnsi" w:hAnsiTheme="minorHAnsi" w:cstheme="minorHAnsi"/>
          <w:b/>
          <w:color w:val="auto"/>
        </w:rPr>
      </w:pPr>
      <w:r w:rsidRPr="00753ECA">
        <w:rPr>
          <w:rFonts w:asciiTheme="minorHAnsi" w:hAnsiTheme="minorHAnsi" w:cstheme="minorHAnsi"/>
          <w:b/>
          <w:color w:val="auto"/>
        </w:rPr>
        <w:lastRenderedPageBreak/>
        <w:t>Proverbs 4:20-23 (NET)</w:t>
      </w:r>
    </w:p>
    <w:p w14:paraId="2B13B4AE" w14:textId="77777777" w:rsidR="00753ECA" w:rsidRPr="00753ECA" w:rsidRDefault="00753ECA" w:rsidP="00753ECA">
      <w:pPr>
        <w:jc w:val="center"/>
        <w:rPr>
          <w:rFonts w:ascii="Times New Roman" w:eastAsia="Times New Roman" w:hAnsi="Times New Roman"/>
          <w:sz w:val="24"/>
          <w:szCs w:val="24"/>
        </w:rPr>
      </w:pPr>
      <w:r w:rsidRPr="00753ECA">
        <w:rPr>
          <w:rStyle w:val="text"/>
          <w:rFonts w:asciiTheme="minorHAnsi" w:hAnsiTheme="minorHAnsi"/>
          <w:b/>
          <w:i/>
          <w:sz w:val="24"/>
          <w:szCs w:val="24"/>
        </w:rPr>
        <w:t xml:space="preserve">My </w:t>
      </w:r>
      <w:r w:rsidRPr="00753ECA">
        <w:rPr>
          <w:rStyle w:val="text"/>
          <w:b/>
          <w:i/>
          <w:sz w:val="24"/>
          <w:szCs w:val="24"/>
        </w:rPr>
        <w:t>child, pay</w:t>
      </w:r>
      <w:r w:rsidRPr="00753ECA">
        <w:rPr>
          <w:rStyle w:val="text"/>
          <w:rFonts w:asciiTheme="minorHAnsi" w:hAnsiTheme="minorHAnsi"/>
          <w:b/>
          <w:i/>
          <w:sz w:val="24"/>
          <w:szCs w:val="24"/>
        </w:rPr>
        <w:t xml:space="preserve"> attention to my words;</w:t>
      </w:r>
      <w:r w:rsidRPr="00753ECA">
        <w:rPr>
          <w:rFonts w:asciiTheme="minorHAnsi" w:hAnsiTheme="minorHAnsi"/>
          <w:b/>
          <w:i/>
          <w:sz w:val="24"/>
          <w:szCs w:val="24"/>
        </w:rPr>
        <w:t xml:space="preserve"> </w:t>
      </w:r>
      <w:r w:rsidRPr="00753ECA">
        <w:rPr>
          <w:rStyle w:val="text"/>
          <w:b/>
          <w:i/>
          <w:sz w:val="24"/>
          <w:szCs w:val="24"/>
        </w:rPr>
        <w:t>listen attentively</w:t>
      </w:r>
      <w:r w:rsidRPr="00753ECA">
        <w:rPr>
          <w:rStyle w:val="text"/>
          <w:rFonts w:asciiTheme="minorHAnsi" w:hAnsiTheme="minorHAnsi"/>
          <w:b/>
          <w:i/>
          <w:sz w:val="24"/>
          <w:szCs w:val="24"/>
        </w:rPr>
        <w:t xml:space="preserve"> to my sayings.</w:t>
      </w:r>
      <w:r w:rsidRPr="00753ECA">
        <w:rPr>
          <w:b/>
          <w:i/>
          <w:sz w:val="24"/>
          <w:szCs w:val="24"/>
        </w:rPr>
        <w:t xml:space="preserve">  </w:t>
      </w:r>
      <w:r w:rsidRPr="00753ECA">
        <w:rPr>
          <w:rStyle w:val="text"/>
          <w:rFonts w:asciiTheme="minorHAnsi" w:hAnsiTheme="minorHAnsi"/>
          <w:b/>
          <w:i/>
          <w:sz w:val="24"/>
          <w:szCs w:val="24"/>
        </w:rPr>
        <w:t>Do not let them depart from your sight</w:t>
      </w:r>
      <w:r w:rsidRPr="00753ECA">
        <w:rPr>
          <w:rStyle w:val="text"/>
          <w:b/>
          <w:i/>
          <w:sz w:val="24"/>
          <w:szCs w:val="24"/>
        </w:rPr>
        <w:t>,</w:t>
      </w:r>
      <w:r w:rsidRPr="00753ECA">
        <w:rPr>
          <w:b/>
          <w:i/>
          <w:sz w:val="24"/>
          <w:szCs w:val="24"/>
        </w:rPr>
        <w:t xml:space="preserve"> </w:t>
      </w:r>
      <w:r w:rsidRPr="00753ECA">
        <w:rPr>
          <w:rStyle w:val="text"/>
          <w:b/>
          <w:i/>
          <w:sz w:val="24"/>
          <w:szCs w:val="24"/>
        </w:rPr>
        <w:t>guard</w:t>
      </w:r>
      <w:r w:rsidRPr="00753ECA">
        <w:rPr>
          <w:rStyle w:val="text"/>
          <w:rFonts w:asciiTheme="minorHAnsi" w:hAnsiTheme="minorHAnsi"/>
          <w:b/>
          <w:i/>
          <w:sz w:val="24"/>
          <w:szCs w:val="24"/>
        </w:rPr>
        <w:t xml:space="preserve"> them </w:t>
      </w:r>
      <w:r w:rsidRPr="00753ECA">
        <w:rPr>
          <w:rStyle w:val="text"/>
          <w:b/>
          <w:i/>
          <w:sz w:val="24"/>
          <w:szCs w:val="24"/>
        </w:rPr>
        <w:t>within</w:t>
      </w:r>
      <w:r w:rsidRPr="00753ECA">
        <w:rPr>
          <w:rStyle w:val="text"/>
          <w:rFonts w:asciiTheme="minorHAnsi" w:hAnsiTheme="minorHAnsi"/>
          <w:b/>
          <w:i/>
          <w:sz w:val="24"/>
          <w:szCs w:val="24"/>
        </w:rPr>
        <w:t xml:space="preserve"> your heart</w:t>
      </w:r>
      <w:r w:rsidRPr="00753ECA">
        <w:rPr>
          <w:rStyle w:val="text"/>
          <w:b/>
          <w:i/>
          <w:sz w:val="24"/>
          <w:szCs w:val="24"/>
        </w:rPr>
        <w:t>;</w:t>
      </w:r>
      <w:r w:rsidRPr="00753ECA">
        <w:rPr>
          <w:b/>
          <w:i/>
          <w:sz w:val="24"/>
          <w:szCs w:val="24"/>
        </w:rPr>
        <w:t xml:space="preserve"> </w:t>
      </w:r>
      <w:r w:rsidRPr="00753ECA">
        <w:rPr>
          <w:rStyle w:val="text"/>
          <w:b/>
          <w:i/>
          <w:sz w:val="24"/>
          <w:szCs w:val="24"/>
        </w:rPr>
        <w:t>for</w:t>
      </w:r>
      <w:r w:rsidRPr="00753ECA">
        <w:rPr>
          <w:rStyle w:val="text"/>
          <w:rFonts w:asciiTheme="minorHAnsi" w:hAnsiTheme="minorHAnsi"/>
          <w:b/>
          <w:i/>
          <w:sz w:val="24"/>
          <w:szCs w:val="24"/>
        </w:rPr>
        <w:t xml:space="preserve"> they are life to those who find them</w:t>
      </w:r>
      <w:r w:rsidRPr="00753ECA">
        <w:rPr>
          <w:rFonts w:asciiTheme="minorHAnsi" w:hAnsiTheme="minorHAnsi"/>
          <w:b/>
          <w:i/>
          <w:sz w:val="24"/>
          <w:szCs w:val="24"/>
        </w:rPr>
        <w:t xml:space="preserve"> </w:t>
      </w:r>
      <w:r w:rsidRPr="00753ECA">
        <w:rPr>
          <w:rStyle w:val="text"/>
          <w:b/>
          <w:i/>
          <w:sz w:val="24"/>
          <w:szCs w:val="24"/>
        </w:rPr>
        <w:t>and healing</w:t>
      </w:r>
      <w:r w:rsidRPr="00753ECA">
        <w:rPr>
          <w:rStyle w:val="text"/>
          <w:rFonts w:asciiTheme="minorHAnsi" w:hAnsiTheme="minorHAnsi"/>
          <w:b/>
          <w:i/>
          <w:sz w:val="24"/>
          <w:szCs w:val="24"/>
        </w:rPr>
        <w:t xml:space="preserve"> to </w:t>
      </w:r>
      <w:r w:rsidRPr="00753ECA">
        <w:rPr>
          <w:rStyle w:val="text"/>
          <w:b/>
          <w:i/>
          <w:sz w:val="24"/>
          <w:szCs w:val="24"/>
        </w:rPr>
        <w:t>one’s entire</w:t>
      </w:r>
      <w:r w:rsidRPr="00753ECA">
        <w:rPr>
          <w:rStyle w:val="text"/>
          <w:rFonts w:asciiTheme="minorHAnsi" w:hAnsiTheme="minorHAnsi"/>
          <w:b/>
          <w:i/>
          <w:sz w:val="24"/>
          <w:szCs w:val="24"/>
        </w:rPr>
        <w:t xml:space="preserve"> body.</w:t>
      </w:r>
      <w:r w:rsidRPr="00753ECA">
        <w:rPr>
          <w:b/>
          <w:i/>
          <w:sz w:val="24"/>
          <w:szCs w:val="24"/>
        </w:rPr>
        <w:t xml:space="preserve"> </w:t>
      </w:r>
      <w:r w:rsidRPr="00753ECA">
        <w:rPr>
          <w:rStyle w:val="text"/>
          <w:b/>
          <w:i/>
          <w:sz w:val="24"/>
          <w:szCs w:val="24"/>
        </w:rPr>
        <w:t>Guard</w:t>
      </w:r>
      <w:r w:rsidRPr="00753ECA">
        <w:rPr>
          <w:rStyle w:val="text"/>
          <w:rFonts w:asciiTheme="minorHAnsi" w:hAnsiTheme="minorHAnsi"/>
          <w:b/>
          <w:i/>
          <w:sz w:val="24"/>
          <w:szCs w:val="24"/>
        </w:rPr>
        <w:t xml:space="preserve"> your heart with all </w:t>
      </w:r>
      <w:r w:rsidRPr="00753ECA">
        <w:rPr>
          <w:rStyle w:val="text"/>
          <w:b/>
          <w:i/>
          <w:sz w:val="24"/>
          <w:szCs w:val="24"/>
        </w:rPr>
        <w:t>vigilance,</w:t>
      </w:r>
      <w:r w:rsidRPr="00753ECA">
        <w:rPr>
          <w:b/>
          <w:i/>
          <w:sz w:val="24"/>
          <w:szCs w:val="24"/>
        </w:rPr>
        <w:br/>
      </w:r>
      <w:r w:rsidRPr="00753ECA">
        <w:rPr>
          <w:rStyle w:val="text"/>
          <w:b/>
          <w:i/>
          <w:sz w:val="24"/>
          <w:szCs w:val="24"/>
        </w:rPr>
        <w:t>for</w:t>
      </w:r>
      <w:r w:rsidRPr="00753ECA">
        <w:rPr>
          <w:rStyle w:val="text"/>
          <w:rFonts w:asciiTheme="minorHAnsi" w:hAnsiTheme="minorHAnsi"/>
          <w:b/>
          <w:i/>
          <w:sz w:val="24"/>
          <w:szCs w:val="24"/>
        </w:rPr>
        <w:t xml:space="preserve"> from it </w:t>
      </w:r>
      <w:r w:rsidRPr="00753ECA">
        <w:rPr>
          <w:rStyle w:val="text"/>
          <w:b/>
          <w:i/>
          <w:sz w:val="24"/>
          <w:szCs w:val="24"/>
        </w:rPr>
        <w:t>are</w:t>
      </w:r>
      <w:r w:rsidRPr="00753ECA">
        <w:rPr>
          <w:rStyle w:val="text"/>
          <w:rFonts w:asciiTheme="minorHAnsi" w:hAnsiTheme="minorHAnsi"/>
          <w:b/>
          <w:i/>
          <w:sz w:val="24"/>
          <w:szCs w:val="24"/>
        </w:rPr>
        <w:t xml:space="preserve"> the </w:t>
      </w:r>
      <w:r w:rsidRPr="00753ECA">
        <w:rPr>
          <w:rStyle w:val="text"/>
          <w:b/>
          <w:i/>
          <w:sz w:val="24"/>
          <w:szCs w:val="24"/>
        </w:rPr>
        <w:t>sources</w:t>
      </w:r>
      <w:r w:rsidRPr="00753ECA">
        <w:rPr>
          <w:rStyle w:val="text"/>
          <w:rFonts w:asciiTheme="minorHAnsi" w:hAnsiTheme="minorHAnsi"/>
          <w:b/>
          <w:i/>
          <w:sz w:val="24"/>
          <w:szCs w:val="24"/>
        </w:rPr>
        <w:t xml:space="preserve"> of life.</w:t>
      </w:r>
    </w:p>
    <w:p w14:paraId="2E074776" w14:textId="0AB916F1" w:rsidR="00753ECA" w:rsidRPr="004B5AC2" w:rsidRDefault="00753ECA" w:rsidP="00753ECA">
      <w:pPr>
        <w:pStyle w:val="line"/>
        <w:ind w:firstLine="720"/>
        <w:jc w:val="both"/>
        <w:rPr>
          <w:rFonts w:asciiTheme="minorHAnsi" w:eastAsiaTheme="minorEastAsia" w:hAnsiTheme="minorHAnsi" w:cstheme="minorHAnsi"/>
        </w:rPr>
      </w:pPr>
      <w:r w:rsidRPr="004B5AC2">
        <w:rPr>
          <w:rStyle w:val="text"/>
          <w:rFonts w:asciiTheme="minorHAnsi" w:eastAsiaTheme="minorEastAsia" w:hAnsiTheme="minorHAnsi" w:cstheme="minorHAnsi"/>
        </w:rPr>
        <w:t>Like medicine, God’s Word brings healing. Sometimes that healing is through correction, and other times it is by bringing balm to heal our brokenness. But medicine will not help unless you take it</w:t>
      </w:r>
      <w:r w:rsidR="00291E77">
        <w:rPr>
          <w:rStyle w:val="text"/>
          <w:rFonts w:asciiTheme="minorHAnsi" w:eastAsiaTheme="minorEastAsia" w:hAnsiTheme="minorHAnsi" w:cstheme="minorHAnsi"/>
        </w:rPr>
        <w:t>.</w:t>
      </w:r>
      <w:r w:rsidRPr="004B5AC2">
        <w:rPr>
          <w:rFonts w:asciiTheme="minorHAnsi" w:eastAsiaTheme="minorEastAsia" w:hAnsiTheme="minorHAnsi" w:cstheme="minorHAnsi"/>
        </w:rPr>
        <w:t xml:space="preserve"> One word found in Proverbs 4:20 is evidence to the fact that </w:t>
      </w:r>
      <w:r w:rsidRPr="004B5AC2">
        <w:rPr>
          <w:rFonts w:asciiTheme="minorHAnsi" w:eastAsiaTheme="minorEastAsia" w:hAnsiTheme="minorHAnsi" w:cstheme="minorHAnsi"/>
          <w:bCs/>
          <w:i/>
          <w:iCs/>
        </w:rPr>
        <w:t>God’s Word is medicine</w:t>
      </w:r>
      <w:r w:rsidRPr="004B5AC2">
        <w:rPr>
          <w:rFonts w:asciiTheme="minorHAnsi" w:eastAsiaTheme="minorEastAsia" w:hAnsiTheme="minorHAnsi" w:cstheme="minorHAnsi"/>
          <w:noProof/>
        </w:rPr>
        <w:t>….</w:t>
      </w:r>
      <w:r w:rsidRPr="004B5AC2">
        <w:rPr>
          <w:rFonts w:asciiTheme="minorHAnsi" w:eastAsiaTheme="minorEastAsia" w:hAnsiTheme="minorHAnsi" w:cstheme="minorHAnsi"/>
        </w:rPr>
        <w:t xml:space="preserve"> It’s the word </w:t>
      </w:r>
      <w:r w:rsidRPr="004B5AC2">
        <w:rPr>
          <w:rFonts w:asciiTheme="minorHAnsi" w:eastAsiaTheme="minorEastAsia" w:hAnsiTheme="minorHAnsi" w:cstheme="minorHAnsi"/>
          <w:bCs/>
          <w:i/>
          <w:iCs/>
        </w:rPr>
        <w:t>health</w:t>
      </w:r>
      <w:r w:rsidRPr="004B5AC2">
        <w:rPr>
          <w:rFonts w:asciiTheme="minorHAnsi" w:eastAsiaTheme="minorEastAsia" w:hAnsiTheme="minorHAnsi" w:cstheme="minorHAnsi"/>
        </w:rPr>
        <w:t>. In Hebrew, the word is</w:t>
      </w:r>
      <w:r w:rsidRPr="004B5AC2">
        <w:rPr>
          <w:rFonts w:asciiTheme="minorHAnsi" w:eastAsiaTheme="minorEastAsia" w:hAnsiTheme="minorHAnsi" w:cstheme="minorHAnsi"/>
          <w:i/>
          <w:iCs/>
        </w:rPr>
        <w:t xml:space="preserve"> Marpay</w:t>
      </w:r>
      <w:r w:rsidRPr="004B5AC2">
        <w:rPr>
          <w:rFonts w:asciiTheme="minorHAnsi" w:eastAsiaTheme="minorEastAsia" w:hAnsiTheme="minorHAnsi" w:cstheme="minorHAnsi"/>
        </w:rPr>
        <w:t xml:space="preserve"> and this is the definition: </w:t>
      </w:r>
      <w:r w:rsidRPr="004B5AC2">
        <w:rPr>
          <w:rFonts w:asciiTheme="minorHAnsi" w:eastAsiaTheme="minorEastAsia" w:hAnsiTheme="minorHAnsi" w:cstheme="minorHAnsi"/>
          <w:i/>
          <w:iCs/>
        </w:rPr>
        <w:t>a cure, a remedy, a medicine.</w:t>
      </w:r>
      <w:r w:rsidRPr="004B5AC2">
        <w:rPr>
          <w:rFonts w:asciiTheme="minorHAnsi" w:eastAsiaTheme="minorEastAsia" w:hAnsiTheme="minorHAnsi" w:cstheme="minorHAnsi"/>
        </w:rPr>
        <w:t xml:space="preserve"> </w:t>
      </w:r>
      <w:r w:rsidRPr="004B5AC2">
        <w:rPr>
          <w:rStyle w:val="text"/>
          <w:rFonts w:asciiTheme="minorHAnsi" w:eastAsiaTheme="minorEastAsia" w:hAnsiTheme="minorHAnsi" w:cstheme="minorHAnsi"/>
        </w:rPr>
        <w:t xml:space="preserve">One example of this healing is found in the lesson, </w:t>
      </w:r>
      <w:r w:rsidRPr="004B5AC2">
        <w:rPr>
          <w:rFonts w:asciiTheme="minorHAnsi" w:eastAsiaTheme="minorEastAsia" w:hAnsiTheme="minorHAnsi" w:cstheme="minorHAnsi"/>
          <w:bCs/>
        </w:rPr>
        <w:t>The Health of My Countenance</w:t>
      </w:r>
      <w:r w:rsidRPr="004B5AC2">
        <w:rPr>
          <w:rFonts w:asciiTheme="minorHAnsi" w:eastAsiaTheme="minorEastAsia" w:hAnsiTheme="minorHAnsi" w:cstheme="minorHAnsi"/>
        </w:rPr>
        <w:t xml:space="preserve"> – dealing with depression.  </w:t>
      </w:r>
    </w:p>
    <w:p w14:paraId="6E596012" w14:textId="77777777" w:rsidR="00575BE5" w:rsidRPr="004B5AC2" w:rsidRDefault="00575BE5" w:rsidP="00575BE5">
      <w:pPr>
        <w:shd w:val="clear" w:color="auto" w:fill="FFFFFF"/>
        <w:spacing w:after="0"/>
        <w:jc w:val="center"/>
        <w:rPr>
          <w:rStyle w:val="passage-display-version"/>
          <w:rFonts w:asciiTheme="minorHAnsi" w:hAnsiTheme="minorHAnsi" w:cstheme="minorHAnsi"/>
          <w:b/>
          <w:color w:val="000000"/>
          <w:sz w:val="24"/>
          <w:szCs w:val="24"/>
        </w:rPr>
      </w:pPr>
      <w:r w:rsidRPr="004B5AC2">
        <w:rPr>
          <w:rStyle w:val="passage-display-bcv"/>
          <w:rFonts w:asciiTheme="minorHAnsi" w:hAnsiTheme="minorHAnsi" w:cstheme="minorHAnsi"/>
          <w:b/>
          <w:color w:val="000000"/>
          <w:sz w:val="24"/>
          <w:szCs w:val="24"/>
        </w:rPr>
        <w:t>Psalm 107:15-22</w:t>
      </w:r>
      <w:r w:rsidRPr="004B5AC2">
        <w:rPr>
          <w:rStyle w:val="passage-display-version"/>
          <w:rFonts w:asciiTheme="minorHAnsi" w:hAnsiTheme="minorHAnsi" w:cstheme="minorHAnsi"/>
          <w:b/>
          <w:color w:val="000000"/>
          <w:sz w:val="24"/>
          <w:szCs w:val="24"/>
        </w:rPr>
        <w:t xml:space="preserve"> (NET)</w:t>
      </w:r>
    </w:p>
    <w:p w14:paraId="61E884EE" w14:textId="6C268A65" w:rsidR="00575BE5" w:rsidRPr="004B5AC2" w:rsidRDefault="00575BE5" w:rsidP="00575BE5">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4B5AC2">
        <w:rPr>
          <w:rStyle w:val="s"/>
          <w:rFonts w:asciiTheme="minorHAnsi" w:eastAsiaTheme="majorEastAsia" w:hAnsiTheme="minorHAnsi" w:cstheme="minorHAnsi"/>
          <w:b/>
          <w:i/>
          <w:color w:val="000000"/>
        </w:rPr>
        <w:t>Let them give thanks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to the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for his loyal love</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and for the amazing</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things he has done for people!</w:t>
      </w:r>
      <w:r w:rsidRPr="004B5AC2">
        <w:rPr>
          <w:rStyle w:val="apple-converted-space"/>
          <w:rFonts w:asciiTheme="minorHAnsi" w:eastAsiaTheme="majorEastAsia" w:hAnsiTheme="minorHAnsi" w:cstheme="minorHAnsi"/>
          <w:b/>
          <w:i/>
          <w:color w:val="000000"/>
          <w:vertAlign w:val="superscript"/>
        </w:rPr>
        <w:t> </w:t>
      </w:r>
      <w:r w:rsidRPr="004B5AC2">
        <w:rPr>
          <w:rStyle w:val="s"/>
          <w:rFonts w:asciiTheme="minorHAnsi" w:eastAsiaTheme="majorEastAsia" w:hAnsiTheme="minorHAnsi" w:cstheme="minorHAnsi"/>
          <w:b/>
          <w:i/>
          <w:color w:val="000000"/>
        </w:rPr>
        <w:t>For</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he shattered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 bronze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gates</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and hacked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through the iron</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bars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w:t>
      </w:r>
      <w:hyperlink r:id="rId77" w:history="1"/>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acted like fools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in their rebellious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ways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xml:space="preserve"> </w:t>
      </w:r>
      <w:r w:rsidRPr="004B5AC2">
        <w:rPr>
          <w:rStyle w:val="s"/>
          <w:rFonts w:asciiTheme="minorHAnsi" w:eastAsiaTheme="majorEastAsia" w:hAnsiTheme="minorHAnsi" w:cstheme="minorHAnsi"/>
          <w:b/>
          <w:i/>
          <w:color w:val="000000"/>
        </w:rPr>
        <w:t>and suffered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because of their sins</w:t>
      </w:r>
      <w:r w:rsidRPr="004B5AC2">
        <w:rPr>
          <w:rStyle w:val="netverse"/>
          <w:rFonts w:asciiTheme="minorHAnsi" w:eastAsiaTheme="majorEastAsia" w:hAnsiTheme="minorHAnsi" w:cstheme="minorHAnsi"/>
          <w:b/>
          <w:i/>
          <w:color w:val="000000"/>
        </w:rPr>
        <w:t xml:space="preserve">. </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lost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their appetite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for all</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food</w:t>
      </w:r>
      <w:r w:rsidRPr="004B5AC2">
        <w:rPr>
          <w:rStyle w:val="netverse"/>
          <w:rFonts w:asciiTheme="minorHAnsi" w:eastAsiaTheme="majorEastAsia" w:hAnsiTheme="minorHAnsi" w:cstheme="minorHAnsi"/>
          <w:b/>
          <w:i/>
          <w:color w:val="000000"/>
        </w:rPr>
        <w:t>,</w:t>
      </w:r>
      <w:r w:rsidRPr="004B5AC2">
        <w:rPr>
          <w:rStyle w:val="netverse"/>
          <w:rFonts w:asciiTheme="minorHAnsi" w:eastAsiaTheme="majorEastAsia" w:hAnsiTheme="minorHAnsi" w:cstheme="minorHAnsi"/>
          <w:b/>
          <w:i/>
          <w:color w:val="000000"/>
          <w:vertAlign w:val="superscript"/>
        </w:rPr>
        <w:t> </w:t>
      </w:r>
      <w:r w:rsidRPr="004B5AC2">
        <w:rPr>
          <w:rStyle w:val="s"/>
          <w:rFonts w:asciiTheme="minorHAnsi" w:eastAsiaTheme="majorEastAsia" w:hAnsiTheme="minorHAnsi" w:cstheme="minorHAnsi"/>
          <w:b/>
          <w:i/>
          <w:color w:val="000000"/>
        </w:rPr>
        <w:t>and they drew near</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 gates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of death</w:t>
      </w:r>
      <w:r w:rsidRPr="004B5AC2">
        <w:rPr>
          <w:rStyle w:val="netverse"/>
          <w:rFonts w:asciiTheme="minorHAnsi" w:eastAsiaTheme="majorEastAsia" w:hAnsiTheme="minorHAnsi" w:cstheme="minorHAnsi"/>
          <w:b/>
          <w:i/>
          <w:color w:val="000000"/>
        </w:rPr>
        <w:t xml:space="preserve">. </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They cried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out to</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in their distress</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he delivered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from their troubles</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He sent</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an assuring word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and healed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he rescued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them from the pits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where they were trapped</w:t>
      </w:r>
      <w:r w:rsidRPr="004B5AC2">
        <w:rPr>
          <w:rStyle w:val="netverse"/>
          <w:rFonts w:asciiTheme="minorHAnsi" w:eastAsiaTheme="majorEastAsia" w:hAnsiTheme="minorHAnsi" w:cstheme="minorHAnsi"/>
          <w:b/>
          <w:i/>
          <w:color w:val="000000"/>
        </w:rPr>
        <w:t>.</w:t>
      </w:r>
      <w:r w:rsidRPr="004B5AC2">
        <w:rPr>
          <w:rStyle w:val="apple-converted-space"/>
          <w:rFonts w:asciiTheme="minorHAnsi" w:eastAsiaTheme="majorEastAsia" w:hAnsiTheme="minorHAnsi" w:cstheme="minorHAnsi"/>
          <w:b/>
          <w:i/>
          <w:color w:val="000000"/>
          <w:vertAlign w:val="superscript"/>
        </w:rPr>
        <w:t> </w:t>
      </w:r>
      <w:hyperlink r:id="rId78" w:history="1"/>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Let them give thanks</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to the</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Lord</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for his loyal love</w:t>
      </w:r>
      <w:r w:rsidRPr="004B5AC2">
        <w:rPr>
          <w:rStyle w:val="netverse"/>
          <w:rFonts w:asciiTheme="minorHAnsi" w:eastAsiaTheme="majorEastAsia" w:hAnsiTheme="minorHAnsi" w:cstheme="minorHAnsi"/>
          <w:b/>
          <w:i/>
          <w:color w:val="000000"/>
        </w:rPr>
        <w:t xml:space="preserve">, </w:t>
      </w:r>
      <w:r w:rsidRPr="004B5AC2">
        <w:rPr>
          <w:rStyle w:val="s"/>
          <w:rFonts w:asciiTheme="minorHAnsi" w:eastAsiaTheme="majorEastAsia" w:hAnsiTheme="minorHAnsi" w:cstheme="minorHAnsi"/>
          <w:b/>
          <w:i/>
          <w:color w:val="000000"/>
        </w:rPr>
        <w:t>and for the amazing</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things he has done for people!</w:t>
      </w:r>
      <w:r w:rsidRPr="004B5AC2">
        <w:rPr>
          <w:rStyle w:val="apple-converted-space"/>
          <w:rFonts w:asciiTheme="minorHAnsi" w:eastAsiaTheme="majorEastAsia" w:hAnsiTheme="minorHAnsi" w:cstheme="minorHAnsi"/>
          <w:b/>
          <w:i/>
          <w:color w:val="000000"/>
          <w:vertAlign w:val="superscript"/>
        </w:rPr>
        <w:t> </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Let them present thank</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offerings,</w:t>
      </w:r>
    </w:p>
    <w:p w14:paraId="30407CB9" w14:textId="6D7085CF" w:rsidR="00575BE5" w:rsidRPr="004B5AC2" w:rsidRDefault="00575BE5" w:rsidP="00575BE5">
      <w:pPr>
        <w:pStyle w:val="poetry"/>
        <w:shd w:val="clear" w:color="auto" w:fill="FFFFFF"/>
        <w:spacing w:before="0" w:beforeAutospacing="0" w:after="0" w:afterAutospacing="0"/>
        <w:ind w:left="240"/>
        <w:jc w:val="center"/>
        <w:rPr>
          <w:rStyle w:val="s"/>
          <w:rFonts w:asciiTheme="minorHAnsi" w:eastAsiaTheme="majorEastAsia" w:hAnsiTheme="minorHAnsi" w:cstheme="minorHAnsi"/>
          <w:b/>
          <w:i/>
          <w:color w:val="000000"/>
        </w:rPr>
      </w:pPr>
      <w:r w:rsidRPr="004B5AC2">
        <w:rPr>
          <w:rStyle w:val="s"/>
          <w:rFonts w:asciiTheme="minorHAnsi" w:eastAsiaTheme="majorEastAsia" w:hAnsiTheme="minorHAnsi" w:cstheme="minorHAnsi"/>
          <w:b/>
          <w:i/>
          <w:color w:val="000000"/>
        </w:rPr>
        <w:t>and loudly</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proclaim</w:t>
      </w:r>
      <w:r w:rsidRPr="004B5AC2">
        <w:rPr>
          <w:rStyle w:val="apple-converted-space"/>
          <w:rFonts w:asciiTheme="minorHAnsi" w:eastAsiaTheme="majorEastAsia" w:hAnsiTheme="minorHAnsi" w:cstheme="minorHAnsi"/>
          <w:b/>
          <w:i/>
          <w:color w:val="000000"/>
        </w:rPr>
        <w:t> </w:t>
      </w:r>
      <w:r w:rsidRPr="004B5AC2">
        <w:rPr>
          <w:rStyle w:val="s"/>
          <w:rFonts w:asciiTheme="minorHAnsi" w:eastAsiaTheme="majorEastAsia" w:hAnsiTheme="minorHAnsi" w:cstheme="minorHAnsi"/>
          <w:b/>
          <w:i/>
          <w:color w:val="000000"/>
        </w:rPr>
        <w:t>what he has done!</w:t>
      </w:r>
    </w:p>
    <w:p w14:paraId="10CA51C2" w14:textId="77777777" w:rsidR="00575BE5" w:rsidRPr="00575BE5" w:rsidRDefault="00575BE5" w:rsidP="00575BE5">
      <w:pPr>
        <w:pStyle w:val="poetry"/>
        <w:shd w:val="clear" w:color="auto" w:fill="FFFFFF"/>
        <w:spacing w:before="0" w:beforeAutospacing="0" w:after="0" w:afterAutospacing="0"/>
        <w:ind w:left="240"/>
        <w:jc w:val="center"/>
        <w:rPr>
          <w:rFonts w:asciiTheme="minorHAnsi" w:hAnsiTheme="minorHAnsi" w:cstheme="minorHAnsi"/>
          <w:b/>
          <w:i/>
          <w:color w:val="000000"/>
        </w:rPr>
      </w:pPr>
    </w:p>
    <w:p w14:paraId="0E1509B2" w14:textId="0D810957" w:rsidR="0040540B" w:rsidRDefault="0040540B" w:rsidP="0040540B">
      <w:pPr>
        <w:jc w:val="both"/>
        <w:rPr>
          <w:sz w:val="24"/>
          <w:szCs w:val="24"/>
        </w:rPr>
      </w:pPr>
      <w:r w:rsidRPr="3C1B5965">
        <w:rPr>
          <w:rFonts w:eastAsiaTheme="minorEastAsia"/>
          <w:b/>
          <w:bCs/>
          <w:color w:val="000000" w:themeColor="text1"/>
          <w:sz w:val="28"/>
          <w:szCs w:val="28"/>
        </w:rPr>
        <w:t xml:space="preserve">Digging Deeper: </w:t>
      </w:r>
      <w:r w:rsidRPr="3C1B5965">
        <w:rPr>
          <w:sz w:val="24"/>
          <w:szCs w:val="24"/>
        </w:rPr>
        <w:t xml:space="preserve">Proverbs 4:20-22; Psalms 34:19, 42:11, 107:8-21; Jeremiah 8:8-22 </w:t>
      </w:r>
    </w:p>
    <w:p w14:paraId="5821ACDB" w14:textId="77777777" w:rsidR="0040540B" w:rsidRPr="00174BE7" w:rsidRDefault="0040540B" w:rsidP="0037103A">
      <w:pPr>
        <w:pStyle w:val="ListParagraph"/>
        <w:numPr>
          <w:ilvl w:val="0"/>
          <w:numId w:val="16"/>
        </w:numPr>
        <w:jc w:val="both"/>
        <w:rPr>
          <w:b/>
          <w:bCs/>
          <w:sz w:val="28"/>
          <w:szCs w:val="28"/>
        </w:rPr>
      </w:pPr>
      <w:r w:rsidRPr="00174BE7">
        <w:rPr>
          <w:b/>
          <w:bCs/>
          <w:sz w:val="28"/>
          <w:szCs w:val="28"/>
        </w:rPr>
        <w:t>The Bible gives true wisdom and counsel:</w:t>
      </w:r>
    </w:p>
    <w:p w14:paraId="3B65DF80" w14:textId="77777777" w:rsidR="00F87EEA" w:rsidRPr="00F87EEA" w:rsidRDefault="00F87EEA" w:rsidP="00F87EEA">
      <w:pPr>
        <w:spacing w:after="0"/>
        <w:jc w:val="center"/>
        <w:rPr>
          <w:rFonts w:ascii="Times New Roman" w:hAnsi="Times New Roman"/>
          <w:b/>
          <w:sz w:val="24"/>
          <w:szCs w:val="24"/>
        </w:rPr>
      </w:pPr>
      <w:r w:rsidRPr="00F87EEA">
        <w:rPr>
          <w:b/>
          <w:sz w:val="24"/>
          <w:szCs w:val="24"/>
        </w:rPr>
        <w:t>Psalm 19:7-11 (NET)</w:t>
      </w:r>
      <w:r w:rsidRPr="00F87EEA">
        <w:rPr>
          <w:rStyle w:val="Heading1Char"/>
          <w:sz w:val="24"/>
          <w:szCs w:val="24"/>
        </w:rPr>
        <w:t xml:space="preserve"> </w:t>
      </w:r>
    </w:p>
    <w:p w14:paraId="29D19C12" w14:textId="5959F1D0" w:rsidR="00F87EEA" w:rsidRDefault="00F87EEA" w:rsidP="00F87EEA">
      <w:pPr>
        <w:spacing w:after="0"/>
        <w:jc w:val="center"/>
        <w:rPr>
          <w:b/>
          <w:i/>
          <w:sz w:val="24"/>
          <w:szCs w:val="24"/>
        </w:rPr>
      </w:pPr>
      <w:r w:rsidRPr="00F87EEA">
        <w:rPr>
          <w:b/>
          <w:sz w:val="24"/>
          <w:szCs w:val="24"/>
        </w:rPr>
        <w:t xml:space="preserve">The law of the </w:t>
      </w:r>
      <w:r w:rsidRPr="00F87EEA">
        <w:rPr>
          <w:rStyle w:val="small-caps"/>
          <w:b/>
          <w:i/>
          <w:smallCaps/>
          <w:sz w:val="24"/>
          <w:szCs w:val="24"/>
        </w:rPr>
        <w:t>Lord</w:t>
      </w:r>
      <w:r w:rsidRPr="00F87EEA">
        <w:rPr>
          <w:b/>
          <w:sz w:val="24"/>
          <w:szCs w:val="24"/>
        </w:rPr>
        <w:t xml:space="preserve"> is perfect</w:t>
      </w:r>
      <w:r w:rsidRPr="00F87EEA">
        <w:rPr>
          <w:b/>
          <w:i/>
          <w:sz w:val="24"/>
          <w:szCs w:val="24"/>
        </w:rPr>
        <w:t xml:space="preserve"> </w:t>
      </w:r>
      <w:r w:rsidRPr="00F87EEA">
        <w:rPr>
          <w:rStyle w:val="text"/>
          <w:b/>
          <w:i/>
          <w:sz w:val="24"/>
          <w:szCs w:val="24"/>
        </w:rPr>
        <w:t>and preserves one’s life.</w:t>
      </w:r>
      <w:r w:rsidRPr="00F87EEA">
        <w:rPr>
          <w:b/>
          <w:i/>
          <w:sz w:val="24"/>
          <w:szCs w:val="24"/>
        </w:rPr>
        <w:t xml:space="preserve"> </w:t>
      </w:r>
      <w:r w:rsidRPr="00F87EEA">
        <w:rPr>
          <w:rStyle w:val="text"/>
          <w:b/>
          <w:i/>
          <w:sz w:val="24"/>
          <w:szCs w:val="24"/>
        </w:rPr>
        <w:t xml:space="preserve">The rules set down by </w:t>
      </w:r>
      <w:r w:rsidRPr="00F87EEA">
        <w:rPr>
          <w:b/>
          <w:sz w:val="24"/>
          <w:szCs w:val="24"/>
        </w:rPr>
        <w:t xml:space="preserve">the </w:t>
      </w:r>
      <w:r w:rsidRPr="00F87EEA">
        <w:rPr>
          <w:rStyle w:val="small-caps"/>
          <w:b/>
          <w:i/>
          <w:smallCaps/>
          <w:sz w:val="24"/>
          <w:szCs w:val="24"/>
        </w:rPr>
        <w:t>Lord</w:t>
      </w:r>
      <w:r w:rsidRPr="00F87EEA">
        <w:rPr>
          <w:rStyle w:val="text"/>
          <w:b/>
          <w:i/>
          <w:sz w:val="24"/>
          <w:szCs w:val="24"/>
        </w:rPr>
        <w:t xml:space="preserve"> are reliable</w:t>
      </w:r>
      <w:r w:rsidRPr="00F87EEA">
        <w:rPr>
          <w:b/>
          <w:i/>
          <w:sz w:val="24"/>
          <w:szCs w:val="24"/>
        </w:rPr>
        <w:t xml:space="preserve"> </w:t>
      </w:r>
      <w:r w:rsidRPr="00F87EEA">
        <w:rPr>
          <w:rStyle w:val="text"/>
          <w:b/>
          <w:i/>
          <w:sz w:val="24"/>
          <w:szCs w:val="24"/>
        </w:rPr>
        <w:t>and impart wisdom to</w:t>
      </w:r>
      <w:r w:rsidRPr="00F87EEA">
        <w:rPr>
          <w:b/>
          <w:sz w:val="24"/>
          <w:szCs w:val="24"/>
        </w:rPr>
        <w:t xml:space="preserve"> the </w:t>
      </w:r>
      <w:r w:rsidRPr="00F87EEA">
        <w:rPr>
          <w:rStyle w:val="text"/>
          <w:b/>
          <w:i/>
          <w:sz w:val="24"/>
          <w:szCs w:val="24"/>
        </w:rPr>
        <w:t>inexperienced.</w:t>
      </w:r>
      <w:r w:rsidRPr="00F87EEA">
        <w:rPr>
          <w:b/>
          <w:i/>
          <w:sz w:val="24"/>
          <w:szCs w:val="24"/>
        </w:rPr>
        <w:t xml:space="preserve">  </w:t>
      </w:r>
      <w:r w:rsidRPr="00F87EEA">
        <w:rPr>
          <w:rStyle w:val="text"/>
          <w:b/>
          <w:i/>
          <w:sz w:val="24"/>
          <w:szCs w:val="24"/>
        </w:rPr>
        <w:t xml:space="preserve">The </w:t>
      </w:r>
      <w:r w:rsidRPr="00F87EEA">
        <w:rPr>
          <w:rStyle w:val="small-caps"/>
          <w:b/>
          <w:i/>
          <w:smallCaps/>
          <w:sz w:val="24"/>
          <w:szCs w:val="24"/>
        </w:rPr>
        <w:t>Lord</w:t>
      </w:r>
      <w:r w:rsidRPr="00F87EEA">
        <w:rPr>
          <w:rStyle w:val="text"/>
          <w:b/>
          <w:i/>
          <w:sz w:val="24"/>
          <w:szCs w:val="24"/>
        </w:rPr>
        <w:t xml:space="preserve">’s </w:t>
      </w:r>
      <w:r w:rsidRPr="00F87EEA">
        <w:rPr>
          <w:b/>
          <w:sz w:val="24"/>
          <w:szCs w:val="24"/>
        </w:rPr>
        <w:t xml:space="preserve">precepts </w:t>
      </w:r>
      <w:r w:rsidRPr="00F87EEA">
        <w:rPr>
          <w:rStyle w:val="text"/>
          <w:b/>
          <w:i/>
          <w:sz w:val="24"/>
          <w:szCs w:val="24"/>
        </w:rPr>
        <w:t>are fair</w:t>
      </w:r>
      <w:r w:rsidRPr="00F87EEA">
        <w:rPr>
          <w:b/>
          <w:i/>
          <w:sz w:val="24"/>
          <w:szCs w:val="24"/>
        </w:rPr>
        <w:t xml:space="preserve"> </w:t>
      </w:r>
      <w:r w:rsidRPr="00F87EEA">
        <w:rPr>
          <w:rStyle w:val="text"/>
          <w:b/>
          <w:i/>
          <w:sz w:val="24"/>
          <w:szCs w:val="24"/>
        </w:rPr>
        <w:t>and make one joyful.</w:t>
      </w:r>
      <w:r w:rsidRPr="00F87EEA">
        <w:rPr>
          <w:b/>
          <w:i/>
          <w:sz w:val="24"/>
          <w:szCs w:val="24"/>
        </w:rPr>
        <w:t xml:space="preserve"> </w:t>
      </w:r>
      <w:r w:rsidRPr="00F87EEA">
        <w:rPr>
          <w:rStyle w:val="text"/>
          <w:b/>
          <w:i/>
          <w:sz w:val="24"/>
          <w:szCs w:val="24"/>
        </w:rPr>
        <w:t xml:space="preserve">The </w:t>
      </w:r>
      <w:r w:rsidRPr="00F87EEA">
        <w:rPr>
          <w:rStyle w:val="small-caps"/>
          <w:b/>
          <w:i/>
          <w:smallCaps/>
          <w:sz w:val="24"/>
          <w:szCs w:val="24"/>
        </w:rPr>
        <w:t>Lord</w:t>
      </w:r>
      <w:r w:rsidRPr="00F87EEA">
        <w:rPr>
          <w:rStyle w:val="text"/>
          <w:b/>
          <w:i/>
          <w:sz w:val="24"/>
          <w:szCs w:val="24"/>
        </w:rPr>
        <w:t>’s commands are pure</w:t>
      </w:r>
      <w:r w:rsidRPr="00F87EEA">
        <w:rPr>
          <w:b/>
          <w:i/>
          <w:sz w:val="24"/>
          <w:szCs w:val="24"/>
        </w:rPr>
        <w:t xml:space="preserve"> </w:t>
      </w:r>
      <w:r w:rsidRPr="00F87EEA">
        <w:rPr>
          <w:rStyle w:val="text"/>
          <w:b/>
          <w:i/>
          <w:sz w:val="24"/>
          <w:szCs w:val="24"/>
        </w:rPr>
        <w:t>and give insight for life.</w:t>
      </w:r>
      <w:r w:rsidRPr="00F87EEA">
        <w:rPr>
          <w:b/>
          <w:i/>
          <w:sz w:val="24"/>
          <w:szCs w:val="24"/>
        </w:rPr>
        <w:t xml:space="preserve"> </w:t>
      </w:r>
      <w:r w:rsidRPr="00F87EEA">
        <w:rPr>
          <w:rStyle w:val="text"/>
          <w:b/>
          <w:i/>
          <w:sz w:val="24"/>
          <w:szCs w:val="24"/>
        </w:rPr>
        <w:t xml:space="preserve">The commands to fear the </w:t>
      </w:r>
      <w:r w:rsidRPr="00F87EEA">
        <w:rPr>
          <w:rStyle w:val="small-caps"/>
          <w:b/>
          <w:i/>
          <w:smallCaps/>
          <w:sz w:val="24"/>
          <w:szCs w:val="24"/>
        </w:rPr>
        <w:t>Lord</w:t>
      </w:r>
      <w:r w:rsidRPr="00F87EEA">
        <w:rPr>
          <w:rStyle w:val="text"/>
          <w:b/>
          <w:i/>
          <w:sz w:val="24"/>
          <w:szCs w:val="24"/>
        </w:rPr>
        <w:t xml:space="preserve"> are right</w:t>
      </w:r>
      <w:r w:rsidR="00AA0A2A">
        <w:rPr>
          <w:rStyle w:val="text"/>
          <w:b/>
          <w:i/>
          <w:sz w:val="24"/>
          <w:szCs w:val="24"/>
        </w:rPr>
        <w:t xml:space="preserve"> </w:t>
      </w:r>
      <w:r w:rsidRPr="00F87EEA">
        <w:rPr>
          <w:rStyle w:val="text"/>
          <w:b/>
          <w:i/>
          <w:sz w:val="24"/>
          <w:szCs w:val="24"/>
        </w:rPr>
        <w:t>and endure</w:t>
      </w:r>
      <w:r w:rsidRPr="00F87EEA">
        <w:rPr>
          <w:b/>
          <w:sz w:val="24"/>
          <w:szCs w:val="24"/>
        </w:rPr>
        <w:t xml:space="preserve"> forever</w:t>
      </w:r>
      <w:r w:rsidRPr="00F87EEA">
        <w:rPr>
          <w:rStyle w:val="text"/>
          <w:b/>
          <w:i/>
          <w:sz w:val="24"/>
          <w:szCs w:val="24"/>
        </w:rPr>
        <w:t>.</w:t>
      </w:r>
      <w:r w:rsidRPr="00F87EEA">
        <w:rPr>
          <w:b/>
          <w:i/>
          <w:sz w:val="24"/>
          <w:szCs w:val="24"/>
        </w:rPr>
        <w:t xml:space="preserve"> </w:t>
      </w:r>
    </w:p>
    <w:p w14:paraId="4E3BF9A8" w14:textId="40510143" w:rsidR="00F87EEA" w:rsidRPr="00DB732E" w:rsidRDefault="00F87EEA" w:rsidP="00F87EEA">
      <w:pPr>
        <w:spacing w:after="0"/>
        <w:jc w:val="center"/>
        <w:rPr>
          <w:b/>
          <w:i/>
          <w:sz w:val="24"/>
          <w:szCs w:val="24"/>
        </w:rPr>
      </w:pPr>
      <w:r w:rsidRPr="00DB732E">
        <w:rPr>
          <w:rStyle w:val="text"/>
          <w:b/>
          <w:i/>
          <w:sz w:val="24"/>
          <w:szCs w:val="24"/>
        </w:rPr>
        <w:t>The</w:t>
      </w:r>
      <w:r w:rsidRPr="00DB732E">
        <w:rPr>
          <w:b/>
          <w:i/>
          <w:sz w:val="24"/>
          <w:szCs w:val="24"/>
        </w:rPr>
        <w:t xml:space="preserve"> judgments </w:t>
      </w:r>
      <w:r w:rsidRPr="00DB732E">
        <w:rPr>
          <w:rStyle w:val="text"/>
          <w:b/>
          <w:i/>
          <w:sz w:val="24"/>
          <w:szCs w:val="24"/>
        </w:rPr>
        <w:t>given by</w:t>
      </w:r>
      <w:r w:rsidRPr="00DB732E">
        <w:rPr>
          <w:b/>
          <w:i/>
          <w:sz w:val="24"/>
          <w:szCs w:val="24"/>
        </w:rPr>
        <w:t xml:space="preserve"> the </w:t>
      </w:r>
      <w:r w:rsidRPr="00DB732E">
        <w:rPr>
          <w:rStyle w:val="small-caps"/>
          <w:b/>
          <w:i/>
          <w:smallCaps/>
          <w:sz w:val="24"/>
          <w:szCs w:val="24"/>
        </w:rPr>
        <w:t>Lord</w:t>
      </w:r>
      <w:r w:rsidRPr="00DB732E">
        <w:rPr>
          <w:b/>
          <w:i/>
          <w:sz w:val="24"/>
          <w:szCs w:val="24"/>
        </w:rPr>
        <w:t xml:space="preserve"> are </w:t>
      </w:r>
      <w:r w:rsidRPr="00DB732E">
        <w:rPr>
          <w:rStyle w:val="text"/>
          <w:b/>
          <w:i/>
          <w:sz w:val="24"/>
          <w:szCs w:val="24"/>
        </w:rPr>
        <w:t>trustworthy</w:t>
      </w:r>
      <w:r w:rsidR="00AA0A2A">
        <w:rPr>
          <w:rStyle w:val="text"/>
          <w:b/>
          <w:i/>
          <w:sz w:val="24"/>
          <w:szCs w:val="24"/>
        </w:rPr>
        <w:t xml:space="preserve"> </w:t>
      </w:r>
      <w:r w:rsidRPr="00DB732E">
        <w:rPr>
          <w:rStyle w:val="text"/>
          <w:b/>
          <w:i/>
          <w:sz w:val="24"/>
          <w:szCs w:val="24"/>
        </w:rPr>
        <w:t>and absolutely just.</w:t>
      </w:r>
      <w:r w:rsidRPr="00DB732E">
        <w:rPr>
          <w:b/>
          <w:i/>
          <w:sz w:val="24"/>
          <w:szCs w:val="24"/>
        </w:rPr>
        <w:t xml:space="preserve"> They are </w:t>
      </w:r>
      <w:r w:rsidRPr="00DB732E">
        <w:rPr>
          <w:rStyle w:val="text"/>
          <w:b/>
          <w:i/>
          <w:sz w:val="24"/>
          <w:szCs w:val="24"/>
        </w:rPr>
        <w:t>of greater value</w:t>
      </w:r>
      <w:r w:rsidRPr="00DB732E">
        <w:rPr>
          <w:b/>
          <w:i/>
          <w:sz w:val="24"/>
          <w:szCs w:val="24"/>
        </w:rPr>
        <w:t xml:space="preserve"> than gold, than </w:t>
      </w:r>
      <w:r w:rsidRPr="00DB732E">
        <w:rPr>
          <w:rStyle w:val="text"/>
          <w:b/>
          <w:i/>
          <w:sz w:val="24"/>
          <w:szCs w:val="24"/>
        </w:rPr>
        <w:t>even a great amount of pure</w:t>
      </w:r>
      <w:r w:rsidRPr="00DB732E">
        <w:rPr>
          <w:b/>
          <w:i/>
          <w:sz w:val="24"/>
          <w:szCs w:val="24"/>
        </w:rPr>
        <w:t xml:space="preserve"> gold; </w:t>
      </w:r>
      <w:r w:rsidRPr="00DB732E">
        <w:rPr>
          <w:rStyle w:val="text"/>
          <w:b/>
          <w:i/>
          <w:sz w:val="24"/>
          <w:szCs w:val="24"/>
        </w:rPr>
        <w:t>they bring greater delight</w:t>
      </w:r>
      <w:r w:rsidRPr="00DB732E">
        <w:rPr>
          <w:b/>
          <w:i/>
          <w:sz w:val="24"/>
          <w:szCs w:val="24"/>
        </w:rPr>
        <w:t xml:space="preserve"> than honey</w:t>
      </w:r>
      <w:r w:rsidRPr="00DB732E">
        <w:rPr>
          <w:rStyle w:val="text"/>
          <w:b/>
          <w:i/>
          <w:sz w:val="24"/>
          <w:szCs w:val="24"/>
        </w:rPr>
        <w:t>,</w:t>
      </w:r>
      <w:r w:rsidRPr="00DB732E">
        <w:rPr>
          <w:b/>
          <w:i/>
          <w:sz w:val="24"/>
          <w:szCs w:val="24"/>
        </w:rPr>
        <w:t xml:space="preserve"> </w:t>
      </w:r>
      <w:r w:rsidRPr="00DB732E">
        <w:rPr>
          <w:rStyle w:val="text"/>
          <w:b/>
          <w:i/>
          <w:sz w:val="24"/>
          <w:szCs w:val="24"/>
        </w:rPr>
        <w:t>than even</w:t>
      </w:r>
      <w:r w:rsidRPr="00DB732E">
        <w:rPr>
          <w:b/>
          <w:i/>
          <w:sz w:val="24"/>
          <w:szCs w:val="24"/>
        </w:rPr>
        <w:t xml:space="preserve"> the </w:t>
      </w:r>
      <w:r w:rsidRPr="00DB732E">
        <w:rPr>
          <w:rStyle w:val="text"/>
          <w:b/>
          <w:i/>
          <w:sz w:val="24"/>
          <w:szCs w:val="24"/>
        </w:rPr>
        <w:t>sweetest honey from a</w:t>
      </w:r>
      <w:r w:rsidRPr="00DB732E">
        <w:rPr>
          <w:b/>
          <w:i/>
          <w:sz w:val="24"/>
          <w:szCs w:val="24"/>
        </w:rPr>
        <w:t xml:space="preserve"> honeycomb. </w:t>
      </w:r>
      <w:r w:rsidRPr="00DB732E">
        <w:rPr>
          <w:rStyle w:val="text"/>
          <w:b/>
          <w:i/>
          <w:sz w:val="24"/>
          <w:szCs w:val="24"/>
        </w:rPr>
        <w:t xml:space="preserve">Yes, </w:t>
      </w:r>
      <w:r w:rsidRPr="00DB732E">
        <w:rPr>
          <w:b/>
          <w:i/>
          <w:sz w:val="24"/>
          <w:szCs w:val="24"/>
        </w:rPr>
        <w:t xml:space="preserve">your servant </w:t>
      </w:r>
      <w:r w:rsidRPr="00DB732E">
        <w:rPr>
          <w:rStyle w:val="text"/>
          <w:b/>
          <w:i/>
          <w:sz w:val="24"/>
          <w:szCs w:val="24"/>
        </w:rPr>
        <w:t>finds moral guidance</w:t>
      </w:r>
      <w:r w:rsidRPr="00DB732E">
        <w:rPr>
          <w:b/>
          <w:i/>
          <w:sz w:val="24"/>
          <w:szCs w:val="24"/>
        </w:rPr>
        <w:t xml:space="preserve"> there</w:t>
      </w:r>
      <w:r w:rsidRPr="00DB732E">
        <w:rPr>
          <w:rStyle w:val="text"/>
          <w:b/>
          <w:i/>
          <w:sz w:val="24"/>
          <w:szCs w:val="24"/>
        </w:rPr>
        <w:t>;</w:t>
      </w:r>
      <w:r w:rsidRPr="00DB732E">
        <w:rPr>
          <w:b/>
          <w:i/>
          <w:sz w:val="24"/>
          <w:szCs w:val="24"/>
        </w:rPr>
        <w:t xml:space="preserve"> </w:t>
      </w:r>
      <w:r w:rsidRPr="00DB732E">
        <w:rPr>
          <w:rStyle w:val="text"/>
          <w:b/>
          <w:i/>
          <w:sz w:val="24"/>
          <w:szCs w:val="24"/>
        </w:rPr>
        <w:t xml:space="preserve">those who obey them receive a rich </w:t>
      </w:r>
      <w:r w:rsidRPr="00DB732E">
        <w:rPr>
          <w:b/>
          <w:i/>
          <w:sz w:val="24"/>
          <w:szCs w:val="24"/>
        </w:rPr>
        <w:t>reward.</w:t>
      </w:r>
    </w:p>
    <w:p w14:paraId="5A2081D8" w14:textId="77777777" w:rsidR="00F87EEA" w:rsidRPr="00DB732E" w:rsidRDefault="00F87EEA" w:rsidP="00F87EEA">
      <w:pPr>
        <w:spacing w:after="0"/>
        <w:jc w:val="center"/>
        <w:rPr>
          <w:b/>
          <w:i/>
          <w:sz w:val="24"/>
          <w:szCs w:val="24"/>
        </w:rPr>
      </w:pPr>
    </w:p>
    <w:p w14:paraId="6DE578CC" w14:textId="77777777" w:rsidR="00F87EEA" w:rsidRPr="00F87EEA" w:rsidRDefault="00F87EEA" w:rsidP="00F87EEA">
      <w:pPr>
        <w:ind w:firstLine="720"/>
        <w:jc w:val="both"/>
        <w:rPr>
          <w:rFonts w:asciiTheme="minorHAnsi" w:hAnsiTheme="minorHAnsi" w:cstheme="minorHAnsi"/>
          <w:sz w:val="24"/>
          <w:szCs w:val="24"/>
        </w:rPr>
      </w:pPr>
      <w:r w:rsidRPr="00F87EEA">
        <w:rPr>
          <w:rFonts w:asciiTheme="minorHAnsi" w:hAnsiTheme="minorHAnsi" w:cstheme="minorHAnsi"/>
          <w:sz w:val="24"/>
          <w:szCs w:val="24"/>
        </w:rPr>
        <w:t>It is the very nature of God to give wisdom and counsel to those who seek Him. After all, wisdom is hidden in Christ Jesus</w:t>
      </w:r>
      <w:r w:rsidRPr="00F87EEA">
        <w:rPr>
          <w:rFonts w:asciiTheme="minorHAnsi" w:hAnsiTheme="minorHAnsi" w:cstheme="minorHAnsi"/>
          <w:noProof/>
          <w:sz w:val="24"/>
          <w:szCs w:val="24"/>
        </w:rPr>
        <w:t>….</w:t>
      </w:r>
      <w:r w:rsidRPr="00F87EEA">
        <w:rPr>
          <w:rFonts w:asciiTheme="minorHAnsi" w:hAnsiTheme="minorHAnsi" w:cstheme="minorHAnsi"/>
          <w:sz w:val="24"/>
          <w:szCs w:val="24"/>
        </w:rPr>
        <w:t xml:space="preserve"> </w:t>
      </w:r>
      <w:r w:rsidRPr="00790131">
        <w:rPr>
          <w:rFonts w:asciiTheme="minorHAnsi" w:hAnsiTheme="minorHAnsi" w:cstheme="minorHAnsi"/>
          <w:sz w:val="24"/>
          <w:szCs w:val="24"/>
        </w:rPr>
        <w:t>His</w:t>
      </w:r>
      <w:r w:rsidRPr="00F87EEA">
        <w:rPr>
          <w:rFonts w:asciiTheme="minorHAnsi" w:hAnsiTheme="minorHAnsi" w:cstheme="minorHAnsi"/>
          <w:i/>
          <w:sz w:val="24"/>
          <w:szCs w:val="24"/>
        </w:rPr>
        <w:t xml:space="preserve"> </w:t>
      </w:r>
      <w:r w:rsidRPr="00790131">
        <w:rPr>
          <w:rFonts w:asciiTheme="minorHAnsi" w:hAnsiTheme="minorHAnsi" w:cstheme="minorHAnsi"/>
          <w:sz w:val="24"/>
          <w:szCs w:val="24"/>
        </w:rPr>
        <w:t>name</w:t>
      </w:r>
      <w:r w:rsidRPr="00F87EEA">
        <w:rPr>
          <w:rFonts w:asciiTheme="minorHAnsi" w:hAnsiTheme="minorHAnsi" w:cstheme="minorHAnsi"/>
          <w:i/>
          <w:sz w:val="24"/>
          <w:szCs w:val="24"/>
        </w:rPr>
        <w:t xml:space="preserve"> </w:t>
      </w:r>
      <w:r w:rsidRPr="00790131">
        <w:rPr>
          <w:rFonts w:asciiTheme="minorHAnsi" w:hAnsiTheme="minorHAnsi" w:cstheme="minorHAnsi"/>
          <w:sz w:val="24"/>
          <w:szCs w:val="24"/>
        </w:rPr>
        <w:t>is</w:t>
      </w:r>
      <w:r w:rsidRPr="00F87EEA">
        <w:rPr>
          <w:rFonts w:asciiTheme="minorHAnsi" w:hAnsiTheme="minorHAnsi" w:cstheme="minorHAnsi"/>
          <w:i/>
          <w:sz w:val="24"/>
          <w:szCs w:val="24"/>
        </w:rPr>
        <w:t xml:space="preserve"> Wonderful Counselor</w:t>
      </w:r>
      <w:r w:rsidRPr="00F87EEA">
        <w:rPr>
          <w:rFonts w:asciiTheme="minorHAnsi" w:hAnsiTheme="minorHAnsi" w:cstheme="minorHAnsi"/>
          <w:sz w:val="24"/>
          <w:szCs w:val="24"/>
        </w:rPr>
        <w:t xml:space="preserve">! You may already be aware that we are living in the day of Facebook prophets, and for many people, this is their psychologist, </w:t>
      </w:r>
      <w:r w:rsidRPr="00F87EEA">
        <w:rPr>
          <w:rFonts w:asciiTheme="minorHAnsi" w:hAnsiTheme="minorHAnsi" w:cstheme="minorHAnsi"/>
          <w:sz w:val="24"/>
          <w:szCs w:val="24"/>
        </w:rPr>
        <w:lastRenderedPageBreak/>
        <w:t xml:space="preserve">their soapbox, their source of information and counsel. And unfortunately, it replaces true communication with the Lord and others.  Besides this, it can be a real-time consumer, and how many of us really have time to waste?  Although I do appreciate those who use social media to proclaim God’s truth and shed light on the face of Christ in “His book - the Bible.” </w:t>
      </w:r>
    </w:p>
    <w:p w14:paraId="175810FD" w14:textId="77777777" w:rsidR="00F87EEA" w:rsidRPr="00F87EEA" w:rsidRDefault="00F87EEA" w:rsidP="00F87EEA">
      <w:pPr>
        <w:ind w:firstLine="720"/>
        <w:jc w:val="both"/>
        <w:rPr>
          <w:rFonts w:asciiTheme="minorHAnsi" w:hAnsiTheme="minorHAnsi" w:cstheme="minorHAnsi"/>
          <w:sz w:val="24"/>
          <w:szCs w:val="24"/>
        </w:rPr>
      </w:pPr>
      <w:r w:rsidRPr="00F87EEA">
        <w:rPr>
          <w:rFonts w:asciiTheme="minorHAnsi" w:hAnsiTheme="minorHAnsi" w:cstheme="minorHAnsi"/>
          <w:sz w:val="24"/>
          <w:szCs w:val="24"/>
        </w:rPr>
        <w:t xml:space="preserve">All the wisdom we will ever need is found in the Bible. It guides us in practical and profound ways. I’d like to interject a recent example of how l I found much needed counsel in the Word of God.  I really should chronicle all the different diet plans I have tried and failed at. Recently I began to think to myself, “I must do something about this weight! What plan, approach, pill, and exercise partner can I get to help me?” If I had a dime for every time I have been in this exact place, I would be rich indeed! None of these plans have ever worked for very long. I would lose some weight, and then all my hard-won pounds lost were quickly regained - along with a few more.  I began to dialog with the Lord about it, confessing all the emotional eating I’ve been doing, and then the wonderful counselor gave me His diet plan, custom made for my dilemma. It came in the form of a specific passage-a </w:t>
      </w:r>
      <w:r w:rsidRPr="00F87EEA">
        <w:rPr>
          <w:rFonts w:asciiTheme="minorHAnsi" w:hAnsiTheme="minorHAnsi" w:cstheme="minorHAnsi"/>
          <w:bCs/>
          <w:i/>
          <w:iCs/>
          <w:sz w:val="24"/>
          <w:szCs w:val="24"/>
        </w:rPr>
        <w:t>Rhema</w:t>
      </w:r>
      <w:r w:rsidRPr="00F87EEA">
        <w:rPr>
          <w:rFonts w:asciiTheme="minorHAnsi" w:hAnsiTheme="minorHAnsi" w:cstheme="minorHAnsi"/>
          <w:sz w:val="24"/>
          <w:szCs w:val="24"/>
        </w:rPr>
        <w:t>! I didn’t even have to open my Bible because this passage is hidden in my heart.</w:t>
      </w:r>
    </w:p>
    <w:p w14:paraId="28907C86" w14:textId="77777777" w:rsidR="00F87EEA" w:rsidRPr="00DB732E" w:rsidRDefault="00F87EEA" w:rsidP="00F87EEA">
      <w:pPr>
        <w:pStyle w:val="Heading1"/>
        <w:shd w:val="clear" w:color="auto" w:fill="FFFFFF"/>
        <w:spacing w:before="0"/>
        <w:jc w:val="center"/>
        <w:rPr>
          <w:rFonts w:asciiTheme="minorHAnsi" w:hAnsiTheme="minorHAnsi" w:cstheme="minorHAnsi"/>
          <w:b/>
          <w:bCs/>
          <w:color w:val="000000"/>
          <w:sz w:val="24"/>
          <w:szCs w:val="24"/>
        </w:rPr>
      </w:pPr>
      <w:r w:rsidRPr="00DB732E">
        <w:rPr>
          <w:rStyle w:val="passage-display-bcv"/>
          <w:rFonts w:asciiTheme="minorHAnsi" w:hAnsiTheme="minorHAnsi" w:cstheme="minorHAnsi"/>
          <w:b/>
          <w:color w:val="000000"/>
          <w:sz w:val="24"/>
          <w:szCs w:val="24"/>
        </w:rPr>
        <w:t xml:space="preserve">Proverbs 3:1-8 </w:t>
      </w:r>
      <w:r w:rsidRPr="00DB732E">
        <w:rPr>
          <w:rStyle w:val="passage-display-version"/>
          <w:rFonts w:asciiTheme="minorHAnsi" w:hAnsiTheme="minorHAnsi" w:cstheme="minorHAnsi"/>
          <w:b/>
          <w:color w:val="000000"/>
          <w:sz w:val="24"/>
          <w:szCs w:val="24"/>
        </w:rPr>
        <w:t>(NET)</w:t>
      </w:r>
    </w:p>
    <w:p w14:paraId="4A05E683" w14:textId="3E1EB3D9" w:rsidR="00F87EEA" w:rsidRPr="00F87EEA" w:rsidRDefault="00F87EEA" w:rsidP="00F87EEA">
      <w:pPr>
        <w:ind w:firstLine="720"/>
        <w:jc w:val="center"/>
        <w:rPr>
          <w:rFonts w:asciiTheme="minorHAnsi" w:hAnsiTheme="minorHAnsi" w:cstheme="minorHAnsi"/>
          <w:b/>
          <w:i/>
          <w:sz w:val="24"/>
          <w:szCs w:val="24"/>
        </w:rPr>
      </w:pPr>
      <w:r w:rsidRPr="00F87EEA">
        <w:rPr>
          <w:rStyle w:val="text"/>
          <w:rFonts w:asciiTheme="minorHAnsi" w:hAnsiTheme="minorHAnsi" w:cstheme="minorHAnsi"/>
          <w:b/>
          <w:i/>
          <w:color w:val="000000"/>
          <w:sz w:val="24"/>
          <w:szCs w:val="24"/>
        </w:rPr>
        <w:t xml:space="preserve">My </w:t>
      </w:r>
      <w:r w:rsidRPr="00F87EEA">
        <w:rPr>
          <w:rStyle w:val="text"/>
          <w:rFonts w:asciiTheme="minorHAnsi" w:hAnsiTheme="minorHAnsi" w:cstheme="minorHAnsi"/>
          <w:b/>
          <w:i/>
          <w:sz w:val="24"/>
          <w:szCs w:val="24"/>
        </w:rPr>
        <w:t>child</w:t>
      </w:r>
      <w:r w:rsidRPr="00F87EEA">
        <w:rPr>
          <w:rStyle w:val="text"/>
          <w:rFonts w:asciiTheme="minorHAnsi" w:hAnsiTheme="minorHAnsi" w:cstheme="minorHAnsi"/>
          <w:b/>
          <w:i/>
          <w:color w:val="000000"/>
          <w:sz w:val="24"/>
          <w:szCs w:val="24"/>
        </w:rPr>
        <w:t>,</w:t>
      </w:r>
      <w:r w:rsidRPr="00F87EEA">
        <w:rPr>
          <w:rStyle w:val="text"/>
          <w:rFonts w:asciiTheme="minorHAnsi" w:hAnsiTheme="minorHAnsi" w:cstheme="minorHAnsi"/>
          <w:b/>
          <w:i/>
          <w:sz w:val="24"/>
          <w:szCs w:val="24"/>
        </w:rPr>
        <w:t xml:space="preserve"> </w:t>
      </w:r>
      <w:r w:rsidRPr="00BD2EA0">
        <w:rPr>
          <w:rStyle w:val="apple-converted-space"/>
          <w:rFonts w:asciiTheme="minorHAnsi" w:hAnsiTheme="minorHAnsi" w:cstheme="minorHAnsi"/>
          <w:b/>
          <w:i/>
          <w:color w:val="000000"/>
          <w:sz w:val="24"/>
          <w:szCs w:val="24"/>
        </w:rPr>
        <w:t>do</w:t>
      </w:r>
      <w:r w:rsidRPr="00F87EEA">
        <w:rPr>
          <w:rStyle w:val="text"/>
          <w:rFonts w:asciiTheme="minorHAnsi" w:hAnsiTheme="minorHAnsi" w:cstheme="minorHAnsi"/>
          <w:b/>
          <w:i/>
          <w:color w:val="000000"/>
          <w:sz w:val="24"/>
          <w:szCs w:val="24"/>
        </w:rPr>
        <w:t xml:space="preserve"> not forget my teaching,</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but </w:t>
      </w:r>
      <w:r w:rsidRPr="00F87EEA">
        <w:rPr>
          <w:rStyle w:val="text"/>
          <w:rFonts w:asciiTheme="minorHAnsi" w:hAnsiTheme="minorHAnsi" w:cstheme="minorHAnsi"/>
          <w:b/>
          <w:i/>
          <w:sz w:val="24"/>
          <w:szCs w:val="24"/>
        </w:rPr>
        <w:t xml:space="preserve">let </w:t>
      </w:r>
      <w:r w:rsidRPr="00F87EEA">
        <w:rPr>
          <w:rStyle w:val="text"/>
          <w:rFonts w:asciiTheme="minorHAnsi" w:hAnsiTheme="minorHAnsi" w:cstheme="minorHAnsi"/>
          <w:b/>
          <w:i/>
          <w:color w:val="000000"/>
          <w:sz w:val="24"/>
          <w:szCs w:val="24"/>
        </w:rPr>
        <w:t>your heart</w:t>
      </w:r>
      <w:r w:rsidRPr="00F87EEA">
        <w:rPr>
          <w:rStyle w:val="text"/>
          <w:rFonts w:asciiTheme="minorHAnsi" w:hAnsiTheme="minorHAnsi" w:cstheme="minorHAnsi"/>
          <w:b/>
          <w:i/>
          <w:sz w:val="24"/>
          <w:szCs w:val="24"/>
        </w:rPr>
        <w:t xml:space="preserve"> keep my commandments,</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for they will </w:t>
      </w:r>
      <w:r w:rsidRPr="00F87EEA">
        <w:rPr>
          <w:rStyle w:val="text"/>
          <w:rFonts w:asciiTheme="minorHAnsi" w:hAnsiTheme="minorHAnsi" w:cstheme="minorHAnsi"/>
          <w:b/>
          <w:i/>
          <w:sz w:val="24"/>
          <w:szCs w:val="24"/>
        </w:rPr>
        <w:t xml:space="preserve">provide a long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full life,</w:t>
      </w:r>
      <w:r w:rsidRPr="00F87EEA">
        <w:rPr>
          <w:rStyle w:val="text"/>
          <w:rFonts w:asciiTheme="minorHAnsi" w:hAnsiTheme="minorHAnsi" w:cstheme="minorHAnsi"/>
          <w:color w:val="000000"/>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they will add well-being to you.</w:t>
      </w:r>
      <w:r w:rsidRPr="00F87EEA">
        <w:rPr>
          <w:rFonts w:asciiTheme="minorHAnsi" w:hAnsiTheme="minorHAnsi" w:cstheme="minorHAnsi"/>
          <w:b/>
          <w:i/>
          <w:sz w:val="24"/>
          <w:szCs w:val="24"/>
        </w:rPr>
        <w:br/>
      </w:r>
      <w:r w:rsidRPr="00F87EEA">
        <w:rPr>
          <w:rStyle w:val="text"/>
          <w:rFonts w:asciiTheme="minorHAnsi" w:hAnsiTheme="minorHAnsi" w:cstheme="minorHAnsi"/>
          <w:b/>
          <w:i/>
          <w:sz w:val="24"/>
          <w:szCs w:val="24"/>
          <w:vertAlign w:val="superscript"/>
        </w:rPr>
        <w:t> </w:t>
      </w:r>
      <w:r w:rsidRPr="00F87EEA">
        <w:rPr>
          <w:rStyle w:val="text"/>
          <w:rFonts w:asciiTheme="minorHAnsi" w:hAnsiTheme="minorHAnsi" w:cstheme="minorHAnsi"/>
          <w:b/>
          <w:i/>
          <w:sz w:val="24"/>
          <w:szCs w:val="24"/>
        </w:rPr>
        <w:t>Do not let truth</w:t>
      </w:r>
      <w:r w:rsidRPr="00F87EEA">
        <w:rPr>
          <w:rStyle w:val="text"/>
          <w:rFonts w:asciiTheme="minorHAnsi" w:hAnsiTheme="minorHAnsi" w:cstheme="minorHAnsi"/>
          <w:b/>
          <w:i/>
          <w:color w:val="000000"/>
          <w:sz w:val="24"/>
          <w:szCs w:val="24"/>
        </w:rPr>
        <w:t xml:space="preserve"> and </w:t>
      </w:r>
      <w:r w:rsidRPr="00F87EEA">
        <w:rPr>
          <w:rStyle w:val="text"/>
          <w:rFonts w:asciiTheme="minorHAnsi" w:hAnsiTheme="minorHAnsi" w:cstheme="minorHAnsi"/>
          <w:b/>
          <w:i/>
          <w:sz w:val="24"/>
          <w:szCs w:val="24"/>
        </w:rPr>
        <w:t>mercy</w:t>
      </w:r>
      <w:r w:rsidRPr="00F87EEA">
        <w:rPr>
          <w:rStyle w:val="text"/>
          <w:rFonts w:asciiTheme="minorHAnsi" w:hAnsiTheme="minorHAnsi" w:cstheme="minorHAnsi"/>
          <w:b/>
          <w:i/>
          <w:color w:val="000000"/>
          <w:sz w:val="24"/>
          <w:szCs w:val="24"/>
        </w:rPr>
        <w:t xml:space="preserve"> leave you;</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bind them around your neck,</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write them on the tablet of your heart. Then you will </w:t>
      </w:r>
      <w:r w:rsidRPr="00F87EEA">
        <w:rPr>
          <w:rStyle w:val="text"/>
          <w:rFonts w:asciiTheme="minorHAnsi" w:hAnsiTheme="minorHAnsi" w:cstheme="minorHAnsi"/>
          <w:b/>
          <w:i/>
          <w:sz w:val="24"/>
          <w:szCs w:val="24"/>
        </w:rPr>
        <w:t>find</w:t>
      </w:r>
      <w:r w:rsidRPr="00F87EEA">
        <w:rPr>
          <w:rStyle w:val="text"/>
          <w:rFonts w:asciiTheme="minorHAnsi" w:hAnsiTheme="minorHAnsi" w:cstheme="minorHAnsi"/>
          <w:b/>
          <w:i/>
          <w:color w:val="000000"/>
          <w:sz w:val="24"/>
          <w:szCs w:val="24"/>
        </w:rPr>
        <w:t xml:space="preserve"> favor and good </w:t>
      </w:r>
      <w:r w:rsidRPr="00F87EEA">
        <w:rPr>
          <w:rStyle w:val="text"/>
          <w:rFonts w:asciiTheme="minorHAnsi" w:hAnsiTheme="minorHAnsi" w:cstheme="minorHAnsi"/>
          <w:b/>
          <w:i/>
          <w:sz w:val="24"/>
          <w:szCs w:val="24"/>
        </w:rPr>
        <w:t>understanding,</w:t>
      </w:r>
      <w:r w:rsidRPr="00F87EEA">
        <w:rPr>
          <w:rFonts w:asciiTheme="minorHAnsi" w:hAnsiTheme="minorHAnsi" w:cstheme="minorHAnsi"/>
          <w:b/>
          <w:i/>
          <w:sz w:val="24"/>
          <w:szCs w:val="24"/>
        </w:rPr>
        <w:br/>
      </w:r>
      <w:r w:rsidRPr="00F87EEA">
        <w:rPr>
          <w:rStyle w:val="text"/>
          <w:rFonts w:asciiTheme="minorHAnsi" w:hAnsiTheme="minorHAnsi" w:cstheme="minorHAnsi"/>
          <w:b/>
          <w:i/>
          <w:color w:val="000000"/>
          <w:sz w:val="24"/>
          <w:szCs w:val="24"/>
        </w:rPr>
        <w:t xml:space="preserve">in the sight of God and </w:t>
      </w:r>
      <w:r w:rsidRPr="00F87EEA">
        <w:rPr>
          <w:rStyle w:val="text"/>
          <w:rFonts w:asciiTheme="minorHAnsi" w:hAnsiTheme="minorHAnsi" w:cstheme="minorHAnsi"/>
          <w:b/>
          <w:i/>
          <w:sz w:val="24"/>
          <w:szCs w:val="24"/>
        </w:rPr>
        <w:t>people</w:t>
      </w:r>
      <w:r w:rsidRPr="00F87EEA">
        <w:rPr>
          <w:rStyle w:val="text"/>
          <w:rFonts w:asciiTheme="minorHAnsi" w:hAnsiTheme="minorHAnsi" w:cstheme="minorHAnsi"/>
          <w:b/>
          <w:i/>
          <w:color w:val="000000"/>
          <w:sz w:val="24"/>
          <w:szCs w:val="24"/>
        </w:rPr>
        <w:t>.</w:t>
      </w:r>
      <w:r w:rsidRPr="00F87EEA">
        <w:rPr>
          <w:rStyle w:val="text"/>
          <w:rFonts w:asciiTheme="minorHAnsi" w:hAnsiTheme="minorHAnsi" w:cstheme="minorHAnsi"/>
          <w:color w:val="000000"/>
          <w:sz w:val="24"/>
          <w:szCs w:val="24"/>
        </w:rPr>
        <w:t xml:space="preserve"> </w:t>
      </w:r>
      <w:r w:rsidRPr="00F87EEA">
        <w:rPr>
          <w:rStyle w:val="text"/>
          <w:rFonts w:asciiTheme="minorHAnsi" w:hAnsiTheme="minorHAnsi" w:cstheme="minorHAnsi"/>
          <w:b/>
          <w:i/>
          <w:color w:val="000000"/>
          <w:sz w:val="24"/>
          <w:szCs w:val="24"/>
          <w:vertAlign w:val="superscript"/>
        </w:rPr>
        <w:t> </w:t>
      </w:r>
      <w:r w:rsidRPr="00F87EEA">
        <w:rPr>
          <w:rStyle w:val="text"/>
          <w:rFonts w:asciiTheme="minorHAnsi" w:hAnsiTheme="minorHAnsi" w:cstheme="minorHAnsi"/>
          <w:b/>
          <w:i/>
          <w:color w:val="000000"/>
          <w:sz w:val="24"/>
          <w:szCs w:val="24"/>
        </w:rPr>
        <w:t>Trust in the</w:t>
      </w:r>
      <w:r w:rsidRPr="00F87EEA">
        <w:rPr>
          <w:rStyle w:val="text"/>
          <w:rFonts w:asciiTheme="minorHAnsi" w:hAnsiTheme="minorHAnsi" w:cstheme="minorHAnsi"/>
          <w:b/>
          <w:i/>
          <w:sz w:val="24"/>
          <w:szCs w:val="24"/>
        </w:rPr>
        <w:t xml:space="preserve"> </w:t>
      </w:r>
      <w:r w:rsidRPr="00F87EEA">
        <w:rPr>
          <w:rStyle w:val="small-caps"/>
          <w:rFonts w:asciiTheme="minorHAnsi" w:eastAsiaTheme="majorEastAsia" w:hAnsiTheme="minorHAnsi" w:cstheme="minorHAnsi"/>
          <w:b/>
          <w:i/>
          <w:smallCaps/>
          <w:color w:val="000000"/>
          <w:sz w:val="24"/>
          <w:szCs w:val="24"/>
        </w:rPr>
        <w:t>Lord</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with all your heart</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do</w:t>
      </w:r>
      <w:r w:rsidRPr="00F87EEA">
        <w:rPr>
          <w:rStyle w:val="text"/>
          <w:rFonts w:asciiTheme="minorHAnsi" w:hAnsiTheme="minorHAnsi" w:cstheme="minorHAnsi"/>
          <w:b/>
          <w:i/>
          <w:color w:val="000000"/>
          <w:sz w:val="24"/>
          <w:szCs w:val="24"/>
        </w:rPr>
        <w:t xml:space="preserve"> not </w:t>
      </w:r>
      <w:r w:rsidRPr="00F87EEA">
        <w:rPr>
          <w:rStyle w:val="text"/>
          <w:rFonts w:asciiTheme="minorHAnsi" w:hAnsiTheme="minorHAnsi" w:cstheme="minorHAnsi"/>
          <w:b/>
          <w:i/>
          <w:sz w:val="24"/>
          <w:szCs w:val="24"/>
        </w:rPr>
        <w:t xml:space="preserve">rely </w:t>
      </w:r>
      <w:r w:rsidRPr="00F87EEA">
        <w:rPr>
          <w:rStyle w:val="text"/>
          <w:rFonts w:asciiTheme="minorHAnsi" w:hAnsiTheme="minorHAnsi" w:cstheme="minorHAnsi"/>
          <w:b/>
          <w:i/>
          <w:color w:val="000000"/>
          <w:sz w:val="24"/>
          <w:szCs w:val="24"/>
        </w:rPr>
        <w:t>on your own understanding</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sz w:val="24"/>
          <w:szCs w:val="24"/>
          <w:vertAlign w:val="superscript"/>
        </w:rPr>
        <w:t> </w:t>
      </w:r>
      <w:r w:rsidRPr="00F87EEA">
        <w:rPr>
          <w:rStyle w:val="text"/>
          <w:rFonts w:asciiTheme="minorHAnsi" w:hAnsiTheme="minorHAnsi" w:cstheme="minorHAnsi"/>
          <w:b/>
          <w:i/>
          <w:sz w:val="24"/>
          <w:szCs w:val="24"/>
        </w:rPr>
        <w:t xml:space="preserve">Acknowledge him </w:t>
      </w:r>
      <w:r w:rsidRPr="00F87EEA">
        <w:rPr>
          <w:rStyle w:val="text"/>
          <w:rFonts w:asciiTheme="minorHAnsi" w:hAnsiTheme="minorHAnsi" w:cstheme="minorHAnsi"/>
          <w:b/>
          <w:i/>
          <w:color w:val="000000"/>
          <w:sz w:val="24"/>
          <w:szCs w:val="24"/>
        </w:rPr>
        <w:t>in all your ways</w:t>
      </w:r>
      <w:r w:rsidRPr="00F87EEA">
        <w:rPr>
          <w:rStyle w:val="text"/>
          <w:rFonts w:asciiTheme="minorHAnsi" w:hAnsiTheme="minorHAnsi" w:cstheme="minorHAnsi"/>
          <w:b/>
          <w:i/>
          <w:sz w:val="24"/>
          <w:szCs w:val="24"/>
        </w:rPr>
        <w:t>,</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and he will make your paths</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straight.</w:t>
      </w:r>
      <w:r w:rsidRPr="00F87EEA">
        <w:rPr>
          <w:rStyle w:val="text"/>
          <w:rFonts w:asciiTheme="minorHAnsi" w:hAnsiTheme="minorHAnsi" w:cstheme="minorHAnsi"/>
          <w:color w:val="000000"/>
          <w:sz w:val="24"/>
          <w:szCs w:val="24"/>
          <w:vertAlign w:val="superscript"/>
        </w:rPr>
        <w:t xml:space="preserve"> </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Do not be wise in your own </w:t>
      </w:r>
      <w:r w:rsidRPr="00F87EEA">
        <w:rPr>
          <w:rStyle w:val="text"/>
          <w:rFonts w:asciiTheme="minorHAnsi" w:hAnsiTheme="minorHAnsi" w:cstheme="minorHAnsi"/>
          <w:b/>
          <w:i/>
          <w:sz w:val="24"/>
          <w:szCs w:val="24"/>
        </w:rPr>
        <w:t>estimation;</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fear the</w:t>
      </w:r>
      <w:r w:rsidRPr="00F87EEA">
        <w:rPr>
          <w:rStyle w:val="text"/>
          <w:rFonts w:asciiTheme="minorHAnsi" w:hAnsiTheme="minorHAnsi" w:cstheme="minorHAnsi"/>
          <w:b/>
          <w:i/>
          <w:sz w:val="24"/>
          <w:szCs w:val="24"/>
        </w:rPr>
        <w:t xml:space="preserve"> </w:t>
      </w:r>
      <w:r w:rsidRPr="00F87EEA">
        <w:rPr>
          <w:rStyle w:val="small-caps"/>
          <w:rFonts w:asciiTheme="minorHAnsi" w:eastAsiaTheme="majorEastAsia" w:hAnsiTheme="minorHAnsi" w:cstheme="minorHAnsi"/>
          <w:b/>
          <w:i/>
          <w:smallCaps/>
          <w:color w:val="000000"/>
          <w:sz w:val="24"/>
          <w:szCs w:val="24"/>
        </w:rPr>
        <w:t>Lord</w:t>
      </w:r>
      <w:r w:rsidRPr="00F87EEA">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turn away from</w:t>
      </w:r>
      <w:r w:rsidRPr="00F87EEA">
        <w:rPr>
          <w:rStyle w:val="text"/>
          <w:rFonts w:asciiTheme="minorHAnsi" w:hAnsiTheme="minorHAnsi" w:cstheme="minorHAnsi"/>
          <w:b/>
          <w:i/>
          <w:color w:val="000000"/>
          <w:sz w:val="24"/>
          <w:szCs w:val="24"/>
        </w:rPr>
        <w:t xml:space="preserve"> evil.</w:t>
      </w:r>
      <w:r w:rsidRPr="00F87EEA">
        <w:rPr>
          <w:rStyle w:val="text"/>
          <w:rFonts w:asciiTheme="minorHAnsi" w:hAnsiTheme="minorHAnsi" w:cstheme="minorHAnsi"/>
          <w:color w:val="000000"/>
          <w:sz w:val="24"/>
          <w:szCs w:val="24"/>
        </w:rPr>
        <w:t xml:space="preserve"> </w:t>
      </w:r>
      <w:r w:rsidRPr="00F87EEA">
        <w:rPr>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This</w:t>
      </w:r>
      <w:r w:rsidRPr="00F87EEA">
        <w:rPr>
          <w:rStyle w:val="text"/>
          <w:rFonts w:asciiTheme="minorHAnsi" w:hAnsiTheme="minorHAnsi" w:cstheme="minorHAnsi"/>
          <w:b/>
          <w:i/>
          <w:sz w:val="24"/>
          <w:szCs w:val="24"/>
        </w:rPr>
        <w:t xml:space="preserve"> will bring healing to your body,</w:t>
      </w:r>
      <w:r w:rsidR="002540FD">
        <w:rPr>
          <w:rStyle w:val="text"/>
          <w:rFonts w:asciiTheme="minorHAnsi" w:hAnsiTheme="minorHAnsi" w:cstheme="minorHAnsi"/>
          <w:b/>
          <w:i/>
          <w:sz w:val="24"/>
          <w:szCs w:val="24"/>
        </w:rPr>
        <w:t xml:space="preserve"> </w:t>
      </w:r>
      <w:r w:rsidRPr="00F87EEA">
        <w:rPr>
          <w:rStyle w:val="text"/>
          <w:rFonts w:asciiTheme="minorHAnsi" w:hAnsiTheme="minorHAnsi" w:cstheme="minorHAnsi"/>
          <w:b/>
          <w:i/>
          <w:color w:val="000000"/>
          <w:sz w:val="24"/>
          <w:szCs w:val="24"/>
        </w:rPr>
        <w:t xml:space="preserve">and </w:t>
      </w:r>
      <w:r w:rsidRPr="00F87EEA">
        <w:rPr>
          <w:rStyle w:val="text"/>
          <w:rFonts w:asciiTheme="minorHAnsi" w:hAnsiTheme="minorHAnsi" w:cstheme="minorHAnsi"/>
          <w:b/>
          <w:i/>
          <w:sz w:val="24"/>
          <w:szCs w:val="24"/>
        </w:rPr>
        <w:t>refreshment</w:t>
      </w:r>
      <w:r w:rsidRPr="00F87EEA">
        <w:rPr>
          <w:rStyle w:val="text"/>
          <w:rFonts w:asciiTheme="minorHAnsi" w:hAnsiTheme="minorHAnsi" w:cstheme="minorHAnsi"/>
          <w:b/>
          <w:i/>
          <w:color w:val="000000"/>
          <w:sz w:val="24"/>
          <w:szCs w:val="24"/>
        </w:rPr>
        <w:t xml:space="preserve"> to your </w:t>
      </w:r>
      <w:r w:rsidRPr="00F87EEA">
        <w:rPr>
          <w:rStyle w:val="text"/>
          <w:rFonts w:asciiTheme="minorHAnsi" w:hAnsiTheme="minorHAnsi" w:cstheme="minorHAnsi"/>
          <w:b/>
          <w:i/>
          <w:sz w:val="24"/>
          <w:szCs w:val="24"/>
        </w:rPr>
        <w:t>inner self.</w:t>
      </w:r>
    </w:p>
    <w:p w14:paraId="5F691484" w14:textId="0C5337FD" w:rsidR="00F87EEA" w:rsidRPr="00F87EEA" w:rsidRDefault="00F87EEA" w:rsidP="00F87EEA">
      <w:pPr>
        <w:ind w:firstLine="720"/>
        <w:jc w:val="both"/>
        <w:rPr>
          <w:rFonts w:asciiTheme="minorHAnsi" w:hAnsiTheme="minorHAnsi" w:cstheme="minorHAnsi"/>
          <w:sz w:val="24"/>
          <w:szCs w:val="24"/>
        </w:rPr>
      </w:pPr>
      <w:r w:rsidRPr="00F87EEA">
        <w:rPr>
          <w:rFonts w:asciiTheme="minorHAnsi" w:hAnsiTheme="minorHAnsi" w:cstheme="minorHAnsi"/>
          <w:sz w:val="24"/>
          <w:szCs w:val="24"/>
        </w:rPr>
        <w:t xml:space="preserve"> </w:t>
      </w:r>
      <w:r>
        <w:rPr>
          <w:rFonts w:asciiTheme="minorHAnsi" w:hAnsiTheme="minorHAnsi" w:cstheme="minorHAnsi"/>
          <w:sz w:val="24"/>
          <w:szCs w:val="24"/>
        </w:rPr>
        <w:t>This</w:t>
      </w:r>
      <w:r w:rsidRPr="00F87EEA">
        <w:rPr>
          <w:rFonts w:asciiTheme="minorHAnsi" w:hAnsiTheme="minorHAnsi" w:cstheme="minorHAnsi"/>
          <w:sz w:val="24"/>
          <w:szCs w:val="24"/>
        </w:rPr>
        <w:t xml:space="preserve"> was the diet plan: for starters, don’t lean on my own plans, acknowledge that I need Him to show me the way. As I seek His counsel and listen for His guidance, I find that I know </w:t>
      </w:r>
      <w:r w:rsidRPr="00F87EEA">
        <w:rPr>
          <w:rFonts w:asciiTheme="minorHAnsi" w:hAnsiTheme="minorHAnsi" w:cstheme="minorHAnsi"/>
          <w:noProof/>
          <w:sz w:val="24"/>
          <w:szCs w:val="24"/>
        </w:rPr>
        <w:t>when,</w:t>
      </w:r>
      <w:r w:rsidRPr="00F87EEA">
        <w:rPr>
          <w:rFonts w:asciiTheme="minorHAnsi" w:hAnsiTheme="minorHAnsi" w:cstheme="minorHAnsi"/>
          <w:sz w:val="24"/>
          <w:szCs w:val="24"/>
        </w:rPr>
        <w:t xml:space="preserve"> what, and how much to eat at each meal.  He is making my steps straight, and I am having success bringing health to my body and nourishment to my bones. His plan works! Thank you Lord for your wonderful counsel</w:t>
      </w:r>
      <w:r w:rsidR="00AA0A2A">
        <w:rPr>
          <w:rFonts w:asciiTheme="minorHAnsi" w:hAnsiTheme="minorHAnsi" w:cstheme="minorHAnsi"/>
          <w:sz w:val="24"/>
          <w:szCs w:val="24"/>
        </w:rPr>
        <w:t>.</w:t>
      </w:r>
      <w:r w:rsidRPr="00F87EEA">
        <w:rPr>
          <w:rFonts w:asciiTheme="minorHAnsi" w:hAnsiTheme="minorHAnsi" w:cstheme="minorHAnsi"/>
          <w:sz w:val="24"/>
          <w:szCs w:val="24"/>
        </w:rPr>
        <w:t xml:space="preserve">  </w:t>
      </w:r>
    </w:p>
    <w:p w14:paraId="1F9E158B" w14:textId="0F798BCB" w:rsidR="0040540B" w:rsidRDefault="0040540B" w:rsidP="0040540B">
      <w:pPr>
        <w:jc w:val="both"/>
      </w:pPr>
      <w:r w:rsidRPr="3C1B5965">
        <w:rPr>
          <w:b/>
          <w:bCs/>
          <w:sz w:val="28"/>
          <w:szCs w:val="28"/>
        </w:rPr>
        <w:t xml:space="preserve">Digging Deeper: </w:t>
      </w:r>
      <w:r w:rsidRPr="3C1B5965">
        <w:rPr>
          <w:sz w:val="24"/>
          <w:szCs w:val="24"/>
        </w:rPr>
        <w:t>Psalm</w:t>
      </w:r>
      <w:r w:rsidR="00BD2EA0">
        <w:rPr>
          <w:sz w:val="24"/>
          <w:szCs w:val="24"/>
        </w:rPr>
        <w:t>s</w:t>
      </w:r>
      <w:r w:rsidRPr="3C1B5965">
        <w:rPr>
          <w:sz w:val="24"/>
          <w:szCs w:val="24"/>
        </w:rPr>
        <w:t xml:space="preserve"> 33:8; 119:24-50; Colossians 2:2-3; Isaiah 9:6</w:t>
      </w:r>
    </w:p>
    <w:p w14:paraId="0EAD3F87" w14:textId="2920B2D7" w:rsidR="0040540B" w:rsidRDefault="0040540B" w:rsidP="0037103A">
      <w:pPr>
        <w:pStyle w:val="ListParagraph"/>
        <w:numPr>
          <w:ilvl w:val="0"/>
          <w:numId w:val="17"/>
        </w:numPr>
        <w:jc w:val="both"/>
        <w:rPr>
          <w:b/>
          <w:bCs/>
          <w:sz w:val="28"/>
          <w:szCs w:val="28"/>
        </w:rPr>
      </w:pPr>
      <w:r w:rsidRPr="00DB732E">
        <w:rPr>
          <w:b/>
          <w:bCs/>
          <w:sz w:val="28"/>
          <w:szCs w:val="28"/>
        </w:rPr>
        <w:t>The Bible continually cleans us:</w:t>
      </w:r>
    </w:p>
    <w:p w14:paraId="6679B98B" w14:textId="141C68FF" w:rsidR="002540FD" w:rsidRDefault="002540FD" w:rsidP="002540FD">
      <w:pPr>
        <w:jc w:val="both"/>
        <w:rPr>
          <w:b/>
          <w:bCs/>
          <w:sz w:val="28"/>
          <w:szCs w:val="28"/>
        </w:rPr>
      </w:pPr>
    </w:p>
    <w:p w14:paraId="20F4C4FF" w14:textId="77777777" w:rsidR="002540FD" w:rsidRPr="002540FD" w:rsidRDefault="002540FD" w:rsidP="002540FD">
      <w:pPr>
        <w:jc w:val="both"/>
        <w:rPr>
          <w:b/>
          <w:bCs/>
          <w:sz w:val="28"/>
          <w:szCs w:val="28"/>
        </w:rPr>
      </w:pPr>
    </w:p>
    <w:p w14:paraId="5C98620D" w14:textId="77777777" w:rsidR="00DB732E" w:rsidRPr="00DB732E" w:rsidRDefault="00DB732E" w:rsidP="00DB732E">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lastRenderedPageBreak/>
        <w:t>Ephesians 5:25-27 (NET)</w:t>
      </w:r>
    </w:p>
    <w:p w14:paraId="5CF67D1D" w14:textId="79868537" w:rsidR="00DB732E" w:rsidRDefault="00DB732E" w:rsidP="00DB732E">
      <w:pPr>
        <w:spacing w:after="0"/>
        <w:jc w:val="center"/>
        <w:rPr>
          <w:rFonts w:asciiTheme="minorHAnsi" w:hAnsiTheme="minorHAnsi" w:cstheme="minorHAnsi"/>
          <w:b/>
          <w:i/>
          <w:sz w:val="24"/>
          <w:szCs w:val="24"/>
        </w:rPr>
      </w:pPr>
      <w:r w:rsidRPr="00DB732E">
        <w:rPr>
          <w:rStyle w:val="text"/>
          <w:rFonts w:asciiTheme="minorHAnsi" w:hAnsiTheme="minorHAnsi" w:cstheme="minorHAnsi"/>
          <w:b/>
          <w:i/>
          <w:sz w:val="24"/>
          <w:szCs w:val="24"/>
          <w:vertAlign w:val="superscript"/>
        </w:rPr>
        <w:t> </w:t>
      </w:r>
      <w:r w:rsidRPr="00DB732E">
        <w:rPr>
          <w:rStyle w:val="text"/>
          <w:rFonts w:asciiTheme="minorHAnsi" w:hAnsiTheme="minorHAnsi" w:cstheme="minorHAnsi"/>
          <w:b/>
          <w:i/>
          <w:sz w:val="24"/>
          <w:szCs w:val="24"/>
        </w:rPr>
        <w:t xml:space="preserve">Husbands, love your wives just as Christ loved the church and gave himself for her to </w:t>
      </w:r>
      <w:r w:rsidRPr="00DB732E">
        <w:rPr>
          <w:rFonts w:asciiTheme="minorHAnsi" w:hAnsiTheme="minorHAnsi" w:cstheme="minorHAnsi"/>
          <w:b/>
          <w:i/>
          <w:sz w:val="24"/>
          <w:szCs w:val="24"/>
        </w:rPr>
        <w:t>sanctify her</w:t>
      </w:r>
      <w:r w:rsidRPr="00DB732E">
        <w:rPr>
          <w:rStyle w:val="text"/>
          <w:rFonts w:asciiTheme="minorHAnsi" w:hAnsiTheme="minorHAnsi" w:cstheme="minorHAnsi"/>
          <w:b/>
          <w:i/>
          <w:sz w:val="24"/>
          <w:szCs w:val="24"/>
        </w:rPr>
        <w:t xml:space="preserve"> by cleansing</w:t>
      </w:r>
      <w:r w:rsidRPr="00DB732E">
        <w:rPr>
          <w:rFonts w:asciiTheme="minorHAnsi" w:hAnsiTheme="minorHAnsi" w:cstheme="minorHAnsi"/>
          <w:b/>
          <w:i/>
          <w:sz w:val="24"/>
          <w:szCs w:val="24"/>
        </w:rPr>
        <w:t xml:space="preserve"> her </w:t>
      </w:r>
      <w:r w:rsidRPr="00DB732E">
        <w:rPr>
          <w:rStyle w:val="text"/>
          <w:rFonts w:asciiTheme="minorHAnsi" w:hAnsiTheme="minorHAnsi" w:cstheme="minorHAnsi"/>
          <w:b/>
          <w:i/>
          <w:sz w:val="24"/>
          <w:szCs w:val="24"/>
        </w:rPr>
        <w:t>with</w:t>
      </w:r>
      <w:r w:rsidRPr="00DB732E">
        <w:rPr>
          <w:rFonts w:asciiTheme="minorHAnsi" w:hAnsiTheme="minorHAnsi" w:cstheme="minorHAnsi"/>
          <w:b/>
          <w:i/>
          <w:sz w:val="24"/>
          <w:szCs w:val="24"/>
        </w:rPr>
        <w:t xml:space="preserve"> the washing of </w:t>
      </w:r>
      <w:r w:rsidRPr="00DB732E">
        <w:rPr>
          <w:rStyle w:val="text"/>
          <w:rFonts w:asciiTheme="minorHAnsi" w:hAnsiTheme="minorHAnsi" w:cstheme="minorHAnsi"/>
          <w:b/>
          <w:i/>
          <w:sz w:val="24"/>
          <w:szCs w:val="24"/>
        </w:rPr>
        <w:t xml:space="preserve">the </w:t>
      </w:r>
      <w:r w:rsidRPr="00DB732E">
        <w:rPr>
          <w:rFonts w:asciiTheme="minorHAnsi" w:hAnsiTheme="minorHAnsi" w:cstheme="minorHAnsi"/>
          <w:b/>
          <w:i/>
          <w:sz w:val="24"/>
          <w:szCs w:val="24"/>
        </w:rPr>
        <w:t xml:space="preserve">water </w:t>
      </w:r>
      <w:r w:rsidRPr="00DB732E">
        <w:rPr>
          <w:rStyle w:val="text"/>
          <w:rFonts w:asciiTheme="minorHAnsi" w:hAnsiTheme="minorHAnsi" w:cstheme="minorHAnsi"/>
          <w:b/>
          <w:i/>
          <w:sz w:val="24"/>
          <w:szCs w:val="24"/>
        </w:rPr>
        <w:t>by</w:t>
      </w:r>
      <w:r w:rsidRPr="00DB732E">
        <w:rPr>
          <w:rFonts w:asciiTheme="minorHAnsi" w:hAnsiTheme="minorHAnsi" w:cstheme="minorHAnsi"/>
          <w:b/>
          <w:i/>
          <w:sz w:val="24"/>
          <w:szCs w:val="24"/>
        </w:rPr>
        <w:t xml:space="preserve"> the word</w:t>
      </w:r>
      <w:r w:rsidRPr="00DB732E">
        <w:rPr>
          <w:rStyle w:val="text"/>
          <w:rFonts w:asciiTheme="minorHAnsi" w:hAnsiTheme="minorHAnsi" w:cstheme="minorHAnsi"/>
          <w:b/>
          <w:i/>
          <w:sz w:val="24"/>
          <w:szCs w:val="24"/>
        </w:rPr>
        <w:t>, so</w:t>
      </w:r>
      <w:r w:rsidRPr="00DB732E">
        <w:rPr>
          <w:rFonts w:asciiTheme="minorHAnsi" w:hAnsiTheme="minorHAnsi" w:cstheme="minorHAnsi"/>
          <w:b/>
          <w:i/>
          <w:sz w:val="24"/>
          <w:szCs w:val="24"/>
        </w:rPr>
        <w:t xml:space="preserve"> that </w:t>
      </w:r>
      <w:r w:rsidRPr="00DB732E">
        <w:rPr>
          <w:rStyle w:val="text"/>
          <w:rFonts w:asciiTheme="minorHAnsi" w:hAnsiTheme="minorHAnsi" w:cstheme="minorHAnsi"/>
          <w:b/>
          <w:i/>
          <w:sz w:val="24"/>
          <w:szCs w:val="24"/>
        </w:rPr>
        <w:t>he may</w:t>
      </w:r>
      <w:r w:rsidRPr="00DB732E">
        <w:rPr>
          <w:rFonts w:asciiTheme="minorHAnsi" w:hAnsiTheme="minorHAnsi" w:cstheme="minorHAnsi"/>
          <w:b/>
          <w:i/>
          <w:sz w:val="24"/>
          <w:szCs w:val="24"/>
        </w:rPr>
        <w:t xml:space="preserve"> present the </w:t>
      </w:r>
      <w:r w:rsidRPr="00DB732E">
        <w:rPr>
          <w:rStyle w:val="text"/>
          <w:rFonts w:asciiTheme="minorHAnsi" w:hAnsiTheme="minorHAnsi" w:cstheme="minorHAnsi"/>
          <w:b/>
          <w:i/>
          <w:sz w:val="24"/>
          <w:szCs w:val="24"/>
        </w:rPr>
        <w:t>church to himself as glorious—not</w:t>
      </w:r>
      <w:r w:rsidRPr="00DB732E">
        <w:rPr>
          <w:rFonts w:asciiTheme="minorHAnsi" w:hAnsiTheme="minorHAnsi" w:cstheme="minorHAnsi"/>
          <w:b/>
          <w:i/>
          <w:sz w:val="24"/>
          <w:szCs w:val="24"/>
        </w:rPr>
        <w:t xml:space="preserve"> having </w:t>
      </w:r>
      <w:r w:rsidRPr="00DB732E">
        <w:rPr>
          <w:rStyle w:val="text"/>
          <w:rFonts w:asciiTheme="minorHAnsi" w:hAnsiTheme="minorHAnsi" w:cstheme="minorHAnsi"/>
          <w:b/>
          <w:i/>
          <w:sz w:val="24"/>
          <w:szCs w:val="24"/>
        </w:rPr>
        <w:t>a stain</w:t>
      </w:r>
      <w:r w:rsidRPr="00DB732E">
        <w:rPr>
          <w:rFonts w:asciiTheme="minorHAnsi" w:hAnsiTheme="minorHAnsi" w:cstheme="minorHAnsi"/>
          <w:b/>
          <w:i/>
          <w:sz w:val="24"/>
          <w:szCs w:val="24"/>
        </w:rPr>
        <w:t xml:space="preserve"> or wrinkle</w:t>
      </w:r>
      <w:r w:rsidRPr="00DB732E">
        <w:rPr>
          <w:rStyle w:val="text"/>
          <w:rFonts w:asciiTheme="minorHAnsi" w:hAnsiTheme="minorHAnsi" w:cstheme="minorHAnsi"/>
          <w:b/>
          <w:i/>
          <w:sz w:val="24"/>
          <w:szCs w:val="24"/>
        </w:rPr>
        <w:t>,</w:t>
      </w:r>
      <w:r w:rsidRPr="00DB732E">
        <w:rPr>
          <w:rFonts w:asciiTheme="minorHAnsi" w:hAnsiTheme="minorHAnsi" w:cstheme="minorHAnsi"/>
          <w:b/>
          <w:i/>
          <w:sz w:val="24"/>
          <w:szCs w:val="24"/>
        </w:rPr>
        <w:t xml:space="preserve"> or any such </w:t>
      </w:r>
      <w:r w:rsidRPr="00DB732E">
        <w:rPr>
          <w:rStyle w:val="text"/>
          <w:rFonts w:asciiTheme="minorHAnsi" w:hAnsiTheme="minorHAnsi" w:cstheme="minorHAnsi"/>
          <w:b/>
          <w:i/>
          <w:sz w:val="24"/>
          <w:szCs w:val="24"/>
        </w:rPr>
        <w:t>blemish,</w:t>
      </w:r>
      <w:r w:rsidRPr="00DB732E">
        <w:rPr>
          <w:rFonts w:asciiTheme="minorHAnsi" w:hAnsiTheme="minorHAnsi" w:cstheme="minorHAnsi"/>
          <w:b/>
          <w:i/>
          <w:sz w:val="24"/>
          <w:szCs w:val="24"/>
        </w:rPr>
        <w:t xml:space="preserve"> but holy and blameless. </w:t>
      </w:r>
    </w:p>
    <w:p w14:paraId="38B17D47" w14:textId="77777777" w:rsidR="00DB732E" w:rsidRPr="00DB732E" w:rsidRDefault="00DB732E" w:rsidP="00DB732E">
      <w:pPr>
        <w:spacing w:after="0"/>
        <w:jc w:val="center"/>
        <w:rPr>
          <w:rFonts w:asciiTheme="minorHAnsi" w:hAnsiTheme="minorHAnsi" w:cstheme="minorHAnsi"/>
          <w:b/>
          <w:i/>
          <w:sz w:val="24"/>
          <w:szCs w:val="24"/>
        </w:rPr>
      </w:pPr>
    </w:p>
    <w:p w14:paraId="3B3DE507" w14:textId="77777777" w:rsidR="00DB732E" w:rsidRPr="00E9585C" w:rsidRDefault="00DB732E" w:rsidP="00DB732E">
      <w:pPr>
        <w:ind w:firstLine="720"/>
        <w:jc w:val="both"/>
        <w:rPr>
          <w:rFonts w:asciiTheme="minorHAnsi" w:hAnsiTheme="minorHAnsi" w:cstheme="minorHAnsi"/>
          <w:sz w:val="24"/>
          <w:szCs w:val="24"/>
        </w:rPr>
      </w:pPr>
      <w:r w:rsidRPr="00E9585C">
        <w:rPr>
          <w:rFonts w:asciiTheme="minorHAnsi" w:hAnsiTheme="minorHAnsi" w:cstheme="minorHAnsi"/>
          <w:sz w:val="24"/>
          <w:szCs w:val="24"/>
        </w:rPr>
        <w:t xml:space="preserve"> God continually washes our minds with the truth of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E9585C">
        <w:rPr>
          <w:rFonts w:asciiTheme="minorHAnsi" w:hAnsiTheme="minorHAnsi" w:cstheme="minorHAnsi"/>
          <w:noProof/>
          <w:sz w:val="24"/>
          <w:szCs w:val="24"/>
        </w:rPr>
        <w:t>brain washing</w:t>
      </w:r>
      <w:r w:rsidRPr="00E9585C">
        <w:rPr>
          <w:rFonts w:asciiTheme="minorHAnsi" w:hAnsiTheme="minorHAnsi" w:cstheme="minorHAnsi"/>
          <w:sz w:val="24"/>
          <w:szCs w:val="24"/>
        </w:rPr>
        <w:t>.” She responded: “That is exactly what memorizing Scripture does; it is washes my brain of lies and replaces them with the Truth!” It changes our old, carnal thinking and exchanges it for the mind of Christ. By memorizing passages, we give the Holy Spirit the opportunity to speak specific words (Greek-</w:t>
      </w:r>
      <w:r w:rsidRPr="00AA0A2A">
        <w:rPr>
          <w:rFonts w:asciiTheme="minorHAnsi" w:hAnsiTheme="minorHAnsi" w:cstheme="minorHAnsi"/>
          <w:sz w:val="24"/>
          <w:szCs w:val="24"/>
        </w:rPr>
        <w:t>Rhema)</w:t>
      </w:r>
      <w:r w:rsidRPr="00E9585C">
        <w:rPr>
          <w:rFonts w:asciiTheme="minorHAnsi" w:hAnsiTheme="minorHAnsi" w:cstheme="minorHAnsi"/>
          <w:sz w:val="24"/>
          <w:szCs w:val="24"/>
        </w:rPr>
        <w:t xml:space="preserve"> to us. The Bible was written by the Holy Spirit; it is the dialect and language He speaks. Therefore, when we store up God’s Word in our hearts, we are increasing His vocabulary within us.  </w:t>
      </w:r>
    </w:p>
    <w:p w14:paraId="50880998" w14:textId="77777777" w:rsidR="00DB732E" w:rsidRPr="00DB732E" w:rsidRDefault="00DB732E" w:rsidP="00DB732E">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John 6:63 (NET)</w:t>
      </w:r>
    </w:p>
    <w:p w14:paraId="0DE4F413" w14:textId="716D9A39" w:rsidR="00DB732E" w:rsidRPr="00BD2EA0" w:rsidRDefault="00DB732E" w:rsidP="00DB732E">
      <w:pPr>
        <w:pStyle w:val="ListParagraph"/>
        <w:spacing w:after="0"/>
        <w:ind w:left="0"/>
        <w:jc w:val="center"/>
        <w:rPr>
          <w:rFonts w:asciiTheme="minorHAnsi" w:hAnsiTheme="minorHAnsi" w:cstheme="minorHAnsi"/>
          <w:b/>
          <w:i/>
          <w:sz w:val="24"/>
          <w:szCs w:val="24"/>
        </w:rPr>
      </w:pPr>
      <w:r w:rsidRPr="00BD2EA0">
        <w:rPr>
          <w:rStyle w:val="text"/>
          <w:rFonts w:asciiTheme="minorHAnsi" w:hAnsiTheme="minorHAnsi" w:cstheme="minorHAnsi"/>
          <w:b/>
          <w:i/>
          <w:sz w:val="24"/>
          <w:szCs w:val="24"/>
        </w:rPr>
        <w:t>The</w:t>
      </w:r>
      <w:r w:rsidRPr="00BD2EA0">
        <w:rPr>
          <w:rFonts w:asciiTheme="minorHAnsi" w:hAnsiTheme="minorHAnsi" w:cstheme="minorHAnsi"/>
          <w:b/>
          <w:i/>
          <w:sz w:val="24"/>
          <w:szCs w:val="24"/>
        </w:rPr>
        <w:t xml:space="preserve"> Spirit </w:t>
      </w:r>
      <w:r w:rsidRPr="00BD2EA0">
        <w:rPr>
          <w:rStyle w:val="text"/>
          <w:rFonts w:asciiTheme="minorHAnsi" w:hAnsiTheme="minorHAnsi" w:cstheme="minorHAnsi"/>
          <w:b/>
          <w:i/>
          <w:sz w:val="24"/>
          <w:szCs w:val="24"/>
        </w:rPr>
        <w:t xml:space="preserve">is the one </w:t>
      </w:r>
      <w:r w:rsidRPr="00BD2EA0">
        <w:rPr>
          <w:rFonts w:asciiTheme="minorHAnsi" w:hAnsiTheme="minorHAnsi" w:cstheme="minorHAnsi"/>
          <w:b/>
          <w:i/>
          <w:sz w:val="24"/>
          <w:szCs w:val="24"/>
        </w:rPr>
        <w:t xml:space="preserve">who gives life; </w:t>
      </w:r>
      <w:r w:rsidRPr="00BD2EA0">
        <w:rPr>
          <w:rStyle w:val="text"/>
          <w:rFonts w:asciiTheme="minorHAnsi" w:hAnsiTheme="minorHAnsi" w:cstheme="minorHAnsi"/>
          <w:b/>
          <w:i/>
          <w:sz w:val="24"/>
          <w:szCs w:val="24"/>
        </w:rPr>
        <w:t>human nature is of no help! The words</w:t>
      </w:r>
      <w:r w:rsidRPr="00BD2EA0">
        <w:rPr>
          <w:rFonts w:asciiTheme="minorHAnsi" w:hAnsiTheme="minorHAnsi" w:cstheme="minorHAnsi"/>
          <w:b/>
          <w:i/>
          <w:sz w:val="24"/>
          <w:szCs w:val="24"/>
        </w:rPr>
        <w:t xml:space="preserve"> that I have spoken to you are </w:t>
      </w:r>
      <w:r w:rsidRPr="00BD2EA0">
        <w:rPr>
          <w:rStyle w:val="text"/>
          <w:rFonts w:asciiTheme="minorHAnsi" w:hAnsiTheme="minorHAnsi" w:cstheme="minorHAnsi"/>
          <w:b/>
          <w:i/>
          <w:sz w:val="24"/>
          <w:szCs w:val="24"/>
        </w:rPr>
        <w:t>spirit</w:t>
      </w:r>
      <w:r w:rsidRPr="00BD2EA0">
        <w:rPr>
          <w:rFonts w:asciiTheme="minorHAnsi" w:hAnsiTheme="minorHAnsi" w:cstheme="minorHAnsi"/>
          <w:b/>
          <w:i/>
          <w:sz w:val="24"/>
          <w:szCs w:val="24"/>
        </w:rPr>
        <w:t xml:space="preserve"> and are life.</w:t>
      </w:r>
    </w:p>
    <w:p w14:paraId="14C27ABD" w14:textId="77777777" w:rsidR="00DB732E" w:rsidRPr="00DB732E" w:rsidRDefault="00DB732E" w:rsidP="00DB732E">
      <w:pPr>
        <w:pStyle w:val="ListParagraph"/>
        <w:spacing w:after="0"/>
        <w:ind w:left="0"/>
        <w:jc w:val="center"/>
        <w:rPr>
          <w:rFonts w:asciiTheme="minorHAnsi" w:hAnsiTheme="minorHAnsi" w:cstheme="minorHAnsi"/>
          <w:b/>
          <w:sz w:val="24"/>
          <w:szCs w:val="24"/>
        </w:rPr>
      </w:pPr>
    </w:p>
    <w:p w14:paraId="237426F0" w14:textId="450C5C0E" w:rsidR="00DB732E" w:rsidRPr="00E9585C" w:rsidRDefault="00DB732E" w:rsidP="00DB732E">
      <w:pPr>
        <w:ind w:firstLine="720"/>
        <w:jc w:val="both"/>
        <w:rPr>
          <w:rFonts w:asciiTheme="minorHAnsi" w:hAnsiTheme="minorHAnsi" w:cstheme="minorHAnsi"/>
          <w:sz w:val="24"/>
          <w:szCs w:val="24"/>
        </w:rPr>
      </w:pPr>
      <w:r w:rsidRPr="00E9585C">
        <w:rPr>
          <w:rFonts w:asciiTheme="minorHAnsi" w:hAnsiTheme="minorHAnsi" w:cstheme="minorHAnsi"/>
          <w:sz w:val="24"/>
          <w:szCs w:val="24"/>
        </w:rPr>
        <w:t xml:space="preserve">Studying the Word of God will not make us sinless, but it certainly can make us </w:t>
      </w:r>
      <w:r w:rsidRPr="00E9585C">
        <w:rPr>
          <w:rFonts w:asciiTheme="minorHAnsi" w:hAnsiTheme="minorHAnsi" w:cstheme="minorHAnsi"/>
          <w:noProof/>
          <w:sz w:val="24"/>
          <w:szCs w:val="24"/>
        </w:rPr>
        <w:t>sin less</w:t>
      </w:r>
      <w:r w:rsidRPr="00E9585C">
        <w:rPr>
          <w:rFonts w:asciiTheme="minorHAnsi" w:hAnsiTheme="minorHAnsi" w:cstheme="minorHAnsi"/>
          <w:sz w:val="24"/>
          <w:szCs w:val="24"/>
        </w:rPr>
        <w:t>! How does that work? I can’t spend time in the Word of God and not have the Holy Spirit bring to light the sins that grieve Him. Sin keeps me from the Word of God; or the Word of God will keep me from sin.  Oh,</w:t>
      </w:r>
      <w:r>
        <w:rPr>
          <w:rFonts w:asciiTheme="minorHAnsi" w:hAnsiTheme="minorHAnsi" w:cstheme="minorHAnsi"/>
          <w:sz w:val="24"/>
          <w:szCs w:val="24"/>
        </w:rPr>
        <w:t xml:space="preserve"> but</w:t>
      </w:r>
      <w:r w:rsidRPr="00E9585C">
        <w:rPr>
          <w:rFonts w:asciiTheme="minorHAnsi" w:hAnsiTheme="minorHAnsi" w:cstheme="minorHAnsi"/>
          <w:sz w:val="24"/>
          <w:szCs w:val="24"/>
        </w:rPr>
        <w:t xml:space="preserve"> for the grace to choose the latter</w:t>
      </w:r>
      <w:r>
        <w:rPr>
          <w:rFonts w:asciiTheme="minorHAnsi" w:hAnsiTheme="minorHAnsi" w:cstheme="minorHAnsi"/>
          <w:sz w:val="24"/>
          <w:szCs w:val="24"/>
        </w:rPr>
        <w:t>.</w:t>
      </w:r>
    </w:p>
    <w:p w14:paraId="40E1995B" w14:textId="3FA03F34" w:rsidR="0040540B" w:rsidRDefault="0040540B" w:rsidP="0040540B">
      <w:pPr>
        <w:jc w:val="both"/>
        <w:rPr>
          <w:sz w:val="24"/>
          <w:szCs w:val="24"/>
        </w:rPr>
      </w:pPr>
      <w:r w:rsidRPr="3C1B5965">
        <w:rPr>
          <w:b/>
          <w:bCs/>
          <w:sz w:val="28"/>
          <w:szCs w:val="28"/>
        </w:rPr>
        <w:t xml:space="preserve">Digging Deeper: </w:t>
      </w:r>
      <w:r w:rsidRPr="3C1B5965">
        <w:rPr>
          <w:sz w:val="24"/>
          <w:szCs w:val="24"/>
        </w:rPr>
        <w:t>2 Timothy 3:15-17; John 8:31-32; 17:7-17; Ephesians 5:26; Psalm 119:9-11, 105; Romans 12:1-3</w:t>
      </w:r>
    </w:p>
    <w:p w14:paraId="29C51AD1" w14:textId="77777777" w:rsidR="0040540B" w:rsidRDefault="0040540B" w:rsidP="0040540B">
      <w:pPr>
        <w:jc w:val="both"/>
        <w:rPr>
          <w:b/>
          <w:sz w:val="28"/>
          <w:szCs w:val="28"/>
        </w:rPr>
      </w:pPr>
      <w:r w:rsidRPr="3C1B5965">
        <w:rPr>
          <w:b/>
          <w:bCs/>
          <w:sz w:val="28"/>
          <w:szCs w:val="28"/>
        </w:rPr>
        <w:t xml:space="preserve"> 10.  The Bible is the curriculum of disciple making:</w:t>
      </w:r>
    </w:p>
    <w:p w14:paraId="09A286D7" w14:textId="77777777" w:rsidR="0040540B" w:rsidRPr="00DB732E" w:rsidRDefault="0040540B" w:rsidP="0040540B">
      <w:pPr>
        <w:pStyle w:val="Heading1"/>
        <w:shd w:val="clear" w:color="auto" w:fill="FFFFFF"/>
        <w:spacing w:before="0"/>
        <w:jc w:val="center"/>
        <w:rPr>
          <w:rFonts w:asciiTheme="minorHAnsi" w:hAnsiTheme="minorHAnsi" w:cstheme="minorHAnsi"/>
          <w:b/>
          <w:bCs/>
          <w:color w:val="000000"/>
          <w:sz w:val="24"/>
          <w:szCs w:val="24"/>
        </w:rPr>
      </w:pPr>
      <w:r w:rsidRPr="00DB732E">
        <w:rPr>
          <w:rStyle w:val="passage-display-bcv"/>
          <w:rFonts w:asciiTheme="minorHAnsi" w:hAnsiTheme="minorHAnsi" w:cstheme="minorHAnsi"/>
          <w:b/>
          <w:color w:val="000000"/>
          <w:sz w:val="24"/>
          <w:szCs w:val="24"/>
        </w:rPr>
        <w:t>2 Timothy 2:15</w:t>
      </w:r>
      <w:r w:rsidRPr="00DB732E">
        <w:rPr>
          <w:rStyle w:val="passage-display-version"/>
          <w:rFonts w:asciiTheme="minorHAnsi" w:hAnsiTheme="minorHAnsi" w:cstheme="minorHAnsi"/>
          <w:b/>
          <w:color w:val="000000"/>
          <w:sz w:val="24"/>
          <w:szCs w:val="24"/>
        </w:rPr>
        <w:t xml:space="preserve"> (KJV)</w:t>
      </w:r>
    </w:p>
    <w:p w14:paraId="3B1BA173" w14:textId="609D31A1" w:rsidR="0040540B" w:rsidRDefault="0040540B" w:rsidP="0040540B">
      <w:pPr>
        <w:pStyle w:val="NormalWeb"/>
        <w:shd w:val="clear" w:color="auto" w:fill="FFFFFF"/>
        <w:spacing w:before="0" w:beforeAutospacing="0" w:after="150" w:afterAutospacing="0" w:line="360" w:lineRule="atLeast"/>
        <w:jc w:val="center"/>
        <w:rPr>
          <w:rStyle w:val="text"/>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5CD6B31A" w14:textId="29450C9D" w:rsidR="00DB732E" w:rsidRPr="00DB732E" w:rsidRDefault="00DB732E" w:rsidP="00DB732E">
      <w:pPr>
        <w:ind w:firstLine="720"/>
        <w:jc w:val="both"/>
        <w:rPr>
          <w:rFonts w:asciiTheme="minorHAnsi" w:hAnsiTheme="minorHAnsi" w:cstheme="minorHAnsi"/>
          <w:sz w:val="24"/>
          <w:szCs w:val="24"/>
        </w:rPr>
      </w:pPr>
      <w:r w:rsidRPr="00DB732E">
        <w:rPr>
          <w:rFonts w:asciiTheme="minorHAnsi" w:hAnsiTheme="minorHAnsi" w:cstheme="minorHAnsi"/>
          <w:sz w:val="24"/>
          <w:szCs w:val="24"/>
        </w:rPr>
        <w:t xml:space="preserve">At the very core of disciple making is gaining Biblical knowledge. The Bible is the curriculum of the entire process. One of the lessons I have written for people, like myself, without formal education is titled, </w:t>
      </w:r>
      <w:r w:rsidRPr="00DB732E">
        <w:rPr>
          <w:rFonts w:asciiTheme="minorHAnsi" w:hAnsiTheme="minorHAnsi" w:cstheme="minorHAnsi"/>
          <w:bCs/>
          <w:sz w:val="24"/>
          <w:szCs w:val="24"/>
        </w:rPr>
        <w:t>The Basics of Bible Study</w:t>
      </w:r>
      <w:r w:rsidRPr="00DB732E">
        <w:rPr>
          <w:rFonts w:asciiTheme="minorHAnsi" w:hAnsiTheme="minorHAnsi" w:cstheme="minorHAnsi"/>
          <w:sz w:val="24"/>
          <w:szCs w:val="24"/>
        </w:rPr>
        <w:t xml:space="preserve">. While writing this study, I learned some valuable lessons from Ezra.  He was a man who knew the Word of God, and wrote four books of </w:t>
      </w:r>
      <w:r w:rsidRPr="00DB732E">
        <w:rPr>
          <w:rFonts w:asciiTheme="minorHAnsi" w:hAnsiTheme="minorHAnsi" w:cstheme="minorHAnsi"/>
          <w:sz w:val="24"/>
          <w:szCs w:val="24"/>
        </w:rPr>
        <w:lastRenderedPageBreak/>
        <w:t xml:space="preserve">the Bible, but even so, he set his heart to </w:t>
      </w:r>
      <w:r w:rsidRPr="00DB732E">
        <w:rPr>
          <w:rFonts w:asciiTheme="minorHAnsi" w:hAnsiTheme="minorHAnsi" w:cstheme="minorHAnsi"/>
          <w:i/>
          <w:iCs/>
          <w:sz w:val="24"/>
          <w:szCs w:val="24"/>
        </w:rPr>
        <w:t>study</w:t>
      </w:r>
      <w:r w:rsidRPr="00DB732E">
        <w:rPr>
          <w:rFonts w:asciiTheme="minorHAnsi" w:hAnsiTheme="minorHAnsi" w:cstheme="minorHAnsi"/>
          <w:sz w:val="24"/>
          <w:szCs w:val="24"/>
        </w:rPr>
        <w:t xml:space="preserve"> the </w:t>
      </w:r>
      <w:r w:rsidRPr="00DB732E">
        <w:rPr>
          <w:rFonts w:asciiTheme="minorHAnsi" w:hAnsiTheme="minorHAnsi" w:cstheme="minorHAnsi"/>
          <w:i/>
          <w:iCs/>
          <w:sz w:val="24"/>
          <w:szCs w:val="24"/>
        </w:rPr>
        <w:t>Law of the Lord,</w:t>
      </w:r>
      <w:r w:rsidRPr="00DB732E">
        <w:rPr>
          <w:rFonts w:asciiTheme="minorHAnsi" w:hAnsiTheme="minorHAnsi" w:cstheme="minorHAnsi"/>
          <w:sz w:val="24"/>
          <w:szCs w:val="24"/>
        </w:rPr>
        <w:t xml:space="preserve"> to </w:t>
      </w:r>
      <w:r w:rsidRPr="00DB732E">
        <w:rPr>
          <w:rFonts w:asciiTheme="minorHAnsi" w:hAnsiTheme="minorHAnsi" w:cstheme="minorHAnsi"/>
          <w:i/>
          <w:iCs/>
          <w:sz w:val="24"/>
          <w:szCs w:val="24"/>
        </w:rPr>
        <w:t>practice it</w:t>
      </w:r>
      <w:r w:rsidRPr="00DB732E">
        <w:rPr>
          <w:rFonts w:asciiTheme="minorHAnsi" w:hAnsiTheme="minorHAnsi" w:cstheme="minorHAnsi"/>
          <w:sz w:val="24"/>
          <w:szCs w:val="24"/>
        </w:rPr>
        <w:t xml:space="preserve"> and to </w:t>
      </w:r>
      <w:r w:rsidRPr="00DB732E">
        <w:rPr>
          <w:rFonts w:asciiTheme="minorHAnsi" w:hAnsiTheme="minorHAnsi" w:cstheme="minorHAnsi"/>
          <w:i/>
          <w:iCs/>
          <w:sz w:val="24"/>
          <w:szCs w:val="24"/>
        </w:rPr>
        <w:t>teach it</w:t>
      </w:r>
      <w:r w:rsidRPr="00DB732E">
        <w:rPr>
          <w:rFonts w:asciiTheme="minorHAnsi" w:hAnsiTheme="minorHAnsi" w:cstheme="minorHAnsi"/>
          <w:sz w:val="24"/>
          <w:szCs w:val="24"/>
        </w:rPr>
        <w:t xml:space="preserve"> (Ezra 7:10)</w:t>
      </w:r>
      <w:r>
        <w:rPr>
          <w:rFonts w:asciiTheme="minorHAnsi" w:hAnsiTheme="minorHAnsi" w:cstheme="minorHAnsi"/>
          <w:sz w:val="24"/>
          <w:szCs w:val="24"/>
        </w:rPr>
        <w:t>.</w:t>
      </w:r>
    </w:p>
    <w:p w14:paraId="33A1CD8E" w14:textId="77777777" w:rsidR="00DB732E" w:rsidRPr="00DB732E" w:rsidRDefault="00DB732E" w:rsidP="00DB732E">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Colossians 3:16 (NET)</w:t>
      </w:r>
    </w:p>
    <w:p w14:paraId="615783A5" w14:textId="77777777" w:rsidR="00DB732E" w:rsidRPr="00DB732E" w:rsidRDefault="00DB732E" w:rsidP="00DB732E">
      <w:pPr>
        <w:spacing w:after="0"/>
        <w:jc w:val="center"/>
        <w:rPr>
          <w:rFonts w:asciiTheme="minorHAnsi" w:hAnsiTheme="minorHAnsi" w:cstheme="minorHAnsi"/>
          <w:b/>
          <w:i/>
          <w:sz w:val="24"/>
          <w:szCs w:val="24"/>
        </w:rPr>
      </w:pPr>
      <w:r w:rsidRPr="00DB732E">
        <w:rPr>
          <w:rStyle w:val="text"/>
          <w:rFonts w:asciiTheme="minorHAnsi" w:hAnsiTheme="minorHAnsi" w:cstheme="minorHAnsi"/>
          <w:b/>
          <w:i/>
          <w:sz w:val="24"/>
          <w:szCs w:val="24"/>
        </w:rPr>
        <w:t>Let the word of Christ dwell in you richly, teaching and exhorting one another with all wisdom, singing psalms, hymns, and spiritual songs, all with grace in your hearts to God.</w:t>
      </w:r>
    </w:p>
    <w:p w14:paraId="2E97BDB2" w14:textId="77777777" w:rsidR="00E52529" w:rsidRDefault="00E52529" w:rsidP="00E52529">
      <w:pPr>
        <w:spacing w:after="0"/>
        <w:jc w:val="center"/>
        <w:rPr>
          <w:b/>
          <w:i/>
          <w:sz w:val="24"/>
          <w:szCs w:val="24"/>
        </w:rPr>
      </w:pPr>
    </w:p>
    <w:p w14:paraId="29BFFA17" w14:textId="6CD102F6" w:rsidR="0040540B" w:rsidRDefault="0040540B" w:rsidP="0040540B">
      <w:pPr>
        <w:rPr>
          <w:b/>
          <w:sz w:val="28"/>
          <w:szCs w:val="28"/>
        </w:rPr>
      </w:pPr>
      <w:r w:rsidRPr="3C1B5965">
        <w:rPr>
          <w:b/>
          <w:bCs/>
          <w:sz w:val="28"/>
          <w:szCs w:val="28"/>
        </w:rPr>
        <w:t>Digging Deeper</w:t>
      </w:r>
      <w:r w:rsidRPr="3C1B5965">
        <w:rPr>
          <w:b/>
          <w:bCs/>
          <w:sz w:val="24"/>
          <w:szCs w:val="24"/>
        </w:rPr>
        <w:t xml:space="preserve">: </w:t>
      </w:r>
      <w:r w:rsidRPr="3C1B5965">
        <w:rPr>
          <w:sz w:val="24"/>
          <w:szCs w:val="24"/>
        </w:rPr>
        <w:t>Ezra 7:10; 2 Timothy 3:16-17; Hebrew</w:t>
      </w:r>
      <w:r w:rsidR="00DB732E">
        <w:rPr>
          <w:sz w:val="24"/>
          <w:szCs w:val="24"/>
        </w:rPr>
        <w:t>s</w:t>
      </w:r>
      <w:r w:rsidRPr="3C1B5965">
        <w:rPr>
          <w:sz w:val="24"/>
          <w:szCs w:val="24"/>
        </w:rPr>
        <w:t xml:space="preserve"> 5:12-14</w:t>
      </w:r>
    </w:p>
    <w:p w14:paraId="44EA011F" w14:textId="52B1DAF0" w:rsidR="0040540B" w:rsidRPr="00DB732E" w:rsidRDefault="0040540B" w:rsidP="0037103A">
      <w:pPr>
        <w:pStyle w:val="ListParagraph"/>
        <w:numPr>
          <w:ilvl w:val="0"/>
          <w:numId w:val="45"/>
        </w:numPr>
        <w:rPr>
          <w:b/>
          <w:sz w:val="28"/>
          <w:szCs w:val="28"/>
        </w:rPr>
      </w:pPr>
      <w:r w:rsidRPr="005A3C82">
        <w:rPr>
          <w:b/>
          <w:bCs/>
          <w:sz w:val="28"/>
          <w:szCs w:val="28"/>
        </w:rPr>
        <w:t>The Bible is alive, living and active:</w:t>
      </w:r>
    </w:p>
    <w:p w14:paraId="656FA177" w14:textId="77777777" w:rsidR="00DB732E" w:rsidRPr="00DB732E" w:rsidRDefault="00DB732E" w:rsidP="00DB732E">
      <w:pPr>
        <w:spacing w:after="0"/>
        <w:jc w:val="center"/>
        <w:outlineLvl w:val="2"/>
        <w:rPr>
          <w:rFonts w:asciiTheme="minorHAnsi" w:hAnsiTheme="minorHAnsi" w:cstheme="minorHAnsi"/>
          <w:b/>
          <w:sz w:val="24"/>
          <w:szCs w:val="24"/>
        </w:rPr>
      </w:pPr>
      <w:r w:rsidRPr="00DB732E">
        <w:rPr>
          <w:rFonts w:asciiTheme="minorHAnsi" w:hAnsiTheme="minorHAnsi" w:cstheme="minorHAnsi"/>
          <w:b/>
          <w:bCs/>
          <w:sz w:val="24"/>
          <w:szCs w:val="24"/>
        </w:rPr>
        <w:t>Hebrews 4:12-14</w:t>
      </w:r>
      <w:r w:rsidRPr="00DB732E">
        <w:rPr>
          <w:rFonts w:asciiTheme="minorHAnsi" w:hAnsiTheme="minorHAnsi" w:cstheme="minorHAnsi"/>
          <w:b/>
          <w:sz w:val="24"/>
          <w:szCs w:val="24"/>
        </w:rPr>
        <w:t xml:space="preserve"> (NET)</w:t>
      </w:r>
    </w:p>
    <w:p w14:paraId="2F3B8EA8" w14:textId="436585C2" w:rsidR="00DB732E" w:rsidRDefault="00DB732E" w:rsidP="00DB732E">
      <w:pPr>
        <w:spacing w:after="0"/>
        <w:jc w:val="center"/>
        <w:outlineLvl w:val="2"/>
        <w:rPr>
          <w:rFonts w:asciiTheme="minorHAnsi" w:hAnsiTheme="minorHAnsi" w:cstheme="minorHAnsi"/>
          <w:b/>
          <w:i/>
          <w:sz w:val="24"/>
          <w:szCs w:val="24"/>
        </w:rPr>
      </w:pPr>
      <w:r w:rsidRPr="00DB732E">
        <w:rPr>
          <w:rFonts w:asciiTheme="minorHAnsi" w:hAnsiTheme="minorHAnsi" w:cstheme="minorHAnsi"/>
          <w:b/>
          <w:i/>
          <w:sz w:val="24"/>
          <w:szCs w:val="24"/>
        </w:rPr>
        <w:t xml:space="preserve">For the word of God is living and active and sharper than any double-edged sword, piercing even to the point of dividing soul from spirit, and joints from marrow; it is able to judge the desires and thoughts of the heart. </w:t>
      </w:r>
      <w:r w:rsidRPr="00DB732E">
        <w:rPr>
          <w:rFonts w:asciiTheme="minorHAnsi" w:hAnsiTheme="minorHAnsi" w:cstheme="minorHAnsi"/>
          <w:b/>
          <w:i/>
          <w:sz w:val="24"/>
          <w:szCs w:val="24"/>
          <w:vertAlign w:val="superscript"/>
        </w:rPr>
        <w:t> </w:t>
      </w:r>
      <w:r w:rsidRPr="00DB732E">
        <w:rPr>
          <w:rFonts w:asciiTheme="minorHAnsi" w:hAnsiTheme="minorHAnsi" w:cstheme="minorHAnsi"/>
          <w:b/>
          <w:i/>
          <w:sz w:val="24"/>
          <w:szCs w:val="24"/>
        </w:rPr>
        <w:t>And no creature is hidden from God, but everything is naked and exposed to the eyes of him to whom we must render an account. Therefore since we have a great high priest who has passed through the heavens, Jesus the Son of God, let us hold fast to our confession.</w:t>
      </w:r>
    </w:p>
    <w:p w14:paraId="32B40910" w14:textId="340497AD" w:rsidR="00DB732E" w:rsidRPr="00DB732E" w:rsidRDefault="00DB732E" w:rsidP="00DB732E">
      <w:pPr>
        <w:spacing w:after="0"/>
        <w:jc w:val="center"/>
        <w:outlineLvl w:val="2"/>
        <w:rPr>
          <w:rFonts w:asciiTheme="minorHAnsi" w:hAnsiTheme="minorHAnsi" w:cstheme="minorHAnsi"/>
          <w:b/>
          <w:i/>
          <w:sz w:val="24"/>
          <w:szCs w:val="24"/>
        </w:rPr>
      </w:pPr>
      <w:r w:rsidRPr="00B471EF">
        <w:rPr>
          <w:rFonts w:asciiTheme="minorHAnsi" w:hAnsiTheme="minorHAnsi" w:cstheme="minorHAnsi"/>
          <w:b/>
          <w:bCs/>
          <w:i/>
          <w:vanish/>
        </w:rPr>
        <w:t>Cross references:</w:t>
      </w:r>
    </w:p>
    <w:p w14:paraId="3FCC7B70" w14:textId="77777777" w:rsidR="00DB732E" w:rsidRPr="00DB732E" w:rsidRDefault="00DB732E" w:rsidP="00DB732E">
      <w:pPr>
        <w:ind w:firstLine="720"/>
        <w:jc w:val="both"/>
        <w:rPr>
          <w:rFonts w:asciiTheme="minorHAnsi" w:hAnsiTheme="minorHAnsi" w:cstheme="minorHAnsi"/>
          <w:sz w:val="24"/>
          <w:szCs w:val="24"/>
        </w:rPr>
      </w:pPr>
      <w:r w:rsidRPr="00B471EF">
        <w:rPr>
          <w:rFonts w:asciiTheme="minorHAnsi" w:hAnsiTheme="minorHAnsi" w:cstheme="minorHAnsi"/>
        </w:rPr>
        <w:t xml:space="preserve">The longest chapter of the Bible </w:t>
      </w:r>
      <w:r w:rsidRPr="00DB732E">
        <w:rPr>
          <w:rFonts w:asciiTheme="minorHAnsi" w:hAnsiTheme="minorHAnsi" w:cstheme="minorHAnsi"/>
        </w:rPr>
        <w:t xml:space="preserve">is </w:t>
      </w:r>
      <w:r w:rsidRPr="00DB732E">
        <w:rPr>
          <w:rFonts w:asciiTheme="minorHAnsi" w:hAnsiTheme="minorHAnsi" w:cstheme="minorHAnsi"/>
          <w:sz w:val="24"/>
          <w:szCs w:val="24"/>
        </w:rPr>
        <w:t xml:space="preserve">Psalm 119. It is uncertain who penned this chapter, although David, Daniel, Jeremiah and Ezra have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might </w:t>
      </w:r>
      <w:r w:rsidRPr="00DB732E">
        <w:rPr>
          <w:rFonts w:asciiTheme="minorHAnsi" w:hAnsiTheme="minorHAnsi" w:cstheme="minorHAnsi"/>
          <w:bCs/>
          <w:i/>
          <w:iCs/>
          <w:sz w:val="24"/>
          <w:szCs w:val="24"/>
        </w:rPr>
        <w:t>obey it</w:t>
      </w:r>
      <w:r w:rsidRPr="00DB732E">
        <w:rPr>
          <w:rFonts w:asciiTheme="minorHAnsi" w:hAnsiTheme="minorHAnsi" w:cstheme="minorHAnsi"/>
          <w:sz w:val="24"/>
          <w:szCs w:val="24"/>
        </w:rPr>
        <w:t xml:space="preserve">!  It was more valuable to him than food, gold or silver. It was his life and </w:t>
      </w:r>
      <w:r w:rsidRPr="00DB732E">
        <w:rPr>
          <w:rFonts w:asciiTheme="minorHAnsi" w:hAnsiTheme="minorHAnsi" w:cstheme="minorHAnsi"/>
          <w:noProof/>
          <w:sz w:val="24"/>
          <w:szCs w:val="24"/>
        </w:rPr>
        <w:t>life line</w:t>
      </w:r>
      <w:r w:rsidRPr="00DB732E">
        <w:rPr>
          <w:rFonts w:asciiTheme="minorHAnsi" w:hAnsiTheme="minorHAnsi" w:cstheme="minorHAnsi"/>
          <w:sz w:val="24"/>
          <w:szCs w:val="24"/>
        </w:rPr>
        <w:t xml:space="preserve"> to God and it is ours too!  This Psalmist   vividly describes what this “living book” can do for any believer, in any situation, who will take God at His Word! </w:t>
      </w:r>
    </w:p>
    <w:p w14:paraId="22A83C40" w14:textId="52B7EC98" w:rsidR="00DB732E" w:rsidRPr="00DB732E" w:rsidRDefault="00DB732E" w:rsidP="00DB732E">
      <w:pPr>
        <w:ind w:firstLine="720"/>
        <w:jc w:val="both"/>
        <w:rPr>
          <w:rFonts w:asciiTheme="minorHAnsi" w:hAnsiTheme="minorHAnsi" w:cstheme="minorHAnsi"/>
          <w:sz w:val="24"/>
          <w:szCs w:val="24"/>
        </w:rPr>
      </w:pPr>
      <w:r w:rsidRPr="00DB732E">
        <w:rPr>
          <w:rFonts w:asciiTheme="minorHAnsi" w:hAnsiTheme="minorHAnsi" w:cstheme="minorHAnsi"/>
          <w:sz w:val="24"/>
          <w:szCs w:val="24"/>
        </w:rPr>
        <w:t xml:space="preserve">One word in particular that is used in Psalm 119:50 encompasses all the other words we could use to describe the Holy Scriptures. It is the word </w:t>
      </w:r>
      <w:r w:rsidRPr="00DB732E">
        <w:rPr>
          <w:rFonts w:asciiTheme="minorHAnsi" w:hAnsiTheme="minorHAnsi" w:cstheme="minorHAnsi"/>
          <w:b/>
          <w:bCs/>
          <w:i/>
          <w:iCs/>
          <w:sz w:val="24"/>
          <w:szCs w:val="24"/>
        </w:rPr>
        <w:t>revived.</w:t>
      </w:r>
      <w:r w:rsidR="00AA0A2A">
        <w:rPr>
          <w:rFonts w:asciiTheme="minorHAnsi" w:hAnsiTheme="minorHAnsi" w:cstheme="minorHAnsi"/>
          <w:b/>
          <w:bCs/>
          <w:i/>
          <w:iCs/>
          <w:sz w:val="24"/>
          <w:szCs w:val="24"/>
        </w:rPr>
        <w:t xml:space="preserve"> </w:t>
      </w:r>
      <w:r w:rsidRPr="00DB732E">
        <w:rPr>
          <w:rFonts w:asciiTheme="minorHAnsi" w:hAnsiTheme="minorHAnsi" w:cstheme="minorHAnsi"/>
          <w:sz w:val="24"/>
          <w:szCs w:val="24"/>
        </w:rPr>
        <w:t xml:space="preserve">“This is my comfort in my affliction; that Your Word has </w:t>
      </w:r>
      <w:r w:rsidRPr="00DB732E">
        <w:rPr>
          <w:rFonts w:asciiTheme="minorHAnsi" w:hAnsiTheme="minorHAnsi" w:cstheme="minorHAnsi"/>
          <w:b/>
          <w:bCs/>
          <w:i/>
          <w:iCs/>
          <w:sz w:val="24"/>
          <w:szCs w:val="24"/>
        </w:rPr>
        <w:t>revived</w:t>
      </w:r>
      <w:r w:rsidRPr="00DB732E">
        <w:rPr>
          <w:rFonts w:asciiTheme="minorHAnsi" w:hAnsiTheme="minorHAnsi" w:cstheme="minorHAnsi"/>
          <w:bCs/>
          <w:i/>
          <w:iCs/>
          <w:sz w:val="24"/>
          <w:szCs w:val="24"/>
        </w:rPr>
        <w:t xml:space="preserve"> </w:t>
      </w:r>
      <w:r w:rsidRPr="00DB732E">
        <w:rPr>
          <w:rFonts w:asciiTheme="minorHAnsi" w:hAnsiTheme="minorHAnsi" w:cstheme="minorHAnsi"/>
          <w:sz w:val="24"/>
          <w:szCs w:val="24"/>
        </w:rPr>
        <w:t xml:space="preserve">me.” It is translated as </w:t>
      </w:r>
      <w:r w:rsidRPr="00DB732E">
        <w:rPr>
          <w:rFonts w:asciiTheme="minorHAnsi" w:hAnsiTheme="minorHAnsi" w:cstheme="minorHAnsi"/>
          <w:bCs/>
          <w:i/>
          <w:iCs/>
          <w:sz w:val="24"/>
          <w:szCs w:val="24"/>
        </w:rPr>
        <w:t>quicken</w:t>
      </w:r>
      <w:r w:rsidRPr="00DB732E">
        <w:rPr>
          <w:rFonts w:asciiTheme="minorHAnsi" w:hAnsiTheme="minorHAnsi" w:cstheme="minorHAnsi"/>
          <w:sz w:val="24"/>
          <w:szCs w:val="24"/>
        </w:rPr>
        <w:t xml:space="preserve">, or </w:t>
      </w:r>
      <w:r w:rsidRPr="00DB732E">
        <w:rPr>
          <w:rFonts w:asciiTheme="minorHAnsi" w:hAnsiTheme="minorHAnsi" w:cstheme="minorHAnsi"/>
          <w:bCs/>
          <w:i/>
          <w:iCs/>
          <w:sz w:val="24"/>
          <w:szCs w:val="24"/>
        </w:rPr>
        <w:t>revive</w:t>
      </w:r>
      <w:r w:rsidRPr="00DB732E">
        <w:rPr>
          <w:rFonts w:asciiTheme="minorHAnsi" w:hAnsiTheme="minorHAnsi" w:cstheme="minorHAnsi"/>
          <w:sz w:val="24"/>
          <w:szCs w:val="24"/>
        </w:rPr>
        <w:t xml:space="preserve">, or </w:t>
      </w:r>
      <w:r w:rsidRPr="00DB732E">
        <w:rPr>
          <w:rFonts w:asciiTheme="minorHAnsi" w:hAnsiTheme="minorHAnsi" w:cstheme="minorHAnsi"/>
          <w:bCs/>
          <w:i/>
          <w:iCs/>
          <w:sz w:val="24"/>
          <w:szCs w:val="24"/>
        </w:rPr>
        <w:t xml:space="preserve">life. </w:t>
      </w:r>
      <w:r w:rsidRPr="00DB732E">
        <w:rPr>
          <w:rFonts w:asciiTheme="minorHAnsi" w:hAnsiTheme="minorHAnsi" w:cstheme="minorHAnsi"/>
          <w:sz w:val="24"/>
          <w:szCs w:val="24"/>
        </w:rPr>
        <w:t xml:space="preserve">It is also found in Psalm 23, “He </w:t>
      </w:r>
      <w:r w:rsidRPr="00DB732E">
        <w:rPr>
          <w:rFonts w:asciiTheme="minorHAnsi" w:hAnsiTheme="minorHAnsi" w:cstheme="minorHAnsi"/>
          <w:bCs/>
          <w:i/>
          <w:iCs/>
          <w:sz w:val="24"/>
          <w:szCs w:val="24"/>
        </w:rPr>
        <w:t>restores</w:t>
      </w:r>
      <w:r w:rsidRPr="00DB732E">
        <w:rPr>
          <w:rFonts w:asciiTheme="minorHAnsi" w:hAnsiTheme="minorHAnsi" w:cstheme="minorHAnsi"/>
          <w:bCs/>
          <w:sz w:val="24"/>
          <w:szCs w:val="24"/>
        </w:rPr>
        <w:t xml:space="preserve"> </w:t>
      </w:r>
      <w:r w:rsidRPr="00DB732E">
        <w:rPr>
          <w:rFonts w:asciiTheme="minorHAnsi" w:hAnsiTheme="minorHAnsi" w:cstheme="minorHAnsi"/>
          <w:sz w:val="24"/>
          <w:szCs w:val="24"/>
        </w:rPr>
        <w:t>my soul.”</w:t>
      </w:r>
    </w:p>
    <w:p w14:paraId="70C8C1EB" w14:textId="77777777" w:rsidR="00DB732E" w:rsidRPr="00B471EF" w:rsidRDefault="00DB732E" w:rsidP="00DB732E">
      <w:pPr>
        <w:pStyle w:val="Heading6"/>
        <w:spacing w:after="27"/>
        <w:ind w:left="-5"/>
        <w:rPr>
          <w:rFonts w:asciiTheme="minorHAnsi" w:hAnsiTheme="minorHAnsi" w:cstheme="minorHAnsi"/>
          <w:b/>
          <w:color w:val="auto"/>
          <w:sz w:val="28"/>
          <w:szCs w:val="24"/>
        </w:rPr>
      </w:pPr>
      <w:r w:rsidRPr="00B471EF">
        <w:rPr>
          <w:rFonts w:asciiTheme="minorHAnsi" w:hAnsiTheme="minorHAnsi" w:cstheme="minorHAnsi"/>
          <w:b/>
          <w:color w:val="auto"/>
          <w:sz w:val="28"/>
          <w:szCs w:val="24"/>
        </w:rPr>
        <w:t xml:space="preserve">WORD SEARCH: From Strong’s Concordance </w:t>
      </w:r>
    </w:p>
    <w:p w14:paraId="60C451A6" w14:textId="7BDD1B38" w:rsidR="00DB732E" w:rsidRPr="00DB732E" w:rsidRDefault="00DB732E" w:rsidP="0037103A">
      <w:pPr>
        <w:pStyle w:val="ListParagraph"/>
        <w:numPr>
          <w:ilvl w:val="0"/>
          <w:numId w:val="73"/>
        </w:numPr>
        <w:jc w:val="both"/>
        <w:rPr>
          <w:rFonts w:asciiTheme="minorHAnsi" w:hAnsiTheme="minorHAnsi" w:cstheme="minorHAnsi"/>
          <w:i/>
          <w:sz w:val="24"/>
          <w:szCs w:val="24"/>
        </w:rPr>
      </w:pPr>
      <w:r w:rsidRPr="00AA0A2A">
        <w:rPr>
          <w:rFonts w:asciiTheme="minorHAnsi" w:hAnsiTheme="minorHAnsi" w:cstheme="minorHAnsi"/>
          <w:b/>
          <w:sz w:val="24"/>
          <w:szCs w:val="24"/>
        </w:rPr>
        <w:t>Revive; Quicken or Life:</w:t>
      </w:r>
      <w:r w:rsidRPr="00DB732E">
        <w:rPr>
          <w:rFonts w:asciiTheme="minorHAnsi" w:hAnsiTheme="minorHAnsi" w:cstheme="minorHAnsi"/>
          <w:sz w:val="24"/>
          <w:szCs w:val="24"/>
        </w:rPr>
        <w:t xml:space="preserve"> Hebrew word:</w:t>
      </w:r>
      <w:r w:rsidRPr="00DB732E">
        <w:rPr>
          <w:rFonts w:asciiTheme="minorHAnsi" w:hAnsiTheme="minorHAnsi" w:cstheme="minorHAnsi"/>
          <w:b/>
          <w:i/>
          <w:sz w:val="24"/>
          <w:szCs w:val="24"/>
        </w:rPr>
        <w:t xml:space="preserve"> Chayah</w:t>
      </w:r>
      <w:r w:rsidRPr="00DB732E">
        <w:rPr>
          <w:rFonts w:asciiTheme="minorHAnsi" w:hAnsiTheme="minorHAnsi" w:cstheme="minorHAnsi"/>
          <w:sz w:val="24"/>
          <w:szCs w:val="24"/>
        </w:rPr>
        <w:t>:-</w:t>
      </w:r>
      <w:r w:rsidR="00AA0A2A">
        <w:rPr>
          <w:rFonts w:asciiTheme="minorHAnsi" w:hAnsiTheme="minorHAnsi" w:cstheme="minorHAnsi"/>
          <w:sz w:val="24"/>
          <w:szCs w:val="24"/>
        </w:rPr>
        <w:t xml:space="preserve"> </w:t>
      </w:r>
      <w:r w:rsidRPr="00DB732E">
        <w:rPr>
          <w:rFonts w:asciiTheme="minorHAnsi" w:hAnsiTheme="minorHAnsi" w:cstheme="minorHAnsi"/>
          <w:i/>
          <w:sz w:val="24"/>
          <w:szCs w:val="24"/>
        </w:rPr>
        <w:t xml:space="preserve">To live-literally or fugitively, to revive-keep or make, alive, nourish, preserve, recover, repair, restore to life, save; life; and be whole. </w:t>
      </w:r>
    </w:p>
    <w:p w14:paraId="667D421E" w14:textId="77777777" w:rsidR="00DB732E" w:rsidRPr="00DB732E" w:rsidRDefault="00DB732E" w:rsidP="00DB732E">
      <w:pPr>
        <w:jc w:val="both"/>
        <w:rPr>
          <w:rFonts w:asciiTheme="minorHAnsi" w:hAnsiTheme="minorHAnsi" w:cstheme="minorHAnsi"/>
          <w:sz w:val="24"/>
          <w:szCs w:val="24"/>
        </w:rPr>
      </w:pPr>
      <w:r w:rsidRPr="00DB732E">
        <w:rPr>
          <w:rFonts w:asciiTheme="minorHAnsi" w:hAnsiTheme="minorHAnsi" w:cstheme="minorHAnsi"/>
          <w:sz w:val="24"/>
          <w:szCs w:val="24"/>
        </w:rPr>
        <w:t xml:space="preserve"> </w:t>
      </w:r>
      <w:r w:rsidRPr="00DB732E">
        <w:rPr>
          <w:rFonts w:asciiTheme="minorHAnsi" w:hAnsiTheme="minorHAnsi" w:cstheme="minorHAnsi"/>
          <w:sz w:val="24"/>
          <w:szCs w:val="24"/>
        </w:rPr>
        <w:tab/>
        <w:t xml:space="preserve"> As the end of Moses’ life was approaching, he sang his final song. It is recorded in Deuteronomy chapter thirty-two. In this song, he chose the same Hebrew word the Psalmist used </w:t>
      </w:r>
      <w:r w:rsidRPr="00DB732E">
        <w:rPr>
          <w:rFonts w:asciiTheme="minorHAnsi" w:hAnsiTheme="minorHAnsi" w:cstheme="minorHAnsi"/>
          <w:sz w:val="24"/>
          <w:szCs w:val="24"/>
        </w:rPr>
        <w:lastRenderedPageBreak/>
        <w:t xml:space="preserve">for revived. Moses was even more explicit </w:t>
      </w:r>
      <w:r w:rsidRPr="00DB732E">
        <w:rPr>
          <w:rFonts w:asciiTheme="minorHAnsi" w:hAnsiTheme="minorHAnsi" w:cstheme="minorHAnsi"/>
          <w:noProof/>
          <w:sz w:val="24"/>
          <w:szCs w:val="24"/>
        </w:rPr>
        <w:t>in</w:t>
      </w:r>
      <w:r w:rsidRPr="00DB732E">
        <w:rPr>
          <w:rFonts w:asciiTheme="minorHAnsi" w:hAnsiTheme="minorHAnsi" w:cstheme="minorHAnsi"/>
          <w:sz w:val="24"/>
          <w:szCs w:val="24"/>
        </w:rPr>
        <w:t xml:space="preserve"> the importance of God’s Word to His people. He translated the Hebrew word Chayah as </w:t>
      </w:r>
      <w:r w:rsidRPr="00DB732E">
        <w:rPr>
          <w:rFonts w:asciiTheme="minorHAnsi" w:hAnsiTheme="minorHAnsi" w:cstheme="minorHAnsi"/>
          <w:bCs/>
          <w:i/>
          <w:iCs/>
          <w:sz w:val="24"/>
          <w:szCs w:val="24"/>
        </w:rPr>
        <w:t>life</w:t>
      </w:r>
      <w:r w:rsidRPr="00DB732E">
        <w:rPr>
          <w:rFonts w:asciiTheme="minorHAnsi" w:hAnsiTheme="minorHAnsi" w:cstheme="minorHAnsi"/>
          <w:sz w:val="24"/>
          <w:szCs w:val="24"/>
        </w:rPr>
        <w:t>.</w:t>
      </w:r>
    </w:p>
    <w:p w14:paraId="349E8290" w14:textId="77777777" w:rsidR="00DB732E" w:rsidRPr="00DB732E" w:rsidRDefault="00DB732E" w:rsidP="00DB732E">
      <w:pPr>
        <w:spacing w:after="0"/>
        <w:jc w:val="center"/>
        <w:rPr>
          <w:rFonts w:asciiTheme="minorHAnsi" w:hAnsiTheme="minorHAnsi" w:cstheme="minorHAnsi"/>
          <w:b/>
          <w:sz w:val="24"/>
          <w:szCs w:val="24"/>
        </w:rPr>
      </w:pPr>
      <w:r w:rsidRPr="00DB732E">
        <w:rPr>
          <w:rFonts w:asciiTheme="minorHAnsi" w:hAnsiTheme="minorHAnsi" w:cstheme="minorHAnsi"/>
          <w:b/>
          <w:sz w:val="24"/>
          <w:szCs w:val="24"/>
        </w:rPr>
        <w:t>Deuteronomy 32:46-47 (NET)</w:t>
      </w:r>
    </w:p>
    <w:p w14:paraId="4003B065" w14:textId="32CE43AC" w:rsidR="00DB732E" w:rsidRDefault="00DB732E" w:rsidP="00DB732E">
      <w:pPr>
        <w:spacing w:after="0"/>
        <w:jc w:val="center"/>
        <w:rPr>
          <w:rStyle w:val="text"/>
          <w:rFonts w:asciiTheme="minorHAnsi" w:hAnsiTheme="minorHAnsi" w:cstheme="minorHAnsi"/>
          <w:b/>
          <w:i/>
          <w:sz w:val="24"/>
          <w:szCs w:val="24"/>
        </w:rPr>
      </w:pPr>
      <w:r w:rsidRPr="00DB732E">
        <w:rPr>
          <w:rStyle w:val="text"/>
          <w:rFonts w:asciiTheme="minorHAnsi" w:hAnsiTheme="minorHAnsi" w:cstheme="minorHAnsi"/>
          <w:b/>
          <w:i/>
          <w:sz w:val="24"/>
          <w:szCs w:val="24"/>
        </w:rPr>
        <w:t xml:space="preserve">“…he said to them, “Keep in mind all the words I am solemnly proclaiming to you today; you must command your children to observe carefully all the words of this law. </w:t>
      </w:r>
      <w:r w:rsidRPr="00DB732E">
        <w:rPr>
          <w:rStyle w:val="text"/>
          <w:rFonts w:asciiTheme="minorHAnsi" w:hAnsiTheme="minorHAnsi" w:cstheme="minorHAnsi"/>
          <w:b/>
          <w:i/>
          <w:sz w:val="24"/>
          <w:szCs w:val="24"/>
          <w:vertAlign w:val="superscript"/>
        </w:rPr>
        <w:t> </w:t>
      </w:r>
      <w:r w:rsidRPr="00DB732E">
        <w:rPr>
          <w:rStyle w:val="text"/>
          <w:rFonts w:asciiTheme="minorHAnsi" w:hAnsiTheme="minorHAnsi" w:cstheme="minorHAnsi"/>
          <w:b/>
          <w:i/>
          <w:sz w:val="24"/>
          <w:szCs w:val="24"/>
        </w:rPr>
        <w:t>For this is no idle word for you—it is your life! By this word you will live a long time in the land you are about to cross the Jordan to possess.”</w:t>
      </w:r>
    </w:p>
    <w:p w14:paraId="45B198B8" w14:textId="77777777" w:rsidR="00DB732E" w:rsidRPr="00DB732E" w:rsidRDefault="00DB732E" w:rsidP="00DB732E">
      <w:pPr>
        <w:spacing w:after="0"/>
        <w:jc w:val="center"/>
        <w:rPr>
          <w:rFonts w:asciiTheme="minorHAnsi" w:hAnsiTheme="minorHAnsi" w:cstheme="minorHAnsi"/>
          <w:b/>
          <w:i/>
          <w:sz w:val="24"/>
          <w:szCs w:val="24"/>
        </w:rPr>
      </w:pPr>
    </w:p>
    <w:p w14:paraId="6632DE77" w14:textId="77777777" w:rsidR="00DB732E" w:rsidRPr="00DB732E" w:rsidRDefault="00DB732E" w:rsidP="00DB732E">
      <w:pPr>
        <w:ind w:firstLine="720"/>
        <w:jc w:val="both"/>
        <w:rPr>
          <w:sz w:val="24"/>
          <w:szCs w:val="24"/>
        </w:rPr>
      </w:pPr>
      <w:r w:rsidRPr="00DB732E">
        <w:rPr>
          <w:rFonts w:cstheme="minorHAnsi"/>
          <w:sz w:val="24"/>
          <w:szCs w:val="24"/>
        </w:rPr>
        <w:t xml:space="preserve">He chose the word </w:t>
      </w:r>
      <w:r w:rsidRPr="00DB732E">
        <w:rPr>
          <w:rFonts w:cstheme="minorHAnsi"/>
          <w:i/>
          <w:sz w:val="24"/>
          <w:szCs w:val="24"/>
        </w:rPr>
        <w:t>“life”</w:t>
      </w:r>
      <w:r w:rsidRPr="00DB732E">
        <w:rPr>
          <w:rFonts w:cstheme="minorHAnsi"/>
          <w:sz w:val="24"/>
          <w:szCs w:val="24"/>
        </w:rPr>
        <w:t xml:space="preserve"> to describe God’s Word because, to him,</w:t>
      </w:r>
      <w:r w:rsidRPr="00DB732E">
        <w:rPr>
          <w:sz w:val="24"/>
          <w:szCs w:val="24"/>
        </w:rPr>
        <w:t xml:space="preserve"> it was the equivalent of life itself! </w:t>
      </w:r>
      <w:r w:rsidRPr="00DB732E">
        <w:rPr>
          <w:rFonts w:cstheme="minorHAnsi"/>
          <w:sz w:val="24"/>
          <w:szCs w:val="24"/>
        </w:rPr>
        <w:t xml:space="preserve"> When you think about all the incredible work God did on behalf of His people in bringing them through the wilderness and into the promise land, you can understand why God’s Word was life to them. </w:t>
      </w:r>
      <w:r w:rsidRPr="00DB732E">
        <w:rPr>
          <w:sz w:val="24"/>
          <w:szCs w:val="24"/>
        </w:rPr>
        <w:t>(In</w:t>
      </w:r>
      <w:r w:rsidRPr="00DB732E">
        <w:rPr>
          <w:b/>
          <w:i/>
          <w:sz w:val="24"/>
          <w:szCs w:val="24"/>
        </w:rPr>
        <w:t xml:space="preserve"> </w:t>
      </w:r>
      <w:r w:rsidRPr="00DB732E">
        <w:rPr>
          <w:sz w:val="24"/>
          <w:szCs w:val="24"/>
        </w:rPr>
        <w:t xml:space="preserve">1 Samuel 2: 12- chapter 4:22 see the effects of a man of God who did not teach his sons this truth.) </w:t>
      </w:r>
    </w:p>
    <w:p w14:paraId="488D72AA" w14:textId="77777777" w:rsidR="00DB732E" w:rsidRPr="00DB732E" w:rsidRDefault="00DB732E" w:rsidP="00DB732E">
      <w:pPr>
        <w:ind w:firstLine="720"/>
        <w:jc w:val="both"/>
        <w:rPr>
          <w:sz w:val="24"/>
          <w:szCs w:val="24"/>
        </w:rPr>
      </w:pPr>
      <w:r w:rsidRPr="00DB732E">
        <w:rPr>
          <w:rFonts w:cstheme="minorHAnsi"/>
          <w:sz w:val="24"/>
          <w:szCs w:val="24"/>
        </w:rPr>
        <w:t xml:space="preserve"> Take a moment and look back over this list of descriptive words, and then reflect on God’s provision for His people. </w:t>
      </w:r>
      <w:r w:rsidRPr="00DB732E">
        <w:rPr>
          <w:i/>
          <w:sz w:val="24"/>
          <w:szCs w:val="24"/>
        </w:rPr>
        <w:t xml:space="preserve">To live-literally or fugitively, to revive-keep or make, alive, nourish, preserve, recover, repair, restore to life, save; life; and be whole. </w:t>
      </w:r>
      <w:r w:rsidRPr="00DB732E">
        <w:rPr>
          <w:rFonts w:cstheme="minorHAnsi"/>
          <w:sz w:val="24"/>
          <w:szCs w:val="24"/>
        </w:rPr>
        <w:t>When</w:t>
      </w:r>
      <w:r w:rsidRPr="00DB732E">
        <w:rPr>
          <w:sz w:val="24"/>
          <w:szCs w:val="24"/>
        </w:rPr>
        <w:t xml:space="preserve"> I look at those words and remember the times His Words’ have preserved, repaired, nourished, restored and saved my life, I say “Amen”!  It is Life indeed!</w:t>
      </w:r>
    </w:p>
    <w:p w14:paraId="37BABDEF" w14:textId="4B802574" w:rsidR="0040540B" w:rsidRDefault="0040540B" w:rsidP="0040540B">
      <w:pPr>
        <w:jc w:val="both"/>
        <w:rPr>
          <w:sz w:val="24"/>
          <w:szCs w:val="24"/>
        </w:rPr>
      </w:pPr>
      <w:r w:rsidRPr="3C1B5965">
        <w:rPr>
          <w:b/>
          <w:bCs/>
          <w:sz w:val="28"/>
          <w:szCs w:val="28"/>
        </w:rPr>
        <w:t xml:space="preserve">Digging Deeper: </w:t>
      </w:r>
      <w:r w:rsidRPr="3C1B5965">
        <w:rPr>
          <w:sz w:val="24"/>
          <w:szCs w:val="24"/>
        </w:rPr>
        <w:t>Isaiah 55:1-12; Psalm</w:t>
      </w:r>
      <w:r w:rsidR="00024AE3">
        <w:rPr>
          <w:sz w:val="24"/>
          <w:szCs w:val="24"/>
        </w:rPr>
        <w:t>s</w:t>
      </w:r>
      <w:r w:rsidRPr="3C1B5965">
        <w:rPr>
          <w:sz w:val="24"/>
          <w:szCs w:val="24"/>
        </w:rPr>
        <w:t xml:space="preserve"> 119:50, 85:6; Proverbs 4:20-22; Deut. 32:46-47 </w:t>
      </w:r>
    </w:p>
    <w:p w14:paraId="121539D1" w14:textId="24D58859" w:rsidR="0040540B" w:rsidRPr="00F64938" w:rsidRDefault="0040540B" w:rsidP="0037103A">
      <w:pPr>
        <w:pStyle w:val="ListParagraph"/>
        <w:numPr>
          <w:ilvl w:val="0"/>
          <w:numId w:val="45"/>
        </w:numPr>
        <w:jc w:val="both"/>
        <w:rPr>
          <w:b/>
          <w:bCs/>
          <w:sz w:val="28"/>
          <w:szCs w:val="28"/>
        </w:rPr>
      </w:pPr>
      <w:r w:rsidRPr="00F64938">
        <w:rPr>
          <w:b/>
          <w:bCs/>
          <w:sz w:val="28"/>
          <w:szCs w:val="28"/>
        </w:rPr>
        <w:t xml:space="preserve">The Word of God will </w:t>
      </w:r>
      <w:r w:rsidRPr="00F64938">
        <w:rPr>
          <w:b/>
          <w:bCs/>
          <w:i/>
          <w:iCs/>
          <w:sz w:val="28"/>
          <w:szCs w:val="28"/>
        </w:rPr>
        <w:t>stand</w:t>
      </w:r>
      <w:r w:rsidRPr="00F64938">
        <w:rPr>
          <w:b/>
          <w:bCs/>
          <w:sz w:val="28"/>
          <w:szCs w:val="28"/>
        </w:rPr>
        <w:t xml:space="preserve"> forever:</w:t>
      </w:r>
    </w:p>
    <w:p w14:paraId="4B513A19" w14:textId="77777777" w:rsidR="00F64938" w:rsidRPr="00E9585C" w:rsidRDefault="00F64938" w:rsidP="00AA0A2A">
      <w:pPr>
        <w:spacing w:after="0"/>
        <w:jc w:val="center"/>
        <w:rPr>
          <w:rFonts w:asciiTheme="minorHAnsi" w:hAnsiTheme="minorHAnsi" w:cstheme="minorHAnsi"/>
          <w:b/>
          <w:sz w:val="24"/>
          <w:szCs w:val="24"/>
        </w:rPr>
      </w:pPr>
      <w:r w:rsidRPr="00E9585C">
        <w:rPr>
          <w:rFonts w:asciiTheme="minorHAnsi" w:eastAsiaTheme="minorEastAsia" w:hAnsiTheme="minorHAnsi" w:cstheme="minorHAnsi"/>
          <w:b/>
          <w:bCs/>
          <w:iCs/>
          <w:sz w:val="24"/>
          <w:szCs w:val="24"/>
        </w:rPr>
        <w:t>Matthew 24:35 (NET)</w:t>
      </w:r>
    </w:p>
    <w:p w14:paraId="062EA455" w14:textId="0424495C" w:rsidR="00F64938" w:rsidRDefault="00F64938" w:rsidP="00F64938">
      <w:pPr>
        <w:spacing w:after="0"/>
        <w:jc w:val="center"/>
        <w:rPr>
          <w:rStyle w:val="text"/>
          <w:rFonts w:asciiTheme="minorHAnsi" w:hAnsiTheme="minorHAnsi" w:cstheme="minorHAnsi"/>
          <w:b/>
          <w:i/>
          <w:sz w:val="24"/>
          <w:szCs w:val="24"/>
        </w:rPr>
      </w:pPr>
      <w:r w:rsidRPr="00F64938">
        <w:rPr>
          <w:rStyle w:val="text"/>
          <w:rFonts w:asciiTheme="minorHAnsi" w:hAnsiTheme="minorHAnsi" w:cstheme="minorHAnsi"/>
          <w:b/>
          <w:i/>
          <w:sz w:val="24"/>
          <w:szCs w:val="24"/>
        </w:rPr>
        <w:t>Heaven and earth will pass away, but my words will never pass away.</w:t>
      </w:r>
    </w:p>
    <w:p w14:paraId="7F1EF3E2" w14:textId="77777777" w:rsidR="00F64938" w:rsidRPr="00F64938" w:rsidRDefault="00F64938" w:rsidP="00F64938">
      <w:pPr>
        <w:spacing w:after="0"/>
        <w:jc w:val="center"/>
        <w:rPr>
          <w:rStyle w:val="text"/>
          <w:rFonts w:asciiTheme="minorHAnsi" w:hAnsiTheme="minorHAnsi" w:cstheme="minorHAnsi"/>
          <w:b/>
          <w:i/>
          <w:sz w:val="24"/>
          <w:szCs w:val="24"/>
        </w:rPr>
      </w:pPr>
    </w:p>
    <w:p w14:paraId="5E8895CA" w14:textId="175F5454" w:rsidR="00F64938" w:rsidRPr="00E9585C" w:rsidRDefault="00F64938" w:rsidP="00F64938">
      <w:pPr>
        <w:ind w:firstLine="720"/>
        <w:jc w:val="both"/>
        <w:rPr>
          <w:rFonts w:asciiTheme="minorHAnsi" w:hAnsiTheme="minorHAnsi" w:cstheme="minorHAnsi"/>
          <w:sz w:val="24"/>
          <w:szCs w:val="24"/>
        </w:rPr>
      </w:pPr>
      <w:r w:rsidRPr="00F64938">
        <w:rPr>
          <w:rFonts w:asciiTheme="minorHAnsi" w:hAnsiTheme="minorHAnsi" w:cstheme="minorHAnsi"/>
          <w:sz w:val="24"/>
          <w:szCs w:val="24"/>
        </w:rPr>
        <w:t xml:space="preserve">Throughout the </w:t>
      </w:r>
      <w:r w:rsidRPr="00F64938">
        <w:rPr>
          <w:rFonts w:asciiTheme="minorHAnsi" w:hAnsiTheme="minorHAnsi" w:cstheme="minorHAnsi"/>
          <w:noProof/>
          <w:sz w:val="24"/>
          <w:szCs w:val="24"/>
        </w:rPr>
        <w:t>ages</w:t>
      </w:r>
      <w:r w:rsidRPr="00F64938">
        <w:rPr>
          <w:rFonts w:asciiTheme="minorHAnsi" w:hAnsiTheme="minorHAnsi" w:cstheme="minorHAnsi"/>
          <w:sz w:val="24"/>
          <w:szCs w:val="24"/>
        </w:rPr>
        <w:t xml:space="preserve"> men have tried to destroy the Bible, and yet it remains indestructible. That will always be true as long as we obey the Lord’s last command to “Make Disciples of all Nations” and build our lives on the Bible. There are invaluable lessons that can be learned from those who treasured this </w:t>
      </w:r>
      <w:r w:rsidRPr="00F64938">
        <w:rPr>
          <w:rFonts w:asciiTheme="minorHAnsi" w:hAnsiTheme="minorHAnsi" w:cstheme="minorHAnsi"/>
          <w:bCs/>
          <w:i/>
          <w:iCs/>
          <w:sz w:val="24"/>
          <w:szCs w:val="24"/>
        </w:rPr>
        <w:t>Eternal Book</w:t>
      </w:r>
      <w:r w:rsidRPr="00F64938">
        <w:rPr>
          <w:rFonts w:asciiTheme="minorHAnsi" w:hAnsiTheme="minorHAnsi" w:cstheme="minorHAnsi"/>
          <w:sz w:val="24"/>
          <w:szCs w:val="24"/>
        </w:rPr>
        <w:t>, not the least of which is the fact that none of them died without passing God’s Truth onto others.</w:t>
      </w:r>
    </w:p>
    <w:p w14:paraId="1F68C4E6" w14:textId="77777777" w:rsidR="00F64938" w:rsidRPr="00E9585C" w:rsidRDefault="00F64938" w:rsidP="00F64938">
      <w:pPr>
        <w:spacing w:after="0"/>
        <w:jc w:val="center"/>
        <w:rPr>
          <w:rFonts w:asciiTheme="minorHAnsi" w:hAnsiTheme="minorHAnsi" w:cstheme="minorHAnsi"/>
          <w:b/>
          <w:sz w:val="24"/>
          <w:szCs w:val="24"/>
        </w:rPr>
      </w:pPr>
      <w:r w:rsidRPr="00E9585C">
        <w:rPr>
          <w:rFonts w:asciiTheme="minorHAnsi" w:hAnsiTheme="minorHAnsi" w:cstheme="minorHAnsi"/>
          <w:b/>
          <w:bCs/>
          <w:iCs/>
          <w:sz w:val="24"/>
          <w:szCs w:val="24"/>
        </w:rPr>
        <w:t>Isaiah 40:8-9 (NET)</w:t>
      </w:r>
    </w:p>
    <w:p w14:paraId="115681BA" w14:textId="4154024D" w:rsidR="00F64938" w:rsidRPr="00F64938" w:rsidRDefault="00F64938" w:rsidP="00F64938">
      <w:pPr>
        <w:spacing w:after="0"/>
        <w:jc w:val="center"/>
        <w:rPr>
          <w:rStyle w:val="text"/>
          <w:rFonts w:asciiTheme="minorHAnsi" w:hAnsiTheme="minorHAnsi" w:cstheme="minorHAnsi"/>
          <w:b/>
          <w:i/>
          <w:sz w:val="24"/>
          <w:szCs w:val="24"/>
        </w:rPr>
      </w:pPr>
      <w:r w:rsidRPr="00F64938">
        <w:rPr>
          <w:rStyle w:val="text"/>
          <w:rFonts w:asciiTheme="minorHAnsi" w:hAnsiTheme="minorHAnsi" w:cstheme="minorHAnsi"/>
          <w:b/>
          <w:i/>
          <w:sz w:val="24"/>
          <w:szCs w:val="24"/>
        </w:rPr>
        <w:t>The grass dries up, the flowers wither, but the decree of our God is forever reliable.”</w:t>
      </w:r>
      <w:r w:rsidRPr="00F64938">
        <w:rPr>
          <w:rFonts w:asciiTheme="minorHAnsi" w:hAnsiTheme="minorHAnsi" w:cstheme="minorHAnsi"/>
          <w:b/>
          <w:i/>
          <w:sz w:val="24"/>
          <w:szCs w:val="24"/>
        </w:rPr>
        <w:br/>
      </w:r>
      <w:r w:rsidRPr="00F64938">
        <w:rPr>
          <w:rStyle w:val="text"/>
          <w:rFonts w:asciiTheme="minorHAnsi" w:hAnsiTheme="minorHAnsi" w:cstheme="minorHAnsi"/>
          <w:b/>
          <w:i/>
          <w:sz w:val="24"/>
          <w:szCs w:val="24"/>
        </w:rPr>
        <w:t>Go up on a high mountain, O herald Zion!</w:t>
      </w:r>
      <w:r w:rsidRPr="00F64938">
        <w:rPr>
          <w:rFonts w:asciiTheme="minorHAnsi" w:hAnsiTheme="minorHAnsi" w:cstheme="minorHAnsi"/>
          <w:b/>
          <w:i/>
          <w:sz w:val="24"/>
          <w:szCs w:val="24"/>
        </w:rPr>
        <w:t xml:space="preserve">  </w:t>
      </w:r>
      <w:r w:rsidRPr="00F64938">
        <w:rPr>
          <w:rStyle w:val="text"/>
          <w:rFonts w:asciiTheme="minorHAnsi" w:hAnsiTheme="minorHAnsi" w:cstheme="minorHAnsi"/>
          <w:b/>
          <w:i/>
          <w:sz w:val="24"/>
          <w:szCs w:val="24"/>
        </w:rPr>
        <w:t>Shout out loudly, O herald Jerusalem!</w:t>
      </w:r>
      <w:r w:rsidRPr="00F64938">
        <w:rPr>
          <w:rFonts w:asciiTheme="minorHAnsi" w:hAnsiTheme="minorHAnsi" w:cstheme="minorHAnsi"/>
          <w:b/>
          <w:i/>
          <w:sz w:val="24"/>
          <w:szCs w:val="24"/>
        </w:rPr>
        <w:br/>
      </w:r>
      <w:r w:rsidRPr="00F64938">
        <w:rPr>
          <w:rStyle w:val="text"/>
          <w:rFonts w:asciiTheme="minorHAnsi" w:hAnsiTheme="minorHAnsi" w:cstheme="minorHAnsi"/>
          <w:b/>
          <w:i/>
          <w:sz w:val="24"/>
          <w:szCs w:val="24"/>
        </w:rPr>
        <w:t>Shout, don’t be afraid!</w:t>
      </w:r>
      <w:r w:rsidRPr="00F64938">
        <w:rPr>
          <w:rFonts w:asciiTheme="minorHAnsi" w:hAnsiTheme="minorHAnsi" w:cstheme="minorHAnsi"/>
          <w:b/>
          <w:i/>
          <w:sz w:val="24"/>
          <w:szCs w:val="24"/>
        </w:rPr>
        <w:t xml:space="preserve"> </w:t>
      </w:r>
      <w:r w:rsidRPr="00F64938">
        <w:rPr>
          <w:rStyle w:val="text"/>
          <w:rFonts w:asciiTheme="minorHAnsi" w:hAnsiTheme="minorHAnsi" w:cstheme="minorHAnsi"/>
          <w:b/>
          <w:i/>
          <w:sz w:val="24"/>
          <w:szCs w:val="24"/>
        </w:rPr>
        <w:t>Say to the towns of Judah,</w:t>
      </w:r>
      <w:r w:rsidRPr="00F64938">
        <w:rPr>
          <w:rFonts w:asciiTheme="minorHAnsi" w:hAnsiTheme="minorHAnsi" w:cstheme="minorHAnsi"/>
          <w:b/>
          <w:i/>
          <w:sz w:val="24"/>
          <w:szCs w:val="24"/>
        </w:rPr>
        <w:t xml:space="preserve"> </w:t>
      </w:r>
      <w:r w:rsidRPr="00F64938">
        <w:rPr>
          <w:rStyle w:val="text"/>
          <w:rFonts w:asciiTheme="minorHAnsi" w:hAnsiTheme="minorHAnsi" w:cstheme="minorHAnsi"/>
          <w:b/>
          <w:i/>
          <w:sz w:val="24"/>
          <w:szCs w:val="24"/>
        </w:rPr>
        <w:t>“Here is your God!”</w:t>
      </w:r>
    </w:p>
    <w:p w14:paraId="4EE914AB" w14:textId="77777777" w:rsidR="00F64938" w:rsidRPr="00E9585C" w:rsidRDefault="00F64938" w:rsidP="00F64938">
      <w:pPr>
        <w:spacing w:after="0"/>
        <w:jc w:val="center"/>
        <w:rPr>
          <w:rStyle w:val="text"/>
          <w:rFonts w:asciiTheme="minorHAnsi" w:hAnsiTheme="minorHAnsi" w:cstheme="minorHAnsi"/>
          <w:b/>
          <w:sz w:val="24"/>
          <w:szCs w:val="24"/>
        </w:rPr>
      </w:pPr>
    </w:p>
    <w:p w14:paraId="371F9588" w14:textId="01DC8316" w:rsidR="00F64938" w:rsidRPr="00E9585C" w:rsidRDefault="00F64938" w:rsidP="00F64938">
      <w:pPr>
        <w:ind w:firstLine="720"/>
        <w:jc w:val="both"/>
        <w:rPr>
          <w:rFonts w:asciiTheme="minorHAnsi" w:hAnsiTheme="minorHAnsi" w:cstheme="minorHAnsi"/>
          <w:sz w:val="24"/>
          <w:szCs w:val="24"/>
        </w:rPr>
      </w:pPr>
      <w:r w:rsidRPr="00E9585C">
        <w:rPr>
          <w:rFonts w:asciiTheme="minorHAnsi" w:hAnsiTheme="minorHAnsi" w:cstheme="minorHAnsi"/>
          <w:sz w:val="24"/>
          <w:szCs w:val="24"/>
        </w:rPr>
        <w:lastRenderedPageBreak/>
        <w:t xml:space="preserve">I hope you will bear with me as I unpack just one more descriptive word from this same passage as it is more accurately translated into English as “Stands.” (NASB) The word is pregnant with meaning. (The grass withers, the flower fades, But the word of our </w:t>
      </w:r>
      <w:r w:rsidRPr="00F64938">
        <w:rPr>
          <w:rFonts w:asciiTheme="minorHAnsi" w:hAnsiTheme="minorHAnsi" w:cstheme="minorHAnsi"/>
          <w:sz w:val="24"/>
          <w:szCs w:val="24"/>
        </w:rPr>
        <w:t xml:space="preserve">God </w:t>
      </w:r>
      <w:r w:rsidRPr="00F64938">
        <w:rPr>
          <w:rFonts w:asciiTheme="minorHAnsi" w:hAnsiTheme="minorHAnsi" w:cstheme="minorHAnsi"/>
          <w:i/>
          <w:sz w:val="24"/>
          <w:szCs w:val="24"/>
        </w:rPr>
        <w:t>stands</w:t>
      </w:r>
      <w:r w:rsidRPr="00F64938">
        <w:rPr>
          <w:rFonts w:asciiTheme="minorHAnsi" w:hAnsiTheme="minorHAnsi" w:cstheme="minorHAnsi"/>
          <w:sz w:val="24"/>
          <w:szCs w:val="24"/>
        </w:rPr>
        <w:t xml:space="preserve"> forever. Get</w:t>
      </w:r>
      <w:r w:rsidRPr="00E9585C">
        <w:rPr>
          <w:rFonts w:asciiTheme="minorHAnsi" w:hAnsiTheme="minorHAnsi" w:cstheme="minorHAnsi"/>
          <w:sz w:val="24"/>
          <w:szCs w:val="24"/>
        </w:rPr>
        <w:t xml:space="preserve"> yourself up on a high mountain Zion, bearer of good news, Lift up your voice mightily Jerusalem, bearer of good news; Lift </w:t>
      </w:r>
      <w:r w:rsidRPr="00E9585C">
        <w:rPr>
          <w:rFonts w:asciiTheme="minorHAnsi" w:hAnsiTheme="minorHAnsi" w:cstheme="minorHAnsi"/>
          <w:i/>
          <w:iCs/>
          <w:sz w:val="24"/>
          <w:szCs w:val="24"/>
        </w:rPr>
        <w:t>it</w:t>
      </w:r>
      <w:r w:rsidRPr="00E9585C">
        <w:rPr>
          <w:rFonts w:asciiTheme="minorHAnsi" w:hAnsiTheme="minorHAnsi" w:cstheme="minorHAnsi"/>
          <w:sz w:val="24"/>
          <w:szCs w:val="24"/>
        </w:rPr>
        <w:t xml:space="preserve"> up, do not fear. Say to the cities of Judah, “Here is your God” </w:t>
      </w:r>
      <w:r>
        <w:rPr>
          <w:rFonts w:asciiTheme="minorHAnsi" w:hAnsiTheme="minorHAnsi" w:cstheme="minorHAnsi"/>
          <w:sz w:val="24"/>
          <w:szCs w:val="24"/>
        </w:rPr>
        <w:t>(</w:t>
      </w:r>
      <w:r w:rsidRPr="00E9585C">
        <w:rPr>
          <w:rFonts w:asciiTheme="minorHAnsi" w:hAnsiTheme="minorHAnsi" w:cstheme="minorHAnsi"/>
          <w:sz w:val="24"/>
          <w:szCs w:val="24"/>
        </w:rPr>
        <w:t xml:space="preserve">Isaiah </w:t>
      </w:r>
      <w:r>
        <w:rPr>
          <w:rFonts w:asciiTheme="minorHAnsi" w:hAnsiTheme="minorHAnsi" w:cstheme="minorHAnsi"/>
          <w:sz w:val="24"/>
          <w:szCs w:val="24"/>
        </w:rPr>
        <w:t>40:</w:t>
      </w:r>
      <w:r w:rsidRPr="00E9585C">
        <w:rPr>
          <w:rFonts w:asciiTheme="minorHAnsi" w:hAnsiTheme="minorHAnsi" w:cstheme="minorHAnsi"/>
          <w:sz w:val="24"/>
          <w:szCs w:val="24"/>
        </w:rPr>
        <w:t>4-9</w:t>
      </w:r>
      <w:r>
        <w:rPr>
          <w:rFonts w:asciiTheme="minorHAnsi" w:hAnsiTheme="minorHAnsi" w:cstheme="minorHAnsi"/>
          <w:sz w:val="24"/>
          <w:szCs w:val="24"/>
        </w:rPr>
        <w:t>)</w:t>
      </w:r>
      <w:r w:rsidR="00AA0A2A">
        <w:rPr>
          <w:rFonts w:asciiTheme="minorHAnsi" w:hAnsiTheme="minorHAnsi" w:cstheme="minorHAnsi"/>
          <w:sz w:val="24"/>
          <w:szCs w:val="24"/>
        </w:rPr>
        <w:t>.</w:t>
      </w:r>
    </w:p>
    <w:p w14:paraId="29F9A013" w14:textId="77777777" w:rsidR="00F64938" w:rsidRPr="00F64938" w:rsidRDefault="00F64938" w:rsidP="00F64938">
      <w:pPr>
        <w:pStyle w:val="Heading6"/>
        <w:spacing w:after="27"/>
        <w:ind w:left="-5"/>
        <w:rPr>
          <w:rFonts w:asciiTheme="minorHAnsi" w:hAnsiTheme="minorHAnsi" w:cstheme="minorHAnsi"/>
          <w:b/>
          <w:color w:val="auto"/>
          <w:sz w:val="28"/>
          <w:szCs w:val="28"/>
        </w:rPr>
      </w:pPr>
      <w:r w:rsidRPr="00F64938">
        <w:rPr>
          <w:rFonts w:asciiTheme="minorHAnsi" w:hAnsiTheme="minorHAnsi" w:cstheme="minorHAnsi"/>
          <w:b/>
          <w:color w:val="auto"/>
          <w:sz w:val="28"/>
          <w:szCs w:val="28"/>
        </w:rPr>
        <w:t xml:space="preserve">WORD SEARCH: From Strong’s Concordance </w:t>
      </w:r>
    </w:p>
    <w:p w14:paraId="687ED117" w14:textId="77777777" w:rsidR="00F64938" w:rsidRPr="00024AE3" w:rsidRDefault="00F64938" w:rsidP="00024AE3">
      <w:pPr>
        <w:pStyle w:val="ListParagraph"/>
        <w:numPr>
          <w:ilvl w:val="0"/>
          <w:numId w:val="90"/>
        </w:numPr>
        <w:jc w:val="both"/>
        <w:rPr>
          <w:rFonts w:asciiTheme="minorHAnsi" w:hAnsiTheme="minorHAnsi" w:cstheme="minorHAnsi"/>
          <w:sz w:val="24"/>
          <w:szCs w:val="24"/>
        </w:rPr>
      </w:pPr>
      <w:r w:rsidRPr="00024AE3">
        <w:rPr>
          <w:rFonts w:asciiTheme="minorHAnsi" w:hAnsiTheme="minorHAnsi" w:cstheme="minorHAnsi"/>
          <w:b/>
          <w:bCs/>
          <w:sz w:val="24"/>
          <w:szCs w:val="24"/>
        </w:rPr>
        <w:t>Stand is the Hebrew word: Q</w:t>
      </w:r>
      <w:r w:rsidRPr="00024AE3">
        <w:rPr>
          <w:rFonts w:asciiTheme="minorHAnsi" w:hAnsiTheme="minorHAnsi" w:cstheme="minorHAnsi"/>
          <w:b/>
          <w:bCs/>
          <w:i/>
          <w:iCs/>
          <w:sz w:val="24"/>
          <w:szCs w:val="24"/>
        </w:rPr>
        <w:t>uwn</w:t>
      </w:r>
      <w:r w:rsidRPr="00024AE3">
        <w:rPr>
          <w:rFonts w:asciiTheme="minorHAnsi" w:hAnsiTheme="minorHAnsi" w:cstheme="minorHAnsi"/>
          <w:sz w:val="24"/>
          <w:szCs w:val="24"/>
        </w:rPr>
        <w:t xml:space="preserve"> This is only a partial definition and the root word means: </w:t>
      </w:r>
      <w:r w:rsidRPr="00024AE3">
        <w:rPr>
          <w:rFonts w:asciiTheme="minorHAnsi" w:hAnsiTheme="minorHAnsi" w:cstheme="minorHAnsi"/>
          <w:i/>
          <w:iCs/>
          <w:sz w:val="24"/>
          <w:szCs w:val="24"/>
        </w:rPr>
        <w:t>to rise; get up; help; to lift up; set up; establish; strengthen; -helps; holds; be clear; confirms; accomplishes; preforms; succeeds; makes good; makes new; makes sure; endures; makes to stand up; upholds.</w:t>
      </w:r>
      <w:r w:rsidRPr="00024AE3">
        <w:rPr>
          <w:rFonts w:asciiTheme="minorHAnsi" w:hAnsiTheme="minorHAnsi" w:cstheme="minorHAnsi"/>
          <w:sz w:val="24"/>
          <w:szCs w:val="24"/>
        </w:rPr>
        <w:t xml:space="preserve"> </w:t>
      </w:r>
    </w:p>
    <w:p w14:paraId="6428578A" w14:textId="5818C418" w:rsidR="00F64938" w:rsidRPr="00E9585C" w:rsidRDefault="00F64938" w:rsidP="00F64938">
      <w:pPr>
        <w:ind w:firstLine="720"/>
        <w:jc w:val="both"/>
        <w:rPr>
          <w:rFonts w:asciiTheme="minorHAnsi" w:hAnsiTheme="minorHAnsi" w:cstheme="minorHAnsi"/>
          <w:sz w:val="24"/>
          <w:szCs w:val="24"/>
        </w:rPr>
      </w:pPr>
      <w:r w:rsidRPr="00F64938">
        <w:rPr>
          <w:rFonts w:asciiTheme="minorHAnsi" w:hAnsiTheme="minorHAnsi" w:cstheme="minorHAnsi"/>
          <w:sz w:val="24"/>
          <w:szCs w:val="24"/>
        </w:rPr>
        <w:t xml:space="preserve">I urge you to stop and carefully consider each descriptive word that is used to communicate the importance of the fact that God’s Word will </w:t>
      </w:r>
      <w:r w:rsidRPr="00F64938">
        <w:rPr>
          <w:rFonts w:asciiTheme="minorHAnsi" w:hAnsiTheme="minorHAnsi" w:cstheme="minorHAnsi"/>
          <w:i/>
          <w:sz w:val="24"/>
          <w:szCs w:val="24"/>
        </w:rPr>
        <w:t>stand</w:t>
      </w:r>
      <w:r w:rsidRPr="00F64938">
        <w:rPr>
          <w:rFonts w:asciiTheme="minorHAnsi" w:hAnsiTheme="minorHAnsi" w:cstheme="minorHAnsi"/>
          <w:sz w:val="24"/>
          <w:szCs w:val="24"/>
        </w:rPr>
        <w:t xml:space="preserve"> forever</w:t>
      </w:r>
      <w:r w:rsidR="00AA0A2A">
        <w:rPr>
          <w:rFonts w:asciiTheme="minorHAnsi" w:hAnsiTheme="minorHAnsi" w:cstheme="minorHAnsi"/>
          <w:sz w:val="24"/>
          <w:szCs w:val="24"/>
        </w:rPr>
        <w:t>.</w:t>
      </w:r>
      <w:r w:rsidRPr="00F64938">
        <w:rPr>
          <w:rFonts w:asciiTheme="minorHAnsi" w:hAnsiTheme="minorHAnsi" w:cstheme="minorHAnsi"/>
          <w:sz w:val="24"/>
          <w:szCs w:val="24"/>
        </w:rPr>
        <w:t xml:space="preserve"> If you do, then you   will find it so vividly describes what the Bible says about the Bible. I wonder, as you read this list, if you need reviving, saving, nourishing, or repairing. May God take these words and cause your weary soul to rise and soar</w:t>
      </w:r>
      <w:r w:rsidR="00AA0A2A">
        <w:rPr>
          <w:rFonts w:asciiTheme="minorHAnsi" w:hAnsiTheme="minorHAnsi" w:cstheme="minorHAnsi"/>
          <w:sz w:val="24"/>
          <w:szCs w:val="24"/>
        </w:rPr>
        <w:t>.</w:t>
      </w:r>
    </w:p>
    <w:p w14:paraId="7AB33075" w14:textId="05A8F2D1" w:rsidR="00F64938" w:rsidRDefault="00F64938" w:rsidP="00F64938">
      <w:pPr>
        <w:ind w:firstLine="720"/>
        <w:jc w:val="both"/>
        <w:rPr>
          <w:rFonts w:asciiTheme="minorHAnsi" w:hAnsiTheme="minorHAnsi" w:cstheme="minorHAnsi"/>
          <w:sz w:val="24"/>
          <w:szCs w:val="24"/>
        </w:rPr>
      </w:pPr>
      <w:r w:rsidRPr="00AA0A2A">
        <w:rPr>
          <w:rFonts w:asciiTheme="minorHAnsi" w:hAnsiTheme="minorHAnsi" w:cstheme="minorHAnsi"/>
          <w:sz w:val="24"/>
          <w:szCs w:val="24"/>
        </w:rPr>
        <w:t>The blessings for the person who will live in, live on and live out God’s Word are immeasurable</w:t>
      </w:r>
      <w:r w:rsidR="00AA0A2A" w:rsidRPr="00AA0A2A">
        <w:rPr>
          <w:rFonts w:asciiTheme="minorHAnsi" w:hAnsiTheme="minorHAnsi" w:cstheme="minorHAnsi"/>
          <w:sz w:val="24"/>
          <w:szCs w:val="24"/>
        </w:rPr>
        <w:t>.</w:t>
      </w:r>
      <w:r w:rsidRPr="00AA0A2A">
        <w:rPr>
          <w:rFonts w:asciiTheme="minorHAnsi" w:hAnsiTheme="minorHAnsi" w:cstheme="minorHAnsi"/>
          <w:sz w:val="24"/>
          <w:szCs w:val="24"/>
        </w:rPr>
        <w:t xml:space="preserve"> It is utterly impossible to overestimate the life changing power of God’s Word.  We can bank our future on the solid fact that God will keep His every Word. The Living Word is Jesus…there is no life without Him!  </w:t>
      </w:r>
    </w:p>
    <w:p w14:paraId="6B964BD8" w14:textId="77777777" w:rsidR="00F64938" w:rsidRPr="00F64938" w:rsidRDefault="00F64938" w:rsidP="00F64938">
      <w:pPr>
        <w:spacing w:after="0"/>
        <w:jc w:val="center"/>
        <w:rPr>
          <w:rFonts w:asciiTheme="minorHAnsi" w:hAnsiTheme="minorHAnsi" w:cstheme="minorHAnsi"/>
          <w:b/>
          <w:sz w:val="24"/>
          <w:szCs w:val="24"/>
        </w:rPr>
      </w:pPr>
      <w:r w:rsidRPr="00F64938">
        <w:rPr>
          <w:rFonts w:asciiTheme="minorHAnsi" w:hAnsiTheme="minorHAnsi" w:cstheme="minorHAnsi"/>
          <w:b/>
          <w:sz w:val="24"/>
          <w:szCs w:val="24"/>
        </w:rPr>
        <w:t>Revelation 19:11-13 (NET)</w:t>
      </w:r>
    </w:p>
    <w:p w14:paraId="7FE896B3" w14:textId="6E924DCC" w:rsidR="00F64938" w:rsidRDefault="00F64938" w:rsidP="00F64938">
      <w:pPr>
        <w:spacing w:after="0"/>
        <w:jc w:val="center"/>
        <w:rPr>
          <w:rStyle w:val="text"/>
          <w:rFonts w:asciiTheme="minorHAnsi" w:hAnsiTheme="minorHAnsi" w:cstheme="minorHAnsi"/>
          <w:b/>
          <w:i/>
          <w:sz w:val="24"/>
          <w:szCs w:val="24"/>
        </w:rPr>
      </w:pPr>
      <w:r w:rsidRPr="00F64938">
        <w:rPr>
          <w:rStyle w:val="text"/>
          <w:rFonts w:asciiTheme="minorHAnsi" w:hAnsiTheme="minorHAnsi" w:cstheme="minorHAnsi"/>
          <w:b/>
          <w:i/>
          <w:sz w:val="24"/>
          <w:szCs w:val="24"/>
        </w:rPr>
        <w:t xml:space="preserve">Then I saw heaven opened and here came a white horse! The one riding it was called “Faithful” and “True,” and with justice he judges and goes to war. </w:t>
      </w:r>
      <w:r w:rsidRPr="00F64938">
        <w:rPr>
          <w:rStyle w:val="text"/>
          <w:rFonts w:asciiTheme="minorHAnsi" w:hAnsiTheme="minorHAnsi" w:cstheme="minorHAnsi"/>
          <w:b/>
          <w:i/>
          <w:sz w:val="24"/>
          <w:szCs w:val="24"/>
          <w:vertAlign w:val="superscript"/>
        </w:rPr>
        <w:t> </w:t>
      </w:r>
      <w:r w:rsidRPr="00F64938">
        <w:rPr>
          <w:rStyle w:val="text"/>
          <w:rFonts w:asciiTheme="minorHAnsi" w:hAnsiTheme="minorHAnsi" w:cstheme="minorHAnsi"/>
          <w:b/>
          <w:i/>
          <w:sz w:val="24"/>
          <w:szCs w:val="24"/>
        </w:rPr>
        <w:t xml:space="preserve">His eyes are like a fiery flame and there are many diadem crowns on his head. He has a name written that no one knows except himself. </w:t>
      </w:r>
      <w:r w:rsidRPr="00F64938">
        <w:rPr>
          <w:rStyle w:val="text"/>
          <w:rFonts w:asciiTheme="minorHAnsi" w:hAnsiTheme="minorHAnsi" w:cstheme="minorHAnsi"/>
          <w:b/>
          <w:i/>
          <w:sz w:val="24"/>
          <w:szCs w:val="24"/>
          <w:vertAlign w:val="superscript"/>
        </w:rPr>
        <w:t> </w:t>
      </w:r>
      <w:r w:rsidRPr="00F64938">
        <w:rPr>
          <w:rStyle w:val="text"/>
          <w:rFonts w:asciiTheme="minorHAnsi" w:hAnsiTheme="minorHAnsi" w:cstheme="minorHAnsi"/>
          <w:b/>
          <w:i/>
          <w:sz w:val="24"/>
          <w:szCs w:val="24"/>
        </w:rPr>
        <w:t>He is dressed in clothing dipped in blood, and he is called the Word of God.</w:t>
      </w:r>
    </w:p>
    <w:p w14:paraId="05D71C86" w14:textId="3A267CAD" w:rsidR="00AA0A2A" w:rsidRDefault="00AA0A2A" w:rsidP="00F64938">
      <w:pPr>
        <w:spacing w:after="0"/>
        <w:jc w:val="center"/>
        <w:rPr>
          <w:rFonts w:asciiTheme="minorHAnsi" w:hAnsiTheme="minorHAnsi" w:cstheme="minorHAnsi"/>
          <w:b/>
          <w:i/>
          <w:sz w:val="24"/>
          <w:szCs w:val="24"/>
        </w:rPr>
      </w:pPr>
    </w:p>
    <w:p w14:paraId="7189D5D5" w14:textId="7519FBC0" w:rsidR="00D90D52" w:rsidRDefault="00D90D52" w:rsidP="00F64938">
      <w:pPr>
        <w:spacing w:after="0"/>
        <w:jc w:val="center"/>
        <w:rPr>
          <w:rFonts w:asciiTheme="minorHAnsi" w:hAnsiTheme="minorHAnsi" w:cstheme="minorHAnsi"/>
          <w:b/>
          <w:i/>
          <w:sz w:val="24"/>
          <w:szCs w:val="24"/>
        </w:rPr>
      </w:pPr>
    </w:p>
    <w:p w14:paraId="00DBF5B5" w14:textId="79D97E53" w:rsidR="00D90D52" w:rsidRDefault="00D90D52" w:rsidP="00F64938">
      <w:pPr>
        <w:spacing w:after="0"/>
        <w:jc w:val="center"/>
        <w:rPr>
          <w:rFonts w:asciiTheme="minorHAnsi" w:hAnsiTheme="minorHAnsi" w:cstheme="minorHAnsi"/>
          <w:b/>
          <w:i/>
          <w:sz w:val="24"/>
          <w:szCs w:val="24"/>
        </w:rPr>
      </w:pPr>
    </w:p>
    <w:p w14:paraId="27D039F4" w14:textId="243D51EA" w:rsidR="00D90D52" w:rsidRDefault="00D90D52" w:rsidP="00F64938">
      <w:pPr>
        <w:spacing w:after="0"/>
        <w:jc w:val="center"/>
        <w:rPr>
          <w:rFonts w:asciiTheme="minorHAnsi" w:hAnsiTheme="minorHAnsi" w:cstheme="minorHAnsi"/>
          <w:b/>
          <w:i/>
          <w:sz w:val="24"/>
          <w:szCs w:val="24"/>
        </w:rPr>
      </w:pPr>
    </w:p>
    <w:p w14:paraId="5F7C31DB" w14:textId="3D538389" w:rsidR="00D90D52" w:rsidRDefault="00D90D52" w:rsidP="00F64938">
      <w:pPr>
        <w:spacing w:after="0"/>
        <w:jc w:val="center"/>
        <w:rPr>
          <w:rFonts w:asciiTheme="minorHAnsi" w:hAnsiTheme="minorHAnsi" w:cstheme="minorHAnsi"/>
          <w:b/>
          <w:i/>
          <w:sz w:val="24"/>
          <w:szCs w:val="24"/>
        </w:rPr>
      </w:pPr>
    </w:p>
    <w:p w14:paraId="47E9E547" w14:textId="6DE274EA" w:rsidR="00D90D52" w:rsidRDefault="00D90D52" w:rsidP="00F64938">
      <w:pPr>
        <w:spacing w:after="0"/>
        <w:jc w:val="center"/>
        <w:rPr>
          <w:rFonts w:asciiTheme="minorHAnsi" w:hAnsiTheme="minorHAnsi" w:cstheme="minorHAnsi"/>
          <w:b/>
          <w:i/>
          <w:sz w:val="24"/>
          <w:szCs w:val="24"/>
        </w:rPr>
      </w:pPr>
    </w:p>
    <w:p w14:paraId="23AC3297" w14:textId="33CC51DD" w:rsidR="00D90D52" w:rsidRDefault="00D90D52" w:rsidP="00F64938">
      <w:pPr>
        <w:spacing w:after="0"/>
        <w:jc w:val="center"/>
        <w:rPr>
          <w:rFonts w:asciiTheme="minorHAnsi" w:hAnsiTheme="minorHAnsi" w:cstheme="minorHAnsi"/>
          <w:b/>
          <w:i/>
          <w:sz w:val="24"/>
          <w:szCs w:val="24"/>
        </w:rPr>
      </w:pPr>
    </w:p>
    <w:p w14:paraId="406D4D26" w14:textId="7627CDB5" w:rsidR="00D90D52" w:rsidRDefault="00D90D52" w:rsidP="00F64938">
      <w:pPr>
        <w:spacing w:after="0"/>
        <w:jc w:val="center"/>
        <w:rPr>
          <w:rFonts w:asciiTheme="minorHAnsi" w:hAnsiTheme="minorHAnsi" w:cstheme="minorHAnsi"/>
          <w:b/>
          <w:i/>
          <w:sz w:val="24"/>
          <w:szCs w:val="24"/>
        </w:rPr>
      </w:pPr>
    </w:p>
    <w:p w14:paraId="700BA17F" w14:textId="77777777" w:rsidR="00D90D52" w:rsidRDefault="00D90D52" w:rsidP="00F64938">
      <w:pPr>
        <w:spacing w:after="0"/>
        <w:jc w:val="center"/>
        <w:rPr>
          <w:rFonts w:asciiTheme="minorHAnsi" w:hAnsiTheme="minorHAnsi" w:cstheme="minorHAnsi"/>
          <w:b/>
          <w:i/>
          <w:sz w:val="24"/>
          <w:szCs w:val="24"/>
        </w:rPr>
      </w:pPr>
    </w:p>
    <w:p w14:paraId="4089A3DE" w14:textId="77777777" w:rsidR="007973DF" w:rsidRDefault="007973DF" w:rsidP="007973DF">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5C9E093F" w14:textId="5755D907" w:rsidR="00F64938" w:rsidRPr="00E9585C" w:rsidRDefault="00F64938" w:rsidP="0037103A">
      <w:pPr>
        <w:pStyle w:val="ListParagraph"/>
        <w:numPr>
          <w:ilvl w:val="0"/>
          <w:numId w:val="74"/>
        </w:numPr>
        <w:rPr>
          <w:rFonts w:asciiTheme="minorHAnsi" w:hAnsiTheme="minorHAnsi" w:cstheme="minorHAnsi"/>
          <w:b/>
          <w:sz w:val="24"/>
          <w:szCs w:val="24"/>
        </w:rPr>
      </w:pPr>
      <w:r w:rsidRPr="00E9585C">
        <w:rPr>
          <w:rFonts w:asciiTheme="minorHAnsi" w:hAnsiTheme="minorHAnsi" w:cstheme="minorHAnsi"/>
          <w:sz w:val="24"/>
          <w:szCs w:val="24"/>
        </w:rPr>
        <w:t xml:space="preserve">The benefits of God’s Word are many, and yet these blessings are conditional. In the next four passages what is the common denominator to receive blessings and success? Luke 6:46-49; Joshua 1:7-9; Psalm 1:1-3; James 1:21-23 </w:t>
      </w:r>
      <w:r w:rsidR="007973DF">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________________________________________________________________________________________________________________________________________________________________________________________________________________________</w:t>
      </w:r>
    </w:p>
    <w:p w14:paraId="35D5ADA0" w14:textId="4803F67A" w:rsidR="00F64938" w:rsidRPr="00E9585C" w:rsidRDefault="00F64938" w:rsidP="0037103A">
      <w:pPr>
        <w:pStyle w:val="ListParagraph"/>
        <w:numPr>
          <w:ilvl w:val="0"/>
          <w:numId w:val="74"/>
        </w:numPr>
        <w:rPr>
          <w:rFonts w:asciiTheme="minorHAnsi" w:hAnsiTheme="minorHAnsi" w:cstheme="minorHAnsi"/>
          <w:sz w:val="24"/>
          <w:szCs w:val="24"/>
        </w:rPr>
      </w:pPr>
      <w:r w:rsidRPr="00E9585C">
        <w:rPr>
          <w:rFonts w:asciiTheme="minorHAnsi" w:hAnsiTheme="minorHAnsi" w:cstheme="minorHAnsi"/>
          <w:sz w:val="24"/>
          <w:szCs w:val="24"/>
        </w:rPr>
        <w:t>Be honest, what does the Bible mean to you?  Are you living on every Word, or existing on crumbs once or twice a week?</w:t>
      </w:r>
      <w:r w:rsidR="007973DF">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0323C24B" w14:textId="6C58148A" w:rsidR="00F64938" w:rsidRPr="00E9585C" w:rsidRDefault="00F64938" w:rsidP="0037103A">
      <w:pPr>
        <w:pStyle w:val="ListParagraph"/>
        <w:numPr>
          <w:ilvl w:val="0"/>
          <w:numId w:val="74"/>
        </w:numPr>
        <w:rPr>
          <w:rFonts w:asciiTheme="minorHAnsi" w:hAnsiTheme="minorHAnsi" w:cstheme="minorHAnsi"/>
          <w:sz w:val="24"/>
          <w:szCs w:val="24"/>
        </w:rPr>
      </w:pPr>
      <w:r w:rsidRPr="00E9585C">
        <w:rPr>
          <w:rFonts w:asciiTheme="minorHAnsi" w:hAnsiTheme="minorHAnsi" w:cstheme="minorHAnsi"/>
          <w:sz w:val="24"/>
          <w:szCs w:val="24"/>
        </w:rPr>
        <w:t>Look back over the 12 points and make a list of where you see God’s Word at work in your life. Read 1Thessalonians 2:11-13</w:t>
      </w:r>
      <w:r w:rsidR="007973DF">
        <w:rPr>
          <w:rFonts w:asciiTheme="minorHAnsi" w:hAnsiTheme="minorHAnsi" w:cstheme="minorHAnsi"/>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0DE15B24" w14:textId="666B444F" w:rsidR="00F64938" w:rsidRPr="00E9585C" w:rsidRDefault="00F64938" w:rsidP="0037103A">
      <w:pPr>
        <w:pStyle w:val="ListParagraph"/>
        <w:numPr>
          <w:ilvl w:val="0"/>
          <w:numId w:val="74"/>
        </w:numPr>
        <w:rPr>
          <w:rFonts w:asciiTheme="minorHAnsi" w:hAnsiTheme="minorHAnsi" w:cstheme="minorHAnsi"/>
          <w:sz w:val="24"/>
          <w:szCs w:val="24"/>
        </w:rPr>
      </w:pPr>
      <w:r w:rsidRPr="00E9585C">
        <w:rPr>
          <w:rFonts w:asciiTheme="minorHAnsi" w:hAnsiTheme="minorHAnsi" w:cstheme="minorHAnsi"/>
          <w:sz w:val="24"/>
          <w:szCs w:val="24"/>
        </w:rPr>
        <w:t>What did you learn about the Bible that you did not know?</w:t>
      </w:r>
      <w:r w:rsidR="007973DF">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197227C9" w14:textId="7191DE75" w:rsidR="00F64938" w:rsidRPr="00E9585C" w:rsidRDefault="00F64938" w:rsidP="0037103A">
      <w:pPr>
        <w:pStyle w:val="ListParagraph"/>
        <w:numPr>
          <w:ilvl w:val="0"/>
          <w:numId w:val="74"/>
        </w:numPr>
        <w:jc w:val="both"/>
        <w:rPr>
          <w:rFonts w:asciiTheme="minorHAnsi" w:hAnsiTheme="minorHAnsi" w:cstheme="minorHAnsi"/>
          <w:sz w:val="24"/>
          <w:szCs w:val="24"/>
        </w:rPr>
      </w:pPr>
      <w:r w:rsidRPr="00E9585C">
        <w:rPr>
          <w:rFonts w:asciiTheme="minorHAnsi" w:hAnsiTheme="minorHAnsi" w:cstheme="minorHAnsi"/>
          <w:sz w:val="24"/>
          <w:szCs w:val="24"/>
        </w:rPr>
        <w:t>Make a list of people who have impacted your life because they loved and lived God’s Word.</w:t>
      </w:r>
      <w:r w:rsidR="007973DF">
        <w:rPr>
          <w:rFonts w:asciiTheme="minorHAnsi" w:hAnsiTheme="minorHAnsi" w:cstheme="minorHAnsi"/>
          <w:sz w:val="24"/>
          <w:szCs w:val="24"/>
        </w:rPr>
        <w:t xml:space="preserve"> ________________________________________________________________________________________________________________________________________________</w:t>
      </w:r>
    </w:p>
    <w:p w14:paraId="3BD2F212" w14:textId="023DCC44" w:rsidR="0040540B" w:rsidRDefault="0040540B" w:rsidP="0040540B">
      <w:pPr>
        <w:jc w:val="center"/>
        <w:rPr>
          <w:rFonts w:ascii="Edwardian Script ITC" w:hAnsi="Edwardian Script ITC"/>
          <w:b/>
          <w:sz w:val="72"/>
          <w:szCs w:val="72"/>
        </w:rPr>
      </w:pPr>
    </w:p>
    <w:p w14:paraId="17D207F9" w14:textId="1B00FFB6" w:rsidR="00D90D52" w:rsidRDefault="00D90D52" w:rsidP="0040540B">
      <w:pPr>
        <w:jc w:val="center"/>
        <w:rPr>
          <w:rFonts w:ascii="Edwardian Script ITC" w:hAnsi="Edwardian Script ITC"/>
          <w:b/>
          <w:sz w:val="72"/>
          <w:szCs w:val="72"/>
        </w:rPr>
      </w:pPr>
    </w:p>
    <w:p w14:paraId="105EB0AD" w14:textId="0F48CA09" w:rsidR="00D90D52" w:rsidRDefault="00D90D52" w:rsidP="0040540B">
      <w:pPr>
        <w:jc w:val="center"/>
        <w:rPr>
          <w:rFonts w:ascii="Edwardian Script ITC" w:hAnsi="Edwardian Script ITC"/>
          <w:b/>
          <w:sz w:val="72"/>
          <w:szCs w:val="72"/>
        </w:rPr>
      </w:pPr>
    </w:p>
    <w:p w14:paraId="767B71AA" w14:textId="77777777" w:rsidR="00D90D52" w:rsidRDefault="00D90D52" w:rsidP="0040540B">
      <w:pPr>
        <w:jc w:val="center"/>
        <w:rPr>
          <w:rFonts w:ascii="Edwardian Script ITC" w:hAnsi="Edwardian Script ITC"/>
          <w:b/>
          <w:sz w:val="72"/>
          <w:szCs w:val="72"/>
        </w:rPr>
      </w:pPr>
    </w:p>
    <w:p w14:paraId="614C923B" w14:textId="3D32CD30" w:rsidR="0040540B" w:rsidRDefault="0040540B" w:rsidP="0040540B">
      <w:pPr>
        <w:jc w:val="center"/>
        <w:rPr>
          <w:rFonts w:ascii="Edwardian Script ITC" w:hAnsi="Edwardian Script ITC"/>
          <w:b/>
          <w:sz w:val="72"/>
          <w:szCs w:val="72"/>
        </w:rPr>
      </w:pPr>
      <w:r>
        <w:rPr>
          <w:rFonts w:ascii="Edwardian Script ITC" w:hAnsi="Edwardian Script ITC"/>
          <w:b/>
          <w:sz w:val="72"/>
          <w:szCs w:val="72"/>
        </w:rPr>
        <w:lastRenderedPageBreak/>
        <w:t>The Basics of Bible Study</w:t>
      </w:r>
    </w:p>
    <w:p w14:paraId="60F684A6" w14:textId="523FB544" w:rsidR="00790131" w:rsidRPr="00790131" w:rsidRDefault="00790131" w:rsidP="0040540B">
      <w:pPr>
        <w:jc w:val="center"/>
        <w:rPr>
          <w:rFonts w:asciiTheme="minorHAnsi" w:hAnsiTheme="minorHAnsi" w:cstheme="minorHAnsi"/>
          <w:b/>
          <w:sz w:val="28"/>
          <w:szCs w:val="28"/>
        </w:rPr>
      </w:pPr>
      <w:r>
        <w:rPr>
          <w:rFonts w:asciiTheme="minorHAnsi" w:hAnsiTheme="minorHAnsi" w:cstheme="minorHAnsi"/>
          <w:b/>
          <w:sz w:val="28"/>
          <w:szCs w:val="28"/>
        </w:rPr>
        <w:t>Key Passage</w:t>
      </w:r>
    </w:p>
    <w:p w14:paraId="5192D87E" w14:textId="77777777" w:rsidR="0040540B" w:rsidRPr="00775358" w:rsidRDefault="0040540B" w:rsidP="0040540B">
      <w:pPr>
        <w:spacing w:after="0"/>
        <w:jc w:val="center"/>
        <w:rPr>
          <w:b/>
          <w:sz w:val="24"/>
          <w:szCs w:val="24"/>
        </w:rPr>
      </w:pPr>
      <w:r w:rsidRPr="00775358">
        <w:rPr>
          <w:b/>
          <w:sz w:val="24"/>
          <w:szCs w:val="24"/>
        </w:rPr>
        <w:t>2 Timothy 2:15 (KJV)</w:t>
      </w:r>
    </w:p>
    <w:p w14:paraId="09884BAB" w14:textId="77777777" w:rsidR="0040540B" w:rsidRDefault="0040540B" w:rsidP="0040540B">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05A5943D" w14:textId="77777777" w:rsidR="0040540B" w:rsidRPr="00BB385F" w:rsidRDefault="0040540B" w:rsidP="0040540B">
      <w:pPr>
        <w:pStyle w:val="ListParagraph"/>
        <w:ind w:left="0"/>
        <w:jc w:val="center"/>
        <w:rPr>
          <w:b/>
          <w:i/>
        </w:rPr>
      </w:pPr>
    </w:p>
    <w:p w14:paraId="3C34908C" w14:textId="77777777" w:rsidR="0040540B" w:rsidRDefault="0040540B" w:rsidP="0040540B">
      <w:pPr>
        <w:pStyle w:val="ListParagraph"/>
        <w:ind w:left="0"/>
        <w:jc w:val="center"/>
        <w:rPr>
          <w:b/>
          <w:sz w:val="28"/>
          <w:szCs w:val="28"/>
        </w:rPr>
      </w:pPr>
      <w:r w:rsidRPr="0075664C">
        <w:rPr>
          <w:b/>
          <w:sz w:val="28"/>
          <w:szCs w:val="28"/>
        </w:rPr>
        <w:t>Introduction</w:t>
      </w:r>
    </w:p>
    <w:p w14:paraId="479A2107" w14:textId="77777777" w:rsidR="00E367FF" w:rsidRDefault="00E367FF" w:rsidP="0040540B">
      <w:pPr>
        <w:pStyle w:val="ListParagraph"/>
        <w:ind w:left="0"/>
        <w:jc w:val="center"/>
        <w:rPr>
          <w:b/>
          <w:sz w:val="28"/>
          <w:szCs w:val="28"/>
        </w:rPr>
      </w:pPr>
    </w:p>
    <w:p w14:paraId="7EF1DF08" w14:textId="747DA941" w:rsidR="00BD01AA" w:rsidRDefault="0040540B" w:rsidP="0040540B">
      <w:pPr>
        <w:pStyle w:val="ListParagraph"/>
        <w:ind w:left="0" w:firstLine="720"/>
        <w:jc w:val="both"/>
        <w:rPr>
          <w:sz w:val="24"/>
          <w:szCs w:val="24"/>
        </w:rPr>
      </w:pPr>
      <w:r>
        <w:rPr>
          <w:sz w:val="24"/>
          <w:szCs w:val="24"/>
        </w:rPr>
        <w:t>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 and ink </w:t>
      </w:r>
      <w:r w:rsidRPr="00135B7C">
        <w:rPr>
          <w:noProof/>
          <w:sz w:val="24"/>
          <w:szCs w:val="24"/>
        </w:rPr>
        <w:t>in</w:t>
      </w:r>
      <w:r w:rsidRPr="00675324">
        <w:rPr>
          <w:sz w:val="24"/>
          <w:szCs w:val="24"/>
        </w:rPr>
        <w:t xml:space="preserve"> hand and meticulously beg</w:t>
      </w:r>
      <w:r>
        <w:rPr>
          <w:sz w:val="24"/>
          <w:szCs w:val="24"/>
        </w:rPr>
        <w:t>a</w:t>
      </w:r>
      <w:r w:rsidRPr="00675324">
        <w:rPr>
          <w:sz w:val="24"/>
          <w:szCs w:val="24"/>
        </w:rPr>
        <w:t>n to write.</w:t>
      </w:r>
      <w:r>
        <w:rPr>
          <w:sz w:val="24"/>
          <w:szCs w:val="24"/>
        </w:rPr>
        <w:t xml:space="preserve"> </w:t>
      </w:r>
      <w:r w:rsidRPr="00CF150E">
        <w:rPr>
          <w:sz w:val="24"/>
          <w:szCs w:val="24"/>
        </w:rPr>
        <w:t xml:space="preserve">These were men who studied the Word </w:t>
      </w:r>
      <w:r>
        <w:rPr>
          <w:sz w:val="24"/>
          <w:szCs w:val="24"/>
        </w:rPr>
        <w:t>o</w:t>
      </w:r>
      <w:r w:rsidRPr="00CF150E">
        <w:rPr>
          <w:sz w:val="24"/>
          <w:szCs w:val="24"/>
        </w:rPr>
        <w:t xml:space="preserve">f God and quoted </w:t>
      </w:r>
      <w:r>
        <w:rPr>
          <w:sz w:val="24"/>
          <w:szCs w:val="24"/>
        </w:rPr>
        <w:t>one another</w:t>
      </w:r>
      <w:r w:rsidR="00F64938">
        <w:rPr>
          <w:sz w:val="24"/>
          <w:szCs w:val="24"/>
        </w:rPr>
        <w:t xml:space="preserve"> </w:t>
      </w:r>
      <w:r w:rsidR="0061142A">
        <w:rPr>
          <w:sz w:val="24"/>
          <w:szCs w:val="24"/>
        </w:rPr>
        <w:t>(Luke 1:1-4; Romans 1:2-4)</w:t>
      </w:r>
      <w:r w:rsidRPr="00CF150E">
        <w:rPr>
          <w:sz w:val="24"/>
          <w:szCs w:val="24"/>
        </w:rPr>
        <w:t xml:space="preserve">. Each book of the Bible has correlating truths and principles taught over and over in a variety of ways and circumstances. </w:t>
      </w:r>
      <w:r w:rsidR="00BD01AA">
        <w:rPr>
          <w:sz w:val="24"/>
          <w:szCs w:val="24"/>
        </w:rPr>
        <w:t xml:space="preserve">The Bible does not contain the Word of God; it is the Word of God! </w:t>
      </w:r>
    </w:p>
    <w:p w14:paraId="20063FC7" w14:textId="77777777" w:rsidR="00BD01AA" w:rsidRDefault="00BD01AA" w:rsidP="0040540B">
      <w:pPr>
        <w:pStyle w:val="ListParagraph"/>
        <w:ind w:left="0" w:firstLine="720"/>
        <w:jc w:val="both"/>
        <w:rPr>
          <w:sz w:val="24"/>
          <w:szCs w:val="24"/>
        </w:rPr>
      </w:pPr>
    </w:p>
    <w:p w14:paraId="2AC9712A" w14:textId="6C34DE12" w:rsidR="0040540B" w:rsidRDefault="0040540B" w:rsidP="00BD01AA">
      <w:pPr>
        <w:pStyle w:val="ListParagraph"/>
        <w:ind w:left="0" w:firstLine="720"/>
        <w:jc w:val="both"/>
        <w:rPr>
          <w:sz w:val="24"/>
          <w:szCs w:val="24"/>
        </w:rPr>
      </w:pPr>
      <w:r w:rsidRPr="00CF150E">
        <w:rPr>
          <w:sz w:val="24"/>
          <w:szCs w:val="24"/>
        </w:rPr>
        <w:t xml:space="preserve">We study the </w:t>
      </w:r>
      <w:r>
        <w:rPr>
          <w:sz w:val="24"/>
          <w:szCs w:val="24"/>
        </w:rPr>
        <w:t>B</w:t>
      </w:r>
      <w:r w:rsidRPr="00CF150E">
        <w:rPr>
          <w:sz w:val="24"/>
          <w:szCs w:val="24"/>
        </w:rPr>
        <w:t>ible t</w:t>
      </w:r>
      <w:r>
        <w:rPr>
          <w:sz w:val="24"/>
          <w:szCs w:val="24"/>
        </w:rPr>
        <w:t xml:space="preserve">o know the </w:t>
      </w:r>
      <w:r w:rsidRPr="00537505">
        <w:rPr>
          <w:sz w:val="24"/>
          <w:szCs w:val="24"/>
        </w:rPr>
        <w:t>God of the Bible,</w:t>
      </w:r>
      <w:r>
        <w:rPr>
          <w:sz w:val="24"/>
          <w:szCs w:val="24"/>
        </w:rPr>
        <w:t xml:space="preserve"> apply His truth to our lives</w:t>
      </w:r>
      <w:r w:rsidRPr="00CF150E">
        <w:rPr>
          <w:sz w:val="24"/>
          <w:szCs w:val="24"/>
        </w:rPr>
        <w:t xml:space="preserve"> and then make Him well known</w:t>
      </w:r>
      <w:r>
        <w:rPr>
          <w:sz w:val="24"/>
          <w:szCs w:val="24"/>
        </w:rPr>
        <w:t xml:space="preserve"> to the ends of the earth</w:t>
      </w:r>
      <w:r w:rsidR="00775358">
        <w:rPr>
          <w:sz w:val="24"/>
          <w:szCs w:val="24"/>
        </w:rPr>
        <w:t xml:space="preserve">. </w:t>
      </w:r>
      <w:r w:rsidRPr="00CF150E">
        <w:rPr>
          <w:sz w:val="24"/>
          <w:szCs w:val="24"/>
        </w:rPr>
        <w:t xml:space="preserve">Through </w:t>
      </w:r>
      <w:r w:rsidRPr="00135B7C">
        <w:rPr>
          <w:noProof/>
          <w:sz w:val="24"/>
          <w:szCs w:val="24"/>
        </w:rPr>
        <w:t>study</w:t>
      </w:r>
      <w:r w:rsidRPr="00CF150E">
        <w:rPr>
          <w:sz w:val="24"/>
          <w:szCs w:val="24"/>
        </w:rPr>
        <w:t xml:space="preserve"> we gain insight, </w:t>
      </w:r>
      <w:r w:rsidRPr="00135B7C">
        <w:rPr>
          <w:noProof/>
          <w:sz w:val="24"/>
          <w:szCs w:val="24"/>
        </w:rPr>
        <w:t>understanding</w:t>
      </w:r>
      <w:r w:rsidRPr="00CF150E">
        <w:rPr>
          <w:sz w:val="24"/>
          <w:szCs w:val="24"/>
        </w:rPr>
        <w:t xml:space="preserve"> and explanation of the unsearchable truths contained </w:t>
      </w:r>
      <w:r>
        <w:rPr>
          <w:sz w:val="24"/>
          <w:szCs w:val="24"/>
        </w:rPr>
        <w:t>within</w:t>
      </w:r>
      <w:r w:rsidRPr="00CF150E">
        <w:rPr>
          <w:sz w:val="24"/>
          <w:szCs w:val="24"/>
        </w:rPr>
        <w:t xml:space="preserve"> the</w:t>
      </w:r>
      <w:r>
        <w:rPr>
          <w:sz w:val="24"/>
          <w:szCs w:val="24"/>
        </w:rPr>
        <w:t xml:space="preserve"> pages of</w:t>
      </w:r>
      <w:r w:rsidRPr="00CF150E">
        <w:rPr>
          <w:sz w:val="24"/>
          <w:szCs w:val="24"/>
        </w:rPr>
        <w:t xml:space="preserve"> </w:t>
      </w:r>
      <w:r>
        <w:rPr>
          <w:sz w:val="24"/>
          <w:szCs w:val="24"/>
        </w:rPr>
        <w:t>S</w:t>
      </w:r>
      <w:r w:rsidRPr="00CF150E">
        <w:rPr>
          <w:sz w:val="24"/>
          <w:szCs w:val="24"/>
        </w:rPr>
        <w:t>criptures.</w:t>
      </w:r>
      <w:r>
        <w:rPr>
          <w:sz w:val="24"/>
          <w:szCs w:val="24"/>
        </w:rPr>
        <w:t xml:space="preserve"> As</w:t>
      </w:r>
      <w:r w:rsidRPr="008F49B0">
        <w:rPr>
          <w:sz w:val="24"/>
          <w:szCs w:val="24"/>
        </w:rPr>
        <w:t xml:space="preserve"> </w:t>
      </w:r>
      <w:r w:rsidRPr="00E04E12">
        <w:rPr>
          <w:sz w:val="24"/>
          <w:szCs w:val="24"/>
        </w:rPr>
        <w:t>Jerry Bridges</w:t>
      </w:r>
      <w:r>
        <w:rPr>
          <w:sz w:val="24"/>
          <w:szCs w:val="24"/>
        </w:rPr>
        <w:t xml:space="preserve"> has said, </w:t>
      </w:r>
      <w:r w:rsidRPr="00E04E12">
        <w:rPr>
          <w:sz w:val="24"/>
          <w:szCs w:val="24"/>
        </w:rPr>
        <w:t>“Reading gives us breadt</w:t>
      </w:r>
      <w:r>
        <w:rPr>
          <w:sz w:val="24"/>
          <w:szCs w:val="24"/>
        </w:rPr>
        <w:t xml:space="preserve">h, but study gives us depth.” </w:t>
      </w:r>
      <w:r w:rsidRPr="00CF150E">
        <w:rPr>
          <w:sz w:val="24"/>
          <w:szCs w:val="24"/>
        </w:rPr>
        <w:t xml:space="preserve"> Our lives will be transformed by having daily encounter with </w:t>
      </w:r>
      <w:r w:rsidRPr="00775358">
        <w:rPr>
          <w:sz w:val="24"/>
          <w:szCs w:val="24"/>
        </w:rPr>
        <w:t xml:space="preserve">the </w:t>
      </w:r>
      <w:r w:rsidRPr="00775358">
        <w:rPr>
          <w:i/>
          <w:sz w:val="24"/>
          <w:szCs w:val="24"/>
        </w:rPr>
        <w:t>Living Word of God…The LORD Jesus Christ</w:t>
      </w:r>
      <w:r w:rsidRPr="00775358">
        <w:rPr>
          <w:sz w:val="24"/>
          <w:szCs w:val="24"/>
        </w:rPr>
        <w:t xml:space="preserve">. As we begin to study, remember this: </w:t>
      </w:r>
      <w:r w:rsidR="007973DF">
        <w:rPr>
          <w:sz w:val="24"/>
          <w:szCs w:val="24"/>
        </w:rPr>
        <w:t>T</w:t>
      </w:r>
      <w:r w:rsidRPr="00775358">
        <w:rPr>
          <w:sz w:val="24"/>
          <w:szCs w:val="24"/>
        </w:rPr>
        <w:t>he Bible will always demand a response to what</w:t>
      </w:r>
      <w:r w:rsidRPr="00A53B44">
        <w:rPr>
          <w:sz w:val="24"/>
          <w:szCs w:val="24"/>
        </w:rPr>
        <w:t xml:space="preserve"> we learn</w:t>
      </w:r>
      <w:r>
        <w:rPr>
          <w:sz w:val="24"/>
          <w:szCs w:val="24"/>
        </w:rPr>
        <w:t>.</w:t>
      </w:r>
    </w:p>
    <w:p w14:paraId="0D0710C2" w14:textId="77777777" w:rsidR="0040540B" w:rsidRPr="00A53B44" w:rsidRDefault="0040540B" w:rsidP="0040540B">
      <w:pPr>
        <w:jc w:val="center"/>
        <w:rPr>
          <w:b/>
          <w:sz w:val="28"/>
          <w:szCs w:val="28"/>
        </w:rPr>
      </w:pPr>
      <w:r w:rsidRPr="00A53B44">
        <w:rPr>
          <w:b/>
          <w:sz w:val="28"/>
          <w:szCs w:val="28"/>
        </w:rPr>
        <w:t>A Brief History Lesson</w:t>
      </w:r>
    </w:p>
    <w:p w14:paraId="1A9764B4" w14:textId="77777777" w:rsidR="007973DF" w:rsidRDefault="0040540B" w:rsidP="0040540B">
      <w:pPr>
        <w:ind w:firstLine="720"/>
        <w:jc w:val="both"/>
        <w:rPr>
          <w:sz w:val="24"/>
          <w:szCs w:val="24"/>
        </w:rPr>
      </w:pPr>
      <w:r>
        <w:rPr>
          <w:sz w:val="24"/>
          <w:szCs w:val="24"/>
        </w:rPr>
        <w:t xml:space="preserve">Inevitably, someone will ask you this question: Where did we get the Bible? Perhaps you have had wondered this yourself, and so we will have a brief history lesson. The following is merely a synopsis of men God used to preserve and propagate His Word, and as the story unfolds, we gain fresh insight into the importance of Bible Study. The Old Testament was completed around 1406 BC and the twenty-seven books of the New Testament around 50 AD. The Syrian Christians produced a simple translation about 110 AD. This was followed by the Coptic Bible of the third century AD, the Gothic Bible in the fourth century, the Latin Vulgate Bible in 382 AD, just to name a few. </w:t>
      </w:r>
    </w:p>
    <w:p w14:paraId="631A944D" w14:textId="2664216E" w:rsidR="0040540B" w:rsidRDefault="007973DF" w:rsidP="0040540B">
      <w:pPr>
        <w:ind w:firstLine="720"/>
        <w:jc w:val="both"/>
        <w:rPr>
          <w:sz w:val="24"/>
          <w:szCs w:val="24"/>
        </w:rPr>
      </w:pPr>
      <w:r>
        <w:rPr>
          <w:sz w:val="24"/>
          <w:szCs w:val="24"/>
        </w:rPr>
        <w:t xml:space="preserve">At this point, </w:t>
      </w:r>
      <w:r w:rsidR="0040540B">
        <w:rPr>
          <w:sz w:val="24"/>
          <w:szCs w:val="24"/>
        </w:rPr>
        <w:t xml:space="preserve">I would like to fast forward in history and focus on two Greek monks named Cyril and Methodius. They left Thessalonica in 862 AD armed with the Great Commission. They </w:t>
      </w:r>
      <w:r w:rsidR="0040540B">
        <w:rPr>
          <w:sz w:val="24"/>
          <w:szCs w:val="24"/>
        </w:rPr>
        <w:lastRenderedPageBreak/>
        <w:t>took the gospel to the Slavic peoples of Central Europe. This area was known as Bohemia and Moravia and later as Czechoslovakia. Twenty years ago</w:t>
      </w:r>
      <w:r>
        <w:rPr>
          <w:sz w:val="24"/>
          <w:szCs w:val="24"/>
        </w:rPr>
        <w:t>,</w:t>
      </w:r>
      <w:r w:rsidR="0040540B">
        <w:rPr>
          <w:sz w:val="24"/>
          <w:szCs w:val="24"/>
        </w:rPr>
        <w:t xml:space="preserve"> the Velvet Revolution took place and the country was split into Slovakia and the Czech Republic. The two monks who evangelized this part of the world insisted that the gospel </w:t>
      </w:r>
      <w:r w:rsidR="0040540B" w:rsidRPr="00135B7C">
        <w:rPr>
          <w:noProof/>
          <w:sz w:val="24"/>
          <w:szCs w:val="24"/>
        </w:rPr>
        <w:t>be</w:t>
      </w:r>
      <w:r w:rsidR="0040540B">
        <w:rPr>
          <w:sz w:val="24"/>
          <w:szCs w:val="24"/>
        </w:rPr>
        <w:t xml:space="preserve"> preached to all peoples each in their own native tongue. They translated the Bible into the Slavic language.</w:t>
      </w:r>
    </w:p>
    <w:p w14:paraId="0DB84629" w14:textId="23654DBE" w:rsidR="0040540B" w:rsidRDefault="0040540B" w:rsidP="0040540B">
      <w:pPr>
        <w:ind w:firstLine="720"/>
        <w:jc w:val="both"/>
        <w:rPr>
          <w:sz w:val="24"/>
          <w:szCs w:val="24"/>
        </w:rPr>
      </w:pPr>
      <w:r>
        <w:rPr>
          <w:sz w:val="24"/>
          <w:szCs w:val="24"/>
        </w:rPr>
        <w:t>The following is merely a partial list of important people who are credited with translating the Bible. Englishman John Wycliffe (1320-1384 AD) was martyred for translating the Bible.</w:t>
      </w:r>
      <w:r w:rsidRPr="00DC36B4">
        <w:rPr>
          <w:sz w:val="24"/>
          <w:szCs w:val="24"/>
        </w:rPr>
        <w:t xml:space="preserve"> </w:t>
      </w:r>
      <w:r>
        <w:rPr>
          <w:sz w:val="24"/>
          <w:szCs w:val="24"/>
        </w:rPr>
        <w:t>Following in Wycliffe’s footsteps was reformer William Tyndale (1494-1536</w:t>
      </w:r>
      <w:r w:rsidR="00024AE3">
        <w:rPr>
          <w:sz w:val="24"/>
          <w:szCs w:val="24"/>
        </w:rPr>
        <w:t xml:space="preserve"> </w:t>
      </w:r>
      <w:r>
        <w:rPr>
          <w:sz w:val="24"/>
          <w:szCs w:val="24"/>
        </w:rPr>
        <w:t xml:space="preserve">AD). He was instrumental in translating the Bible into the English language. He was also martyred for the Word of God. </w:t>
      </w:r>
    </w:p>
    <w:p w14:paraId="716853DB" w14:textId="19ED32C8" w:rsidR="0040540B" w:rsidRDefault="0040540B" w:rsidP="0040540B">
      <w:pPr>
        <w:ind w:firstLine="720"/>
        <w:jc w:val="both"/>
        <w:rPr>
          <w:sz w:val="24"/>
          <w:szCs w:val="24"/>
        </w:rPr>
      </w:pPr>
      <w:r>
        <w:rPr>
          <w:sz w:val="24"/>
          <w:szCs w:val="24"/>
        </w:rPr>
        <w:t>Prior to Wycliffe and Tyndale was a man named Jon Huss. He took his stand for the Bible and was burned alive at the stake in 1450 AD in the city of Prague by the Catholic Church. Why? He insisted that scripture was the final authority and that it should made available to all people. He sang as he was burning, and as he was dying he said that God would r</w:t>
      </w:r>
      <w:r w:rsidR="007973DF">
        <w:rPr>
          <w:sz w:val="24"/>
          <w:szCs w:val="24"/>
        </w:rPr>
        <w:t>aise</w:t>
      </w:r>
      <w:r>
        <w:rPr>
          <w:sz w:val="24"/>
          <w:szCs w:val="24"/>
        </w:rPr>
        <w:t xml:space="preserve"> up a man who would see to it that the Bible would be widely translated. </w:t>
      </w:r>
    </w:p>
    <w:p w14:paraId="4A65E4E8" w14:textId="1669444A" w:rsidR="0040540B" w:rsidRDefault="0040540B" w:rsidP="0040540B">
      <w:pPr>
        <w:ind w:firstLine="720"/>
        <w:jc w:val="both"/>
        <w:rPr>
          <w:sz w:val="24"/>
          <w:szCs w:val="24"/>
        </w:rPr>
      </w:pPr>
      <w:r>
        <w:rPr>
          <w:sz w:val="24"/>
          <w:szCs w:val="24"/>
        </w:rPr>
        <w:t xml:space="preserve"> 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 - followers of Christ who were called The Moravian Brotherhood. In 1457 AD these brothers founded the</w:t>
      </w:r>
      <w:r w:rsidRPr="000C163E">
        <w:rPr>
          <w:sz w:val="24"/>
          <w:szCs w:val="24"/>
        </w:rPr>
        <w:t xml:space="preserve"> </w:t>
      </w:r>
      <w:r>
        <w:rPr>
          <w:sz w:val="24"/>
          <w:szCs w:val="24"/>
        </w:rPr>
        <w:t>oldest protestant church -- the Moravian Church; they also began the first organized global mission movement. Today, the Moravian Churches can be found all over the world.</w:t>
      </w:r>
    </w:p>
    <w:p w14:paraId="420B64EF" w14:textId="77777777" w:rsidR="0040540B" w:rsidRDefault="0040540B" w:rsidP="0040540B">
      <w:pPr>
        <w:ind w:firstLine="720"/>
        <w:jc w:val="both"/>
        <w:rPr>
          <w:sz w:val="24"/>
          <w:szCs w:val="24"/>
        </w:rPr>
      </w:pPr>
      <w:r>
        <w:rPr>
          <w:sz w:val="24"/>
          <w:szCs w:val="24"/>
        </w:rPr>
        <w:t>One hundred years after Huss’s martyrdom, Martin Luther (1522-1534 AD) began the reformation, and Luther also translated the Bible. As a side note, the fires of persecution are aflame all over this world today and our brothers and sisters in Christ are joining these who have been martyred for their faith and the Word of God.</w:t>
      </w:r>
    </w:p>
    <w:p w14:paraId="4A2BF7B2" w14:textId="3E02228A" w:rsidR="0040540B" w:rsidRDefault="0040540B" w:rsidP="0040540B">
      <w:pPr>
        <w:ind w:firstLine="720"/>
        <w:jc w:val="both"/>
        <w:rPr>
          <w:sz w:val="24"/>
          <w:szCs w:val="24"/>
        </w:rPr>
      </w:pPr>
      <w:r>
        <w:rPr>
          <w:sz w:val="24"/>
          <w:szCs w:val="24"/>
        </w:rPr>
        <w:t>It is important to take a moment and point out the sad implications on future generations if we don’t love the Truth and pass on God’s Word. We have just seen a list of men who were passionately devoted to God’s Word, so much so, that it cost them their lives. What do you think these men would say if they knew that today less than 2% of the populations of</w:t>
      </w:r>
      <w:r w:rsidR="007973DF">
        <w:rPr>
          <w:sz w:val="24"/>
          <w:szCs w:val="24"/>
        </w:rPr>
        <w:t xml:space="preserve"> their native countries</w:t>
      </w:r>
      <w:r>
        <w:rPr>
          <w:sz w:val="24"/>
          <w:szCs w:val="24"/>
        </w:rPr>
        <w:t xml:space="preserve"> 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13CA3D76" w14:textId="77777777" w:rsidR="0040540B" w:rsidRDefault="0040540B" w:rsidP="0040540B">
      <w:pPr>
        <w:jc w:val="both"/>
        <w:rPr>
          <w:sz w:val="24"/>
          <w:szCs w:val="24"/>
        </w:rPr>
      </w:pPr>
      <w:r w:rsidRPr="00104224">
        <w:rPr>
          <w:b/>
          <w:sz w:val="28"/>
          <w:szCs w:val="28"/>
        </w:rPr>
        <w:lastRenderedPageBreak/>
        <w:t xml:space="preserve">Digging Deeper: </w:t>
      </w:r>
      <w:r w:rsidRPr="00104224">
        <w:rPr>
          <w:sz w:val="24"/>
          <w:szCs w:val="24"/>
        </w:rPr>
        <w:t xml:space="preserve">Revelation </w:t>
      </w:r>
      <w:r>
        <w:rPr>
          <w:sz w:val="24"/>
          <w:szCs w:val="24"/>
        </w:rPr>
        <w:t>6:9-11, 7:9-17; Matthew 10:17-39, 23:9-10; John 15:18-26, 16:6-14; Hebrew 11:1-40</w:t>
      </w:r>
    </w:p>
    <w:p w14:paraId="50A48A85" w14:textId="77777777" w:rsidR="0040540B" w:rsidRPr="00D85AB5" w:rsidRDefault="0040540B" w:rsidP="0040540B">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5362E210" w14:textId="21BF12E3" w:rsidR="0040540B" w:rsidRPr="007973DF" w:rsidRDefault="0040540B" w:rsidP="0040540B">
      <w:pPr>
        <w:pStyle w:val="ListParagraph"/>
        <w:ind w:left="0"/>
        <w:jc w:val="center"/>
        <w:rPr>
          <w:b/>
          <w:sz w:val="24"/>
          <w:szCs w:val="24"/>
        </w:rPr>
      </w:pPr>
      <w:r w:rsidRPr="007973DF">
        <w:rPr>
          <w:b/>
          <w:sz w:val="24"/>
          <w:szCs w:val="24"/>
        </w:rPr>
        <w:t xml:space="preserve">Ezra 7:10 </w:t>
      </w:r>
      <w:r w:rsidR="007973DF" w:rsidRPr="007973DF">
        <w:rPr>
          <w:b/>
          <w:sz w:val="24"/>
          <w:szCs w:val="24"/>
        </w:rPr>
        <w:t>(NET)</w:t>
      </w:r>
    </w:p>
    <w:p w14:paraId="2BC2791C" w14:textId="129B8D42" w:rsidR="007973DF" w:rsidRPr="007973DF" w:rsidRDefault="007973DF" w:rsidP="0040540B">
      <w:pPr>
        <w:pStyle w:val="ListParagraph"/>
        <w:ind w:left="0"/>
        <w:jc w:val="center"/>
        <w:rPr>
          <w:rFonts w:asciiTheme="minorHAnsi" w:hAnsiTheme="minorHAnsi" w:cstheme="minorHAnsi"/>
          <w:b/>
          <w:i/>
          <w:sz w:val="24"/>
          <w:szCs w:val="24"/>
        </w:rPr>
      </w:pPr>
      <w:r w:rsidRPr="007973DF">
        <w:rPr>
          <w:rStyle w:val="s"/>
          <w:rFonts w:asciiTheme="minorHAnsi" w:hAnsiTheme="minorHAnsi" w:cstheme="minorHAnsi"/>
          <w:b/>
          <w:i/>
          <w:color w:val="000000"/>
          <w:sz w:val="24"/>
          <w:szCs w:val="24"/>
          <w:shd w:val="clear" w:color="auto" w:fill="FFFFFF"/>
        </w:rPr>
        <w:t>Now Ezra</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had</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dedicated</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himself</w:t>
      </w:r>
      <w:r w:rsidRPr="007973DF">
        <w:rPr>
          <w:rStyle w:val="apple-converted-space"/>
          <w:rFonts w:asciiTheme="minorHAnsi" w:hAnsiTheme="minorHAnsi" w:cstheme="minorHAnsi"/>
          <w:b/>
          <w:i/>
          <w:color w:val="000000"/>
          <w:sz w:val="24"/>
          <w:szCs w:val="24"/>
          <w:shd w:val="clear" w:color="auto" w:fill="FFFFFF"/>
          <w:vertAlign w:val="superscript"/>
        </w:rPr>
        <w:t> </w:t>
      </w:r>
      <w:hyperlink r:id="rId79" w:history="1">
        <w:r w:rsidRPr="007973DF">
          <w:rPr>
            <w:rStyle w:val="Hyperlink"/>
            <w:rFonts w:asciiTheme="minorHAnsi" w:hAnsiTheme="minorHAnsi" w:cstheme="minorHAnsi"/>
            <w:b/>
            <w:i/>
            <w:color w:val="444444"/>
            <w:sz w:val="24"/>
            <w:szCs w:val="24"/>
            <w:shd w:val="clear" w:color="auto" w:fill="FFFFFF"/>
            <w:vertAlign w:val="superscript"/>
          </w:rPr>
          <w:t>7</w:t>
        </w:r>
      </w:hyperlink>
      <w:r w:rsidRPr="007973DF">
        <w:rPr>
          <w:rFonts w:asciiTheme="minorHAnsi" w:hAnsiTheme="minorHAnsi" w:cstheme="minorHAnsi"/>
          <w:b/>
          <w:i/>
          <w:color w:val="000000"/>
          <w:sz w:val="24"/>
          <w:szCs w:val="24"/>
          <w:shd w:val="clear" w:color="auto" w:fill="FFFFFF"/>
          <w:vertAlign w:val="superscript"/>
        </w:rPr>
        <w:t> </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to the study</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of the</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law</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of the</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Lord, to its observance</w:t>
      </w:r>
      <w:r w:rsidRPr="007973DF">
        <w:rPr>
          <w:rFonts w:asciiTheme="minorHAnsi" w:hAnsiTheme="minorHAnsi" w:cstheme="minorHAnsi"/>
          <w:b/>
          <w:i/>
          <w:color w:val="000000"/>
          <w:sz w:val="24"/>
          <w:szCs w:val="24"/>
          <w:shd w:val="clear" w:color="auto" w:fill="FFFFFF"/>
        </w:rPr>
        <w:t>,</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and to teaching</w:t>
      </w:r>
      <w:r w:rsidRPr="007973DF">
        <w:rPr>
          <w:rStyle w:val="apple-converted-space"/>
          <w:rFonts w:asciiTheme="minorHAnsi" w:hAnsiTheme="minorHAnsi" w:cstheme="minorHAnsi"/>
          <w:b/>
          <w:i/>
          <w:color w:val="000000"/>
          <w:sz w:val="24"/>
          <w:szCs w:val="24"/>
          <w:shd w:val="clear" w:color="auto" w:fill="FFFFFF"/>
          <w:vertAlign w:val="superscript"/>
        </w:rPr>
        <w:t> </w:t>
      </w:r>
      <w:hyperlink r:id="rId80" w:history="1">
        <w:r w:rsidRPr="007973DF">
          <w:rPr>
            <w:rStyle w:val="Hyperlink"/>
            <w:rFonts w:asciiTheme="minorHAnsi" w:hAnsiTheme="minorHAnsi" w:cstheme="minorHAnsi"/>
            <w:b/>
            <w:i/>
            <w:color w:val="444444"/>
            <w:sz w:val="24"/>
            <w:szCs w:val="24"/>
            <w:shd w:val="clear" w:color="auto" w:fill="FFFFFF"/>
            <w:vertAlign w:val="superscript"/>
          </w:rPr>
          <w:t>8</w:t>
        </w:r>
      </w:hyperlink>
      <w:r w:rsidRPr="007973DF">
        <w:rPr>
          <w:rStyle w:val="s"/>
          <w:rFonts w:asciiTheme="minorHAnsi" w:hAnsiTheme="minorHAnsi" w:cstheme="minorHAnsi"/>
          <w:b/>
          <w:i/>
          <w:color w:val="000000"/>
          <w:sz w:val="24"/>
          <w:szCs w:val="24"/>
          <w:shd w:val="clear" w:color="auto" w:fill="FFFFFF"/>
          <w:vertAlign w:val="superscript"/>
        </w:rPr>
        <w:t> </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its statutes</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and judgments</w:t>
      </w:r>
      <w:r w:rsidRPr="007973DF">
        <w:rPr>
          <w:rStyle w:val="apple-converted-space"/>
          <w:rFonts w:asciiTheme="minorHAnsi" w:hAnsiTheme="minorHAnsi" w:cstheme="minorHAnsi"/>
          <w:b/>
          <w:i/>
          <w:color w:val="000000"/>
          <w:sz w:val="24"/>
          <w:szCs w:val="24"/>
          <w:shd w:val="clear" w:color="auto" w:fill="FFFFFF"/>
        </w:rPr>
        <w:t> </w:t>
      </w:r>
      <w:r w:rsidRPr="007973DF">
        <w:rPr>
          <w:rStyle w:val="s"/>
          <w:rFonts w:asciiTheme="minorHAnsi" w:hAnsiTheme="minorHAnsi" w:cstheme="minorHAnsi"/>
          <w:b/>
          <w:i/>
          <w:color w:val="000000"/>
          <w:sz w:val="24"/>
          <w:szCs w:val="24"/>
          <w:shd w:val="clear" w:color="auto" w:fill="FFFFFF"/>
        </w:rPr>
        <w:t>in Israel</w:t>
      </w:r>
      <w:r w:rsidRPr="007973DF">
        <w:rPr>
          <w:rFonts w:asciiTheme="minorHAnsi" w:hAnsiTheme="minorHAnsi" w:cstheme="minorHAnsi"/>
          <w:b/>
          <w:i/>
          <w:color w:val="000000"/>
          <w:sz w:val="24"/>
          <w:szCs w:val="24"/>
          <w:shd w:val="clear" w:color="auto" w:fill="FFFFFF"/>
        </w:rPr>
        <w:t>.</w:t>
      </w:r>
    </w:p>
    <w:p w14:paraId="4B814217" w14:textId="77777777" w:rsidR="0040540B" w:rsidRPr="00F564A6" w:rsidRDefault="0040540B" w:rsidP="0040540B">
      <w:pPr>
        <w:ind w:firstLine="720"/>
        <w:jc w:val="both"/>
        <w:rPr>
          <w:sz w:val="24"/>
          <w:szCs w:val="24"/>
        </w:rPr>
      </w:pPr>
      <w:r>
        <w:rPr>
          <w:sz w:val="24"/>
          <w:szCs w:val="24"/>
        </w:rPr>
        <w:t xml:space="preserve">The Greek word for disciple is </w:t>
      </w:r>
      <w:r w:rsidRPr="00135B7C">
        <w:rPr>
          <w:noProof/>
          <w:sz w:val="24"/>
          <w:szCs w:val="24"/>
        </w:rPr>
        <w:t>mathetes</w:t>
      </w:r>
      <w:r>
        <w:rPr>
          <w:sz w:val="24"/>
          <w:szCs w:val="24"/>
        </w:rPr>
        <w:t>; the definition is a learner or pupil.</w:t>
      </w:r>
      <w:r w:rsidRPr="00F564A6">
        <w:rPr>
          <w:i/>
          <w:sz w:val="24"/>
          <w:szCs w:val="24"/>
        </w:rPr>
        <w:t xml:space="preserve"> </w:t>
      </w:r>
      <w:r w:rsidRPr="00F564A6">
        <w:rPr>
          <w:sz w:val="24"/>
          <w:szCs w:val="24"/>
        </w:rPr>
        <w:t xml:space="preserve">For a Christian, Jesus is our subject, the Bible is our curriculum, but our entire life is the </w:t>
      </w:r>
      <w:r w:rsidRPr="00135B7C">
        <w:rPr>
          <w:noProof/>
          <w:sz w:val="24"/>
          <w:szCs w:val="24"/>
        </w:rPr>
        <w:t>class room</w:t>
      </w:r>
      <w:r w:rsidRPr="00F564A6">
        <w:rPr>
          <w:sz w:val="24"/>
          <w:szCs w:val="24"/>
        </w:rPr>
        <w:t xml:space="preserve">. </w:t>
      </w:r>
    </w:p>
    <w:p w14:paraId="5F373AB0" w14:textId="77777777" w:rsidR="00784EF4" w:rsidRDefault="0040540B" w:rsidP="0040540B">
      <w:pPr>
        <w:jc w:val="both"/>
        <w:rPr>
          <w:sz w:val="24"/>
          <w:szCs w:val="24"/>
        </w:rPr>
      </w:pPr>
      <w:r>
        <w:rPr>
          <w:sz w:val="24"/>
          <w:szCs w:val="24"/>
        </w:rPr>
        <w:t xml:space="preserve"> </w:t>
      </w:r>
      <w:r>
        <w:rPr>
          <w:sz w:val="24"/>
          <w:szCs w:val="24"/>
        </w:rPr>
        <w:tab/>
      </w:r>
      <w:r w:rsidRPr="00F73A3F">
        <w:rPr>
          <w:sz w:val="24"/>
          <w:szCs w:val="24"/>
        </w:rPr>
        <w:t xml:space="preserve">Why do we study the Bible? The most obvious reason is to know God, but take a look at a Bible </w:t>
      </w:r>
      <w:r>
        <w:rPr>
          <w:sz w:val="24"/>
          <w:szCs w:val="24"/>
        </w:rPr>
        <w:t>s</w:t>
      </w:r>
      <w:r w:rsidRPr="00F73A3F">
        <w:rPr>
          <w:sz w:val="24"/>
          <w:szCs w:val="24"/>
        </w:rPr>
        <w:t xml:space="preserve">cholar whose name </w:t>
      </w:r>
      <w:r>
        <w:rPr>
          <w:sz w:val="24"/>
          <w:szCs w:val="24"/>
        </w:rPr>
        <w:t>wa</w:t>
      </w:r>
      <w:r w:rsidRPr="00F73A3F">
        <w:rPr>
          <w:sz w:val="24"/>
          <w:szCs w:val="24"/>
        </w:rPr>
        <w:t>s Ezra. He was</w:t>
      </w:r>
      <w:r>
        <w:rPr>
          <w:sz w:val="24"/>
          <w:szCs w:val="24"/>
        </w:rPr>
        <w:t xml:space="preserve"> a man who knew the Word of God. Most Bible scholars believe he is the writer, not only of the book that bears his name, but also first and second Chronicles and the book of Nehemiah.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w:t>
      </w:r>
      <w:r w:rsidR="00D90D52">
        <w:rPr>
          <w:sz w:val="24"/>
          <w:szCs w:val="24"/>
        </w:rPr>
        <w:t>so that he might put</w:t>
      </w:r>
      <w:r w:rsidRPr="00F73A3F">
        <w:rPr>
          <w:sz w:val="24"/>
          <w:szCs w:val="24"/>
        </w:rPr>
        <w:t xml:space="preserve">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w:t>
      </w:r>
      <w:r w:rsidR="00784EF4">
        <w:rPr>
          <w:sz w:val="24"/>
          <w:szCs w:val="24"/>
        </w:rPr>
        <w:t>told Timothy, his main disciple:</w:t>
      </w:r>
    </w:p>
    <w:p w14:paraId="39DF455F" w14:textId="77777777" w:rsidR="00784EF4" w:rsidRPr="00784EF4" w:rsidRDefault="00784EF4" w:rsidP="00784EF4">
      <w:pPr>
        <w:spacing w:after="0"/>
        <w:jc w:val="center"/>
        <w:rPr>
          <w:rFonts w:asciiTheme="minorHAnsi" w:hAnsiTheme="minorHAnsi" w:cstheme="minorHAnsi"/>
          <w:b/>
          <w:sz w:val="24"/>
          <w:szCs w:val="24"/>
        </w:rPr>
      </w:pPr>
      <w:r w:rsidRPr="00784EF4">
        <w:rPr>
          <w:rFonts w:asciiTheme="minorHAnsi" w:hAnsiTheme="minorHAnsi" w:cstheme="minorHAnsi"/>
          <w:b/>
          <w:sz w:val="24"/>
          <w:szCs w:val="24"/>
        </w:rPr>
        <w:t>2 Timothy 3:14-17 (NET)</w:t>
      </w:r>
    </w:p>
    <w:p w14:paraId="457517C4" w14:textId="2F812F4A" w:rsidR="00784EF4" w:rsidRPr="00024AE3" w:rsidRDefault="00784EF4" w:rsidP="00024AE3">
      <w:pPr>
        <w:jc w:val="center"/>
        <w:rPr>
          <w:b/>
          <w:i/>
          <w:sz w:val="24"/>
          <w:szCs w:val="24"/>
        </w:rPr>
      </w:pPr>
      <w:r w:rsidRPr="00024AE3">
        <w:rPr>
          <w:b/>
          <w:i/>
          <w:sz w:val="24"/>
          <w:szCs w:val="24"/>
        </w:rPr>
        <w:t>You, however, must continue</w:t>
      </w:r>
      <w:r w:rsidRPr="00024AE3">
        <w:rPr>
          <w:rStyle w:val="apple-converted-space"/>
          <w:rFonts w:asciiTheme="minorHAnsi" w:hAnsiTheme="minorHAnsi" w:cstheme="minorHAnsi"/>
          <w:b/>
          <w:i/>
          <w:color w:val="000000"/>
          <w:sz w:val="24"/>
          <w:szCs w:val="24"/>
          <w:vertAlign w:val="superscript"/>
        </w:rPr>
        <w:t> </w:t>
      </w:r>
      <w:del w:id="30"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31" w:author="virginia porter" w:date="2017-05-27T09:36:00Z">
            <w:rPr>
              <w:rStyle w:val="apple-converted-space"/>
              <w:rFonts w:asciiTheme="minorHAnsi" w:hAnsiTheme="minorHAnsi"/>
              <w:b/>
              <w:i/>
              <w:color w:val="000000"/>
            </w:rPr>
          </w:rPrChange>
        </w:rPr>
        <w:t>in</w:t>
      </w:r>
      <w:r w:rsidRPr="00024AE3">
        <w:rPr>
          <w:b/>
          <w:i/>
          <w:sz w:val="24"/>
          <w:szCs w:val="24"/>
        </w:rPr>
        <w:t xml:space="preserve"> the things you have learned and are confident about. You know</w:t>
      </w:r>
      <w:r w:rsidRPr="00024AE3">
        <w:rPr>
          <w:rStyle w:val="apple-converted-space"/>
          <w:rFonts w:asciiTheme="minorHAnsi" w:hAnsiTheme="minorHAnsi" w:cstheme="minorHAnsi"/>
          <w:b/>
          <w:i/>
          <w:color w:val="000000"/>
          <w:sz w:val="24"/>
          <w:szCs w:val="24"/>
          <w:vertAlign w:val="superscript"/>
        </w:rPr>
        <w:t> </w:t>
      </w:r>
      <w:del w:id="32"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33" w:author="virginia porter" w:date="2017-05-27T09:36:00Z">
            <w:rPr>
              <w:rStyle w:val="apple-converted-space"/>
              <w:rFonts w:asciiTheme="minorHAnsi" w:hAnsiTheme="minorHAnsi"/>
              <w:b/>
              <w:i/>
              <w:color w:val="000000"/>
            </w:rPr>
          </w:rPrChange>
        </w:rPr>
        <w:t>who</w:t>
      </w:r>
      <w:r w:rsidRPr="00024AE3">
        <w:rPr>
          <w:b/>
          <w:i/>
          <w:sz w:val="24"/>
          <w:szCs w:val="24"/>
        </w:rPr>
        <w:t xml:space="preserve"> taught you</w:t>
      </w:r>
      <w:r w:rsidRPr="00024AE3">
        <w:rPr>
          <w:rStyle w:val="apple-converted-space"/>
          <w:rFonts w:asciiTheme="minorHAnsi" w:hAnsiTheme="minorHAnsi" w:cstheme="minorHAnsi"/>
          <w:b/>
          <w:i/>
          <w:color w:val="000000"/>
          <w:sz w:val="24"/>
          <w:szCs w:val="24"/>
          <w:vertAlign w:val="superscript"/>
        </w:rPr>
        <w:t> </w:t>
      </w:r>
      <w:del w:id="34"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35" w:author="virginia porter" w:date="2017-05-27T09:36:00Z">
            <w:rPr>
              <w:rStyle w:val="apple-converted-space"/>
              <w:rFonts w:asciiTheme="minorHAnsi" w:hAnsiTheme="minorHAnsi"/>
              <w:b/>
              <w:i/>
              <w:color w:val="000000"/>
            </w:rPr>
          </w:rPrChange>
        </w:rPr>
        <w:t>and</w:t>
      </w:r>
      <w:r w:rsidRPr="00024AE3">
        <w:rPr>
          <w:b/>
          <w:i/>
          <w:sz w:val="24"/>
          <w:szCs w:val="24"/>
        </w:rPr>
        <w:t xml:space="preserve"> how from infancy you have known the holy writings, which are able to give you wisdom for salvation through faith in Christ Jesus.</w:t>
      </w:r>
      <w:r w:rsidRPr="00024AE3">
        <w:rPr>
          <w:rStyle w:val="apple-converted-space"/>
          <w:rFonts w:asciiTheme="minorHAnsi" w:hAnsiTheme="minorHAnsi" w:cstheme="minorHAnsi"/>
          <w:b/>
          <w:i/>
          <w:color w:val="000000"/>
          <w:sz w:val="24"/>
          <w:szCs w:val="24"/>
        </w:rPr>
        <w:t> </w:t>
      </w:r>
      <w:r w:rsidRPr="00024AE3">
        <w:rPr>
          <w:b/>
          <w:i/>
          <w:sz w:val="24"/>
          <w:szCs w:val="24"/>
        </w:rPr>
        <w:t>Every scripture</w:t>
      </w:r>
      <w:r w:rsidRPr="00024AE3">
        <w:rPr>
          <w:rStyle w:val="apple-converted-space"/>
          <w:rFonts w:asciiTheme="minorHAnsi" w:hAnsiTheme="minorHAnsi" w:cstheme="minorHAnsi"/>
          <w:b/>
          <w:i/>
          <w:color w:val="000000"/>
          <w:sz w:val="24"/>
          <w:szCs w:val="24"/>
          <w:vertAlign w:val="superscript"/>
        </w:rPr>
        <w:t> </w:t>
      </w:r>
      <w:del w:id="36"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37" w:author="virginia porter" w:date="2017-05-27T09:36:00Z">
            <w:rPr>
              <w:rStyle w:val="apple-converted-space"/>
              <w:rFonts w:asciiTheme="minorHAnsi" w:hAnsiTheme="minorHAnsi"/>
              <w:b/>
              <w:i/>
              <w:color w:val="000000"/>
            </w:rPr>
          </w:rPrChange>
        </w:rPr>
        <w:t>is</w:t>
      </w:r>
      <w:r w:rsidRPr="00024AE3">
        <w:rPr>
          <w:b/>
          <w:i/>
          <w:sz w:val="24"/>
          <w:szCs w:val="24"/>
        </w:rPr>
        <w:t xml:space="preserve"> inspired by God</w:t>
      </w:r>
      <w:r w:rsidRPr="00024AE3">
        <w:rPr>
          <w:b/>
          <w:i/>
          <w:sz w:val="24"/>
          <w:szCs w:val="24"/>
          <w:vertAlign w:val="superscript"/>
        </w:rPr>
        <w:t> </w:t>
      </w:r>
      <w:del w:id="38"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39" w:author="virginia porter" w:date="2017-05-27T09:36:00Z">
            <w:rPr>
              <w:rStyle w:val="apple-converted-space"/>
              <w:rFonts w:asciiTheme="minorHAnsi" w:hAnsiTheme="minorHAnsi"/>
              <w:b/>
              <w:i/>
              <w:color w:val="000000"/>
            </w:rPr>
          </w:rPrChange>
        </w:rPr>
        <w:t>and</w:t>
      </w:r>
      <w:r w:rsidRPr="00024AE3">
        <w:rPr>
          <w:b/>
          <w:i/>
          <w:sz w:val="24"/>
          <w:szCs w:val="24"/>
        </w:rPr>
        <w:t xml:space="preserve"> useful for teaching, for reproof,</w:t>
      </w:r>
      <w:r w:rsidRPr="00024AE3">
        <w:rPr>
          <w:rStyle w:val="apple-converted-space"/>
          <w:rFonts w:asciiTheme="minorHAnsi" w:hAnsiTheme="minorHAnsi" w:cstheme="minorHAnsi"/>
          <w:b/>
          <w:i/>
          <w:color w:val="000000"/>
          <w:sz w:val="24"/>
          <w:szCs w:val="24"/>
          <w:vertAlign w:val="superscript"/>
        </w:rPr>
        <w:t> </w:t>
      </w:r>
      <w:del w:id="40"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41" w:author="virginia porter" w:date="2017-05-27T09:36:00Z">
            <w:rPr>
              <w:rStyle w:val="apple-converted-space"/>
              <w:rFonts w:asciiTheme="minorHAnsi" w:hAnsiTheme="minorHAnsi"/>
              <w:b/>
              <w:i/>
              <w:color w:val="000000"/>
            </w:rPr>
          </w:rPrChange>
        </w:rPr>
        <w:t>for</w:t>
      </w:r>
      <w:r w:rsidRPr="00024AE3">
        <w:rPr>
          <w:b/>
          <w:i/>
          <w:sz w:val="24"/>
          <w:szCs w:val="24"/>
        </w:rPr>
        <w:t xml:space="preserve"> correction, and for training in righteousness,</w:t>
      </w:r>
      <w:r w:rsidRPr="00024AE3">
        <w:rPr>
          <w:rStyle w:val="apple-converted-space"/>
          <w:rFonts w:asciiTheme="minorHAnsi" w:hAnsiTheme="minorHAnsi" w:cstheme="minorHAnsi"/>
          <w:b/>
          <w:i/>
          <w:color w:val="000000"/>
          <w:sz w:val="24"/>
          <w:szCs w:val="24"/>
        </w:rPr>
        <w:t> </w:t>
      </w:r>
      <w:r w:rsidRPr="00024AE3">
        <w:rPr>
          <w:b/>
          <w:i/>
          <w:sz w:val="24"/>
          <w:szCs w:val="24"/>
        </w:rPr>
        <w:t>that the person dedicated to God</w:t>
      </w:r>
      <w:r w:rsidRPr="00024AE3">
        <w:rPr>
          <w:rStyle w:val="apple-converted-space"/>
          <w:rFonts w:asciiTheme="minorHAnsi" w:hAnsiTheme="minorHAnsi" w:cstheme="minorHAnsi"/>
          <w:b/>
          <w:i/>
          <w:color w:val="000000"/>
          <w:sz w:val="24"/>
          <w:szCs w:val="24"/>
          <w:vertAlign w:val="superscript"/>
        </w:rPr>
        <w:t> </w:t>
      </w:r>
      <w:del w:id="42" w:author="Joney Caudill" w:date="2017-05-27T09:36:00Z">
        <w:r w:rsidRPr="00024AE3">
          <w:rPr>
            <w:rStyle w:val="apple-converted-space"/>
            <w:rFonts w:asciiTheme="minorHAnsi" w:hAnsiTheme="minorHAnsi" w:cstheme="minorHAnsi"/>
            <w:b/>
            <w:i/>
            <w:color w:val="000000"/>
            <w:sz w:val="24"/>
            <w:szCs w:val="24"/>
          </w:rPr>
          <w:delText> </w:delText>
        </w:r>
      </w:del>
      <w:r w:rsidRPr="00024AE3">
        <w:rPr>
          <w:sz w:val="24"/>
          <w:szCs w:val="24"/>
          <w:rPrChange w:id="43" w:author="virginia porter" w:date="2017-05-27T09:36:00Z">
            <w:rPr>
              <w:rStyle w:val="apple-converted-space"/>
              <w:rFonts w:asciiTheme="minorHAnsi" w:hAnsiTheme="minorHAnsi"/>
              <w:b/>
              <w:i/>
              <w:color w:val="000000"/>
            </w:rPr>
          </w:rPrChange>
        </w:rPr>
        <w:t>may</w:t>
      </w:r>
      <w:r w:rsidRPr="00024AE3">
        <w:rPr>
          <w:b/>
          <w:i/>
          <w:sz w:val="24"/>
          <w:szCs w:val="24"/>
        </w:rPr>
        <w:t xml:space="preserve"> be capable</w:t>
      </w:r>
      <w:r w:rsidRPr="00024AE3">
        <w:rPr>
          <w:rStyle w:val="apple-converted-space"/>
          <w:rFonts w:asciiTheme="minorHAnsi" w:hAnsiTheme="minorHAnsi" w:cstheme="minorHAnsi"/>
          <w:b/>
          <w:i/>
          <w:color w:val="000000"/>
          <w:sz w:val="24"/>
          <w:szCs w:val="24"/>
          <w:vertAlign w:val="superscript"/>
        </w:rPr>
        <w:t> </w:t>
      </w:r>
      <w:r w:rsidRPr="00024AE3">
        <w:rPr>
          <w:b/>
          <w:i/>
          <w:sz w:val="24"/>
          <w:szCs w:val="24"/>
        </w:rPr>
        <w:t>and equipped for every good work.</w:t>
      </w:r>
    </w:p>
    <w:p w14:paraId="77EFE223" w14:textId="45C27EB4" w:rsidR="0040540B" w:rsidRPr="00982062" w:rsidRDefault="0040540B" w:rsidP="0040540B">
      <w:pPr>
        <w:pStyle w:val="ListParagraph"/>
        <w:ind w:left="0" w:firstLine="720"/>
        <w:jc w:val="both"/>
        <w:rPr>
          <w:sz w:val="24"/>
          <w:szCs w:val="24"/>
        </w:rPr>
      </w:pPr>
      <w:r w:rsidRPr="00C461EE">
        <w:rPr>
          <w:sz w:val="24"/>
          <w:szCs w:val="24"/>
        </w:rPr>
        <w:t xml:space="preserve">So why do we learn to study the </w:t>
      </w:r>
      <w:r>
        <w:rPr>
          <w:sz w:val="24"/>
          <w:szCs w:val="24"/>
        </w:rPr>
        <w:t>B</w:t>
      </w:r>
      <w:r w:rsidRPr="00C461EE">
        <w:rPr>
          <w:sz w:val="24"/>
          <w:szCs w:val="24"/>
        </w:rPr>
        <w:t xml:space="preserve">ible? </w:t>
      </w:r>
      <w:r>
        <w:rPr>
          <w:sz w:val="24"/>
          <w:szCs w:val="24"/>
        </w:rPr>
        <w:t>To help</w:t>
      </w:r>
      <w:r w:rsidRPr="00C461EE">
        <w:rPr>
          <w:sz w:val="24"/>
          <w:szCs w:val="24"/>
        </w:rPr>
        <w:t xml:space="preserve"> others to learn to study the </w:t>
      </w:r>
      <w:r>
        <w:rPr>
          <w:sz w:val="24"/>
          <w:szCs w:val="24"/>
        </w:rPr>
        <w:t>B</w:t>
      </w:r>
      <w:r w:rsidRPr="00C461EE">
        <w:rPr>
          <w:sz w:val="24"/>
          <w:szCs w:val="24"/>
        </w:rPr>
        <w:t>ible and be well equipped to teach other</w:t>
      </w:r>
      <w:r>
        <w:rPr>
          <w:sz w:val="24"/>
          <w:szCs w:val="24"/>
        </w:rPr>
        <w:t>s</w:t>
      </w:r>
      <w:r w:rsidRPr="00C461EE">
        <w:rPr>
          <w:sz w:val="24"/>
          <w:szCs w:val="24"/>
        </w:rPr>
        <w:t xml:space="preserve"> also</w:t>
      </w:r>
      <w:r w:rsidR="00024AE3">
        <w:rPr>
          <w:sz w:val="24"/>
          <w:szCs w:val="24"/>
        </w:rPr>
        <w:t xml:space="preserve"> </w:t>
      </w:r>
      <w:r w:rsidRPr="00C461EE">
        <w:rPr>
          <w:sz w:val="24"/>
          <w:szCs w:val="24"/>
        </w:rPr>
        <w:t>(2 Timothy 2:2)</w:t>
      </w:r>
      <w:r w:rsidR="00024AE3">
        <w:rPr>
          <w:sz w:val="24"/>
          <w:szCs w:val="24"/>
        </w:rPr>
        <w:t>.</w:t>
      </w:r>
      <w:r>
        <w:rPr>
          <w:sz w:val="24"/>
          <w:szCs w:val="24"/>
        </w:rPr>
        <w:t xml:space="preserve"> In the Following word search, see the definition for the </w:t>
      </w:r>
      <w:r w:rsidRPr="00982062">
        <w:rPr>
          <w:sz w:val="24"/>
          <w:szCs w:val="24"/>
        </w:rPr>
        <w:t>word teach.</w:t>
      </w:r>
    </w:p>
    <w:p w14:paraId="48C35578"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8B2C712" w14:textId="77777777" w:rsidR="0040540B" w:rsidRPr="00784EF4" w:rsidRDefault="0040540B" w:rsidP="00784EF4">
      <w:pPr>
        <w:pStyle w:val="ListParagraph"/>
        <w:numPr>
          <w:ilvl w:val="0"/>
          <w:numId w:val="73"/>
        </w:numPr>
        <w:rPr>
          <w:i/>
          <w:sz w:val="24"/>
          <w:szCs w:val="24"/>
        </w:rPr>
      </w:pPr>
      <w:r w:rsidRPr="00784EF4">
        <w:rPr>
          <w:b/>
          <w:sz w:val="24"/>
          <w:szCs w:val="24"/>
          <w:u w:val="single"/>
        </w:rPr>
        <w:t xml:space="preserve">Disciple or teach </w:t>
      </w:r>
      <w:r w:rsidRPr="00784EF4">
        <w:rPr>
          <w:b/>
          <w:sz w:val="24"/>
          <w:szCs w:val="24"/>
        </w:rPr>
        <w:t>(KJV)</w:t>
      </w:r>
      <w:r w:rsidRPr="00784EF4">
        <w:rPr>
          <w:sz w:val="24"/>
          <w:szCs w:val="24"/>
        </w:rPr>
        <w:t xml:space="preserve"> in Greek: </w:t>
      </w:r>
      <w:r w:rsidRPr="00784EF4">
        <w:rPr>
          <w:noProof/>
          <w:sz w:val="24"/>
          <w:szCs w:val="24"/>
        </w:rPr>
        <w:t>matheteuo</w:t>
      </w:r>
      <w:r w:rsidRPr="00784EF4">
        <w:rPr>
          <w:sz w:val="24"/>
          <w:szCs w:val="24"/>
        </w:rPr>
        <w:t>:</w:t>
      </w:r>
      <w:r w:rsidRPr="00784EF4">
        <w:rPr>
          <w:b/>
          <w:sz w:val="24"/>
          <w:szCs w:val="24"/>
        </w:rPr>
        <w:t xml:space="preserve"> - </w:t>
      </w:r>
      <w:r w:rsidRPr="00784EF4">
        <w:rPr>
          <w:i/>
          <w:sz w:val="24"/>
          <w:szCs w:val="24"/>
        </w:rPr>
        <w:t>to become a pupil; to disciple; i.e. enroll as a scholar; to be a disciple, instruct, and teach.</w:t>
      </w:r>
      <w:r w:rsidRPr="00784EF4">
        <w:rPr>
          <w:sz w:val="24"/>
          <w:szCs w:val="24"/>
        </w:rPr>
        <w:t xml:space="preserve"> </w:t>
      </w:r>
    </w:p>
    <w:p w14:paraId="4D8BB549" w14:textId="5113AC6B" w:rsidR="0040540B" w:rsidRPr="00784EF4" w:rsidRDefault="0040540B" w:rsidP="00784EF4">
      <w:pPr>
        <w:pStyle w:val="ListParagraph"/>
        <w:numPr>
          <w:ilvl w:val="0"/>
          <w:numId w:val="73"/>
        </w:numPr>
        <w:rPr>
          <w:i/>
          <w:sz w:val="24"/>
          <w:szCs w:val="24"/>
        </w:rPr>
      </w:pPr>
      <w:r w:rsidRPr="00784EF4">
        <w:rPr>
          <w:b/>
          <w:sz w:val="24"/>
          <w:szCs w:val="24"/>
          <w:u w:val="single"/>
        </w:rPr>
        <w:t>Teach</w:t>
      </w:r>
      <w:r w:rsidRPr="00784EF4">
        <w:rPr>
          <w:sz w:val="24"/>
          <w:szCs w:val="24"/>
        </w:rPr>
        <w:t xml:space="preserve"> in Greek: dadasko</w:t>
      </w:r>
      <w:r w:rsidRPr="00784EF4">
        <w:rPr>
          <w:i/>
          <w:sz w:val="24"/>
          <w:szCs w:val="24"/>
        </w:rPr>
        <w:t>: - to learn, to teach.</w:t>
      </w:r>
    </w:p>
    <w:p w14:paraId="03B690C2" w14:textId="77777777" w:rsidR="0040540B" w:rsidRPr="00457323" w:rsidRDefault="0040540B" w:rsidP="0040540B">
      <w:pPr>
        <w:pStyle w:val="ListParagraph"/>
        <w:ind w:left="768"/>
        <w:rPr>
          <w:i/>
          <w:sz w:val="24"/>
          <w:szCs w:val="24"/>
        </w:rPr>
      </w:pPr>
    </w:p>
    <w:p w14:paraId="0DDC10C9" w14:textId="4346093E" w:rsidR="0040540B" w:rsidRDefault="0040540B" w:rsidP="0040540B">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 xml:space="preserve">t never occurred to me to study for others, but that is precisely what a disciple maker does! Now, following the example of Ezra, I study </w:t>
      </w:r>
      <w:r w:rsidR="00784EF4">
        <w:rPr>
          <w:sz w:val="24"/>
          <w:szCs w:val="24"/>
        </w:rPr>
        <w:t xml:space="preserve">to </w:t>
      </w:r>
      <w:r w:rsidRPr="00F73A3F">
        <w:rPr>
          <w:sz w:val="24"/>
          <w:szCs w:val="24"/>
        </w:rPr>
        <w:t xml:space="preserve">apply these truths to my life and invest them into others. However, no true </w:t>
      </w:r>
      <w:r w:rsidRPr="00F73A3F">
        <w:rPr>
          <w:sz w:val="24"/>
          <w:szCs w:val="24"/>
        </w:rPr>
        <w:lastRenderedPageBreak/>
        <w:t>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256CD108" w14:textId="77777777" w:rsidR="00784EF4" w:rsidRPr="00784EF4" w:rsidRDefault="00784EF4" w:rsidP="00784EF4">
      <w:pPr>
        <w:spacing w:after="0"/>
        <w:jc w:val="center"/>
        <w:rPr>
          <w:rFonts w:asciiTheme="minorHAnsi" w:hAnsiTheme="minorHAnsi" w:cstheme="minorHAnsi"/>
          <w:b/>
          <w:sz w:val="24"/>
          <w:szCs w:val="24"/>
        </w:rPr>
      </w:pPr>
      <w:r w:rsidRPr="00784EF4">
        <w:rPr>
          <w:rFonts w:asciiTheme="minorHAnsi" w:hAnsiTheme="minorHAnsi" w:cstheme="minorHAnsi"/>
          <w:b/>
          <w:sz w:val="24"/>
          <w:szCs w:val="24"/>
        </w:rPr>
        <w:t>Colossians 3:16 (NET)</w:t>
      </w:r>
    </w:p>
    <w:p w14:paraId="5A9BEBCF" w14:textId="77777777" w:rsidR="00784EF4" w:rsidRPr="00784EF4" w:rsidRDefault="00784EF4" w:rsidP="00784EF4">
      <w:pPr>
        <w:spacing w:after="0"/>
        <w:jc w:val="center"/>
        <w:rPr>
          <w:rFonts w:asciiTheme="minorHAnsi" w:hAnsiTheme="minorHAnsi" w:cstheme="minorHAnsi"/>
          <w:b/>
          <w:i/>
          <w:sz w:val="24"/>
          <w:szCs w:val="24"/>
        </w:rPr>
      </w:pPr>
      <w:r w:rsidRPr="00784EF4">
        <w:rPr>
          <w:rStyle w:val="text"/>
          <w:rFonts w:asciiTheme="minorHAnsi" w:hAnsiTheme="minorHAnsi" w:cstheme="minorHAnsi"/>
          <w:b/>
          <w:i/>
          <w:sz w:val="24"/>
          <w:szCs w:val="24"/>
        </w:rPr>
        <w:t>Let the word of Christ dwell in you richly, teaching and exhorting one another with all wisdom, singing psalms, hymns, and spiritual songs, all with grace in your hearts to God.</w:t>
      </w:r>
    </w:p>
    <w:p w14:paraId="6A37B178" w14:textId="351295B9" w:rsidR="00D90D52" w:rsidRDefault="00D90D52" w:rsidP="0040540B">
      <w:pPr>
        <w:pStyle w:val="ListParagraph"/>
        <w:ind w:left="0" w:firstLine="720"/>
        <w:jc w:val="both"/>
        <w:rPr>
          <w:sz w:val="24"/>
          <w:szCs w:val="24"/>
        </w:rPr>
      </w:pPr>
    </w:p>
    <w:p w14:paraId="312AAB60" w14:textId="77777777" w:rsidR="0040540B" w:rsidRPr="0050023B" w:rsidRDefault="0040540B" w:rsidP="0040540B">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sidRPr="0050023B">
        <w:rPr>
          <w:i/>
          <w:sz w:val="24"/>
          <w:szCs w:val="24"/>
        </w:rPr>
        <w:t>Living epistle</w:t>
      </w:r>
      <w:r w:rsidRPr="00F73A3F">
        <w:rPr>
          <w:sz w:val="24"/>
          <w:szCs w:val="24"/>
        </w:rPr>
        <w:t xml:space="preserve"> of Christ? Who is </w:t>
      </w:r>
      <w:r w:rsidRPr="0050023B">
        <w:rPr>
          <w:sz w:val="24"/>
          <w:szCs w:val="24"/>
        </w:rPr>
        <w:t xml:space="preserve">your </w:t>
      </w:r>
      <w:r w:rsidRPr="0050023B">
        <w:rPr>
          <w:i/>
          <w:sz w:val="24"/>
          <w:szCs w:val="24"/>
        </w:rPr>
        <w:t>Living epistle</w:t>
      </w:r>
      <w:r w:rsidRPr="0050023B">
        <w:rPr>
          <w:sz w:val="24"/>
          <w:szCs w:val="24"/>
        </w:rPr>
        <w:t xml:space="preserve">? </w:t>
      </w:r>
    </w:p>
    <w:p w14:paraId="4CFD5A71" w14:textId="2C56C952" w:rsidR="0040540B" w:rsidRDefault="0040540B" w:rsidP="0040540B">
      <w:pPr>
        <w:spacing w:after="0"/>
        <w:jc w:val="center"/>
        <w:rPr>
          <w:b/>
          <w:sz w:val="24"/>
          <w:szCs w:val="24"/>
        </w:rPr>
      </w:pPr>
      <w:r w:rsidRPr="00784EF4">
        <w:rPr>
          <w:b/>
          <w:sz w:val="24"/>
          <w:szCs w:val="24"/>
        </w:rPr>
        <w:t>2 Corinthians 3:2-3 (N</w:t>
      </w:r>
      <w:r w:rsidR="00784EF4" w:rsidRPr="00784EF4">
        <w:rPr>
          <w:b/>
          <w:sz w:val="24"/>
          <w:szCs w:val="24"/>
        </w:rPr>
        <w:t>ET</w:t>
      </w:r>
      <w:r w:rsidRPr="00784EF4">
        <w:rPr>
          <w:b/>
          <w:sz w:val="24"/>
          <w:szCs w:val="24"/>
        </w:rPr>
        <w:t>)</w:t>
      </w:r>
    </w:p>
    <w:p w14:paraId="187624E2" w14:textId="14203C46" w:rsidR="00784EF4" w:rsidRPr="00784EF4" w:rsidRDefault="00784EF4" w:rsidP="0040540B">
      <w:pPr>
        <w:spacing w:after="0"/>
        <w:jc w:val="center"/>
        <w:rPr>
          <w:rStyle w:val="netverse"/>
          <w:rFonts w:asciiTheme="minorHAnsi" w:hAnsiTheme="minorHAnsi" w:cstheme="minorHAnsi"/>
          <w:b/>
          <w:i/>
          <w:color w:val="000000"/>
          <w:sz w:val="24"/>
          <w:szCs w:val="24"/>
          <w:shd w:val="clear" w:color="auto" w:fill="FFFFFF"/>
        </w:rPr>
      </w:pPr>
      <w:r w:rsidRPr="00784EF4">
        <w:rPr>
          <w:rStyle w:val="s"/>
          <w:rFonts w:asciiTheme="minorHAnsi" w:hAnsiTheme="minorHAnsi" w:cstheme="minorHAnsi"/>
          <w:b/>
          <w:i/>
          <w:color w:val="000000"/>
          <w:sz w:val="24"/>
          <w:szCs w:val="24"/>
          <w:shd w:val="clear" w:color="auto" w:fill="FFFFFF"/>
        </w:rPr>
        <w:t>You</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yourselves</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are</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our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letter</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vertAlign w:val="superscript"/>
        </w:rPr>
        <w:t> </w:t>
      </w:r>
      <w:r w:rsidRPr="00784EF4">
        <w:rPr>
          <w:rStyle w:val="s"/>
          <w:rFonts w:asciiTheme="minorHAnsi" w:hAnsiTheme="minorHAnsi" w:cstheme="minorHAnsi"/>
          <w:b/>
          <w:i/>
          <w:color w:val="000000"/>
          <w:sz w:val="24"/>
          <w:szCs w:val="24"/>
          <w:shd w:val="clear" w:color="auto" w:fill="FFFFFF"/>
        </w:rPr>
        <w:t>written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our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hearts</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known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and read</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by</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everyone</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revealing</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that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you are</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a letter</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Christ</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delivered by</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us</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written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not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with ink</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but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by the Spirit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the living</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God</w:t>
      </w:r>
      <w:r w:rsidRPr="00784EF4">
        <w:rPr>
          <w:rStyle w:val="netverse"/>
          <w:rFonts w:asciiTheme="minorHAnsi" w:hAnsiTheme="minorHAnsi" w:cstheme="minorHAnsi"/>
          <w:b/>
          <w:i/>
          <w:color w:val="000000"/>
          <w:sz w:val="24"/>
          <w:szCs w:val="24"/>
          <w:shd w:val="clear" w:color="auto" w:fill="FFFFFF"/>
        </w:rPr>
        <w: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not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iCs/>
          <w:color w:val="000000"/>
          <w:sz w:val="24"/>
          <w:szCs w:val="24"/>
          <w:shd w:val="clear" w:color="auto" w:fill="FFFFFF"/>
        </w:rPr>
        <w:t>on stone</w:t>
      </w:r>
      <w:r w:rsidRPr="00784EF4">
        <w:rPr>
          <w:rStyle w:val="apple-converted-space"/>
          <w:rFonts w:asciiTheme="minorHAnsi" w:hAnsiTheme="minorHAnsi" w:cstheme="minorHAnsi"/>
          <w:b/>
          <w:i/>
          <w:iCs/>
          <w:color w:val="000000"/>
          <w:sz w:val="24"/>
          <w:szCs w:val="24"/>
          <w:shd w:val="clear" w:color="auto" w:fill="FFFFFF"/>
        </w:rPr>
        <w:t> </w:t>
      </w:r>
      <w:r w:rsidRPr="00784EF4">
        <w:rPr>
          <w:rStyle w:val="s"/>
          <w:rFonts w:asciiTheme="minorHAnsi" w:hAnsiTheme="minorHAnsi" w:cstheme="minorHAnsi"/>
          <w:b/>
          <w:i/>
          <w:iCs/>
          <w:color w:val="000000"/>
          <w:sz w:val="24"/>
          <w:szCs w:val="24"/>
          <w:shd w:val="clear" w:color="auto" w:fill="FFFFFF"/>
        </w:rPr>
        <w:t>tablets</w:t>
      </w:r>
      <w:r w:rsidRPr="00784EF4">
        <w:rPr>
          <w:rStyle w:val="apple-converted-space"/>
          <w:rFonts w:asciiTheme="minorHAnsi" w:hAnsiTheme="minorHAnsi" w:cstheme="minorHAnsi"/>
          <w:b/>
          <w:i/>
          <w:color w:val="000000"/>
          <w:sz w:val="24"/>
          <w:szCs w:val="24"/>
          <w:shd w:val="clear" w:color="auto" w:fill="FFFFFF"/>
          <w:vertAlign w:val="superscript"/>
        </w:rPr>
        <w:t> </w:t>
      </w:r>
      <w:r w:rsidRPr="00784EF4">
        <w:rPr>
          <w:rStyle w:val="s"/>
          <w:rFonts w:asciiTheme="minorHAnsi" w:hAnsiTheme="minorHAnsi" w:cstheme="minorHAnsi"/>
          <w:b/>
          <w:i/>
          <w:color w:val="000000"/>
          <w:sz w:val="24"/>
          <w:szCs w:val="24"/>
          <w:shd w:val="clear" w:color="auto" w:fill="FFFFFF"/>
        </w:rPr>
        <w:t>but</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tablets</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of human</w:t>
      </w:r>
      <w:r w:rsidRPr="00784EF4">
        <w:rPr>
          <w:rStyle w:val="apple-converted-space"/>
          <w:rFonts w:asciiTheme="minorHAnsi" w:hAnsiTheme="minorHAnsi" w:cstheme="minorHAnsi"/>
          <w:b/>
          <w:i/>
          <w:color w:val="000000"/>
          <w:sz w:val="24"/>
          <w:szCs w:val="24"/>
          <w:shd w:val="clear" w:color="auto" w:fill="FFFFFF"/>
        </w:rPr>
        <w:t> </w:t>
      </w:r>
      <w:r w:rsidRPr="00784EF4">
        <w:rPr>
          <w:rStyle w:val="s"/>
          <w:rFonts w:asciiTheme="minorHAnsi" w:hAnsiTheme="minorHAnsi" w:cstheme="minorHAnsi"/>
          <w:b/>
          <w:i/>
          <w:color w:val="000000"/>
          <w:sz w:val="24"/>
          <w:szCs w:val="24"/>
          <w:shd w:val="clear" w:color="auto" w:fill="FFFFFF"/>
        </w:rPr>
        <w:t>hearts</w:t>
      </w:r>
      <w:r w:rsidRPr="00784EF4">
        <w:rPr>
          <w:rStyle w:val="netverse"/>
          <w:rFonts w:asciiTheme="minorHAnsi" w:hAnsiTheme="minorHAnsi" w:cstheme="minorHAnsi"/>
          <w:b/>
          <w:i/>
          <w:color w:val="000000"/>
          <w:sz w:val="24"/>
          <w:szCs w:val="24"/>
          <w:shd w:val="clear" w:color="auto" w:fill="FFFFFF"/>
        </w:rPr>
        <w:t>.</w:t>
      </w:r>
    </w:p>
    <w:p w14:paraId="4DD3C906" w14:textId="77777777" w:rsidR="00784EF4" w:rsidRPr="00784EF4" w:rsidRDefault="00784EF4" w:rsidP="0040540B">
      <w:pPr>
        <w:spacing w:after="0"/>
        <w:jc w:val="center"/>
        <w:rPr>
          <w:b/>
          <w:sz w:val="24"/>
          <w:szCs w:val="24"/>
        </w:rPr>
      </w:pPr>
    </w:p>
    <w:p w14:paraId="3A8AAABA" w14:textId="4B4885C3" w:rsidR="0040540B" w:rsidRDefault="0040540B" w:rsidP="0040540B">
      <w:pPr>
        <w:rPr>
          <w:sz w:val="24"/>
          <w:szCs w:val="24"/>
        </w:rPr>
      </w:pPr>
      <w:r w:rsidRPr="00AD1D7D">
        <w:rPr>
          <w:b/>
          <w:sz w:val="28"/>
          <w:szCs w:val="28"/>
        </w:rPr>
        <w:t>Digging Deeper</w:t>
      </w:r>
      <w:r>
        <w:rPr>
          <w:sz w:val="24"/>
          <w:szCs w:val="24"/>
        </w:rPr>
        <w:t xml:space="preserve">: Matthew 28:16-20; Ezra 7:1-26; Nehemiah Chapters 7 and 8; </w:t>
      </w:r>
      <w:r w:rsidRPr="00AD1D7D">
        <w:rPr>
          <w:sz w:val="24"/>
          <w:szCs w:val="24"/>
        </w:rPr>
        <w:t>Psalm 78:1-7</w:t>
      </w:r>
    </w:p>
    <w:p w14:paraId="74C482D4" w14:textId="77777777" w:rsidR="0040540B" w:rsidRDefault="0040540B" w:rsidP="0040540B">
      <w:pPr>
        <w:jc w:val="center"/>
        <w:rPr>
          <w:b/>
          <w:sz w:val="28"/>
          <w:szCs w:val="28"/>
        </w:rPr>
      </w:pPr>
      <w:r w:rsidRPr="00C461EE">
        <w:rPr>
          <w:b/>
          <w:sz w:val="28"/>
          <w:szCs w:val="28"/>
        </w:rPr>
        <w:t>How Are We to Study?</w:t>
      </w:r>
    </w:p>
    <w:p w14:paraId="31DBE704" w14:textId="0A4B3A1E" w:rsidR="0040540B" w:rsidRPr="006232DD" w:rsidRDefault="0040540B" w:rsidP="00D90D52">
      <w:pPr>
        <w:spacing w:after="0"/>
        <w:jc w:val="center"/>
        <w:rPr>
          <w:b/>
          <w:sz w:val="24"/>
          <w:szCs w:val="24"/>
        </w:rPr>
      </w:pPr>
      <w:r w:rsidRPr="006232DD">
        <w:rPr>
          <w:b/>
          <w:sz w:val="24"/>
          <w:szCs w:val="24"/>
        </w:rPr>
        <w:t>Acts 17:2-3, 11b (N</w:t>
      </w:r>
      <w:r w:rsidR="006232DD" w:rsidRPr="006232DD">
        <w:rPr>
          <w:b/>
          <w:sz w:val="24"/>
          <w:szCs w:val="24"/>
        </w:rPr>
        <w:t>ET</w:t>
      </w:r>
      <w:r w:rsidRPr="006232DD">
        <w:rPr>
          <w:b/>
          <w:sz w:val="24"/>
          <w:szCs w:val="24"/>
        </w:rPr>
        <w:t>)</w:t>
      </w:r>
    </w:p>
    <w:p w14:paraId="27E532F8" w14:textId="633B5B1B" w:rsidR="006232DD" w:rsidRPr="006232DD" w:rsidRDefault="006232DD" w:rsidP="00D90D52">
      <w:pPr>
        <w:spacing w:after="0"/>
        <w:jc w:val="center"/>
        <w:rPr>
          <w:rStyle w:val="netverse"/>
          <w:rFonts w:asciiTheme="minorHAnsi" w:hAnsiTheme="minorHAnsi" w:cstheme="minorHAnsi"/>
          <w:b/>
          <w:i/>
          <w:color w:val="000000"/>
          <w:sz w:val="24"/>
          <w:szCs w:val="24"/>
          <w:shd w:val="clear" w:color="auto" w:fill="FFFF00"/>
        </w:rPr>
      </w:pPr>
      <w:r w:rsidRPr="006232DD">
        <w:rPr>
          <w:rStyle w:val="apple-converted-space"/>
          <w:rFonts w:ascii="Georgia" w:hAnsi="Georgia"/>
          <w:i/>
          <w:color w:val="000000"/>
          <w:sz w:val="21"/>
          <w:szCs w:val="21"/>
          <w:shd w:val="clear" w:color="auto" w:fill="FFFFFF"/>
        </w:rPr>
        <w:t> </w:t>
      </w:r>
      <w:r w:rsidRPr="006232DD">
        <w:rPr>
          <w:rStyle w:val="s"/>
          <w:rFonts w:asciiTheme="minorHAnsi" w:hAnsiTheme="minorHAnsi" w:cstheme="minorHAnsi"/>
          <w:b/>
          <w:i/>
          <w:color w:val="000000"/>
          <w:sz w:val="24"/>
          <w:szCs w:val="24"/>
          <w:shd w:val="clear" w:color="auto" w:fill="FFFFFF"/>
        </w:rPr>
        <w:t>Paul went</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to</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 Jews in the synagogue</w:t>
      </w:r>
      <w:r w:rsidRPr="006232DD">
        <w:rPr>
          <w:rStyle w:val="netverse"/>
          <w:rFonts w:asciiTheme="minorHAnsi" w:hAnsiTheme="minorHAnsi" w:cstheme="minorHAnsi"/>
          <w:b/>
          <w:i/>
          <w:color w:val="000000"/>
          <w:sz w:val="24"/>
          <w:szCs w:val="24"/>
          <w:shd w:val="clear" w:color="auto" w:fill="FFFFFF"/>
        </w:rPr>
        <w:t>,</w:t>
      </w:r>
      <w:r w:rsidRPr="006232DD">
        <w:rPr>
          <w:rStyle w:val="apple-converted-space"/>
          <w:rFonts w:asciiTheme="minorHAnsi" w:hAnsiTheme="minorHAnsi" w:cstheme="minorHAnsi"/>
          <w:b/>
          <w:i/>
          <w:color w:val="000000"/>
          <w:sz w:val="24"/>
          <w:szCs w:val="24"/>
          <w:shd w:val="clear" w:color="auto" w:fill="FFFFFF"/>
          <w:vertAlign w:val="superscript"/>
        </w:rPr>
        <w:t xml:space="preserve"> </w:t>
      </w:r>
      <w:r w:rsidRPr="006232DD">
        <w:rPr>
          <w:rStyle w:val="s"/>
          <w:rFonts w:asciiTheme="minorHAnsi" w:hAnsiTheme="minorHAnsi" w:cstheme="minorHAnsi"/>
          <w:b/>
          <w:i/>
          <w:color w:val="000000"/>
          <w:sz w:val="24"/>
          <w:szCs w:val="24"/>
          <w:shd w:val="clear" w:color="auto" w:fill="FFFFFF"/>
        </w:rPr>
        <w:t>as he customarily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did, and</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on</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three Sabbath days</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he addressed</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them</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from</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 xml:space="preserve">the scriptures </w:t>
      </w:r>
      <w:r w:rsidRPr="006232DD">
        <w:rPr>
          <w:rStyle w:val="s"/>
          <w:rFonts w:asciiTheme="minorHAnsi" w:hAnsiTheme="minorHAnsi" w:cstheme="minorHAnsi"/>
          <w:b/>
          <w:i/>
          <w:color w:val="000000"/>
          <w:sz w:val="24"/>
          <w:szCs w:val="24"/>
        </w:rPr>
        <w:t>explaining and demonstrating</w:t>
      </w:r>
      <w:r w:rsidRPr="006232DD">
        <w:rPr>
          <w:rStyle w:val="apple-converted-space"/>
          <w:rFonts w:asciiTheme="minorHAnsi" w:hAnsiTheme="minorHAnsi" w:cstheme="minorHAnsi"/>
          <w:b/>
          <w:i/>
          <w:color w:val="000000"/>
          <w:sz w:val="24"/>
          <w:szCs w:val="24"/>
          <w:vertAlign w:val="superscript"/>
        </w:rPr>
        <w:t> </w:t>
      </w:r>
      <w:r w:rsidRPr="006232DD">
        <w:rPr>
          <w:rStyle w:val="s"/>
          <w:rFonts w:asciiTheme="minorHAnsi" w:hAnsiTheme="minorHAnsi" w:cstheme="minorHAnsi"/>
          <w:b/>
          <w:i/>
          <w:color w:val="000000"/>
          <w:sz w:val="24"/>
          <w:szCs w:val="24"/>
        </w:rPr>
        <w:t>that the Christ</w:t>
      </w:r>
      <w:r w:rsidRPr="006232DD">
        <w:rPr>
          <w:rStyle w:val="apple-converted-space"/>
          <w:rFonts w:asciiTheme="minorHAnsi" w:hAnsiTheme="minorHAnsi" w:cstheme="minorHAnsi"/>
          <w:b/>
          <w:i/>
          <w:color w:val="000000"/>
          <w:sz w:val="24"/>
          <w:szCs w:val="24"/>
          <w:vertAlign w:val="superscript"/>
        </w:rPr>
        <w:t> </w:t>
      </w:r>
      <w:r w:rsidRPr="006232DD">
        <w:rPr>
          <w:rStyle w:val="s"/>
          <w:rFonts w:asciiTheme="minorHAnsi" w:hAnsiTheme="minorHAnsi" w:cstheme="minorHAnsi"/>
          <w:b/>
          <w:i/>
          <w:color w:val="000000"/>
          <w:sz w:val="24"/>
          <w:szCs w:val="24"/>
        </w:rPr>
        <w:t>had to suffer and to rise from the dead, saying, “This Jesus I am proclaiming to you is the Christ.”</w:t>
      </w:r>
      <w:r w:rsidRPr="006232DD">
        <w:rPr>
          <w:rStyle w:val="apple-converted-space"/>
          <w:rFonts w:asciiTheme="minorHAnsi" w:hAnsiTheme="minorHAnsi" w:cstheme="minorHAnsi"/>
          <w:b/>
          <w:i/>
          <w:color w:val="000000"/>
          <w:sz w:val="24"/>
          <w:szCs w:val="24"/>
          <w:vertAlign w:val="superscript"/>
        </w:rPr>
        <w:t> </w:t>
      </w:r>
    </w:p>
    <w:p w14:paraId="63709A34" w14:textId="533F7F99" w:rsidR="006232DD" w:rsidRPr="006232DD" w:rsidRDefault="006232DD" w:rsidP="00D90D52">
      <w:pPr>
        <w:spacing w:after="0"/>
        <w:jc w:val="center"/>
        <w:rPr>
          <w:rStyle w:val="netverse"/>
          <w:rFonts w:asciiTheme="minorHAnsi" w:hAnsiTheme="minorHAnsi" w:cstheme="minorHAnsi"/>
          <w:b/>
          <w:i/>
          <w:color w:val="000000"/>
          <w:sz w:val="24"/>
          <w:szCs w:val="24"/>
          <w:shd w:val="clear" w:color="auto" w:fill="FFFF00"/>
        </w:rPr>
      </w:pPr>
      <w:r w:rsidRPr="006232DD">
        <w:rPr>
          <w:rStyle w:val="s"/>
          <w:rFonts w:asciiTheme="minorHAnsi" w:hAnsiTheme="minorHAnsi" w:cstheme="minorHAnsi"/>
          <w:b/>
          <w:i/>
          <w:color w:val="000000"/>
          <w:sz w:val="24"/>
          <w:szCs w:val="24"/>
          <w:shd w:val="clear" w:color="auto" w:fill="FFFFFF"/>
        </w:rPr>
        <w:t>These Jews</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were </w:t>
      </w:r>
      <w:r w:rsidRPr="006232DD">
        <w:rPr>
          <w:rStyle w:val="s"/>
          <w:rFonts w:asciiTheme="minorHAnsi" w:hAnsiTheme="minorHAnsi" w:cstheme="minorHAnsi"/>
          <w:b/>
          <w:i/>
          <w:color w:val="000000"/>
          <w:sz w:val="24"/>
          <w:szCs w:val="24"/>
          <w:shd w:val="clear" w:color="auto" w:fill="FFFFFF"/>
        </w:rPr>
        <w:t>more open-minded</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s"/>
          <w:rFonts w:asciiTheme="minorHAnsi" w:hAnsiTheme="minorHAnsi" w:cstheme="minorHAnsi"/>
          <w:b/>
          <w:i/>
          <w:color w:val="000000"/>
          <w:sz w:val="24"/>
          <w:szCs w:val="24"/>
          <w:shd w:val="clear" w:color="auto" w:fill="FFFFFF"/>
        </w:rPr>
        <w:t>than</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those in</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Thessalonica</w:t>
      </w:r>
      <w:r w:rsidRPr="006232DD">
        <w:rPr>
          <w:rFonts w:asciiTheme="minorHAnsi" w:hAnsiTheme="minorHAnsi" w:cstheme="minorHAnsi"/>
          <w:b/>
          <w:i/>
          <w:color w:val="000000"/>
          <w:sz w:val="24"/>
          <w:szCs w:val="24"/>
          <w:shd w:val="clear" w:color="auto" w:fill="FFFFFF"/>
        </w:rPr>
        <w:t>,</w:t>
      </w:r>
      <w:r w:rsidRPr="006232DD">
        <w:rPr>
          <w:rStyle w:val="apple-converted-space"/>
          <w:rFonts w:asciiTheme="minorHAnsi" w:hAnsiTheme="minorHAnsi" w:cstheme="minorHAnsi"/>
          <w:b/>
          <w:i/>
          <w:color w:val="000000"/>
          <w:sz w:val="24"/>
          <w:szCs w:val="24"/>
          <w:shd w:val="clear" w:color="auto" w:fill="FFFFFF"/>
          <w:vertAlign w:val="superscript"/>
        </w:rPr>
        <w:t xml:space="preserve"> </w:t>
      </w:r>
      <w:r w:rsidRPr="006232DD">
        <w:rPr>
          <w:rStyle w:val="s"/>
          <w:rFonts w:asciiTheme="minorHAnsi" w:hAnsiTheme="minorHAnsi" w:cstheme="minorHAnsi"/>
          <w:b/>
          <w:i/>
          <w:color w:val="000000"/>
          <w:sz w:val="24"/>
          <w:szCs w:val="24"/>
          <w:shd w:val="clear" w:color="auto" w:fill="FFFFFF"/>
        </w:rPr>
        <w:t>for they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eagerly</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received</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the</w:t>
      </w:r>
      <w:r w:rsidRPr="006232DD">
        <w:rPr>
          <w:rStyle w:val="s"/>
          <w:rFonts w:asciiTheme="minorHAnsi" w:hAnsiTheme="minorHAnsi" w:cstheme="minorHAnsi"/>
          <w:b/>
          <w:i/>
          <w:color w:val="000000"/>
          <w:sz w:val="24"/>
          <w:szCs w:val="24"/>
          <w:shd w:val="clear" w:color="auto" w:fill="FFFFFF"/>
        </w:rPr>
        <w:t xml:space="preserve"> message</w:t>
      </w:r>
      <w:r w:rsidRPr="006232DD">
        <w:rPr>
          <w:rFonts w:asciiTheme="minorHAnsi" w:hAnsiTheme="minorHAnsi" w:cstheme="minorHAnsi"/>
          <w:b/>
          <w:i/>
          <w:color w:val="000000"/>
          <w:sz w:val="24"/>
          <w:szCs w:val="24"/>
          <w:shd w:val="clear" w:color="auto" w:fill="FFFFFF"/>
        </w:rPr>
        <w:t>,</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examining</w:t>
      </w:r>
      <w:r w:rsidRPr="006232DD">
        <w:rPr>
          <w:rStyle w:val="apple-converted-space"/>
          <w:rFonts w:asciiTheme="minorHAnsi" w:hAnsiTheme="minorHAnsi" w:cstheme="minorHAnsi"/>
          <w:b/>
          <w:i/>
          <w:color w:val="000000"/>
          <w:sz w:val="24"/>
          <w:szCs w:val="24"/>
          <w:shd w:val="clear" w:color="auto" w:fill="FFFFFF"/>
          <w:vertAlign w:val="superscript"/>
        </w:rPr>
        <w:t> </w:t>
      </w:r>
      <w:hyperlink r:id="rId81" w:history="1"/>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 scriptures carefully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every</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day</w:t>
      </w:r>
      <w:r w:rsidRPr="006232DD">
        <w:rPr>
          <w:rStyle w:val="apple-converted-space"/>
          <w:rFonts w:asciiTheme="minorHAnsi" w:hAnsiTheme="minorHAnsi" w:cstheme="minorHAnsi"/>
          <w:b/>
          <w:i/>
          <w:color w:val="000000"/>
          <w:sz w:val="24"/>
          <w:szCs w:val="24"/>
          <w:shd w:val="clear" w:color="auto" w:fill="FFFFFF"/>
          <w:vertAlign w:val="superscript"/>
        </w:rPr>
        <w:t> </w:t>
      </w:r>
      <w:r w:rsidRPr="006232DD">
        <w:rPr>
          <w:rStyle w:val="apple-converted-space"/>
          <w:rFonts w:asciiTheme="minorHAnsi" w:hAnsiTheme="minorHAnsi" w:cstheme="minorHAnsi"/>
          <w:b/>
          <w:i/>
          <w:color w:val="000000"/>
          <w:sz w:val="24"/>
          <w:szCs w:val="24"/>
          <w:shd w:val="clear" w:color="auto" w:fill="FFFFFF"/>
        </w:rPr>
        <w:t>to</w:t>
      </w:r>
      <w:r w:rsidRPr="006232DD">
        <w:rPr>
          <w:rStyle w:val="s"/>
          <w:rFonts w:asciiTheme="minorHAnsi" w:hAnsiTheme="minorHAnsi" w:cstheme="minorHAnsi"/>
          <w:b/>
          <w:i/>
          <w:color w:val="000000"/>
          <w:sz w:val="24"/>
          <w:szCs w:val="24"/>
          <w:shd w:val="clear" w:color="auto" w:fill="FFFFFF"/>
        </w:rPr>
        <w:t xml:space="preserve"> see if</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these things</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were</w:t>
      </w:r>
      <w:r w:rsidRPr="006232DD">
        <w:rPr>
          <w:rStyle w:val="apple-converted-space"/>
          <w:rFonts w:asciiTheme="minorHAnsi" w:hAnsiTheme="minorHAnsi" w:cstheme="minorHAnsi"/>
          <w:b/>
          <w:i/>
          <w:color w:val="000000"/>
          <w:sz w:val="24"/>
          <w:szCs w:val="24"/>
          <w:shd w:val="clear" w:color="auto" w:fill="FFFFFF"/>
        </w:rPr>
        <w:t> </w:t>
      </w:r>
      <w:r w:rsidRPr="006232DD">
        <w:rPr>
          <w:rStyle w:val="s"/>
          <w:rFonts w:asciiTheme="minorHAnsi" w:hAnsiTheme="minorHAnsi" w:cstheme="minorHAnsi"/>
          <w:b/>
          <w:i/>
          <w:color w:val="000000"/>
          <w:sz w:val="24"/>
          <w:szCs w:val="24"/>
          <w:shd w:val="clear" w:color="auto" w:fill="FFFFFF"/>
        </w:rPr>
        <w:t>so</w:t>
      </w:r>
      <w:r w:rsidRPr="006232DD">
        <w:rPr>
          <w:rFonts w:asciiTheme="minorHAnsi" w:hAnsiTheme="minorHAnsi" w:cstheme="minorHAnsi"/>
          <w:b/>
          <w:i/>
          <w:color w:val="000000"/>
          <w:sz w:val="24"/>
          <w:szCs w:val="24"/>
          <w:shd w:val="clear" w:color="auto" w:fill="FFFFFF"/>
        </w:rPr>
        <w:t>.</w:t>
      </w:r>
    </w:p>
    <w:p w14:paraId="3F9CFCC3" w14:textId="77777777" w:rsidR="006232DD" w:rsidRPr="006232DD" w:rsidRDefault="006232DD" w:rsidP="00D90D52">
      <w:pPr>
        <w:spacing w:after="0"/>
        <w:jc w:val="center"/>
        <w:rPr>
          <w:b/>
          <w:sz w:val="24"/>
          <w:szCs w:val="24"/>
        </w:rPr>
      </w:pPr>
    </w:p>
    <w:p w14:paraId="46ECAD29" w14:textId="37AFE74A" w:rsidR="00BD01AA" w:rsidRDefault="0040540B" w:rsidP="00BD01AA">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a </w:t>
      </w:r>
      <w:r w:rsidRPr="00135B7C">
        <w:rPr>
          <w:noProof/>
          <w:sz w:val="24"/>
          <w:szCs w:val="24"/>
        </w:rPr>
        <w:t>three year</w:t>
      </w:r>
      <w:r>
        <w:rPr>
          <w:sz w:val="24"/>
          <w:szCs w:val="24"/>
        </w:rPr>
        <w:t xml:space="preserve"> study you should have a grasp of the Bible as a whole. </w:t>
      </w:r>
      <w:r w:rsidR="00BD01AA" w:rsidRPr="00812A53">
        <w:rPr>
          <w:sz w:val="24"/>
          <w:szCs w:val="24"/>
        </w:rPr>
        <w:t>As you read, make notes of major themes of each book and in the margins</w:t>
      </w:r>
      <w:r w:rsidR="00CB3AB3">
        <w:rPr>
          <w:sz w:val="24"/>
          <w:szCs w:val="24"/>
        </w:rPr>
        <w:t>,</w:t>
      </w:r>
      <w:r w:rsidR="00BD01AA" w:rsidRPr="00812A53">
        <w:rPr>
          <w:sz w:val="24"/>
          <w:szCs w:val="24"/>
        </w:rPr>
        <w:t xml:space="preserve"> make notes of truths to remember. You may want to stop and list any questions that come to mind. These would be good starting points for more in-depth studies.</w:t>
      </w:r>
    </w:p>
    <w:p w14:paraId="00BBC634" w14:textId="77777777" w:rsidR="0040540B" w:rsidRDefault="00BD01AA" w:rsidP="0040540B">
      <w:pPr>
        <w:ind w:firstLine="720"/>
        <w:jc w:val="both"/>
        <w:rPr>
          <w:sz w:val="24"/>
          <w:szCs w:val="24"/>
        </w:rPr>
      </w:pPr>
      <w:r w:rsidRPr="00CF150E">
        <w:rPr>
          <w:sz w:val="24"/>
          <w:szCs w:val="24"/>
        </w:rPr>
        <w:t xml:space="preserve">By paralleling and cross-referencing you will </w:t>
      </w:r>
      <w:r>
        <w:rPr>
          <w:sz w:val="24"/>
          <w:szCs w:val="24"/>
        </w:rPr>
        <w:t>begin to see Christ Jesus is revealed in the</w:t>
      </w:r>
      <w:r w:rsidR="0040540B" w:rsidRPr="00812A53">
        <w:rPr>
          <w:sz w:val="24"/>
          <w:szCs w:val="24"/>
        </w:rPr>
        <w:t xml:space="preserve"> Old Testament</w:t>
      </w:r>
      <w:r>
        <w:rPr>
          <w:sz w:val="24"/>
          <w:szCs w:val="24"/>
        </w:rPr>
        <w:t xml:space="preserve"> just as He is in the</w:t>
      </w:r>
      <w:r w:rsidR="0040540B" w:rsidRPr="00812A53">
        <w:rPr>
          <w:sz w:val="24"/>
          <w:szCs w:val="24"/>
        </w:rPr>
        <w:t xml:space="preserve"> New Testament</w:t>
      </w:r>
      <w:r>
        <w:rPr>
          <w:sz w:val="24"/>
          <w:szCs w:val="24"/>
        </w:rPr>
        <w:t>,</w:t>
      </w:r>
      <w:r w:rsidR="0040540B">
        <w:rPr>
          <w:sz w:val="24"/>
          <w:szCs w:val="24"/>
        </w:rPr>
        <w:t xml:space="preserve"> although in types, figures and shadows</w:t>
      </w:r>
      <w:r w:rsidR="0040540B" w:rsidRPr="00812A53">
        <w:rPr>
          <w:sz w:val="24"/>
          <w:szCs w:val="24"/>
        </w:rPr>
        <w:t xml:space="preserve">. </w:t>
      </w:r>
    </w:p>
    <w:p w14:paraId="3EAF773B" w14:textId="26E60876" w:rsidR="0040540B" w:rsidRDefault="0040540B" w:rsidP="0040540B">
      <w:pPr>
        <w:jc w:val="both"/>
        <w:rPr>
          <w:sz w:val="24"/>
          <w:szCs w:val="24"/>
        </w:rPr>
      </w:pPr>
      <w:r w:rsidRPr="006C31EE">
        <w:rPr>
          <w:b/>
          <w:sz w:val="28"/>
          <w:szCs w:val="28"/>
        </w:rPr>
        <w:lastRenderedPageBreak/>
        <w:t>Digging Deeper:</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w:t>
      </w:r>
      <w:r w:rsidR="00024AE3">
        <w:rPr>
          <w:sz w:val="24"/>
          <w:szCs w:val="24"/>
        </w:rPr>
        <w:t xml:space="preserve">1 </w:t>
      </w:r>
      <w:r w:rsidRPr="006C31EE">
        <w:rPr>
          <w:sz w:val="24"/>
          <w:szCs w:val="24"/>
        </w:rPr>
        <w:t>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Hebrew</w:t>
      </w:r>
      <w:r w:rsidR="006232DD">
        <w:rPr>
          <w:sz w:val="24"/>
          <w:szCs w:val="24"/>
        </w:rPr>
        <w:t>s</w:t>
      </w:r>
      <w:r>
        <w:rPr>
          <w:sz w:val="24"/>
          <w:szCs w:val="24"/>
        </w:rPr>
        <w:t xml:space="preserve"> 5:12-14 </w:t>
      </w:r>
    </w:p>
    <w:p w14:paraId="36960E4A" w14:textId="4BB48471" w:rsidR="0040540B" w:rsidRDefault="0040540B" w:rsidP="0040540B">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2DAB0A62" w14:textId="77777777" w:rsidR="00784EF4" w:rsidRPr="00784EF4" w:rsidRDefault="00784EF4" w:rsidP="00784EF4">
      <w:pPr>
        <w:spacing w:after="0"/>
        <w:jc w:val="center"/>
        <w:rPr>
          <w:rFonts w:cstheme="minorHAnsi"/>
          <w:b/>
          <w:sz w:val="24"/>
          <w:szCs w:val="24"/>
        </w:rPr>
      </w:pPr>
      <w:r w:rsidRPr="00784EF4">
        <w:rPr>
          <w:rFonts w:cstheme="minorHAnsi"/>
          <w:b/>
          <w:sz w:val="24"/>
          <w:szCs w:val="24"/>
        </w:rPr>
        <w:t>2 Peter 1:19-21 (NET)</w:t>
      </w:r>
    </w:p>
    <w:p w14:paraId="15BA23CD" w14:textId="77777777" w:rsidR="00784EF4" w:rsidRPr="00784EF4" w:rsidRDefault="00784EF4" w:rsidP="00784EF4">
      <w:pPr>
        <w:spacing w:after="0"/>
        <w:jc w:val="center"/>
        <w:rPr>
          <w:rStyle w:val="text"/>
          <w:rFonts w:asciiTheme="minorHAnsi" w:hAnsiTheme="minorHAnsi" w:cstheme="minorHAnsi"/>
          <w:b/>
          <w:i/>
          <w:sz w:val="24"/>
          <w:szCs w:val="24"/>
        </w:rPr>
      </w:pPr>
      <w:r w:rsidRPr="00784EF4">
        <w:rPr>
          <w:rStyle w:val="text"/>
          <w:rFonts w:asciiTheme="minorHAnsi" w:hAnsiTheme="minorHAnsi" w:cstheme="minorHAnsi"/>
          <w:b/>
          <w:i/>
          <w:sz w:val="24"/>
          <w:szCs w:val="24"/>
          <w:vertAlign w:val="superscript"/>
        </w:rPr>
        <w:t> “</w:t>
      </w:r>
      <w:r w:rsidRPr="00784EF4">
        <w:rPr>
          <w:rStyle w:val="text"/>
          <w:rFonts w:asciiTheme="minorHAnsi" w:hAnsiTheme="minorHAnsi" w:cstheme="minorHAnsi"/>
          <w:b/>
          <w:i/>
          <w:sz w:val="24"/>
          <w:szCs w:val="24"/>
        </w:rPr>
        <w:t>Moreover, we possess the prophetic word as an altogether reliable thing. You do well if you pay attention to this as you would to a light shining in a murky place, until the day dawns and the morning star rises in your hearts. Above all, you do well if you recognize this: No prophecy of scripture ever comes about by the prophet’s own imagination, for no prophecy was ever borne of human impulse; rather, men carried along by the Holy Spirit spoke from God.”</w:t>
      </w:r>
    </w:p>
    <w:p w14:paraId="280A8E61" w14:textId="77777777" w:rsidR="0040540B" w:rsidRDefault="0040540B" w:rsidP="0040540B">
      <w:pPr>
        <w:spacing w:after="0"/>
        <w:jc w:val="center"/>
        <w:rPr>
          <w:rFonts w:cstheme="minorHAnsi"/>
          <w:b/>
          <w:i/>
          <w:sz w:val="24"/>
          <w:szCs w:val="24"/>
        </w:rPr>
      </w:pPr>
    </w:p>
    <w:p w14:paraId="3804DB7B" w14:textId="77777777" w:rsidR="0040540B" w:rsidRPr="003F2DDC" w:rsidRDefault="0040540B" w:rsidP="0040540B">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2D64D906" w14:textId="77777777" w:rsidR="0040540B" w:rsidRPr="0050023B" w:rsidRDefault="0040540B" w:rsidP="0040540B">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sidRPr="0050023B">
        <w:rPr>
          <w:i/>
          <w:sz w:val="24"/>
          <w:szCs w:val="24"/>
        </w:rPr>
        <w:t xml:space="preserve">who wrote it, what does it say, when, where, and how was it written, </w:t>
      </w:r>
      <w:r w:rsidRPr="0050023B">
        <w:rPr>
          <w:sz w:val="24"/>
          <w:szCs w:val="24"/>
        </w:rPr>
        <w:t>and finally</w:t>
      </w:r>
      <w:r w:rsidRPr="0050023B">
        <w:rPr>
          <w:i/>
          <w:sz w:val="24"/>
          <w:szCs w:val="24"/>
        </w:rPr>
        <w:t>, why was it written</w:t>
      </w:r>
      <w:r w:rsidRPr="0050023B">
        <w:rPr>
          <w:sz w:val="24"/>
          <w:szCs w:val="24"/>
        </w:rPr>
        <w:t xml:space="preserve">? </w:t>
      </w:r>
    </w:p>
    <w:p w14:paraId="10E67EC5" w14:textId="02F664E2" w:rsidR="0040540B" w:rsidRDefault="0040540B" w:rsidP="0040540B">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r w:rsidR="00CB3AB3">
        <w:rPr>
          <w:sz w:val="24"/>
          <w:szCs w:val="24"/>
        </w:rPr>
        <w:t xml:space="preserve"> I’ll get you started. Here is an exercise for you.</w:t>
      </w:r>
    </w:p>
    <w:p w14:paraId="6FABA2D5" w14:textId="05ADDB1C" w:rsidR="00CB3AB3" w:rsidRPr="00024AE3" w:rsidRDefault="0040540B" w:rsidP="00024AE3">
      <w:pPr>
        <w:pStyle w:val="ListParagraph"/>
        <w:numPr>
          <w:ilvl w:val="0"/>
          <w:numId w:val="91"/>
        </w:numPr>
        <w:rPr>
          <w:sz w:val="24"/>
          <w:szCs w:val="24"/>
        </w:rPr>
      </w:pPr>
      <w:r w:rsidRPr="00024AE3">
        <w:rPr>
          <w:sz w:val="24"/>
          <w:szCs w:val="24"/>
        </w:rPr>
        <w:t>Read the following</w:t>
      </w:r>
      <w:r w:rsidR="00CB3AB3" w:rsidRPr="00024AE3">
        <w:rPr>
          <w:sz w:val="24"/>
          <w:szCs w:val="24"/>
        </w:rPr>
        <w:t xml:space="preserve"> passages and make a time line.</w:t>
      </w:r>
    </w:p>
    <w:p w14:paraId="2EEE6546" w14:textId="26F21FA5" w:rsidR="0040540B" w:rsidRDefault="0040540B" w:rsidP="00024AE3">
      <w:pPr>
        <w:pStyle w:val="ListParagraph"/>
        <w:rPr>
          <w:sz w:val="24"/>
          <w:szCs w:val="24"/>
        </w:rPr>
      </w:pPr>
      <w:r w:rsidRPr="00CB3AB3">
        <w:rPr>
          <w:sz w:val="24"/>
          <w:szCs w:val="24"/>
        </w:rPr>
        <w:t>(740-681 BC) -  Isaiah 44:28; (626-586 BC) - Jeremiah 15:16, 20:9, 25:12-13,29:10  31:33-34,38; (605-537 BC) - Daniel 5:30, 6:10,28, 7:13-14, 9:1-6; (440 BC) -  Ezra 1:1, 7:6, 10; (430 BC) -  Nehemiah 8:1, 6-8, 12, 13, 18, 9:2-5</w:t>
      </w:r>
      <w:r w:rsidR="00CB3AB3">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24AE3">
        <w:rPr>
          <w:sz w:val="24"/>
          <w:szCs w:val="24"/>
        </w:rPr>
        <w:t>______________________________</w:t>
      </w:r>
    </w:p>
    <w:p w14:paraId="7054C28A" w14:textId="77777777" w:rsidR="00CB3AB3" w:rsidRPr="00CB3AB3" w:rsidRDefault="00CB3AB3" w:rsidP="00CB3AB3">
      <w:pPr>
        <w:pStyle w:val="ListParagraph"/>
        <w:ind w:left="1263"/>
        <w:rPr>
          <w:sz w:val="24"/>
          <w:szCs w:val="24"/>
        </w:rPr>
      </w:pPr>
    </w:p>
    <w:p w14:paraId="0AB0007B" w14:textId="77777777" w:rsidR="0040540B" w:rsidRDefault="0040540B" w:rsidP="0040540B">
      <w:pPr>
        <w:pStyle w:val="ListParagraph"/>
        <w:ind w:left="0" w:firstLine="720"/>
        <w:jc w:val="both"/>
        <w:rPr>
          <w:sz w:val="24"/>
          <w:szCs w:val="24"/>
        </w:rPr>
      </w:pPr>
      <w:r w:rsidRPr="00E04E12">
        <w:rPr>
          <w:sz w:val="24"/>
          <w:szCs w:val="24"/>
        </w:rPr>
        <w:lastRenderedPageBreak/>
        <w:t>The following are terms used for the study of interpretation or explanation of the scriptures. The terms hermeneutics and exegesis have been used interchangeably.</w:t>
      </w:r>
      <w:r>
        <w:rPr>
          <w:sz w:val="24"/>
          <w:szCs w:val="24"/>
        </w:rPr>
        <w:t xml:space="preserve">  Herb Hodges described the word exegesis to me, and this is what he said, “Exegesis means to</w:t>
      </w:r>
      <w:r w:rsidRPr="00E04E12">
        <w:rPr>
          <w:sz w:val="24"/>
          <w:szCs w:val="24"/>
        </w:rPr>
        <w:t xml:space="preserve"> take by the hand and lead out from invisibility to visibility”</w:t>
      </w:r>
      <w:r>
        <w:rPr>
          <w:sz w:val="24"/>
          <w:szCs w:val="24"/>
        </w:rPr>
        <w:t>.</w:t>
      </w:r>
    </w:p>
    <w:p w14:paraId="1D0F1E31"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805F76B" w14:textId="677579C5" w:rsidR="0040540B" w:rsidRPr="00CB3AB3" w:rsidRDefault="0040540B" w:rsidP="00CB3AB3">
      <w:pPr>
        <w:pStyle w:val="ListParagraph"/>
        <w:numPr>
          <w:ilvl w:val="0"/>
          <w:numId w:val="86"/>
        </w:numPr>
        <w:rPr>
          <w:i/>
          <w:sz w:val="24"/>
          <w:szCs w:val="24"/>
        </w:rPr>
      </w:pPr>
      <w:r w:rsidRPr="00CB3AB3">
        <w:rPr>
          <w:b/>
          <w:sz w:val="24"/>
          <w:szCs w:val="24"/>
        </w:rPr>
        <w:t>Hermeneutics’</w:t>
      </w:r>
      <w:r w:rsidRPr="00CB3AB3">
        <w:rPr>
          <w:sz w:val="24"/>
          <w:szCs w:val="24"/>
        </w:rPr>
        <w:t>:-</w:t>
      </w:r>
      <w:r w:rsidR="00CB3AB3">
        <w:rPr>
          <w:sz w:val="24"/>
          <w:szCs w:val="24"/>
        </w:rPr>
        <w:t xml:space="preserve"> </w:t>
      </w:r>
      <w:r w:rsidRPr="00CB3AB3">
        <w:rPr>
          <w:sz w:val="24"/>
          <w:szCs w:val="24"/>
        </w:rPr>
        <w:t>the study of interpretation of written text. It can also be used for other forms of communication, including verbal. Jesus used this word in Luke 24:31, 32</w:t>
      </w:r>
      <w:r w:rsidR="005814DC">
        <w:rPr>
          <w:sz w:val="24"/>
          <w:szCs w:val="24"/>
        </w:rPr>
        <w:t xml:space="preserve"> and</w:t>
      </w:r>
      <w:r w:rsidRPr="00CB3AB3">
        <w:rPr>
          <w:sz w:val="24"/>
          <w:szCs w:val="24"/>
        </w:rPr>
        <w:t xml:space="preserve"> 45, it is translated as: </w:t>
      </w:r>
      <w:r w:rsidRPr="00CB3AB3">
        <w:rPr>
          <w:i/>
          <w:sz w:val="24"/>
          <w:szCs w:val="24"/>
        </w:rPr>
        <w:t>opened their eyes</w:t>
      </w:r>
      <w:r w:rsidRPr="00CB3AB3">
        <w:rPr>
          <w:sz w:val="24"/>
          <w:szCs w:val="24"/>
        </w:rPr>
        <w:t xml:space="preserve"> </w:t>
      </w:r>
      <w:r w:rsidRPr="00CB3AB3">
        <w:rPr>
          <w:i/>
          <w:sz w:val="24"/>
          <w:szCs w:val="24"/>
        </w:rPr>
        <w:t>or minds</w:t>
      </w:r>
      <w:r w:rsidRPr="00CB3AB3">
        <w:rPr>
          <w:sz w:val="24"/>
          <w:szCs w:val="24"/>
        </w:rPr>
        <w:t xml:space="preserve"> and </w:t>
      </w:r>
      <w:r w:rsidRPr="00CB3AB3">
        <w:rPr>
          <w:i/>
          <w:sz w:val="24"/>
          <w:szCs w:val="24"/>
        </w:rPr>
        <w:t>explained.</w:t>
      </w:r>
    </w:p>
    <w:p w14:paraId="47F1B7DC" w14:textId="77777777" w:rsidR="0040540B" w:rsidRPr="0050023B" w:rsidRDefault="0040540B" w:rsidP="0040540B">
      <w:pPr>
        <w:pStyle w:val="ListParagraph"/>
        <w:ind w:left="768"/>
        <w:rPr>
          <w:i/>
          <w:sz w:val="24"/>
          <w:szCs w:val="24"/>
        </w:rPr>
      </w:pPr>
    </w:p>
    <w:p w14:paraId="0526D6ED" w14:textId="73927A1D" w:rsidR="0040540B" w:rsidRPr="0050023B" w:rsidRDefault="0040540B" w:rsidP="0040540B">
      <w:pPr>
        <w:pStyle w:val="ListParagraph"/>
        <w:ind w:left="0" w:firstLine="720"/>
        <w:jc w:val="both"/>
        <w:rPr>
          <w:sz w:val="24"/>
          <w:szCs w:val="24"/>
        </w:rPr>
      </w:pPr>
      <w:r w:rsidRPr="00A32818">
        <w:rPr>
          <w:sz w:val="24"/>
          <w:szCs w:val="24"/>
        </w:rPr>
        <w:t xml:space="preserve">The word hermeneutics comes from the Greek word </w:t>
      </w:r>
      <w:r w:rsidRPr="00A32818">
        <w:rPr>
          <w:noProof/>
          <w:sz w:val="24"/>
          <w:szCs w:val="24"/>
        </w:rPr>
        <w:t>hermeneuo</w:t>
      </w:r>
      <w:r w:rsidRPr="00A32818">
        <w:rPr>
          <w:sz w:val="24"/>
          <w:szCs w:val="24"/>
        </w:rPr>
        <w:t xml:space="preserve">. It means to translate, interpret, to explain thoroughly, and expound. </w:t>
      </w:r>
      <w:r w:rsidR="00CB3AB3" w:rsidRPr="00A32818">
        <w:rPr>
          <w:sz w:val="24"/>
          <w:szCs w:val="24"/>
        </w:rPr>
        <w:t xml:space="preserve"> </w:t>
      </w:r>
      <w:r w:rsidRPr="00A32818">
        <w:rPr>
          <w:sz w:val="24"/>
          <w:szCs w:val="24"/>
        </w:rPr>
        <w:t>Just before His ascension, Jesus did an exegesis of the entire Old Testament</w:t>
      </w:r>
      <w:r w:rsidR="00A32818" w:rsidRPr="00A32818">
        <w:rPr>
          <w:sz w:val="24"/>
          <w:szCs w:val="24"/>
        </w:rPr>
        <w:t>.</w:t>
      </w:r>
      <w:r w:rsidRPr="00A32818">
        <w:rPr>
          <w:sz w:val="24"/>
          <w:szCs w:val="24"/>
        </w:rPr>
        <w:t xml:space="preserve"> He explained that… the entire Bible is about Him!  </w:t>
      </w:r>
      <w:r w:rsidRPr="00CB3AB3">
        <w:rPr>
          <w:sz w:val="24"/>
          <w:szCs w:val="24"/>
        </w:rPr>
        <w:t>Wouldn’t</w:t>
      </w:r>
      <w:r w:rsidRPr="0050023B">
        <w:rPr>
          <w:sz w:val="24"/>
          <w:szCs w:val="24"/>
        </w:rPr>
        <w:t xml:space="preserve"> you have loved to be part of that Bible Study?</w:t>
      </w:r>
      <w:r w:rsidR="00A32818">
        <w:rPr>
          <w:sz w:val="24"/>
          <w:szCs w:val="24"/>
        </w:rPr>
        <w:t xml:space="preserve"> It is a long passage, but well worth the reading. (We can pretend that He was speaking directly to us.)</w:t>
      </w:r>
    </w:p>
    <w:p w14:paraId="3E0FE610" w14:textId="4DDA1D26" w:rsidR="0040540B" w:rsidRPr="00A32818" w:rsidRDefault="0040540B" w:rsidP="00A32818">
      <w:pPr>
        <w:spacing w:after="0"/>
        <w:jc w:val="center"/>
        <w:rPr>
          <w:b/>
          <w:sz w:val="24"/>
          <w:szCs w:val="24"/>
        </w:rPr>
      </w:pPr>
      <w:r w:rsidRPr="00A32818">
        <w:rPr>
          <w:b/>
          <w:sz w:val="24"/>
          <w:szCs w:val="24"/>
        </w:rPr>
        <w:t>Luke 24:25-49 (N</w:t>
      </w:r>
      <w:r w:rsidR="00A32818" w:rsidRPr="00A32818">
        <w:rPr>
          <w:b/>
          <w:sz w:val="24"/>
          <w:szCs w:val="24"/>
        </w:rPr>
        <w:t>ET</w:t>
      </w:r>
      <w:r w:rsidRPr="00A32818">
        <w:rPr>
          <w:b/>
          <w:sz w:val="24"/>
          <w:szCs w:val="24"/>
        </w:rPr>
        <w:t>)</w:t>
      </w:r>
    </w:p>
    <w:p w14:paraId="659F8D2E" w14:textId="77777777" w:rsidR="00A32818" w:rsidRDefault="00A32818" w:rsidP="00A32818">
      <w:pPr>
        <w:spacing w:after="0"/>
        <w:jc w:val="center"/>
        <w:rPr>
          <w:rFonts w:asciiTheme="minorHAnsi" w:hAnsiTheme="minorHAnsi"/>
          <w:b/>
          <w:i/>
          <w:sz w:val="24"/>
          <w:szCs w:val="24"/>
        </w:rPr>
      </w:pPr>
      <w:r w:rsidRPr="00A32818">
        <w:rPr>
          <w:rFonts w:asciiTheme="minorHAnsi" w:hAnsiTheme="minorHAnsi"/>
          <w:b/>
          <w:i/>
          <w:sz w:val="24"/>
          <w:szCs w:val="24"/>
        </w:rPr>
        <w:t xml:space="preserve">So he said to them, “You foolish people—how slow of heart to believe all that the prophets have spoken! Wasn’t it necessary for the Christ to suffer these things and enter into his glory?” Then beginning with Moses and all the prophets, he interpreted to them the things written about himself in all the scriptures. </w:t>
      </w:r>
      <w:r w:rsidRPr="00A32818">
        <w:rPr>
          <w:rFonts w:asciiTheme="minorHAnsi" w:hAnsiTheme="minorHAnsi"/>
          <w:b/>
          <w:i/>
          <w:sz w:val="24"/>
          <w:szCs w:val="24"/>
          <w:vertAlign w:val="superscript"/>
        </w:rPr>
        <w:t> </w:t>
      </w:r>
      <w:r w:rsidRPr="00A32818">
        <w:rPr>
          <w:rFonts w:asciiTheme="minorHAnsi" w:hAnsiTheme="minorHAnsi"/>
          <w:b/>
          <w:i/>
          <w:sz w:val="24"/>
          <w:szCs w:val="24"/>
        </w:rPr>
        <w:t>So they approached the village where they were going. He acted as though he wanted to go farther, but they urged him, “Stay with us, because it is getting toward evening and the day is almost done.” So he went in to stay with them.  When he had taken his place at the table with them, he took the bread, blessed and broke it, and gave it to them. At this point their eyes were opened and they recognized him. Then he vanished out of their sight. They said to each other, “Didn’t our hearts burn within us while he was speaking with us on the road, while he was explaining the scriptures to us?” So they got up that very hour and returned to Jerusalem. They found the eleven and those with them gathered together and saying, “The Lord has really risen, and has appeared to Simon!” Then they told what had happened on the road, and how they recognized him when he broke the bread.  While they were saying these things, Jesus himself stood among them and said to them, “Peace be with you.” But they were startled and terrified, thinking they saw a ghost. hen he said to them, “Why are you frightened, and why do doubts arise in your hearts? Look at my hands and my feet; it’s me! Touch me and see; a ghost does not have flesh and bones like you see I have.” When he had said this, he showed them his hands and his feet.</w:t>
      </w:r>
    </w:p>
    <w:p w14:paraId="7146065D" w14:textId="456AA9DC" w:rsidR="00A32818" w:rsidRDefault="00A32818" w:rsidP="00A32818">
      <w:pPr>
        <w:spacing w:after="0"/>
        <w:jc w:val="center"/>
        <w:rPr>
          <w:rFonts w:asciiTheme="minorHAnsi" w:hAnsiTheme="minorHAnsi"/>
          <w:b/>
          <w:i/>
          <w:sz w:val="24"/>
          <w:szCs w:val="24"/>
        </w:rPr>
      </w:pPr>
    </w:p>
    <w:p w14:paraId="28034034" w14:textId="11B9D6DE" w:rsidR="00024AE3" w:rsidRDefault="00024AE3" w:rsidP="00A32818">
      <w:pPr>
        <w:spacing w:after="0"/>
        <w:jc w:val="center"/>
        <w:rPr>
          <w:rFonts w:asciiTheme="minorHAnsi" w:hAnsiTheme="minorHAnsi"/>
          <w:b/>
          <w:i/>
          <w:sz w:val="24"/>
          <w:szCs w:val="24"/>
        </w:rPr>
      </w:pPr>
    </w:p>
    <w:p w14:paraId="2174C93C" w14:textId="77777777" w:rsidR="00024AE3" w:rsidRDefault="00024AE3" w:rsidP="00A32818">
      <w:pPr>
        <w:spacing w:after="0"/>
        <w:jc w:val="center"/>
        <w:rPr>
          <w:rFonts w:asciiTheme="minorHAnsi" w:hAnsiTheme="minorHAnsi"/>
          <w:b/>
          <w:i/>
          <w:sz w:val="24"/>
          <w:szCs w:val="24"/>
        </w:rPr>
      </w:pPr>
    </w:p>
    <w:p w14:paraId="3AF823F9" w14:textId="77777777" w:rsidR="00A32818" w:rsidRDefault="00A32818" w:rsidP="00A32818">
      <w:pPr>
        <w:spacing w:after="0"/>
        <w:jc w:val="center"/>
        <w:rPr>
          <w:rFonts w:asciiTheme="minorHAnsi" w:hAnsiTheme="minorHAnsi"/>
          <w:b/>
          <w:i/>
          <w:sz w:val="24"/>
          <w:szCs w:val="24"/>
        </w:rPr>
      </w:pPr>
      <w:r w:rsidRPr="00A32818">
        <w:rPr>
          <w:rFonts w:asciiTheme="minorHAnsi" w:hAnsiTheme="minorHAnsi"/>
          <w:b/>
          <w:i/>
          <w:sz w:val="24"/>
          <w:szCs w:val="24"/>
        </w:rPr>
        <w:lastRenderedPageBreak/>
        <w:t xml:space="preserve"> And while they still could not believe it (because of their joy) and were amazed, he said to them, “Do you have anything here to eat?” So they gave him a piece of broiled fish, </w:t>
      </w:r>
      <w:r w:rsidRPr="00A32818">
        <w:rPr>
          <w:rFonts w:asciiTheme="minorHAnsi" w:hAnsiTheme="minorHAnsi"/>
          <w:b/>
          <w:i/>
          <w:sz w:val="24"/>
          <w:szCs w:val="24"/>
          <w:vertAlign w:val="superscript"/>
        </w:rPr>
        <w:t> </w:t>
      </w:r>
      <w:r w:rsidRPr="00A32818">
        <w:rPr>
          <w:rFonts w:asciiTheme="minorHAnsi" w:hAnsiTheme="minorHAnsi"/>
          <w:b/>
          <w:i/>
          <w:sz w:val="24"/>
          <w:szCs w:val="24"/>
        </w:rPr>
        <w:t>and he took it and ate it in front of them.  Then he said to them, “These are my words that I spoke to you while I was still with you, that everything written about me in the law of Moses and the prophets and the psalms must be fulfilled.”</w:t>
      </w:r>
    </w:p>
    <w:p w14:paraId="7F292A6A" w14:textId="7103D465" w:rsidR="00A32818" w:rsidRPr="00A32818" w:rsidRDefault="00A32818" w:rsidP="00A32818">
      <w:pPr>
        <w:spacing w:after="0"/>
        <w:jc w:val="center"/>
        <w:rPr>
          <w:rFonts w:asciiTheme="minorHAnsi" w:hAnsiTheme="minorHAnsi"/>
          <w:b/>
          <w:i/>
          <w:sz w:val="24"/>
          <w:szCs w:val="24"/>
        </w:rPr>
      </w:pPr>
      <w:r w:rsidRPr="00A32818">
        <w:rPr>
          <w:rFonts w:asciiTheme="minorHAnsi" w:hAnsiTheme="minorHAnsi"/>
          <w:b/>
          <w:i/>
          <w:sz w:val="24"/>
          <w:szCs w:val="24"/>
        </w:rPr>
        <w:t xml:space="preserve"> Then he opened their minds so they could understand the scriptures, and said to them, “Thus it stands written that the Christ would suffer and would rise from the dead on the third day, and repentance for the forgiveness of sins would be proclaimed in his name to all nations, beginning from Jerusalem. You are witnesses of these things. And look, I am sending you what my Father promised. But stay in the city until you have been clothed with power from on high.”</w:t>
      </w:r>
    </w:p>
    <w:p w14:paraId="439D0D87" w14:textId="77777777" w:rsidR="00A32818" w:rsidRDefault="00A32818" w:rsidP="0040540B">
      <w:pPr>
        <w:spacing w:after="0"/>
        <w:jc w:val="center"/>
        <w:rPr>
          <w:b/>
          <w:sz w:val="24"/>
          <w:szCs w:val="24"/>
        </w:rPr>
      </w:pPr>
    </w:p>
    <w:p w14:paraId="456744ED" w14:textId="363AFFBF" w:rsidR="0040540B" w:rsidRDefault="0040540B" w:rsidP="0040540B">
      <w:pPr>
        <w:pStyle w:val="ListParagraph"/>
        <w:ind w:left="0"/>
        <w:jc w:val="both"/>
        <w:rPr>
          <w:sz w:val="24"/>
          <w:szCs w:val="24"/>
        </w:rPr>
      </w:pPr>
      <w:r w:rsidRPr="00892169">
        <w:rPr>
          <w:b/>
          <w:sz w:val="28"/>
          <w:szCs w:val="28"/>
        </w:rPr>
        <w:t>Digging Deeper:</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Psalm</w:t>
      </w:r>
      <w:r w:rsidR="00024AE3">
        <w:rPr>
          <w:sz w:val="24"/>
          <w:szCs w:val="24"/>
        </w:rPr>
        <w:t>s</w:t>
      </w:r>
      <w:r w:rsidRPr="00E04E12">
        <w:rPr>
          <w:sz w:val="24"/>
          <w:szCs w:val="24"/>
        </w:rPr>
        <w:t xml:space="preserve">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25CC0581" w14:textId="05389D32" w:rsidR="0040540B" w:rsidRDefault="0040540B" w:rsidP="0040540B">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055420AF" w14:textId="77777777" w:rsidR="00A32818" w:rsidRPr="00A32818" w:rsidRDefault="00A32818" w:rsidP="00A32818">
      <w:pPr>
        <w:spacing w:after="0"/>
        <w:jc w:val="center"/>
        <w:rPr>
          <w:rFonts w:asciiTheme="minorHAnsi" w:hAnsiTheme="minorHAnsi" w:cstheme="minorHAnsi"/>
          <w:b/>
          <w:sz w:val="24"/>
          <w:szCs w:val="24"/>
        </w:rPr>
      </w:pPr>
      <w:r w:rsidRPr="00A32818">
        <w:rPr>
          <w:rFonts w:asciiTheme="minorHAnsi" w:hAnsiTheme="minorHAnsi" w:cstheme="minorHAnsi"/>
          <w:b/>
          <w:sz w:val="24"/>
          <w:szCs w:val="24"/>
        </w:rPr>
        <w:t>Luke 24:45 (NET)</w:t>
      </w:r>
    </w:p>
    <w:p w14:paraId="07767C58" w14:textId="77777777" w:rsidR="00A32818" w:rsidRPr="00A32818" w:rsidRDefault="00A32818" w:rsidP="00A32818">
      <w:pPr>
        <w:spacing w:after="0"/>
        <w:jc w:val="center"/>
        <w:rPr>
          <w:rStyle w:val="text"/>
          <w:rFonts w:asciiTheme="minorHAnsi" w:hAnsiTheme="minorHAnsi" w:cstheme="minorHAnsi"/>
          <w:b/>
          <w:i/>
          <w:sz w:val="24"/>
          <w:szCs w:val="24"/>
        </w:rPr>
      </w:pPr>
      <w:r w:rsidRPr="00A32818">
        <w:rPr>
          <w:rStyle w:val="text"/>
          <w:rFonts w:asciiTheme="minorHAnsi" w:hAnsiTheme="minorHAnsi" w:cstheme="minorHAnsi"/>
          <w:b/>
          <w:i/>
          <w:sz w:val="24"/>
          <w:szCs w:val="24"/>
        </w:rPr>
        <w:t>Then he opened their minds so they could understand the scriptures,</w:t>
      </w:r>
    </w:p>
    <w:p w14:paraId="24F21010" w14:textId="77777777" w:rsidR="0040540B" w:rsidRPr="0052563A" w:rsidRDefault="0040540B" w:rsidP="0040540B">
      <w:pPr>
        <w:spacing w:after="0"/>
        <w:jc w:val="center"/>
        <w:rPr>
          <w:b/>
          <w:i/>
          <w:sz w:val="24"/>
          <w:szCs w:val="24"/>
        </w:rPr>
      </w:pPr>
    </w:p>
    <w:p w14:paraId="755F0AA1" w14:textId="77777777" w:rsidR="0040540B" w:rsidRDefault="0040540B" w:rsidP="0040540B">
      <w:pPr>
        <w:ind w:firstLine="720"/>
        <w:jc w:val="both"/>
        <w:rPr>
          <w:sz w:val="24"/>
          <w:szCs w:val="24"/>
        </w:rPr>
      </w:pPr>
      <w:r>
        <w:rPr>
          <w:sz w:val="24"/>
          <w:szCs w:val="24"/>
        </w:rPr>
        <w:t>Have you ever asked this question, “W</w:t>
      </w:r>
      <w:r w:rsidRPr="009B22A0">
        <w:rPr>
          <w:sz w:val="24"/>
          <w:szCs w:val="24"/>
        </w:rPr>
        <w:t>hat is God saying to me through this passage</w:t>
      </w:r>
      <w:r>
        <w:rPr>
          <w:sz w:val="24"/>
          <w:szCs w:val="24"/>
        </w:rPr>
        <w:t>, and how does it apply to my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Bible. </w:t>
      </w:r>
      <w:r w:rsidRPr="009B22A0">
        <w:rPr>
          <w:sz w:val="24"/>
          <w:szCs w:val="24"/>
        </w:rPr>
        <w:t xml:space="preserve"> </w:t>
      </w:r>
      <w:r>
        <w:rPr>
          <w:sz w:val="24"/>
          <w:szCs w:val="24"/>
        </w:rPr>
        <w:t>To make relevant life a</w:t>
      </w:r>
      <w:r w:rsidRPr="009B22A0">
        <w:rPr>
          <w:sz w:val="24"/>
          <w:szCs w:val="24"/>
        </w:rPr>
        <w:t>pplication</w:t>
      </w:r>
      <w:r>
        <w:rPr>
          <w:sz w:val="24"/>
          <w:szCs w:val="24"/>
        </w:rPr>
        <w:t xml:space="preserve"> of a passage requires</w:t>
      </w:r>
      <w:r w:rsidRPr="009B22A0">
        <w:rPr>
          <w:sz w:val="24"/>
          <w:szCs w:val="24"/>
        </w:rPr>
        <w:t xml:space="preserve"> right belief and right action in response to the truth</w:t>
      </w:r>
      <w:r>
        <w:rPr>
          <w:sz w:val="24"/>
          <w:szCs w:val="24"/>
        </w:rPr>
        <w:t xml:space="preserve"> that is revealed</w:t>
      </w:r>
      <w:r w:rsidRPr="009B22A0">
        <w:rPr>
          <w:sz w:val="24"/>
          <w:szCs w:val="24"/>
        </w:rPr>
        <w:t>. If what you believe doesn’t lead to action, it isn’t true belief.</w:t>
      </w:r>
    </w:p>
    <w:p w14:paraId="5A27B401" w14:textId="5C2D051D" w:rsidR="0040540B" w:rsidRPr="00B870EC" w:rsidRDefault="0040540B" w:rsidP="0040540B">
      <w:pPr>
        <w:ind w:firstLine="720"/>
        <w:jc w:val="both"/>
        <w:rPr>
          <w:sz w:val="24"/>
          <w:szCs w:val="24"/>
        </w:rPr>
      </w:pPr>
      <w:r w:rsidRPr="00B870EC">
        <w:rPr>
          <w:sz w:val="24"/>
          <w:szCs w:val="24"/>
        </w:rPr>
        <w:t xml:space="preserve"> Bible study is not just for </w:t>
      </w:r>
      <w:r w:rsidRPr="00B870EC">
        <w:rPr>
          <w:b/>
          <w:i/>
          <w:sz w:val="24"/>
          <w:szCs w:val="24"/>
        </w:rPr>
        <w:t>information</w:t>
      </w:r>
      <w:r>
        <w:rPr>
          <w:b/>
          <w:i/>
          <w:sz w:val="24"/>
          <w:szCs w:val="24"/>
        </w:rPr>
        <w:t>; it’s for life</w:t>
      </w:r>
      <w:r w:rsidRPr="00B870EC">
        <w:rPr>
          <w:sz w:val="24"/>
          <w:szCs w:val="24"/>
        </w:rPr>
        <w:t xml:space="preserve"> </w:t>
      </w:r>
      <w:r w:rsidRPr="00B870EC">
        <w:rPr>
          <w:b/>
          <w:i/>
          <w:sz w:val="24"/>
          <w:szCs w:val="24"/>
        </w:rPr>
        <w:t>transformation.</w:t>
      </w:r>
      <w:r w:rsidRPr="00B870EC">
        <w:rPr>
          <w:sz w:val="24"/>
          <w:szCs w:val="24"/>
        </w:rPr>
        <w:t xml:space="preserve"> </w:t>
      </w:r>
      <w:r>
        <w:rPr>
          <w:sz w:val="24"/>
          <w:szCs w:val="24"/>
        </w:rPr>
        <w:t>And yet, w</w:t>
      </w:r>
      <w:r w:rsidRPr="00B870EC">
        <w:rPr>
          <w:sz w:val="24"/>
          <w:szCs w:val="24"/>
        </w:rPr>
        <w:t xml:space="preserve">ithout proper </w:t>
      </w:r>
      <w:r w:rsidRPr="00B870EC">
        <w:rPr>
          <w:b/>
          <w:i/>
          <w:sz w:val="24"/>
          <w:szCs w:val="24"/>
        </w:rPr>
        <w:t>interpretation</w:t>
      </w:r>
      <w:r w:rsidRPr="00B870EC">
        <w:rPr>
          <w:sz w:val="24"/>
          <w:szCs w:val="24"/>
        </w:rPr>
        <w:t xml:space="preserve"> and </w:t>
      </w:r>
      <w:r w:rsidRPr="00135B7C">
        <w:rPr>
          <w:b/>
          <w:i/>
          <w:noProof/>
          <w:sz w:val="24"/>
          <w:szCs w:val="24"/>
        </w:rPr>
        <w:t>understanding</w:t>
      </w:r>
      <w:r w:rsidRPr="00B870EC">
        <w:rPr>
          <w:sz w:val="24"/>
          <w:szCs w:val="24"/>
        </w:rPr>
        <w:t xml:space="preserve"> we cannot make </w:t>
      </w:r>
      <w:r w:rsidRPr="00135B7C">
        <w:rPr>
          <w:b/>
          <w:i/>
          <w:noProof/>
          <w:sz w:val="24"/>
          <w:szCs w:val="24"/>
        </w:rPr>
        <w:t>application</w:t>
      </w:r>
      <w:r w:rsidRPr="00B870EC">
        <w:rPr>
          <w:b/>
          <w:i/>
          <w:sz w:val="24"/>
          <w:szCs w:val="24"/>
        </w:rPr>
        <w:t>.</w:t>
      </w:r>
      <w:r w:rsidRPr="00B870EC">
        <w:rPr>
          <w:sz w:val="24"/>
          <w:szCs w:val="24"/>
        </w:rPr>
        <w:t xml:space="preserve"> </w:t>
      </w:r>
      <w:r>
        <w:rPr>
          <w:sz w:val="24"/>
          <w:szCs w:val="24"/>
        </w:rPr>
        <w:t xml:space="preserve">If you will allow God’s Word to </w:t>
      </w:r>
      <w:r w:rsidRPr="00B870EC">
        <w:rPr>
          <w:sz w:val="24"/>
          <w:szCs w:val="24"/>
        </w:rPr>
        <w:t>penetrate your heart</w:t>
      </w:r>
      <w:r>
        <w:rPr>
          <w:sz w:val="24"/>
          <w:szCs w:val="24"/>
        </w:rPr>
        <w:t xml:space="preserve">, by </w:t>
      </w:r>
      <w:r w:rsidRPr="00B870EC">
        <w:rPr>
          <w:sz w:val="24"/>
          <w:szCs w:val="24"/>
        </w:rPr>
        <w:t>appl</w:t>
      </w:r>
      <w:r>
        <w:rPr>
          <w:sz w:val="24"/>
          <w:szCs w:val="24"/>
        </w:rPr>
        <w:t>ying it to your</w:t>
      </w:r>
      <w:r w:rsidRPr="00B870EC">
        <w:rPr>
          <w:sz w:val="24"/>
          <w:szCs w:val="24"/>
        </w:rPr>
        <w:t xml:space="preserve"> attitude and actions</w:t>
      </w:r>
      <w:r>
        <w:rPr>
          <w:sz w:val="24"/>
          <w:szCs w:val="24"/>
        </w:rPr>
        <w:t>, your life will be transformed! The following questions will help you as you study</w:t>
      </w:r>
      <w:r w:rsidR="00CB3AB3">
        <w:rPr>
          <w:sz w:val="24"/>
          <w:szCs w:val="24"/>
        </w:rPr>
        <w:t>:</w:t>
      </w:r>
      <w:r w:rsidRPr="00B870EC">
        <w:rPr>
          <w:sz w:val="24"/>
          <w:szCs w:val="24"/>
        </w:rPr>
        <w:t xml:space="preserve"> </w:t>
      </w:r>
    </w:p>
    <w:p w14:paraId="42F1E426" w14:textId="77777777" w:rsidR="0040540B" w:rsidRPr="009B22A0" w:rsidRDefault="0040540B" w:rsidP="0037103A">
      <w:pPr>
        <w:pStyle w:val="ListParagraph"/>
        <w:numPr>
          <w:ilvl w:val="0"/>
          <w:numId w:val="42"/>
        </w:numPr>
        <w:rPr>
          <w:sz w:val="24"/>
          <w:szCs w:val="24"/>
        </w:rPr>
      </w:pPr>
      <w:r w:rsidRPr="009B22A0">
        <w:rPr>
          <w:sz w:val="24"/>
          <w:szCs w:val="24"/>
        </w:rPr>
        <w:t>Is there a command to obey? Is there a sin to avoid, confess and repent of?</w:t>
      </w:r>
    </w:p>
    <w:p w14:paraId="54CA5334" w14:textId="77777777" w:rsidR="0040540B" w:rsidRPr="00B13CE1" w:rsidRDefault="0040540B" w:rsidP="0037103A">
      <w:pPr>
        <w:pStyle w:val="ListParagraph"/>
        <w:numPr>
          <w:ilvl w:val="0"/>
          <w:numId w:val="42"/>
        </w:numPr>
        <w:rPr>
          <w:sz w:val="24"/>
          <w:szCs w:val="24"/>
        </w:rPr>
      </w:pPr>
      <w:r w:rsidRPr="00B13CE1">
        <w:rPr>
          <w:sz w:val="24"/>
          <w:szCs w:val="24"/>
        </w:rPr>
        <w:t>Is there a lesson to learn?</w:t>
      </w:r>
    </w:p>
    <w:p w14:paraId="70E6E414" w14:textId="77777777" w:rsidR="0040540B" w:rsidRPr="00B13CE1" w:rsidRDefault="0040540B" w:rsidP="0037103A">
      <w:pPr>
        <w:pStyle w:val="ListParagraph"/>
        <w:numPr>
          <w:ilvl w:val="0"/>
          <w:numId w:val="42"/>
        </w:numPr>
        <w:rPr>
          <w:sz w:val="24"/>
          <w:szCs w:val="24"/>
        </w:rPr>
      </w:pPr>
      <w:r w:rsidRPr="00B13CE1">
        <w:rPr>
          <w:sz w:val="24"/>
          <w:szCs w:val="24"/>
        </w:rPr>
        <w:t>Is there a new truth to carry with me?</w:t>
      </w:r>
    </w:p>
    <w:p w14:paraId="64C8CC93" w14:textId="77777777" w:rsidR="0040540B" w:rsidRPr="00B13CE1" w:rsidRDefault="0040540B" w:rsidP="0037103A">
      <w:pPr>
        <w:pStyle w:val="ListParagraph"/>
        <w:numPr>
          <w:ilvl w:val="0"/>
          <w:numId w:val="42"/>
        </w:numPr>
        <w:rPr>
          <w:sz w:val="24"/>
          <w:szCs w:val="24"/>
        </w:rPr>
      </w:pPr>
      <w:r w:rsidRPr="00B13CE1">
        <w:rPr>
          <w:sz w:val="24"/>
          <w:szCs w:val="24"/>
        </w:rPr>
        <w:t>Is there specific counsel on an issue of my life?</w:t>
      </w:r>
    </w:p>
    <w:p w14:paraId="065D003E" w14:textId="77777777" w:rsidR="0040540B" w:rsidRPr="00B13CE1" w:rsidRDefault="0040540B" w:rsidP="0037103A">
      <w:pPr>
        <w:pStyle w:val="ListParagraph"/>
        <w:numPr>
          <w:ilvl w:val="0"/>
          <w:numId w:val="42"/>
        </w:numPr>
        <w:rPr>
          <w:sz w:val="24"/>
          <w:szCs w:val="24"/>
        </w:rPr>
      </w:pPr>
      <w:r w:rsidRPr="00B13CE1">
        <w:rPr>
          <w:sz w:val="24"/>
          <w:szCs w:val="24"/>
        </w:rPr>
        <w:t>Is there an example to follow?</w:t>
      </w:r>
    </w:p>
    <w:p w14:paraId="38DF0006" w14:textId="77777777" w:rsidR="0040540B" w:rsidRPr="00B13CE1" w:rsidRDefault="0040540B" w:rsidP="0037103A">
      <w:pPr>
        <w:pStyle w:val="ListParagraph"/>
        <w:numPr>
          <w:ilvl w:val="0"/>
          <w:numId w:val="42"/>
        </w:numPr>
        <w:rPr>
          <w:sz w:val="24"/>
          <w:szCs w:val="24"/>
        </w:rPr>
      </w:pPr>
      <w:r w:rsidRPr="00B13CE1">
        <w:rPr>
          <w:sz w:val="24"/>
          <w:szCs w:val="24"/>
        </w:rPr>
        <w:t>Is there a promise to claim?</w:t>
      </w:r>
    </w:p>
    <w:p w14:paraId="5E10B42E" w14:textId="77777777" w:rsidR="0040540B" w:rsidRPr="00B13CE1" w:rsidRDefault="0040540B" w:rsidP="0037103A">
      <w:pPr>
        <w:pStyle w:val="ListParagraph"/>
        <w:numPr>
          <w:ilvl w:val="0"/>
          <w:numId w:val="42"/>
        </w:numPr>
        <w:rPr>
          <w:sz w:val="24"/>
          <w:szCs w:val="24"/>
        </w:rPr>
      </w:pPr>
      <w:r w:rsidRPr="00B13CE1">
        <w:rPr>
          <w:sz w:val="24"/>
          <w:szCs w:val="24"/>
        </w:rPr>
        <w:t>Is there a prayer to repeat?</w:t>
      </w:r>
    </w:p>
    <w:p w14:paraId="41DD25EC" w14:textId="77777777" w:rsidR="0040540B" w:rsidRDefault="0040540B" w:rsidP="0037103A">
      <w:pPr>
        <w:pStyle w:val="ListParagraph"/>
        <w:numPr>
          <w:ilvl w:val="0"/>
          <w:numId w:val="42"/>
        </w:numPr>
        <w:rPr>
          <w:sz w:val="24"/>
          <w:szCs w:val="24"/>
        </w:rPr>
      </w:pPr>
      <w:r w:rsidRPr="00B13CE1">
        <w:rPr>
          <w:sz w:val="24"/>
          <w:szCs w:val="24"/>
        </w:rPr>
        <w:t>Is there a verse to memorize?</w:t>
      </w:r>
    </w:p>
    <w:p w14:paraId="5C04A713" w14:textId="5E87CBB6" w:rsidR="0040540B" w:rsidRDefault="0040540B" w:rsidP="0040540B">
      <w:pPr>
        <w:jc w:val="both"/>
        <w:rPr>
          <w:sz w:val="24"/>
          <w:szCs w:val="24"/>
        </w:rPr>
      </w:pPr>
      <w:r w:rsidRPr="009B22A0">
        <w:rPr>
          <w:b/>
          <w:sz w:val="28"/>
          <w:szCs w:val="28"/>
        </w:rPr>
        <w:lastRenderedPageBreak/>
        <w:t xml:space="preserve">Digging Deeper: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398A63A9" w14:textId="77777777" w:rsidR="0040540B" w:rsidRDefault="0040540B" w:rsidP="0040540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0D1E297B" w14:textId="504074F4" w:rsidR="0040540B" w:rsidRDefault="0040540B" w:rsidP="0040540B">
      <w:pPr>
        <w:spacing w:after="0" w:line="240" w:lineRule="auto"/>
        <w:jc w:val="center"/>
        <w:outlineLvl w:val="0"/>
        <w:rPr>
          <w:rFonts w:eastAsia="Times New Roman" w:cstheme="minorHAnsi"/>
          <w:b/>
          <w:bCs/>
          <w:kern w:val="36"/>
          <w:sz w:val="24"/>
          <w:szCs w:val="24"/>
        </w:rPr>
      </w:pPr>
      <w:r w:rsidRPr="00A32818">
        <w:rPr>
          <w:rFonts w:eastAsia="Times New Roman" w:cstheme="minorHAnsi"/>
          <w:b/>
          <w:bCs/>
          <w:kern w:val="36"/>
          <w:sz w:val="24"/>
          <w:szCs w:val="24"/>
        </w:rPr>
        <w:t>Joshua 1:7-8 (N</w:t>
      </w:r>
      <w:r w:rsidR="00A32818" w:rsidRPr="00A32818">
        <w:rPr>
          <w:rFonts w:eastAsia="Times New Roman" w:cstheme="minorHAnsi"/>
          <w:b/>
          <w:bCs/>
          <w:kern w:val="36"/>
          <w:sz w:val="24"/>
          <w:szCs w:val="24"/>
        </w:rPr>
        <w:t>ET</w:t>
      </w:r>
      <w:r w:rsidRPr="00A32818">
        <w:rPr>
          <w:rFonts w:eastAsia="Times New Roman" w:cstheme="minorHAnsi"/>
          <w:b/>
          <w:bCs/>
          <w:kern w:val="36"/>
          <w:sz w:val="24"/>
          <w:szCs w:val="24"/>
        </w:rPr>
        <w:t>)</w:t>
      </w:r>
    </w:p>
    <w:p w14:paraId="311927A0" w14:textId="77777777" w:rsidR="00A32818" w:rsidRPr="00A32818" w:rsidRDefault="00A32818" w:rsidP="00A32818">
      <w:pPr>
        <w:jc w:val="center"/>
        <w:outlineLvl w:val="0"/>
        <w:rPr>
          <w:rFonts w:asciiTheme="minorHAnsi" w:hAnsiTheme="minorHAnsi" w:cstheme="minorHAnsi"/>
          <w:b/>
          <w:bCs/>
          <w:i/>
          <w:kern w:val="36"/>
          <w:sz w:val="24"/>
          <w:szCs w:val="24"/>
        </w:rPr>
      </w:pPr>
      <w:r w:rsidRPr="00A32818">
        <w:rPr>
          <w:rStyle w:val="text"/>
          <w:rFonts w:asciiTheme="minorHAnsi" w:hAnsiTheme="minorHAnsi"/>
          <w:b/>
          <w:i/>
          <w:sz w:val="24"/>
          <w:szCs w:val="24"/>
        </w:rPr>
        <w:t>Make sure you are very strong and brave! Carefully obey all the law my servant Moses charged you to keep! Do not swerve from it to the right or to the left, so that you may be successful in all you do. This law scroll must not leave your lips! You must memorize it day and night so you can carefully obey all that is written in it. Then you will prosper and be successful.</w:t>
      </w:r>
    </w:p>
    <w:p w14:paraId="3864BEF7" w14:textId="15ABF581" w:rsidR="0040540B" w:rsidRDefault="0040540B" w:rsidP="0040540B">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w:t>
      </w:r>
      <w:r w:rsidR="00CB3AB3">
        <w:rPr>
          <w:sz w:val="24"/>
          <w:szCs w:val="24"/>
        </w:rPr>
        <w:t>some tips</w:t>
      </w:r>
      <w:r>
        <w:rPr>
          <w:sz w:val="24"/>
          <w:szCs w:val="24"/>
        </w:rPr>
        <w:t xml:space="preserve">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r w:rsidR="002540FD">
        <w:rPr>
          <w:sz w:val="24"/>
          <w:szCs w:val="24"/>
        </w:rPr>
        <w:t>.</w:t>
      </w:r>
    </w:p>
    <w:p w14:paraId="51A02E2C" w14:textId="526F5268" w:rsidR="002540FD" w:rsidRDefault="002540FD" w:rsidP="0040540B">
      <w:pPr>
        <w:pStyle w:val="ListParagraph"/>
        <w:ind w:left="0" w:firstLine="720"/>
        <w:jc w:val="both"/>
        <w:rPr>
          <w:sz w:val="24"/>
          <w:szCs w:val="24"/>
        </w:rPr>
      </w:pPr>
    </w:p>
    <w:p w14:paraId="4D9DDC00" w14:textId="5CF01B7D" w:rsidR="0040540B" w:rsidRPr="00CB3AB3" w:rsidRDefault="00CB3AB3" w:rsidP="0040540B">
      <w:pPr>
        <w:pStyle w:val="ListParagraph"/>
        <w:ind w:left="0" w:firstLine="720"/>
        <w:jc w:val="both"/>
        <w:rPr>
          <w:sz w:val="24"/>
          <w:szCs w:val="24"/>
        </w:rPr>
      </w:pPr>
      <w:r>
        <w:rPr>
          <w:sz w:val="24"/>
          <w:szCs w:val="24"/>
        </w:rPr>
        <w:t>In conclusion, i</w:t>
      </w:r>
      <w:r w:rsidR="0040540B" w:rsidRPr="001A0886">
        <w:rPr>
          <w:sz w:val="24"/>
          <w:szCs w:val="24"/>
        </w:rPr>
        <w:t>t’s been wisely said, if you g</w:t>
      </w:r>
      <w:r w:rsidR="0040540B">
        <w:rPr>
          <w:sz w:val="24"/>
          <w:szCs w:val="24"/>
        </w:rPr>
        <w:t xml:space="preserve">ive someone </w:t>
      </w:r>
      <w:r w:rsidR="0040540B" w:rsidRPr="001A0886">
        <w:rPr>
          <w:sz w:val="24"/>
          <w:szCs w:val="24"/>
        </w:rPr>
        <w:t>a</w:t>
      </w:r>
      <w:r w:rsidR="0040540B" w:rsidRPr="00B13CE1">
        <w:rPr>
          <w:sz w:val="24"/>
          <w:szCs w:val="24"/>
        </w:rPr>
        <w:t xml:space="preserve"> fish</w:t>
      </w:r>
      <w:r w:rsidR="0040540B">
        <w:rPr>
          <w:sz w:val="24"/>
          <w:szCs w:val="24"/>
        </w:rPr>
        <w:t xml:space="preserve"> --</w:t>
      </w:r>
      <w:r w:rsidR="0040540B" w:rsidRPr="00B13CE1">
        <w:rPr>
          <w:sz w:val="24"/>
          <w:szCs w:val="24"/>
        </w:rPr>
        <w:t xml:space="preserve"> </w:t>
      </w:r>
      <w:r w:rsidR="0040540B">
        <w:rPr>
          <w:sz w:val="24"/>
          <w:szCs w:val="24"/>
        </w:rPr>
        <w:t xml:space="preserve">you will </w:t>
      </w:r>
      <w:r w:rsidR="0040540B" w:rsidRPr="00B13CE1">
        <w:rPr>
          <w:sz w:val="24"/>
          <w:szCs w:val="24"/>
        </w:rPr>
        <w:t xml:space="preserve">feed </w:t>
      </w:r>
      <w:r w:rsidR="0040540B">
        <w:rPr>
          <w:sz w:val="24"/>
          <w:szCs w:val="24"/>
        </w:rPr>
        <w:t>them</w:t>
      </w:r>
      <w:r w:rsidR="0040540B" w:rsidRPr="00B13CE1">
        <w:rPr>
          <w:sz w:val="24"/>
          <w:szCs w:val="24"/>
        </w:rPr>
        <w:t xml:space="preserve"> for a day</w:t>
      </w:r>
      <w:r w:rsidR="0040540B">
        <w:rPr>
          <w:sz w:val="24"/>
          <w:szCs w:val="24"/>
        </w:rPr>
        <w:t>. But, t</w:t>
      </w:r>
      <w:r w:rsidR="0040540B" w:rsidRPr="00B13CE1">
        <w:rPr>
          <w:sz w:val="24"/>
          <w:szCs w:val="24"/>
        </w:rPr>
        <w:t xml:space="preserve">each </w:t>
      </w:r>
      <w:r w:rsidR="0040540B">
        <w:rPr>
          <w:sz w:val="24"/>
          <w:szCs w:val="24"/>
        </w:rPr>
        <w:t xml:space="preserve">them </w:t>
      </w:r>
      <w:r w:rsidR="0040540B" w:rsidRPr="00B13CE1">
        <w:rPr>
          <w:sz w:val="24"/>
          <w:szCs w:val="24"/>
        </w:rPr>
        <w:t>to fish</w:t>
      </w:r>
      <w:r w:rsidR="0040540B">
        <w:rPr>
          <w:sz w:val="24"/>
          <w:szCs w:val="24"/>
        </w:rPr>
        <w:t xml:space="preserve"> -- and you will </w:t>
      </w:r>
      <w:r w:rsidR="0040540B" w:rsidRPr="00B13CE1">
        <w:rPr>
          <w:sz w:val="24"/>
          <w:szCs w:val="24"/>
        </w:rPr>
        <w:t xml:space="preserve">feed </w:t>
      </w:r>
      <w:r w:rsidR="0040540B">
        <w:rPr>
          <w:sz w:val="24"/>
          <w:szCs w:val="24"/>
        </w:rPr>
        <w:t>them</w:t>
      </w:r>
      <w:r w:rsidR="0040540B" w:rsidRPr="00B13CE1">
        <w:rPr>
          <w:sz w:val="24"/>
          <w:szCs w:val="24"/>
        </w:rPr>
        <w:t xml:space="preserve"> for life! </w:t>
      </w:r>
      <w:r w:rsidR="0040540B">
        <w:rPr>
          <w:sz w:val="24"/>
          <w:szCs w:val="24"/>
        </w:rPr>
        <w:t>Likewise, it is wonderful to teach someone the Bible, but much better to teach them to study for themselves</w:t>
      </w:r>
      <w:r>
        <w:rPr>
          <w:sz w:val="24"/>
          <w:szCs w:val="24"/>
        </w:rPr>
        <w:t>.</w:t>
      </w:r>
      <w:r w:rsidR="0040540B">
        <w:rPr>
          <w:sz w:val="24"/>
          <w:szCs w:val="24"/>
        </w:rPr>
        <w:t xml:space="preserve"> </w:t>
      </w:r>
      <w:r w:rsidR="0040540B" w:rsidRPr="00CB3AB3">
        <w:rPr>
          <w:sz w:val="24"/>
          <w:szCs w:val="24"/>
        </w:rPr>
        <w:t>However, if you teach them to follow the Good Shepherd as a disciple, they will fish for men and multitudes of generations will eat</w:t>
      </w:r>
      <w:r w:rsidRPr="00CB3AB3">
        <w:rPr>
          <w:sz w:val="24"/>
          <w:szCs w:val="24"/>
        </w:rPr>
        <w:t>.</w:t>
      </w:r>
    </w:p>
    <w:p w14:paraId="3C0DDCEB" w14:textId="0EEBD141" w:rsidR="0040540B" w:rsidRDefault="0040540B" w:rsidP="0040540B">
      <w:pPr>
        <w:rPr>
          <w:sz w:val="24"/>
          <w:szCs w:val="24"/>
        </w:rPr>
      </w:pPr>
      <w:r w:rsidRPr="00004E9A">
        <w:rPr>
          <w:b/>
          <w:sz w:val="28"/>
          <w:szCs w:val="28"/>
        </w:rPr>
        <w:t>Digging Deeper</w:t>
      </w:r>
      <w:r w:rsidRPr="001A0886">
        <w:rPr>
          <w:b/>
          <w:sz w:val="24"/>
          <w:szCs w:val="24"/>
        </w:rPr>
        <w:t>:</w:t>
      </w:r>
      <w:r>
        <w:rPr>
          <w:b/>
          <w:sz w:val="24"/>
          <w:szCs w:val="24"/>
        </w:rPr>
        <w:t xml:space="preserve"> </w:t>
      </w:r>
      <w:r w:rsidRPr="001A0886">
        <w:rPr>
          <w:sz w:val="24"/>
          <w:szCs w:val="24"/>
        </w:rPr>
        <w:t xml:space="preserve"> Joshua 1:8; Psalm 1:1-3; Psalm 119:12-24; John 17:17; Psalm 119:97-103</w:t>
      </w:r>
    </w:p>
    <w:p w14:paraId="07C77240" w14:textId="0F64BFD2" w:rsidR="00CB3AB3" w:rsidRDefault="00CB3AB3" w:rsidP="0040540B">
      <w:pPr>
        <w:rPr>
          <w:sz w:val="24"/>
          <w:szCs w:val="24"/>
        </w:rPr>
      </w:pPr>
    </w:p>
    <w:p w14:paraId="271FA193" w14:textId="04E2BF87" w:rsidR="002540FD" w:rsidRDefault="002540FD" w:rsidP="0040540B">
      <w:pPr>
        <w:rPr>
          <w:sz w:val="24"/>
          <w:szCs w:val="24"/>
        </w:rPr>
      </w:pPr>
    </w:p>
    <w:p w14:paraId="09DA5A70" w14:textId="1BDBCDEC" w:rsidR="002540FD" w:rsidRDefault="002540FD" w:rsidP="0040540B">
      <w:pPr>
        <w:rPr>
          <w:sz w:val="24"/>
          <w:szCs w:val="24"/>
        </w:rPr>
      </w:pPr>
    </w:p>
    <w:p w14:paraId="5A77851D" w14:textId="33DFCFE9" w:rsidR="002540FD" w:rsidRDefault="002540FD" w:rsidP="0040540B">
      <w:pPr>
        <w:rPr>
          <w:sz w:val="24"/>
          <w:szCs w:val="24"/>
        </w:rPr>
      </w:pPr>
    </w:p>
    <w:p w14:paraId="2C37F28A" w14:textId="1E352C13" w:rsidR="002540FD" w:rsidRDefault="002540FD" w:rsidP="0040540B">
      <w:pPr>
        <w:rPr>
          <w:sz w:val="24"/>
          <w:szCs w:val="24"/>
        </w:rPr>
      </w:pPr>
    </w:p>
    <w:p w14:paraId="78E88FA5" w14:textId="77777777" w:rsidR="000C6D6E" w:rsidRDefault="000C6D6E" w:rsidP="0040540B">
      <w:pPr>
        <w:rPr>
          <w:sz w:val="24"/>
          <w:szCs w:val="24"/>
        </w:rPr>
      </w:pPr>
    </w:p>
    <w:p w14:paraId="79213BE8" w14:textId="1405D4CA" w:rsidR="002540FD" w:rsidRDefault="002540FD" w:rsidP="0040540B">
      <w:pPr>
        <w:rPr>
          <w:sz w:val="24"/>
          <w:szCs w:val="24"/>
        </w:rPr>
      </w:pPr>
    </w:p>
    <w:p w14:paraId="00F567E1" w14:textId="77777777" w:rsidR="00CB3AB3" w:rsidRDefault="00CB3AB3" w:rsidP="00CB3AB3">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7AE0F2F1" w14:textId="5C4632F0" w:rsidR="0040540B" w:rsidRDefault="0040540B" w:rsidP="0040540B">
      <w:pPr>
        <w:jc w:val="center"/>
        <w:rPr>
          <w:rFonts w:ascii="Edwardian Script ITC" w:hAnsi="Edwardian Script ITC"/>
          <w:b/>
          <w:sz w:val="72"/>
          <w:szCs w:val="72"/>
        </w:rPr>
      </w:pPr>
    </w:p>
    <w:p w14:paraId="0C1CFF60" w14:textId="0AAA62BF" w:rsidR="00606EAC" w:rsidRDefault="00606EAC" w:rsidP="0040540B">
      <w:pPr>
        <w:jc w:val="center"/>
        <w:rPr>
          <w:rFonts w:ascii="Edwardian Script ITC" w:hAnsi="Edwardian Script ITC"/>
          <w:b/>
          <w:sz w:val="72"/>
          <w:szCs w:val="72"/>
        </w:rPr>
      </w:pPr>
    </w:p>
    <w:p w14:paraId="459AEFEF" w14:textId="6DD9F413" w:rsidR="00606EAC" w:rsidRDefault="00606EAC" w:rsidP="0040540B">
      <w:pPr>
        <w:jc w:val="center"/>
        <w:rPr>
          <w:rFonts w:ascii="Edwardian Script ITC" w:hAnsi="Edwardian Script ITC"/>
          <w:b/>
          <w:sz w:val="72"/>
          <w:szCs w:val="72"/>
        </w:rPr>
      </w:pPr>
    </w:p>
    <w:p w14:paraId="5D7579CE" w14:textId="0935B957" w:rsidR="00606EAC" w:rsidRDefault="00606EAC" w:rsidP="0040540B">
      <w:pPr>
        <w:jc w:val="center"/>
        <w:rPr>
          <w:rFonts w:ascii="Edwardian Script ITC" w:hAnsi="Edwardian Script ITC"/>
          <w:b/>
          <w:sz w:val="72"/>
          <w:szCs w:val="72"/>
        </w:rPr>
      </w:pPr>
    </w:p>
    <w:p w14:paraId="6D13FC6B" w14:textId="6CCC0583" w:rsidR="00606EAC" w:rsidRDefault="00606EAC" w:rsidP="0040540B">
      <w:pPr>
        <w:jc w:val="center"/>
        <w:rPr>
          <w:rFonts w:ascii="Edwardian Script ITC" w:hAnsi="Edwardian Script ITC"/>
          <w:b/>
          <w:sz w:val="72"/>
          <w:szCs w:val="72"/>
        </w:rPr>
      </w:pPr>
    </w:p>
    <w:p w14:paraId="69FC71AA" w14:textId="3C472897" w:rsidR="00606EAC" w:rsidRDefault="00606EAC" w:rsidP="0040540B">
      <w:pPr>
        <w:jc w:val="center"/>
        <w:rPr>
          <w:rFonts w:ascii="Edwardian Script ITC" w:hAnsi="Edwardian Script ITC"/>
          <w:b/>
          <w:sz w:val="72"/>
          <w:szCs w:val="72"/>
        </w:rPr>
      </w:pPr>
    </w:p>
    <w:p w14:paraId="10ECF2F6" w14:textId="6F23FE3F" w:rsidR="00606EAC" w:rsidRDefault="00606EAC" w:rsidP="0040540B">
      <w:pPr>
        <w:jc w:val="center"/>
        <w:rPr>
          <w:rFonts w:ascii="Edwardian Script ITC" w:hAnsi="Edwardian Script ITC"/>
          <w:b/>
          <w:sz w:val="72"/>
          <w:szCs w:val="72"/>
        </w:rPr>
      </w:pPr>
    </w:p>
    <w:p w14:paraId="52DDB5E4" w14:textId="5CE46A32" w:rsidR="00606EAC" w:rsidRDefault="00606EAC" w:rsidP="0040540B">
      <w:pPr>
        <w:jc w:val="center"/>
        <w:rPr>
          <w:rFonts w:ascii="Edwardian Script ITC" w:hAnsi="Edwardian Script ITC"/>
          <w:b/>
          <w:sz w:val="72"/>
          <w:szCs w:val="72"/>
        </w:rPr>
      </w:pPr>
    </w:p>
    <w:p w14:paraId="41CAE5B1" w14:textId="77777777" w:rsidR="002540FD" w:rsidRDefault="002540FD" w:rsidP="0040540B">
      <w:pPr>
        <w:jc w:val="center"/>
        <w:rPr>
          <w:rFonts w:ascii="Edwardian Script ITC" w:hAnsi="Edwardian Script ITC"/>
          <w:b/>
          <w:sz w:val="72"/>
          <w:szCs w:val="72"/>
        </w:rPr>
      </w:pPr>
    </w:p>
    <w:p w14:paraId="08570E46" w14:textId="193025E8" w:rsidR="00606EAC" w:rsidRDefault="00606EAC" w:rsidP="0040540B">
      <w:pPr>
        <w:jc w:val="center"/>
        <w:rPr>
          <w:rFonts w:ascii="Edwardian Script ITC" w:hAnsi="Edwardian Script ITC"/>
          <w:b/>
          <w:sz w:val="72"/>
          <w:szCs w:val="72"/>
        </w:rPr>
      </w:pPr>
    </w:p>
    <w:p w14:paraId="22D50402" w14:textId="437658F7" w:rsidR="008F221D" w:rsidRDefault="008F221D" w:rsidP="00CB3AB3">
      <w:pPr>
        <w:spacing w:before="240" w:after="156" w:line="259" w:lineRule="auto"/>
        <w:jc w:val="center"/>
        <w:rPr>
          <w:rFonts w:ascii="Edwardian Script ITC" w:hAnsi="Edwardian Script ITC"/>
          <w:b/>
          <w:sz w:val="72"/>
          <w:szCs w:val="72"/>
        </w:rPr>
      </w:pPr>
      <w:r w:rsidRPr="00A55B1D">
        <w:rPr>
          <w:rFonts w:ascii="Edwardian Script ITC" w:hAnsi="Edwardian Script ITC"/>
          <w:b/>
          <w:sz w:val="72"/>
          <w:szCs w:val="72"/>
        </w:rPr>
        <w:t>The Health of Your Countenance</w:t>
      </w:r>
    </w:p>
    <w:p w14:paraId="61078F53" w14:textId="368DC9F8" w:rsidR="008F221D" w:rsidRPr="00CB3AB3" w:rsidRDefault="00CB3AB3" w:rsidP="00CB3AB3">
      <w:pPr>
        <w:spacing w:before="240" w:after="156" w:line="259" w:lineRule="auto"/>
        <w:jc w:val="center"/>
        <w:rPr>
          <w:b/>
          <w:sz w:val="28"/>
          <w:szCs w:val="28"/>
        </w:rPr>
      </w:pPr>
      <w:r w:rsidRPr="00CB3AB3">
        <w:rPr>
          <w:b/>
          <w:sz w:val="28"/>
          <w:szCs w:val="28"/>
        </w:rPr>
        <w:lastRenderedPageBreak/>
        <w:t>Key Passage</w:t>
      </w:r>
    </w:p>
    <w:p w14:paraId="7A1251BE" w14:textId="095E89CE" w:rsidR="008F221D" w:rsidRPr="005D2D6C" w:rsidRDefault="008F221D" w:rsidP="008F221D">
      <w:pPr>
        <w:spacing w:after="5" w:line="252" w:lineRule="auto"/>
        <w:ind w:left="25" w:right="30" w:hanging="6"/>
        <w:jc w:val="center"/>
        <w:rPr>
          <w:b/>
          <w:sz w:val="24"/>
          <w:szCs w:val="24"/>
        </w:rPr>
      </w:pPr>
      <w:r w:rsidRPr="005D2D6C">
        <w:rPr>
          <w:b/>
          <w:sz w:val="24"/>
          <w:szCs w:val="24"/>
        </w:rPr>
        <w:t xml:space="preserve">Psalm 42:11 (KJV) </w:t>
      </w:r>
    </w:p>
    <w:p w14:paraId="2BD6EA20" w14:textId="77777777" w:rsidR="008F221D" w:rsidRPr="005D2D6C" w:rsidRDefault="008F221D" w:rsidP="008F221D">
      <w:pPr>
        <w:spacing w:after="5" w:line="252" w:lineRule="auto"/>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6EE08A17" w14:textId="77777777" w:rsidR="008F221D" w:rsidRDefault="008F221D" w:rsidP="008F221D">
      <w:pPr>
        <w:spacing w:after="39" w:line="259" w:lineRule="auto"/>
        <w:ind w:left="48"/>
        <w:jc w:val="center"/>
      </w:pPr>
      <w:r>
        <w:rPr>
          <w:b/>
          <w:i/>
        </w:rPr>
        <w:t xml:space="preserve"> </w:t>
      </w:r>
    </w:p>
    <w:p w14:paraId="371E8499" w14:textId="386A19DA" w:rsidR="008F221D" w:rsidRDefault="008F221D" w:rsidP="00906596">
      <w:pPr>
        <w:pStyle w:val="Heading4"/>
        <w:spacing w:before="0"/>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7B48C658" w14:textId="77777777" w:rsidR="007F211A" w:rsidRDefault="007F211A" w:rsidP="00906596">
      <w:pPr>
        <w:spacing w:after="183"/>
        <w:ind w:left="-15" w:right="6" w:firstLine="721"/>
        <w:jc w:val="both"/>
        <w:rPr>
          <w:rFonts w:asciiTheme="minorHAnsi" w:hAnsiTheme="minorHAnsi" w:cstheme="minorHAnsi"/>
          <w:sz w:val="24"/>
          <w:szCs w:val="24"/>
        </w:rPr>
      </w:pPr>
    </w:p>
    <w:p w14:paraId="7FE91DF8" w14:textId="11E62543" w:rsidR="008F221D" w:rsidRPr="007F211A" w:rsidRDefault="008F221D" w:rsidP="00906596">
      <w:pPr>
        <w:spacing w:after="183"/>
        <w:ind w:left="-15" w:right="6" w:firstLine="721"/>
        <w:jc w:val="both"/>
        <w:rPr>
          <w:rFonts w:asciiTheme="minorHAnsi" w:hAnsiTheme="minorHAnsi" w:cstheme="minorHAnsi"/>
          <w:sz w:val="24"/>
          <w:szCs w:val="24"/>
        </w:rPr>
      </w:pPr>
      <w:r w:rsidRPr="007F211A">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7F211A">
        <w:rPr>
          <w:rFonts w:asciiTheme="minorHAnsi" w:hAnsiTheme="minorHAnsi" w:cstheme="minorHAnsi"/>
          <w:i/>
          <w:sz w:val="24"/>
          <w:szCs w:val="24"/>
        </w:rPr>
        <w:t>real</w:t>
      </w:r>
      <w:r w:rsidRPr="007F211A">
        <w:rPr>
          <w:rFonts w:asciiTheme="minorHAnsi" w:hAnsiTheme="minorHAnsi" w:cstheme="minorHAnsi"/>
          <w:sz w:val="24"/>
          <w:szCs w:val="24"/>
        </w:rPr>
        <w:t xml:space="preserve"> friend will tell you the truth.  In this </w:t>
      </w:r>
      <w:r w:rsidRPr="007F211A">
        <w:rPr>
          <w:rFonts w:asciiTheme="minorHAnsi" w:hAnsiTheme="minorHAnsi" w:cstheme="minorHAnsi"/>
          <w:noProof/>
          <w:sz w:val="24"/>
          <w:szCs w:val="24"/>
        </w:rPr>
        <w:t>lesson</w:t>
      </w:r>
      <w:r w:rsidRPr="007F211A">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 -- the </w:t>
      </w:r>
      <w:r w:rsidRPr="007F211A">
        <w:rPr>
          <w:rFonts w:asciiTheme="minorHAnsi" w:hAnsiTheme="minorHAnsi" w:cstheme="minorHAnsi"/>
          <w:i/>
          <w:sz w:val="24"/>
          <w:szCs w:val="24"/>
        </w:rPr>
        <w:t>Wonderful Counselor</w:t>
      </w:r>
      <w:r w:rsidRPr="007F211A">
        <w:rPr>
          <w:rFonts w:asciiTheme="minorHAnsi" w:hAnsiTheme="minorHAnsi" w:cstheme="minorHAnsi"/>
          <w:sz w:val="24"/>
          <w:szCs w:val="24"/>
        </w:rPr>
        <w:t xml:space="preserve"> (Isaiah 9:2-7)</w:t>
      </w:r>
      <w:r w:rsidR="007F211A">
        <w:rPr>
          <w:rFonts w:asciiTheme="minorHAnsi" w:hAnsiTheme="minorHAnsi" w:cstheme="minorHAnsi"/>
          <w:sz w:val="24"/>
          <w:szCs w:val="24"/>
        </w:rPr>
        <w:t>.</w:t>
      </w:r>
      <w:r w:rsidRPr="007F211A">
        <w:rPr>
          <w:rFonts w:asciiTheme="minorHAnsi" w:hAnsiTheme="minorHAnsi" w:cstheme="minorHAnsi"/>
          <w:sz w:val="24"/>
          <w:szCs w:val="24"/>
        </w:rPr>
        <w:t xml:space="preserve"> May the Great Physician, Himself, use His Word as a balm and bring healing to every weary soul.  </w:t>
      </w:r>
    </w:p>
    <w:p w14:paraId="7A4BD8DC" w14:textId="77777777" w:rsidR="000112D7" w:rsidRPr="000112D7" w:rsidRDefault="000112D7" w:rsidP="000112D7">
      <w:pPr>
        <w:spacing w:after="0" w:line="252" w:lineRule="auto"/>
        <w:ind w:left="25" w:right="33" w:hanging="6"/>
        <w:jc w:val="center"/>
        <w:rPr>
          <w:rFonts w:asciiTheme="minorHAnsi" w:hAnsiTheme="minorHAnsi" w:cstheme="minorHAnsi"/>
          <w:sz w:val="24"/>
          <w:szCs w:val="24"/>
        </w:rPr>
      </w:pPr>
      <w:r w:rsidRPr="000112D7">
        <w:rPr>
          <w:rFonts w:asciiTheme="minorHAnsi" w:hAnsiTheme="minorHAnsi" w:cstheme="minorHAnsi"/>
          <w:b/>
          <w:sz w:val="24"/>
          <w:szCs w:val="24"/>
        </w:rPr>
        <w:t xml:space="preserve">Luke 4:17-21 (NET) </w:t>
      </w:r>
    </w:p>
    <w:p w14:paraId="4ACB6449" w14:textId="77777777" w:rsidR="000112D7" w:rsidRPr="000112D7" w:rsidRDefault="000112D7" w:rsidP="000112D7">
      <w:pPr>
        <w:spacing w:after="0"/>
        <w:jc w:val="center"/>
        <w:rPr>
          <w:rFonts w:asciiTheme="minorHAnsi" w:hAnsiTheme="minorHAnsi"/>
          <w:b/>
          <w:i/>
          <w:sz w:val="24"/>
          <w:szCs w:val="24"/>
        </w:rPr>
      </w:pPr>
      <w:r w:rsidRPr="000112D7">
        <w:rPr>
          <w:rFonts w:asciiTheme="minorHAnsi" w:hAnsiTheme="minorHAnsi"/>
          <w:b/>
          <w:i/>
          <w:sz w:val="24"/>
          <w:szCs w:val="24"/>
        </w:rPr>
        <w:t xml:space="preserve">…and the scroll of the prophet Isaiah was given to him. He unrolled the scroll and found the place where it was written, </w:t>
      </w:r>
      <w:r w:rsidRPr="000112D7">
        <w:rPr>
          <w:rFonts w:asciiTheme="minorHAnsi" w:hAnsiTheme="minorHAnsi"/>
          <w:b/>
          <w:bCs/>
          <w:i/>
          <w:iCs/>
          <w:sz w:val="24"/>
          <w:szCs w:val="24"/>
        </w:rPr>
        <w:t>“The Spirit of the Lord is upon me,</w:t>
      </w:r>
      <w:r w:rsidRPr="000112D7">
        <w:rPr>
          <w:rFonts w:asciiTheme="minorHAnsi" w:hAnsiTheme="minorHAnsi"/>
          <w:b/>
          <w:i/>
          <w:sz w:val="24"/>
          <w:szCs w:val="24"/>
        </w:rPr>
        <w:t xml:space="preserve"> </w:t>
      </w:r>
      <w:r w:rsidRPr="000112D7">
        <w:rPr>
          <w:rFonts w:asciiTheme="minorHAnsi" w:hAnsiTheme="minorHAnsi"/>
          <w:b/>
          <w:bCs/>
          <w:i/>
          <w:iCs/>
          <w:sz w:val="24"/>
          <w:szCs w:val="24"/>
        </w:rPr>
        <w:t>because he has anointed me to proclaim good news to the poor</w:t>
      </w:r>
      <w:r w:rsidRPr="000112D7">
        <w:rPr>
          <w:rFonts w:asciiTheme="minorHAnsi" w:hAnsiTheme="minorHAnsi"/>
          <w:b/>
          <w:i/>
          <w:sz w:val="24"/>
          <w:szCs w:val="24"/>
        </w:rPr>
        <w:t xml:space="preserve">. </w:t>
      </w:r>
      <w:r w:rsidRPr="000112D7">
        <w:rPr>
          <w:rFonts w:asciiTheme="minorHAnsi" w:hAnsiTheme="minorHAnsi"/>
          <w:b/>
          <w:bCs/>
          <w:i/>
          <w:iCs/>
          <w:sz w:val="24"/>
          <w:szCs w:val="24"/>
        </w:rPr>
        <w:t>He has sent me to proclaim release to the captives and the regaining of sight to the blind,</w:t>
      </w:r>
      <w:r w:rsidRPr="000112D7">
        <w:rPr>
          <w:rFonts w:asciiTheme="minorHAnsi" w:hAnsiTheme="minorHAnsi"/>
          <w:b/>
          <w:i/>
          <w:sz w:val="24"/>
          <w:szCs w:val="24"/>
        </w:rPr>
        <w:t xml:space="preserve"> </w:t>
      </w:r>
      <w:r w:rsidRPr="000112D7">
        <w:rPr>
          <w:rFonts w:asciiTheme="minorHAnsi" w:hAnsiTheme="minorHAnsi"/>
          <w:b/>
          <w:bCs/>
          <w:i/>
          <w:iCs/>
          <w:sz w:val="24"/>
          <w:szCs w:val="24"/>
        </w:rPr>
        <w:t>to set free those who are oppressed, to proclaim the year of the Lord</w:t>
      </w:r>
      <w:r w:rsidRPr="000112D7">
        <w:rPr>
          <w:rFonts w:asciiTheme="minorHAnsi" w:hAnsiTheme="minorHAnsi"/>
          <w:b/>
          <w:i/>
          <w:sz w:val="24"/>
          <w:szCs w:val="24"/>
        </w:rPr>
        <w:t>’</w:t>
      </w:r>
      <w:r w:rsidRPr="000112D7">
        <w:rPr>
          <w:rFonts w:asciiTheme="minorHAnsi" w:hAnsiTheme="minorHAnsi"/>
          <w:b/>
          <w:bCs/>
          <w:i/>
          <w:iCs/>
          <w:sz w:val="24"/>
          <w:szCs w:val="24"/>
        </w:rPr>
        <w:t>s favor</w:t>
      </w:r>
      <w:r w:rsidRPr="000112D7">
        <w:rPr>
          <w:rFonts w:asciiTheme="minorHAnsi" w:hAnsiTheme="minorHAnsi"/>
          <w:b/>
          <w:i/>
          <w:sz w:val="24"/>
          <w:szCs w:val="24"/>
        </w:rPr>
        <w:t>.” Then he rolled up the scroll, gave it back to the attendant, and sat down. The eyes of everyone in the synagogue were fixed on him. Then he began to tell them, “Today this scripture has been fulfilled even as you heard it being read.”</w:t>
      </w:r>
    </w:p>
    <w:p w14:paraId="1E106542" w14:textId="77777777" w:rsidR="00CB3AB3" w:rsidRPr="005D2D6C" w:rsidRDefault="00CB3AB3" w:rsidP="002540FD">
      <w:pPr>
        <w:spacing w:after="0"/>
        <w:ind w:left="-15" w:right="6" w:firstLine="721"/>
        <w:jc w:val="both"/>
        <w:rPr>
          <w:rFonts w:asciiTheme="minorHAnsi" w:hAnsiTheme="minorHAnsi" w:cstheme="minorHAnsi"/>
          <w:sz w:val="24"/>
          <w:szCs w:val="24"/>
        </w:rPr>
      </w:pPr>
    </w:p>
    <w:p w14:paraId="2D2FC102" w14:textId="56A7B4E7" w:rsidR="008F221D" w:rsidRDefault="008F221D" w:rsidP="002540FD">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7AD3EDE3" w14:textId="77777777" w:rsidR="002540FD" w:rsidRPr="002540FD" w:rsidRDefault="002540FD" w:rsidP="002540FD">
      <w:pPr>
        <w:spacing w:after="0"/>
      </w:pPr>
    </w:p>
    <w:p w14:paraId="1C0C44C4" w14:textId="15B80F14" w:rsidR="008F221D" w:rsidRDefault="008F221D" w:rsidP="002540FD">
      <w:pPr>
        <w:spacing w:after="0"/>
        <w:ind w:left="-15" w:right="6" w:firstLine="721"/>
        <w:rPr>
          <w:rFonts w:asciiTheme="minorHAnsi" w:hAnsiTheme="minorHAnsi" w:cstheme="minorHAnsi"/>
          <w:sz w:val="24"/>
          <w:szCs w:val="24"/>
        </w:rPr>
      </w:pPr>
      <w:r w:rsidRPr="005D2D6C">
        <w:rPr>
          <w:rFonts w:asciiTheme="minorHAnsi" w:hAnsiTheme="minorHAnsi" w:cstheme="minorHAnsi"/>
          <w:sz w:val="24"/>
          <w:szCs w:val="24"/>
        </w:rPr>
        <w:t xml:space="preserve">The following is a partial list of people in the Bible who experienced various degrees of depression. We can learn much from each of their examples. </w:t>
      </w:r>
    </w:p>
    <w:p w14:paraId="512725BE" w14:textId="77777777" w:rsidR="007F211A" w:rsidRPr="005D2D6C" w:rsidRDefault="007F211A" w:rsidP="002540FD">
      <w:pPr>
        <w:spacing w:after="0"/>
        <w:ind w:left="-15" w:right="6" w:firstLine="721"/>
        <w:rPr>
          <w:rFonts w:asciiTheme="minorHAnsi" w:hAnsiTheme="minorHAnsi" w:cstheme="minorHAnsi"/>
          <w:sz w:val="24"/>
          <w:szCs w:val="24"/>
        </w:rPr>
      </w:pPr>
    </w:p>
    <w:p w14:paraId="1DB6E148" w14:textId="77777777" w:rsidR="008F221D" w:rsidRPr="005D2D6C" w:rsidRDefault="008F221D" w:rsidP="0037103A">
      <w:pPr>
        <w:numPr>
          <w:ilvl w:val="0"/>
          <w:numId w:val="54"/>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0BED44FA" w14:textId="77777777" w:rsidR="008F221D" w:rsidRPr="005D2D6C" w:rsidRDefault="008F221D" w:rsidP="0037103A">
      <w:pPr>
        <w:numPr>
          <w:ilvl w:val="0"/>
          <w:numId w:val="54"/>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Him. Yet, he remembered his God whose mercies are new every morning. This lifted him out of the pit (Laminations 3:1-66; Ex. 34:6-10; Micah 7:1). </w:t>
      </w:r>
    </w:p>
    <w:p w14:paraId="287BD8AE" w14:textId="77777777" w:rsidR="008F221D" w:rsidRPr="005D2D6C" w:rsidRDefault="008F221D" w:rsidP="0037103A">
      <w:pPr>
        <w:numPr>
          <w:ilvl w:val="0"/>
          <w:numId w:val="54"/>
        </w:numPr>
        <w:spacing w:after="144" w:line="269" w:lineRule="auto"/>
        <w:ind w:right="6" w:hanging="370"/>
        <w:jc w:val="both"/>
        <w:rPr>
          <w:sz w:val="24"/>
          <w:szCs w:val="24"/>
        </w:rPr>
      </w:pPr>
      <w:r w:rsidRPr="005D2D6C">
        <w:rPr>
          <w:b/>
          <w:sz w:val="24"/>
          <w:szCs w:val="24"/>
        </w:rPr>
        <w:lastRenderedPageBreak/>
        <w:t xml:space="preserve">Elisha: </w:t>
      </w:r>
      <w:r w:rsidRPr="005D2D6C">
        <w:rPr>
          <w:sz w:val="24"/>
          <w:szCs w:val="24"/>
        </w:rPr>
        <w:t xml:space="preserve">He was depressed because he was battle weary. He needed food, a nap and an encounter with His God (1 Kings 19:1-18; Matthew 10:24-40, 11:28-30).  </w:t>
      </w:r>
    </w:p>
    <w:p w14:paraId="323444FB" w14:textId="77777777" w:rsidR="008F221D" w:rsidRPr="005D2D6C" w:rsidRDefault="008F221D" w:rsidP="0037103A">
      <w:pPr>
        <w:numPr>
          <w:ilvl w:val="0"/>
          <w:numId w:val="54"/>
        </w:numPr>
        <w:spacing w:after="9" w:line="270" w:lineRule="auto"/>
        <w:ind w:right="6" w:hanging="370"/>
        <w:jc w:val="both"/>
        <w:rPr>
          <w:sz w:val="24"/>
          <w:szCs w:val="24"/>
        </w:rPr>
      </w:pPr>
      <w:r w:rsidRPr="005D2D6C">
        <w:rPr>
          <w:b/>
          <w:sz w:val="24"/>
          <w:szCs w:val="24"/>
        </w:rPr>
        <w:t xml:space="preserve">Naomi: </w:t>
      </w:r>
      <w:r w:rsidRPr="005D2D6C">
        <w:rPr>
          <w:sz w:val="24"/>
          <w:szCs w:val="24"/>
        </w:rPr>
        <w:t xml:space="preserve">She was depressed because her grief had turned into sinful and self-centered piety and bitterness. She did not see the provision that God had made for her in her daughter-in-law Ruth (Ruth 1;14-22; 4;1-22; Exodus 15:22-27). </w:t>
      </w:r>
    </w:p>
    <w:p w14:paraId="1A472CC0" w14:textId="77777777" w:rsidR="008F221D" w:rsidRPr="005D2D6C" w:rsidRDefault="008F221D" w:rsidP="008F221D">
      <w:pPr>
        <w:spacing w:after="146" w:line="268" w:lineRule="auto"/>
        <w:ind w:left="721" w:right="10"/>
        <w:rPr>
          <w:rFonts w:asciiTheme="minorHAnsi" w:hAnsiTheme="minorHAnsi" w:cstheme="minorHAnsi"/>
          <w:sz w:val="24"/>
          <w:szCs w:val="24"/>
        </w:rPr>
      </w:pPr>
      <w:r w:rsidRPr="005D2D6C">
        <w:rPr>
          <w:rFonts w:asciiTheme="minorHAnsi" w:hAnsiTheme="minorHAnsi" w:cstheme="minorHAnsi"/>
          <w:sz w:val="24"/>
          <w:szCs w:val="24"/>
        </w:rPr>
        <w:t xml:space="preserve"> “If you look at the world, you will be distressed. If you look within, you’ll be depressed. If you look at God you’ll be at rest.” – Corrie Ten boom </w:t>
      </w:r>
    </w:p>
    <w:p w14:paraId="378C73E1" w14:textId="77777777" w:rsidR="008F221D" w:rsidRPr="005D2D6C" w:rsidRDefault="008F221D" w:rsidP="0037103A">
      <w:pPr>
        <w:numPr>
          <w:ilvl w:val="0"/>
          <w:numId w:val="54"/>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Cain: </w:t>
      </w:r>
      <w:r w:rsidRPr="005D2D6C">
        <w:rPr>
          <w:rFonts w:asciiTheme="minorHAnsi" w:hAnsiTheme="minorHAnsi" w:cstheme="minorHAnsi"/>
          <w:sz w:val="24"/>
          <w:szCs w:val="24"/>
        </w:rPr>
        <w:t xml:space="preserve">He was depressed because He was angry and jealous of his brother (Gen. 4:2-9; Ephesians 2:1-14; 1 John 3:4-15). One definition of depression is anger turned inward. </w:t>
      </w:r>
    </w:p>
    <w:p w14:paraId="22464612" w14:textId="77777777" w:rsidR="008F221D" w:rsidRPr="005D2D6C" w:rsidRDefault="008F221D" w:rsidP="0037103A">
      <w:pPr>
        <w:numPr>
          <w:ilvl w:val="0"/>
          <w:numId w:val="54"/>
        </w:numPr>
        <w:spacing w:after="146" w:line="268"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Jonah: </w:t>
      </w:r>
      <w:r w:rsidRPr="005D2D6C">
        <w:rPr>
          <w:rFonts w:asciiTheme="minorHAnsi" w:hAnsiTheme="minorHAnsi" w:cstheme="minorHAnsi"/>
          <w:sz w:val="24"/>
          <w:szCs w:val="24"/>
        </w:rPr>
        <w:t xml:space="preserve">He ran from doing what God told him to do. He was mad because he didn’t want God to have mercy on Nineveh (Jonah 1:1-17; 3:1-10; 4:6-11). </w:t>
      </w:r>
    </w:p>
    <w:p w14:paraId="7CFAF761" w14:textId="3A32AA59" w:rsidR="008F221D" w:rsidRPr="005D2D6C" w:rsidRDefault="008F221D" w:rsidP="0037103A">
      <w:pPr>
        <w:numPr>
          <w:ilvl w:val="0"/>
          <w:numId w:val="54"/>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John the Baptist: </w:t>
      </w:r>
      <w:r w:rsidRPr="005D2D6C">
        <w:rPr>
          <w:rFonts w:asciiTheme="minorHAnsi" w:hAnsiTheme="minorHAnsi" w:cstheme="minorHAnsi"/>
          <w:sz w:val="24"/>
          <w:szCs w:val="24"/>
        </w:rPr>
        <w:t>As he</w:t>
      </w:r>
      <w:r w:rsidRPr="005D2D6C">
        <w:rPr>
          <w:rFonts w:asciiTheme="minorHAnsi" w:hAnsiTheme="minorHAnsi" w:cstheme="minorHAnsi"/>
          <w:b/>
          <w:sz w:val="24"/>
          <w:szCs w:val="24"/>
        </w:rPr>
        <w:t xml:space="preserve"> </w:t>
      </w:r>
      <w:r w:rsidRPr="005D2D6C">
        <w:rPr>
          <w:rFonts w:asciiTheme="minorHAnsi" w:hAnsiTheme="minorHAnsi" w:cstheme="minorHAnsi"/>
          <w:sz w:val="24"/>
          <w:szCs w:val="24"/>
        </w:rPr>
        <w:t xml:space="preserve">was in jail awaiting his death, he began to doubt Jesus and His love (John 1:19-37, 3:22-30; Matthew 14:1-12; Luke 7:18-28).  What </w:t>
      </w:r>
      <w:r w:rsidR="000112D7">
        <w:rPr>
          <w:rFonts w:asciiTheme="minorHAnsi" w:hAnsiTheme="minorHAnsi" w:cstheme="minorHAnsi"/>
          <w:sz w:val="24"/>
          <w:szCs w:val="24"/>
        </w:rPr>
        <w:t xml:space="preserve">should </w:t>
      </w:r>
      <w:r w:rsidRPr="005D2D6C">
        <w:rPr>
          <w:rFonts w:asciiTheme="minorHAnsi" w:hAnsiTheme="minorHAnsi" w:cstheme="minorHAnsi"/>
          <w:sz w:val="24"/>
          <w:szCs w:val="24"/>
        </w:rPr>
        <w:t xml:space="preserve">we </w:t>
      </w:r>
      <w:r w:rsidR="000112D7">
        <w:rPr>
          <w:rFonts w:asciiTheme="minorHAnsi" w:hAnsiTheme="minorHAnsi" w:cstheme="minorHAnsi"/>
          <w:sz w:val="24"/>
          <w:szCs w:val="24"/>
        </w:rPr>
        <w:t xml:space="preserve">do </w:t>
      </w:r>
      <w:r w:rsidRPr="005D2D6C">
        <w:rPr>
          <w:rFonts w:asciiTheme="minorHAnsi" w:hAnsiTheme="minorHAnsi" w:cstheme="minorHAnsi"/>
          <w:sz w:val="24"/>
          <w:szCs w:val="24"/>
        </w:rPr>
        <w:t xml:space="preserve">when we suffer for doing what is right? (Matthew 5:10-12; 1 Peter 3:8-18) </w:t>
      </w:r>
    </w:p>
    <w:p w14:paraId="42F13215" w14:textId="77777777" w:rsidR="008F221D" w:rsidRPr="005D2D6C" w:rsidRDefault="008F221D" w:rsidP="0037103A">
      <w:pPr>
        <w:numPr>
          <w:ilvl w:val="0"/>
          <w:numId w:val="54"/>
        </w:numPr>
        <w:spacing w:after="129" w:line="270"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Job: </w:t>
      </w:r>
      <w:r w:rsidRPr="005D2D6C">
        <w:rPr>
          <w:rFonts w:asciiTheme="minorHAnsi" w:hAnsiTheme="minorHAnsi" w:cstheme="minorHAnsi"/>
          <w:sz w:val="24"/>
          <w:szCs w:val="24"/>
        </w:rPr>
        <w:t xml:space="preserve">Did not understand all that had happened to him. His wife and three friends did not help; they added to his pain with words. From </w:t>
      </w:r>
      <w:r w:rsidRPr="005D2D6C">
        <w:rPr>
          <w:rFonts w:asciiTheme="minorHAnsi" w:hAnsiTheme="minorHAnsi" w:cstheme="minorHAnsi"/>
          <w:noProof/>
          <w:sz w:val="24"/>
          <w:szCs w:val="24"/>
        </w:rPr>
        <w:t>them</w:t>
      </w:r>
      <w:r w:rsidRPr="005D2D6C">
        <w:rPr>
          <w:rFonts w:asciiTheme="minorHAnsi" w:hAnsiTheme="minorHAnsi" w:cstheme="minorHAnsi"/>
          <w:sz w:val="24"/>
          <w:szCs w:val="24"/>
        </w:rPr>
        <w:t xml:space="preserve"> we learn that sometimes it is best to keep your mouth shut because we do not know all that God is doing in a person’s life. </w:t>
      </w:r>
    </w:p>
    <w:p w14:paraId="3A1B348F" w14:textId="4A4A07EF" w:rsidR="008F221D" w:rsidRPr="005D2D6C" w:rsidRDefault="008F221D" w:rsidP="0037103A">
      <w:pPr>
        <w:numPr>
          <w:ilvl w:val="0"/>
          <w:numId w:val="54"/>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Others: </w:t>
      </w:r>
      <w:r w:rsidRPr="005D2D6C">
        <w:rPr>
          <w:rFonts w:asciiTheme="minorHAnsi" w:hAnsiTheme="minorHAnsi" w:cstheme="minorHAnsi"/>
          <w:sz w:val="24"/>
          <w:szCs w:val="24"/>
        </w:rPr>
        <w:t xml:space="preserve">People can be depressed because they suffer the consequences of ignoring the counsel of God’s Word (Jeremiah 8:3-22; Psalm 107:1-22). </w:t>
      </w:r>
    </w:p>
    <w:p w14:paraId="40BC1F20" w14:textId="77777777" w:rsidR="008F221D" w:rsidRPr="005D2D6C" w:rsidRDefault="008F221D" w:rsidP="0037103A">
      <w:pPr>
        <w:numPr>
          <w:ilvl w:val="0"/>
          <w:numId w:val="54"/>
        </w:numPr>
        <w:spacing w:after="0"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Jesus: I</w:t>
      </w:r>
      <w:r w:rsidRPr="005D2D6C">
        <w:rPr>
          <w:rFonts w:asciiTheme="minorHAnsi" w:hAnsiTheme="minorHAnsi" w:cstheme="minorHAnsi"/>
          <w:sz w:val="24"/>
          <w:szCs w:val="24"/>
        </w:rPr>
        <w:t xml:space="preserve">n the Garden of Gethsemane, Jesus agonized to the point of sweating blood. </w:t>
      </w:r>
    </w:p>
    <w:p w14:paraId="0C02EBEA" w14:textId="77777777" w:rsidR="008F221D" w:rsidRPr="005D2D6C" w:rsidRDefault="008F221D" w:rsidP="008F221D">
      <w:pPr>
        <w:spacing w:after="250"/>
        <w:ind w:left="75" w:right="68" w:hanging="10"/>
        <w:jc w:val="center"/>
        <w:rPr>
          <w:rFonts w:asciiTheme="minorHAnsi" w:hAnsiTheme="minorHAnsi" w:cstheme="minorHAnsi"/>
          <w:sz w:val="24"/>
          <w:szCs w:val="24"/>
        </w:rPr>
      </w:pPr>
      <w:r w:rsidRPr="005D2D6C">
        <w:rPr>
          <w:rFonts w:asciiTheme="minorHAnsi" w:hAnsiTheme="minorHAnsi" w:cstheme="minorHAnsi"/>
          <w:sz w:val="24"/>
          <w:szCs w:val="24"/>
        </w:rPr>
        <w:t xml:space="preserve">Although he knew no sin, He was about to become sin for us (2 Corinthians 5:21). </w:t>
      </w:r>
    </w:p>
    <w:p w14:paraId="672128F4" w14:textId="3E5F6DB9" w:rsidR="008F221D" w:rsidRDefault="008F221D" w:rsidP="008F221D">
      <w:pPr>
        <w:pStyle w:val="Heading4"/>
        <w:ind w:left="357"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Six Ways Jesus Fought Depression</w:t>
      </w:r>
    </w:p>
    <w:p w14:paraId="6E012380" w14:textId="77777777" w:rsidR="007F211A" w:rsidRPr="007F211A" w:rsidRDefault="007F211A" w:rsidP="007F211A"/>
    <w:p w14:paraId="39B7A762" w14:textId="77777777" w:rsidR="000112D7" w:rsidRPr="000112D7" w:rsidRDefault="000112D7" w:rsidP="000112D7">
      <w:pPr>
        <w:spacing w:after="5" w:line="252" w:lineRule="auto"/>
        <w:ind w:left="357" w:hanging="6"/>
        <w:jc w:val="center"/>
        <w:rPr>
          <w:rFonts w:asciiTheme="minorHAnsi" w:hAnsiTheme="minorHAnsi" w:cstheme="minorHAnsi"/>
          <w:sz w:val="24"/>
          <w:szCs w:val="24"/>
        </w:rPr>
      </w:pPr>
      <w:r w:rsidRPr="000112D7">
        <w:rPr>
          <w:rFonts w:asciiTheme="minorHAnsi" w:hAnsiTheme="minorHAnsi" w:cstheme="minorHAnsi"/>
          <w:b/>
          <w:sz w:val="24"/>
          <w:szCs w:val="24"/>
        </w:rPr>
        <w:t xml:space="preserve">Matthew 26:36-39 (NET) </w:t>
      </w:r>
    </w:p>
    <w:p w14:paraId="559D3D95" w14:textId="77777777" w:rsidR="000112D7" w:rsidRPr="007F211A" w:rsidRDefault="000112D7" w:rsidP="000112D7">
      <w:pPr>
        <w:spacing w:line="259" w:lineRule="auto"/>
        <w:ind w:left="48"/>
        <w:jc w:val="center"/>
        <w:rPr>
          <w:rFonts w:asciiTheme="minorHAnsi" w:hAnsiTheme="minorHAnsi" w:cstheme="minorHAnsi"/>
          <w:i/>
          <w:sz w:val="24"/>
          <w:szCs w:val="24"/>
        </w:rPr>
      </w:pPr>
      <w:r w:rsidRPr="007F211A">
        <w:rPr>
          <w:rStyle w:val="text"/>
          <w:rFonts w:asciiTheme="minorHAnsi" w:hAnsiTheme="minorHAnsi"/>
          <w:b/>
          <w:i/>
          <w:sz w:val="24"/>
          <w:szCs w:val="24"/>
        </w:rPr>
        <w:t>Then Jesus went with them to a place called Gethsemane, and he said to the disciples, “Sit here while I go over there and pray.” He took with him Peter and the two sons of Zebedee, and became anguished and distressed. Then he said to them, “My soul is deeply grieved, even to the point of death. Remain here and stay awake with me.” Going a little farther, he threw himself down with his face to the ground and prayed, “My Father, if possible, let this cup pass from me! Yet not what I will, but what you will.”</w:t>
      </w:r>
    </w:p>
    <w:p w14:paraId="7DD6B021" w14:textId="3A1696B3" w:rsidR="000112D7" w:rsidRDefault="000112D7" w:rsidP="002540FD"/>
    <w:p w14:paraId="0FA01F1B" w14:textId="77777777" w:rsidR="000C6D6E" w:rsidRPr="002540FD" w:rsidRDefault="000C6D6E" w:rsidP="002540FD"/>
    <w:p w14:paraId="09D3AB0A" w14:textId="77777777" w:rsidR="008F221D" w:rsidRPr="005D2D6C" w:rsidRDefault="008F221D" w:rsidP="008F221D">
      <w:pPr>
        <w:ind w:left="75" w:hanging="10"/>
        <w:rPr>
          <w:rFonts w:asciiTheme="minorHAnsi" w:hAnsiTheme="minorHAnsi" w:cstheme="minorHAnsi"/>
          <w:sz w:val="24"/>
          <w:szCs w:val="24"/>
        </w:rPr>
      </w:pPr>
      <w:r w:rsidRPr="005D2D6C">
        <w:rPr>
          <w:rFonts w:asciiTheme="minorHAnsi" w:hAnsiTheme="minorHAnsi" w:cstheme="minorHAnsi"/>
          <w:sz w:val="24"/>
          <w:szCs w:val="24"/>
        </w:rPr>
        <w:t xml:space="preserve">The following quote is from a devotional by John Piper. (solidjoys.desiringgod.org)  </w:t>
      </w:r>
    </w:p>
    <w:p w14:paraId="185558B4" w14:textId="77777777" w:rsidR="008F221D" w:rsidRPr="005D2D6C" w:rsidRDefault="008F221D" w:rsidP="008F221D">
      <w:pPr>
        <w:spacing w:after="187"/>
        <w:ind w:left="721" w:right="547"/>
        <w:jc w:val="both"/>
        <w:rPr>
          <w:sz w:val="24"/>
          <w:szCs w:val="24"/>
        </w:rPr>
      </w:pPr>
      <w:r w:rsidRPr="005D2D6C">
        <w:rPr>
          <w:rFonts w:asciiTheme="minorHAnsi" w:hAnsiTheme="minorHAnsi" w:cstheme="minorHAnsi"/>
          <w:sz w:val="24"/>
          <w:szCs w:val="24"/>
        </w:rPr>
        <w:lastRenderedPageBreak/>
        <w:t xml:space="preserve"> There were several tactics in Jesus’ strategic battle against despondency. 1. </w:t>
      </w:r>
      <w:r w:rsidRPr="005D2D6C">
        <w:rPr>
          <w:rFonts w:asciiTheme="minorHAnsi" w:hAnsiTheme="minorHAnsi" w:cstheme="minorHAnsi"/>
          <w:sz w:val="24"/>
          <w:szCs w:val="24"/>
          <w:u w:val="single" w:color="000000"/>
        </w:rPr>
        <w:t>He</w:t>
      </w:r>
      <w:r w:rsidRPr="005D2D6C">
        <w:rPr>
          <w:rFonts w:asciiTheme="minorHAnsi" w:hAnsiTheme="minorHAnsi" w:cstheme="minorHAnsi"/>
          <w:sz w:val="24"/>
          <w:szCs w:val="24"/>
        </w:rPr>
        <w:t xml:space="preserve"> </w:t>
      </w:r>
      <w:r w:rsidRPr="005D2D6C">
        <w:rPr>
          <w:rFonts w:asciiTheme="minorHAnsi" w:hAnsiTheme="minorHAnsi" w:cstheme="minorHAnsi"/>
          <w:sz w:val="24"/>
          <w:szCs w:val="24"/>
          <w:u w:val="single" w:color="000000"/>
        </w:rPr>
        <w:t>chose</w:t>
      </w:r>
      <w:r w:rsidRPr="005D2D6C">
        <w:rPr>
          <w:sz w:val="24"/>
          <w:szCs w:val="24"/>
          <w:u w:val="single" w:color="000000"/>
        </w:rPr>
        <w:t xml:space="preserve"> some close friends to be with him</w:t>
      </w:r>
      <w:r w:rsidRPr="005D2D6C">
        <w:rPr>
          <w:sz w:val="24"/>
          <w:szCs w:val="24"/>
        </w:rPr>
        <w:t xml:space="preserve">. ‘Taking with him Peter and the two sons of Zebedee...’ (Matthew 26:37). 2.  </w:t>
      </w:r>
      <w:r w:rsidRPr="005D2D6C">
        <w:rPr>
          <w:sz w:val="24"/>
          <w:szCs w:val="24"/>
          <w:u w:val="single" w:color="000000"/>
        </w:rPr>
        <w:t>He opened his soul to them</w:t>
      </w:r>
      <w:r w:rsidRPr="005D2D6C">
        <w:rPr>
          <w:sz w:val="24"/>
          <w:szCs w:val="24"/>
        </w:rPr>
        <w:t xml:space="preserve">. He said to them, ‘My soul is very sorrowful, even to death…’ (v.38). 3. </w:t>
      </w:r>
      <w:r w:rsidRPr="005D2D6C">
        <w:rPr>
          <w:sz w:val="24"/>
          <w:szCs w:val="24"/>
          <w:u w:val="single" w:color="000000"/>
        </w:rPr>
        <w:t>He asked for their intercession</w:t>
      </w:r>
      <w:r w:rsidRPr="005D2D6C">
        <w:rPr>
          <w:sz w:val="24"/>
          <w:szCs w:val="24"/>
        </w:rPr>
        <w:t xml:space="preserve"> </w:t>
      </w:r>
      <w:r w:rsidRPr="005D2D6C">
        <w:rPr>
          <w:sz w:val="24"/>
          <w:szCs w:val="24"/>
          <w:u w:val="single" w:color="000000"/>
        </w:rPr>
        <w:t>and partnership in the battle</w:t>
      </w:r>
      <w:r w:rsidRPr="005D2D6C">
        <w:rPr>
          <w:sz w:val="24"/>
          <w:szCs w:val="24"/>
        </w:rPr>
        <w:t xml:space="preserve">. ‘Remain here, and watch with me’ (v. 38). 4.  </w:t>
      </w:r>
      <w:r w:rsidRPr="005D2D6C">
        <w:rPr>
          <w:sz w:val="24"/>
          <w:szCs w:val="24"/>
          <w:u w:val="single" w:color="000000"/>
        </w:rPr>
        <w:t>He</w:t>
      </w:r>
      <w:r w:rsidRPr="005D2D6C">
        <w:rPr>
          <w:sz w:val="24"/>
          <w:szCs w:val="24"/>
        </w:rPr>
        <w:t xml:space="preserve"> </w:t>
      </w:r>
      <w:r w:rsidRPr="005D2D6C">
        <w:rPr>
          <w:sz w:val="24"/>
          <w:szCs w:val="24"/>
          <w:u w:val="single" w:color="000000"/>
        </w:rPr>
        <w:t>poured out his heart to his Father in prayer</w:t>
      </w:r>
      <w:r w:rsidRPr="005D2D6C">
        <w:rPr>
          <w:sz w:val="24"/>
          <w:szCs w:val="24"/>
        </w:rPr>
        <w:t xml:space="preserve">. ‘My Father, if it </w:t>
      </w:r>
      <w:r w:rsidRPr="005D2D6C">
        <w:rPr>
          <w:noProof/>
          <w:sz w:val="24"/>
          <w:szCs w:val="24"/>
        </w:rPr>
        <w:t>be</w:t>
      </w:r>
      <w:r w:rsidRPr="005D2D6C">
        <w:rPr>
          <w:sz w:val="24"/>
          <w:szCs w:val="24"/>
        </w:rPr>
        <w:t xml:space="preserve"> possible, let this cup pass from me’ (v. 39). 5. </w:t>
      </w:r>
      <w:r w:rsidRPr="005D2D6C">
        <w:rPr>
          <w:sz w:val="24"/>
          <w:szCs w:val="24"/>
          <w:u w:val="single" w:color="000000"/>
        </w:rPr>
        <w:t>He rested his soul in the sovereign wisdom of God</w:t>
      </w:r>
      <w:r w:rsidRPr="005D2D6C">
        <w:rPr>
          <w:sz w:val="24"/>
          <w:szCs w:val="24"/>
        </w:rPr>
        <w:t xml:space="preserve">. ‘Nevertheless, not as I will, but as you will.’  (v. 39) 6.  </w:t>
      </w:r>
      <w:r w:rsidRPr="005D2D6C">
        <w:rPr>
          <w:sz w:val="24"/>
          <w:szCs w:val="24"/>
          <w:u w:val="single" w:color="000000"/>
        </w:rPr>
        <w:t>He fixed his eye on the glorious</w:t>
      </w:r>
      <w:r w:rsidRPr="005D2D6C">
        <w:rPr>
          <w:sz w:val="24"/>
          <w:szCs w:val="24"/>
        </w:rPr>
        <w:t xml:space="preserve"> </w:t>
      </w:r>
      <w:r w:rsidRPr="005D2D6C">
        <w:rPr>
          <w:sz w:val="24"/>
          <w:szCs w:val="24"/>
          <w:u w:val="single" w:color="000000"/>
        </w:rPr>
        <w:t>future grace that awaited him on the other side of the cross.</w:t>
      </w:r>
      <w:r w:rsidRPr="005D2D6C">
        <w:rPr>
          <w:sz w:val="24"/>
          <w:szCs w:val="24"/>
        </w:rPr>
        <w:t xml:space="preserve"> ‘For the joy that was set before him [he] endured the cross, despising the shame, and is seated at the right hand of the throne of God’ (Hebrews 12:2). </w:t>
      </w:r>
    </w:p>
    <w:p w14:paraId="1D38C277" w14:textId="40F0BD68" w:rsidR="008F221D" w:rsidRDefault="008F221D" w:rsidP="008F221D">
      <w:pPr>
        <w:tabs>
          <w:tab w:val="center" w:pos="721"/>
          <w:tab w:val="center" w:pos="5005"/>
        </w:tabs>
        <w:spacing w:after="116"/>
        <w:rPr>
          <w:b/>
          <w:sz w:val="28"/>
        </w:rPr>
      </w:pPr>
      <w:r>
        <w:tab/>
        <w:t xml:space="preserve"> </w:t>
      </w:r>
      <w:r>
        <w:tab/>
      </w:r>
      <w:r>
        <w:rPr>
          <w:b/>
          <w:sz w:val="28"/>
        </w:rPr>
        <w:t xml:space="preserve">Why Are You Cast Down, O My Soul? </w:t>
      </w:r>
    </w:p>
    <w:p w14:paraId="62E273CC" w14:textId="39900591" w:rsidR="000112D7" w:rsidRPr="000112D7" w:rsidRDefault="000112D7" w:rsidP="000112D7">
      <w:pPr>
        <w:spacing w:after="5" w:line="252" w:lineRule="auto"/>
        <w:ind w:left="356" w:hanging="6"/>
        <w:jc w:val="center"/>
        <w:rPr>
          <w:rFonts w:asciiTheme="minorHAnsi" w:hAnsiTheme="minorHAnsi" w:cstheme="minorHAnsi"/>
          <w:sz w:val="24"/>
          <w:szCs w:val="24"/>
        </w:rPr>
      </w:pPr>
      <w:r w:rsidRPr="000112D7">
        <w:rPr>
          <w:rFonts w:asciiTheme="minorHAnsi" w:hAnsiTheme="minorHAnsi" w:cstheme="minorHAnsi"/>
          <w:b/>
          <w:sz w:val="24"/>
          <w:szCs w:val="24"/>
        </w:rPr>
        <w:t xml:space="preserve">Psalm 43:5 (NET) </w:t>
      </w:r>
    </w:p>
    <w:p w14:paraId="248152DF" w14:textId="77777777" w:rsidR="000112D7" w:rsidRPr="000112D7" w:rsidRDefault="000112D7" w:rsidP="000112D7">
      <w:pPr>
        <w:spacing w:line="259" w:lineRule="auto"/>
        <w:ind w:left="403"/>
        <w:jc w:val="center"/>
        <w:rPr>
          <w:rStyle w:val="text"/>
          <w:rFonts w:asciiTheme="minorHAnsi" w:hAnsiTheme="minorHAnsi"/>
          <w:b/>
          <w:i/>
          <w:sz w:val="24"/>
          <w:szCs w:val="24"/>
        </w:rPr>
      </w:pPr>
      <w:r w:rsidRPr="000112D7">
        <w:rPr>
          <w:rStyle w:val="text"/>
          <w:rFonts w:asciiTheme="minorHAnsi" w:hAnsiTheme="minorHAnsi"/>
          <w:b/>
          <w:i/>
          <w:sz w:val="24"/>
          <w:szCs w:val="24"/>
        </w:rPr>
        <w:t>Why are you depressed, O my soul?</w:t>
      </w:r>
      <w:r w:rsidRPr="000112D7">
        <w:rPr>
          <w:rFonts w:asciiTheme="minorHAnsi" w:hAnsiTheme="minorHAnsi"/>
          <w:b/>
          <w:i/>
          <w:sz w:val="24"/>
          <w:szCs w:val="24"/>
        </w:rPr>
        <w:t xml:space="preserve"> </w:t>
      </w:r>
      <w:r w:rsidRPr="000112D7">
        <w:rPr>
          <w:rStyle w:val="text"/>
          <w:rFonts w:asciiTheme="minorHAnsi" w:hAnsiTheme="minorHAnsi"/>
          <w:b/>
          <w:i/>
          <w:sz w:val="24"/>
          <w:szCs w:val="24"/>
        </w:rPr>
        <w:t>Why are you upset?</w:t>
      </w:r>
      <w:r w:rsidRPr="000112D7">
        <w:rPr>
          <w:rFonts w:asciiTheme="minorHAnsi" w:hAnsiTheme="minorHAnsi"/>
          <w:b/>
          <w:i/>
          <w:sz w:val="24"/>
          <w:szCs w:val="24"/>
        </w:rPr>
        <w:t xml:space="preserve"> </w:t>
      </w:r>
      <w:r w:rsidRPr="000112D7">
        <w:rPr>
          <w:rStyle w:val="text"/>
          <w:rFonts w:asciiTheme="minorHAnsi" w:hAnsiTheme="minorHAnsi"/>
          <w:b/>
          <w:i/>
          <w:sz w:val="24"/>
          <w:szCs w:val="24"/>
        </w:rPr>
        <w:t>Wait for God!</w:t>
      </w:r>
      <w:r w:rsidRPr="000112D7">
        <w:rPr>
          <w:rFonts w:asciiTheme="minorHAnsi" w:hAnsiTheme="minorHAnsi"/>
          <w:b/>
          <w:i/>
          <w:sz w:val="24"/>
          <w:szCs w:val="24"/>
        </w:rPr>
        <w:br/>
      </w:r>
      <w:r w:rsidRPr="000112D7">
        <w:rPr>
          <w:rStyle w:val="text"/>
          <w:rFonts w:asciiTheme="minorHAnsi" w:hAnsiTheme="minorHAnsi"/>
          <w:b/>
          <w:i/>
          <w:sz w:val="24"/>
          <w:szCs w:val="24"/>
        </w:rPr>
        <w:t>For I will again give thanks to my God for his saving intervention.</w:t>
      </w:r>
    </w:p>
    <w:p w14:paraId="0ACFA408" w14:textId="12F11F6C" w:rsidR="008F221D" w:rsidRPr="00851739" w:rsidRDefault="008F221D" w:rsidP="008F221D">
      <w:pPr>
        <w:spacing w:after="0" w:line="259" w:lineRule="auto"/>
        <w:ind w:left="403"/>
        <w:jc w:val="center"/>
        <w:rPr>
          <w:rFonts w:asciiTheme="minorHAnsi" w:hAnsiTheme="minorHAnsi" w:cstheme="minorHAnsi"/>
        </w:rPr>
      </w:pPr>
    </w:p>
    <w:p w14:paraId="5AD488B1" w14:textId="65538B4A"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No matter how many years we have been in Christ, we can still become down and depressed dealing with life in this sinful world. Yet when people who have not experienced depression, make statements like</w:t>
      </w:r>
      <w:r w:rsidR="000112D7">
        <w:rPr>
          <w:rFonts w:asciiTheme="minorHAnsi" w:hAnsiTheme="minorHAnsi" w:cstheme="minorHAnsi"/>
          <w:sz w:val="24"/>
          <w:szCs w:val="24"/>
        </w:rPr>
        <w:t>,</w:t>
      </w:r>
      <w:r w:rsidRPr="005D2D6C">
        <w:rPr>
          <w:rFonts w:asciiTheme="minorHAnsi" w:hAnsiTheme="minorHAnsi" w:cstheme="minorHAnsi"/>
          <w:sz w:val="24"/>
          <w:szCs w:val="24"/>
        </w:rPr>
        <w:t xml:space="preserve"> “Christians can’t be depressed.” or, “Those who are depressed don’t have faith,” it only adds to the pain of those who are suffering. Pastor and author Tom Nelson learned a great deal about this when he suffered through a season of depression. I highly recommend you listen to his insightful message entitled: “A Christian looks at Depression.” You can find this on YouTube. I have a family history of depression, and although it has taken some time to come to grips with this, I too have fought the battle with depression. For the most part, I have been unable to even identify what triggers it. </w:t>
      </w:r>
      <w:r w:rsidR="000112D7">
        <w:rPr>
          <w:rFonts w:asciiTheme="minorHAnsi" w:hAnsiTheme="minorHAnsi" w:cstheme="minorHAnsi"/>
          <w:sz w:val="24"/>
          <w:szCs w:val="24"/>
        </w:rPr>
        <w:t xml:space="preserve"> </w:t>
      </w:r>
      <w:r w:rsidRPr="005D2D6C">
        <w:rPr>
          <w:rFonts w:asciiTheme="minorHAnsi" w:hAnsiTheme="minorHAnsi" w:cstheme="minorHAnsi"/>
          <w:sz w:val="24"/>
          <w:szCs w:val="24"/>
        </w:rPr>
        <w:t xml:space="preserve">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268CDA93" w14:textId="394F1A6E" w:rsidR="008F221D"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As a personal example, 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through Depression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 xml:space="preserve">weak, because in my weakness, I’m even more dependent upon His strength; when I am weak, He is strong. </w:t>
      </w:r>
      <w:r w:rsidR="000112D7">
        <w:rPr>
          <w:rFonts w:asciiTheme="minorHAnsi" w:hAnsiTheme="minorHAnsi" w:cstheme="minorHAnsi"/>
          <w:sz w:val="24"/>
          <w:szCs w:val="24"/>
        </w:rPr>
        <w:t>But I need to</w:t>
      </w:r>
      <w:r w:rsidRPr="005D2D6C">
        <w:rPr>
          <w:rFonts w:asciiTheme="minorHAnsi" w:hAnsiTheme="minorHAnsi" w:cstheme="minorHAnsi"/>
          <w:sz w:val="24"/>
          <w:szCs w:val="24"/>
        </w:rPr>
        <w:t xml:space="preserve"> be still and </w:t>
      </w:r>
      <w:r w:rsidR="000112D7">
        <w:rPr>
          <w:rFonts w:asciiTheme="minorHAnsi" w:hAnsiTheme="minorHAnsi" w:cstheme="minorHAnsi"/>
          <w:sz w:val="24"/>
          <w:szCs w:val="24"/>
        </w:rPr>
        <w:t>allow H</w:t>
      </w:r>
      <w:r w:rsidRPr="005D2D6C">
        <w:rPr>
          <w:rFonts w:asciiTheme="minorHAnsi" w:hAnsiTheme="minorHAnsi" w:cstheme="minorHAnsi"/>
          <w:sz w:val="24"/>
          <w:szCs w:val="24"/>
        </w:rPr>
        <w:t xml:space="preserve">im </w:t>
      </w:r>
      <w:r w:rsidR="0027026C" w:rsidRPr="0027026C">
        <w:rPr>
          <w:rFonts w:asciiTheme="minorHAnsi" w:hAnsiTheme="minorHAnsi" w:cstheme="minorHAnsi"/>
          <w:sz w:val="24"/>
          <w:szCs w:val="24"/>
        </w:rPr>
        <w:t>to heal</w:t>
      </w:r>
      <w:r w:rsidRPr="0027026C">
        <w:rPr>
          <w:rFonts w:asciiTheme="minorHAnsi" w:hAnsiTheme="minorHAnsi" w:cstheme="minorHAnsi"/>
          <w:sz w:val="24"/>
          <w:szCs w:val="24"/>
        </w:rPr>
        <w:t xml:space="preserve"> me</w:t>
      </w:r>
      <w:r w:rsidRPr="005D2D6C">
        <w:rPr>
          <w:rFonts w:asciiTheme="minorHAnsi" w:hAnsiTheme="minorHAnsi" w:cstheme="minorHAnsi"/>
          <w:sz w:val="24"/>
          <w:szCs w:val="24"/>
        </w:rPr>
        <w:t xml:space="preserve"> (Psalm 46:1-11). The Lord Jesus is our Creator; He wrote the story of our lives. He alone knows </w:t>
      </w:r>
      <w:r w:rsidRPr="005D2D6C">
        <w:rPr>
          <w:rFonts w:asciiTheme="minorHAnsi" w:hAnsiTheme="minorHAnsi" w:cstheme="minorHAnsi"/>
          <w:sz w:val="24"/>
          <w:szCs w:val="24"/>
        </w:rPr>
        <w:lastRenderedPageBreak/>
        <w:t>where we are menta</w:t>
      </w:r>
      <w:r w:rsidR="000112D7">
        <w:rPr>
          <w:rFonts w:asciiTheme="minorHAnsi" w:hAnsiTheme="minorHAnsi" w:cstheme="minorHAnsi"/>
          <w:sz w:val="24"/>
          <w:szCs w:val="24"/>
        </w:rPr>
        <w:t xml:space="preserve">lly, emotionally and physically. </w:t>
      </w:r>
      <w:r w:rsidRPr="005D2D6C">
        <w:rPr>
          <w:rFonts w:asciiTheme="minorHAnsi" w:hAnsiTheme="minorHAnsi" w:cstheme="minorHAnsi"/>
          <w:sz w:val="24"/>
          <w:szCs w:val="24"/>
        </w:rPr>
        <w:t xml:space="preserve">Jesus knows exactly what is going on. He is, after all, the Wonderful Counselor; He is the Lord who heals all our diseases… even depression. We can cast all our cares on Him because He cares for us.  </w:t>
      </w:r>
    </w:p>
    <w:p w14:paraId="61FDEC5D" w14:textId="709A9FB6" w:rsidR="0027026C" w:rsidRPr="0027026C" w:rsidRDefault="0027026C" w:rsidP="0027026C">
      <w:pPr>
        <w:ind w:left="-15" w:right="6" w:firstLine="721"/>
        <w:jc w:val="both"/>
        <w:rPr>
          <w:rFonts w:asciiTheme="minorHAnsi" w:hAnsiTheme="minorHAnsi" w:cstheme="minorHAnsi"/>
          <w:sz w:val="24"/>
          <w:szCs w:val="24"/>
        </w:rPr>
      </w:pPr>
      <w:r w:rsidRPr="0027026C">
        <w:rPr>
          <w:rFonts w:asciiTheme="minorHAnsi" w:hAnsiTheme="minorHAnsi" w:cstheme="minorHAnsi"/>
          <w:sz w:val="24"/>
          <w:szCs w:val="24"/>
        </w:rPr>
        <w:t>Finally, as King David discovered, our depression can be caused by unconfessed sin (Psalm 107:9-20)</w:t>
      </w:r>
      <w:r>
        <w:rPr>
          <w:rFonts w:asciiTheme="minorHAnsi" w:hAnsiTheme="minorHAnsi" w:cstheme="minorHAnsi"/>
          <w:sz w:val="24"/>
          <w:szCs w:val="24"/>
        </w:rPr>
        <w:t>.</w:t>
      </w:r>
      <w:r w:rsidRPr="0027026C">
        <w:rPr>
          <w:rFonts w:asciiTheme="minorHAnsi" w:hAnsiTheme="minorHAnsi" w:cstheme="minorHAnsi"/>
          <w:sz w:val="24"/>
          <w:szCs w:val="24"/>
        </w:rPr>
        <w:t xml:space="preserve"> Please understand that God’s healing can only be accomplished when we are completely honest and cooperative with His Spirit.  Confession, as the Word tells us, is good for the soul.</w:t>
      </w:r>
    </w:p>
    <w:p w14:paraId="691C5F1F" w14:textId="77777777" w:rsidR="0027026C" w:rsidRPr="0027026C" w:rsidRDefault="0027026C" w:rsidP="0027026C">
      <w:pPr>
        <w:spacing w:after="0"/>
        <w:ind w:right="6"/>
        <w:jc w:val="center"/>
        <w:rPr>
          <w:rFonts w:asciiTheme="minorHAnsi" w:hAnsiTheme="minorHAnsi" w:cstheme="minorHAnsi"/>
          <w:b/>
          <w:sz w:val="24"/>
          <w:szCs w:val="24"/>
        </w:rPr>
      </w:pPr>
      <w:r w:rsidRPr="0027026C">
        <w:rPr>
          <w:rFonts w:asciiTheme="minorHAnsi" w:hAnsiTheme="minorHAnsi" w:cstheme="minorHAnsi"/>
          <w:b/>
          <w:sz w:val="24"/>
          <w:szCs w:val="24"/>
        </w:rPr>
        <w:t>James 5:16 (NET)</w:t>
      </w:r>
    </w:p>
    <w:p w14:paraId="007A2579" w14:textId="0DAE5209" w:rsidR="0027026C" w:rsidRDefault="0027026C" w:rsidP="0027026C">
      <w:pPr>
        <w:spacing w:after="0"/>
        <w:ind w:left="-15" w:right="6"/>
        <w:jc w:val="center"/>
        <w:rPr>
          <w:rFonts w:asciiTheme="minorHAnsi" w:hAnsiTheme="minorHAnsi" w:cstheme="minorHAnsi"/>
          <w:b/>
          <w:i/>
          <w:sz w:val="24"/>
          <w:szCs w:val="24"/>
        </w:rPr>
      </w:pPr>
      <w:r w:rsidRPr="0027026C">
        <w:rPr>
          <w:rFonts w:asciiTheme="minorHAnsi" w:hAnsiTheme="minorHAnsi" w:cstheme="minorHAnsi"/>
          <w:b/>
          <w:i/>
          <w:sz w:val="24"/>
          <w:szCs w:val="24"/>
        </w:rPr>
        <w:t xml:space="preserve">So </w:t>
      </w:r>
      <w:r w:rsidRPr="0027026C">
        <w:rPr>
          <w:rFonts w:asciiTheme="minorHAnsi" w:hAnsiTheme="minorHAnsi" w:cstheme="minorHAnsi"/>
          <w:b/>
          <w:bCs/>
          <w:i/>
          <w:sz w:val="24"/>
          <w:szCs w:val="24"/>
        </w:rPr>
        <w:t>confess</w:t>
      </w:r>
      <w:r w:rsidRPr="0027026C">
        <w:rPr>
          <w:rFonts w:asciiTheme="minorHAnsi" w:hAnsiTheme="minorHAnsi" w:cstheme="minorHAnsi"/>
          <w:b/>
          <w:i/>
          <w:sz w:val="24"/>
          <w:szCs w:val="24"/>
        </w:rPr>
        <w:t xml:space="preserve"> </w:t>
      </w:r>
      <w:r w:rsidRPr="0027026C">
        <w:rPr>
          <w:rFonts w:asciiTheme="minorHAnsi" w:hAnsiTheme="minorHAnsi" w:cstheme="minorHAnsi"/>
          <w:b/>
          <w:bCs/>
          <w:i/>
          <w:sz w:val="24"/>
          <w:szCs w:val="24"/>
        </w:rPr>
        <w:t>your</w:t>
      </w:r>
      <w:r w:rsidRPr="0027026C">
        <w:rPr>
          <w:rFonts w:asciiTheme="minorHAnsi" w:hAnsiTheme="minorHAnsi" w:cstheme="minorHAnsi"/>
          <w:b/>
          <w:i/>
          <w:sz w:val="24"/>
          <w:szCs w:val="24"/>
        </w:rPr>
        <w:t xml:space="preserve"> </w:t>
      </w:r>
      <w:r w:rsidRPr="0027026C">
        <w:rPr>
          <w:rFonts w:asciiTheme="minorHAnsi" w:hAnsiTheme="minorHAnsi" w:cstheme="minorHAnsi"/>
          <w:b/>
          <w:bCs/>
          <w:i/>
          <w:sz w:val="24"/>
          <w:szCs w:val="24"/>
        </w:rPr>
        <w:t>sins</w:t>
      </w:r>
      <w:r w:rsidRPr="0027026C">
        <w:rPr>
          <w:rFonts w:asciiTheme="minorHAnsi" w:hAnsiTheme="minorHAnsi" w:cstheme="minorHAnsi"/>
          <w:b/>
          <w:i/>
          <w:sz w:val="24"/>
          <w:szCs w:val="24"/>
        </w:rPr>
        <w:t xml:space="preserve"> to one another and pray for one another so that you may be healed. The prayer of a righteous person has great effectiveness</w:t>
      </w:r>
      <w:r>
        <w:rPr>
          <w:rFonts w:asciiTheme="minorHAnsi" w:hAnsiTheme="minorHAnsi" w:cstheme="minorHAnsi"/>
          <w:b/>
          <w:i/>
          <w:sz w:val="24"/>
          <w:szCs w:val="24"/>
        </w:rPr>
        <w:t>.</w:t>
      </w:r>
    </w:p>
    <w:p w14:paraId="738DED5F" w14:textId="77777777" w:rsidR="0027026C" w:rsidRPr="0027026C" w:rsidRDefault="0027026C" w:rsidP="0027026C">
      <w:pPr>
        <w:spacing w:after="0"/>
        <w:ind w:left="-15" w:right="6" w:firstLine="721"/>
        <w:jc w:val="center"/>
        <w:rPr>
          <w:rFonts w:asciiTheme="minorHAnsi" w:hAnsiTheme="minorHAnsi" w:cstheme="minorHAnsi"/>
          <w:b/>
          <w:i/>
          <w:sz w:val="24"/>
          <w:szCs w:val="24"/>
        </w:rPr>
      </w:pPr>
    </w:p>
    <w:p w14:paraId="04A9FEF1" w14:textId="77777777" w:rsidR="008F221D" w:rsidRPr="002540FD" w:rsidRDefault="008F221D" w:rsidP="00CB3AB3">
      <w:pPr>
        <w:spacing w:after="0" w:line="259" w:lineRule="auto"/>
        <w:ind w:left="10" w:right="24" w:hanging="10"/>
        <w:rPr>
          <w:rFonts w:asciiTheme="minorHAnsi" w:hAnsiTheme="minorHAnsi" w:cstheme="minorHAnsi"/>
          <w:sz w:val="24"/>
          <w:szCs w:val="24"/>
        </w:rPr>
      </w:pPr>
      <w:r w:rsidRPr="00851739">
        <w:rPr>
          <w:rFonts w:asciiTheme="minorHAnsi" w:hAnsiTheme="minorHAnsi" w:cstheme="minorHAnsi"/>
          <w:b/>
          <w:sz w:val="28"/>
        </w:rPr>
        <w:t>Digging Deeper:</w:t>
      </w:r>
      <w:r w:rsidRPr="00851739">
        <w:rPr>
          <w:rFonts w:asciiTheme="minorHAnsi" w:hAnsiTheme="minorHAnsi" w:cstheme="minorHAnsi"/>
        </w:rPr>
        <w:t xml:space="preserve"> </w:t>
      </w:r>
      <w:r w:rsidRPr="002540FD">
        <w:rPr>
          <w:rFonts w:asciiTheme="minorHAnsi" w:hAnsiTheme="minorHAnsi" w:cstheme="minorHAnsi"/>
          <w:sz w:val="24"/>
          <w:szCs w:val="24"/>
        </w:rPr>
        <w:t xml:space="preserve">Psalm 11:4; 18:6; 33:18-22; 56:8-13; 90:8-15; 107:9-20, 139:1-24; </w:t>
      </w:r>
    </w:p>
    <w:p w14:paraId="08A6063F" w14:textId="2DE14D70" w:rsidR="008F221D" w:rsidRPr="002540FD" w:rsidRDefault="008F221D" w:rsidP="00CB3AB3">
      <w:pPr>
        <w:spacing w:after="0"/>
        <w:ind w:left="-15" w:right="6"/>
        <w:rPr>
          <w:rFonts w:asciiTheme="minorHAnsi" w:hAnsiTheme="minorHAnsi" w:cstheme="minorHAnsi"/>
          <w:sz w:val="24"/>
          <w:szCs w:val="24"/>
        </w:rPr>
      </w:pPr>
      <w:r w:rsidRPr="002540FD">
        <w:rPr>
          <w:rFonts w:asciiTheme="minorHAnsi" w:hAnsiTheme="minorHAnsi" w:cstheme="minorHAnsi"/>
          <w:sz w:val="24"/>
          <w:szCs w:val="24"/>
        </w:rPr>
        <w:t xml:space="preserve">Isaiah 9:2-7; Hebrew 4:12-13; John 2:24-25; 1 Peter 5:7   </w:t>
      </w:r>
    </w:p>
    <w:p w14:paraId="37647B62" w14:textId="77777777" w:rsidR="00CB3AB3" w:rsidRDefault="00CB3AB3" w:rsidP="00CB3AB3">
      <w:pPr>
        <w:spacing w:after="0"/>
        <w:ind w:left="-15" w:right="6"/>
        <w:rPr>
          <w:rFonts w:asciiTheme="minorHAnsi" w:hAnsiTheme="minorHAnsi" w:cstheme="minorHAnsi"/>
        </w:rPr>
      </w:pPr>
    </w:p>
    <w:p w14:paraId="2F67F952" w14:textId="355D6C82" w:rsidR="008F221D" w:rsidRDefault="008F221D" w:rsidP="00CB3AB3">
      <w:pPr>
        <w:pStyle w:val="Heading4"/>
        <w:spacing w:before="0"/>
        <w:ind w:left="357"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5C188CB8" w14:textId="77777777" w:rsidR="00CB3AB3" w:rsidRPr="00CB3AB3" w:rsidRDefault="00CB3AB3" w:rsidP="00CB3AB3">
      <w:pPr>
        <w:spacing w:after="0"/>
      </w:pPr>
    </w:p>
    <w:p w14:paraId="6C4FDF71" w14:textId="78610789" w:rsidR="008F221D" w:rsidRPr="0027026C" w:rsidRDefault="008F221D" w:rsidP="00CB3AB3">
      <w:pPr>
        <w:spacing w:after="0" w:line="252" w:lineRule="auto"/>
        <w:ind w:left="25" w:right="28" w:hanging="6"/>
        <w:jc w:val="center"/>
        <w:rPr>
          <w:rFonts w:asciiTheme="minorHAnsi" w:hAnsiTheme="minorHAnsi" w:cstheme="minorHAnsi"/>
          <w:b/>
          <w:sz w:val="24"/>
          <w:szCs w:val="24"/>
        </w:rPr>
      </w:pPr>
      <w:r w:rsidRPr="0027026C">
        <w:rPr>
          <w:rFonts w:asciiTheme="minorHAnsi" w:hAnsiTheme="minorHAnsi" w:cstheme="minorHAnsi"/>
          <w:b/>
          <w:sz w:val="24"/>
          <w:szCs w:val="24"/>
        </w:rPr>
        <w:t>Jeremiah 8:20-22 (N</w:t>
      </w:r>
      <w:r w:rsidR="0027026C" w:rsidRPr="0027026C">
        <w:rPr>
          <w:rFonts w:asciiTheme="minorHAnsi" w:hAnsiTheme="minorHAnsi" w:cstheme="minorHAnsi"/>
          <w:b/>
          <w:sz w:val="24"/>
          <w:szCs w:val="24"/>
        </w:rPr>
        <w:t>ET</w:t>
      </w:r>
      <w:r w:rsidRPr="0027026C">
        <w:rPr>
          <w:rFonts w:asciiTheme="minorHAnsi" w:hAnsiTheme="minorHAnsi" w:cstheme="minorHAnsi"/>
          <w:b/>
          <w:sz w:val="24"/>
          <w:szCs w:val="24"/>
        </w:rPr>
        <w:t xml:space="preserve">) </w:t>
      </w:r>
    </w:p>
    <w:p w14:paraId="47ED7A4F" w14:textId="62F457FF" w:rsidR="0027026C" w:rsidRPr="0027026C" w:rsidRDefault="0027026C" w:rsidP="0027026C">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27026C">
        <w:rPr>
          <w:rStyle w:val="netverse"/>
          <w:rFonts w:asciiTheme="minorHAnsi" w:eastAsiaTheme="majorEastAsia" w:hAnsiTheme="minorHAnsi" w:cstheme="minorHAnsi"/>
          <w:b/>
          <w:i/>
          <w:color w:val="000000"/>
        </w:rPr>
        <w:t>“</w:t>
      </w:r>
      <w:r w:rsidRPr="0027026C">
        <w:rPr>
          <w:rStyle w:val="s"/>
          <w:rFonts w:asciiTheme="minorHAnsi" w:eastAsiaTheme="majorEastAsia" w:hAnsiTheme="minorHAnsi" w:cstheme="minorHAnsi"/>
          <w:b/>
          <w:i/>
          <w:color w:val="000000"/>
        </w:rPr>
        <w:t>They cry,</w:t>
      </w:r>
      <w:r w:rsidRPr="0027026C">
        <w:rPr>
          <w:rStyle w:val="netverse"/>
          <w:rFonts w:asciiTheme="minorHAnsi" w:eastAsiaTheme="majorEastAsia" w:hAnsiTheme="minorHAnsi" w:cstheme="minorHAnsi"/>
          <w:b/>
          <w:i/>
          <w:color w:val="000000"/>
          <w:vertAlign w:val="superscript"/>
        </w:rPr>
        <w:t> </w:t>
      </w:r>
      <w:r w:rsidRPr="0027026C">
        <w:rPr>
          <w:rStyle w:val="netverse"/>
          <w:rFonts w:asciiTheme="minorHAnsi" w:eastAsiaTheme="majorEastAsia" w:hAnsiTheme="minorHAnsi" w:cstheme="minorHAnsi"/>
          <w:b/>
          <w:i/>
          <w:color w:val="000000"/>
        </w:rPr>
        <w:t>‘</w:t>
      </w:r>
      <w:r w:rsidRPr="0027026C">
        <w:rPr>
          <w:rStyle w:val="s"/>
          <w:rFonts w:asciiTheme="minorHAnsi" w:eastAsiaTheme="majorEastAsia" w:hAnsiTheme="minorHAnsi" w:cstheme="minorHAnsi"/>
          <w:b/>
          <w:i/>
          <w:color w:val="000000"/>
        </w:rPr>
        <w:t>Harvest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time has</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come and gone</w:t>
      </w:r>
      <w:r w:rsidRPr="0027026C">
        <w:rPr>
          <w:rStyle w:val="netverse"/>
          <w:rFonts w:asciiTheme="minorHAnsi" w:eastAsiaTheme="majorEastAsia" w:hAnsiTheme="minorHAnsi" w:cstheme="minorHAnsi"/>
          <w:b/>
          <w:i/>
          <w:color w:val="000000"/>
        </w:rPr>
        <w: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and the summer</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is over,</w:t>
      </w:r>
    </w:p>
    <w:p w14:paraId="1274B0DE" w14:textId="0EAF9C72" w:rsidR="0027026C" w:rsidRPr="0027026C" w:rsidRDefault="0027026C" w:rsidP="0027026C">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27026C">
        <w:rPr>
          <w:rStyle w:val="s"/>
          <w:rFonts w:asciiTheme="minorHAnsi" w:eastAsiaTheme="majorEastAsia" w:hAnsiTheme="minorHAnsi" w:cstheme="minorHAnsi"/>
          <w:b/>
          <w:i/>
          <w:color w:val="000000"/>
        </w:rPr>
        <w:t>and still we</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have not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been delivered</w:t>
      </w:r>
      <w:r w:rsidRPr="0027026C">
        <w:rPr>
          <w:rStyle w:val="netverse"/>
          <w:rFonts w:asciiTheme="minorHAnsi" w:eastAsiaTheme="majorEastAsia" w:hAnsiTheme="minorHAnsi" w:cstheme="minorHAnsi"/>
          <w:b/>
          <w:i/>
          <w:color w:val="000000"/>
        </w:rPr>
        <w: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My heart is crushed</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because my dear</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people</w:t>
      </w:r>
      <w:r w:rsidRPr="0027026C">
        <w:rPr>
          <w:rStyle w:val="apple-converted-space"/>
          <w:rFonts w:asciiTheme="minorHAnsi" w:eastAsiaTheme="majorEastAsia" w:hAnsiTheme="minorHAnsi" w:cstheme="minorHAnsi"/>
          <w:b/>
          <w:i/>
          <w:color w:val="000000"/>
          <w:vertAlign w:val="superscript"/>
        </w:rPr>
        <w:t> </w:t>
      </w:r>
      <w:r w:rsidRPr="0027026C">
        <w:rPr>
          <w:rStyle w:val="s"/>
          <w:rFonts w:asciiTheme="minorHAnsi" w:eastAsiaTheme="majorEastAsia" w:hAnsiTheme="minorHAnsi" w:cstheme="minorHAnsi"/>
          <w:b/>
          <w:i/>
          <w:color w:val="000000"/>
        </w:rPr>
        <w:t>are being crushed</w:t>
      </w:r>
      <w:r w:rsidRPr="0027026C">
        <w:rPr>
          <w:rStyle w:val="netverse"/>
          <w:rFonts w:asciiTheme="minorHAnsi" w:eastAsiaTheme="majorEastAsia" w:hAnsiTheme="minorHAnsi" w:cstheme="minorHAnsi"/>
          <w:b/>
          <w:i/>
          <w:color w:val="000000"/>
        </w:rPr>
        <w:t xml:space="preserve">. </w:t>
      </w:r>
      <w:r w:rsidRPr="0027026C">
        <w:rPr>
          <w:rStyle w:val="s"/>
          <w:rFonts w:asciiTheme="minorHAnsi" w:eastAsiaTheme="majorEastAsia" w:hAnsiTheme="minorHAnsi" w:cstheme="minorHAnsi"/>
          <w:b/>
          <w:i/>
          <w:color w:val="000000"/>
        </w:rPr>
        <w:t>I go about crying and grieving</w:t>
      </w:r>
      <w:r w:rsidRPr="0027026C">
        <w:rPr>
          <w:rStyle w:val="netverse"/>
          <w:rFonts w:asciiTheme="minorHAnsi" w:eastAsiaTheme="majorEastAsia" w:hAnsiTheme="minorHAnsi" w:cstheme="minorHAnsi"/>
          <w:b/>
          <w:i/>
          <w:color w:val="000000"/>
        </w:rPr>
        <w: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I am overwhelmed</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with dismay</w:t>
      </w:r>
      <w:r w:rsidRPr="0027026C">
        <w:rPr>
          <w:rStyle w:val="netverse"/>
          <w:rFonts w:asciiTheme="minorHAnsi" w:eastAsiaTheme="majorEastAsia" w:hAnsiTheme="minorHAnsi" w:cstheme="minorHAnsi"/>
          <w:b/>
          <w:i/>
          <w:color w:val="000000"/>
        </w:rPr>
        <w:t>.</w:t>
      </w:r>
      <w:r w:rsidRPr="0027026C">
        <w:rPr>
          <w:rStyle w:val="apple-converted-space"/>
          <w:rFonts w:asciiTheme="minorHAnsi" w:eastAsiaTheme="majorEastAsia" w:hAnsiTheme="minorHAnsi" w:cstheme="minorHAnsi"/>
          <w:b/>
          <w:i/>
          <w:color w:val="000000"/>
          <w:vertAlign w:val="superscript"/>
        </w:rPr>
        <w:t> </w:t>
      </w:r>
      <w:r w:rsidRPr="0027026C">
        <w:rPr>
          <w:rStyle w:val="s"/>
          <w:rFonts w:asciiTheme="minorHAnsi" w:eastAsiaTheme="majorEastAsia" w:hAnsiTheme="minorHAnsi" w:cstheme="minorHAnsi"/>
          <w:b/>
          <w:i/>
          <w:color w:val="000000"/>
        </w:rPr>
        <w:t>There</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is still medicinal ointment</w:t>
      </w:r>
      <w:r w:rsidRPr="0027026C">
        <w:rPr>
          <w:rStyle w:val="apple-converted-space"/>
          <w:rFonts w:asciiTheme="minorHAnsi" w:eastAsiaTheme="majorEastAsia" w:hAnsiTheme="minorHAnsi" w:cstheme="minorHAnsi"/>
          <w:b/>
          <w:i/>
          <w:color w:val="000000"/>
          <w:vertAlign w:val="superscript"/>
        </w:rPr>
        <w:t> </w:t>
      </w:r>
      <w:r w:rsidRPr="0027026C">
        <w:rPr>
          <w:rStyle w:val="s"/>
          <w:rFonts w:asciiTheme="minorHAnsi" w:eastAsiaTheme="majorEastAsia" w:hAnsiTheme="minorHAnsi" w:cstheme="minorHAnsi"/>
          <w:b/>
          <w:i/>
          <w:color w:val="000000"/>
        </w:rPr>
        <w:t>available</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in Gilead! There is</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still a physician</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there!</w:t>
      </w:r>
      <w:r w:rsidRPr="0027026C">
        <w:rPr>
          <w:rStyle w:val="apple-converted-space"/>
          <w:rFonts w:asciiTheme="minorHAnsi" w:eastAsiaTheme="majorEastAsia" w:hAnsiTheme="minorHAnsi" w:cstheme="minorHAnsi"/>
          <w:b/>
          <w:i/>
          <w:color w:val="000000"/>
          <w:vertAlign w:val="superscript"/>
        </w:rPr>
        <w:t> </w:t>
      </w:r>
      <w:r w:rsidRPr="0027026C">
        <w:rPr>
          <w:rStyle w:val="s"/>
          <w:rFonts w:asciiTheme="minorHAnsi" w:eastAsiaTheme="majorEastAsia" w:hAnsiTheme="minorHAnsi" w:cstheme="minorHAnsi"/>
          <w:b/>
          <w:i/>
          <w:color w:val="000000"/>
        </w:rPr>
        <w:t>Why</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then have my dear</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people</w:t>
      </w:r>
      <w:r w:rsidRPr="0027026C">
        <w:rPr>
          <w:rStyle w:val="apple-converted-space"/>
          <w:rFonts w:asciiTheme="minorHAnsi" w:eastAsiaTheme="majorEastAsia" w:hAnsiTheme="minorHAnsi" w:cstheme="minorHAnsi"/>
          <w:b/>
          <w:i/>
          <w:color w:val="000000"/>
          <w:vertAlign w:val="superscript"/>
        </w:rPr>
        <w:t> </w:t>
      </w:r>
      <w:r w:rsidR="0007209D">
        <w:rPr>
          <w:rStyle w:val="apple-converted-space"/>
          <w:rFonts w:asciiTheme="minorHAnsi" w:eastAsiaTheme="majorEastAsia" w:hAnsiTheme="minorHAnsi" w:cstheme="minorHAnsi"/>
          <w:b/>
          <w:i/>
          <w:color w:val="000000"/>
          <w:vertAlign w:val="superscript"/>
        </w:rPr>
        <w:t xml:space="preserve"> </w:t>
      </w:r>
      <w:hyperlink r:id="rId82" w:history="1"/>
      <w:r w:rsidRPr="0027026C">
        <w:rPr>
          <w:rStyle w:val="s"/>
          <w:rFonts w:asciiTheme="minorHAnsi" w:eastAsiaTheme="majorEastAsia" w:hAnsiTheme="minorHAnsi" w:cstheme="minorHAnsi"/>
          <w:b/>
          <w:i/>
          <w:color w:val="000000"/>
        </w:rPr>
        <w:t>not</w:t>
      </w:r>
      <w:r w:rsidRPr="0027026C">
        <w:rPr>
          <w:rStyle w:val="apple-converted-space"/>
          <w:rFonts w:asciiTheme="minorHAnsi" w:eastAsiaTheme="majorEastAsia" w:hAnsiTheme="minorHAnsi" w:cstheme="minorHAnsi"/>
          <w:b/>
          <w:i/>
          <w:color w:val="000000"/>
        </w:rPr>
        <w:t> </w:t>
      </w:r>
      <w:r w:rsidRPr="0027026C">
        <w:rPr>
          <w:rStyle w:val="s"/>
          <w:rFonts w:asciiTheme="minorHAnsi" w:eastAsiaTheme="majorEastAsia" w:hAnsiTheme="minorHAnsi" w:cstheme="minorHAnsi"/>
          <w:b/>
          <w:i/>
          <w:color w:val="000000"/>
        </w:rPr>
        <w:t>been restored to health?</w:t>
      </w:r>
    </w:p>
    <w:p w14:paraId="61CA751A" w14:textId="77777777" w:rsidR="0027026C" w:rsidRPr="0027026C" w:rsidRDefault="0027026C" w:rsidP="0027026C">
      <w:pPr>
        <w:spacing w:after="0" w:line="252" w:lineRule="auto"/>
        <w:ind w:left="25" w:right="28" w:hanging="6"/>
        <w:jc w:val="center"/>
        <w:rPr>
          <w:rFonts w:asciiTheme="minorHAnsi" w:hAnsiTheme="minorHAnsi" w:cstheme="minorHAnsi"/>
          <w:b/>
          <w:i/>
          <w:sz w:val="24"/>
          <w:szCs w:val="24"/>
        </w:rPr>
      </w:pPr>
    </w:p>
    <w:p w14:paraId="0B15F4FD" w14:textId="73C5820B" w:rsidR="008F221D"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Speaking through Jeremiah, </w:t>
      </w:r>
      <w:r w:rsidR="0007209D">
        <w:rPr>
          <w:rFonts w:asciiTheme="minorHAnsi" w:hAnsiTheme="minorHAnsi" w:cstheme="minorHAnsi"/>
          <w:sz w:val="24"/>
          <w:szCs w:val="24"/>
        </w:rPr>
        <w:t xml:space="preserve">also called </w:t>
      </w:r>
      <w:r w:rsidRPr="005D2D6C">
        <w:rPr>
          <w:rFonts w:asciiTheme="minorHAnsi" w:hAnsiTheme="minorHAnsi" w:cstheme="minorHAnsi"/>
          <w:sz w:val="24"/>
          <w:szCs w:val="24"/>
        </w:rPr>
        <w:t xml:space="preserve">the weeping prophet, </w:t>
      </w:r>
      <w:r w:rsidR="0007209D">
        <w:rPr>
          <w:rFonts w:asciiTheme="minorHAnsi" w:hAnsiTheme="minorHAnsi" w:cstheme="minorHAnsi"/>
          <w:sz w:val="24"/>
          <w:szCs w:val="24"/>
        </w:rPr>
        <w:t>can hear</w:t>
      </w:r>
      <w:r w:rsidR="0007209D" w:rsidRPr="005D2D6C">
        <w:rPr>
          <w:rFonts w:asciiTheme="minorHAnsi" w:hAnsiTheme="minorHAnsi" w:cstheme="minorHAnsi"/>
          <w:sz w:val="24"/>
          <w:szCs w:val="24"/>
        </w:rPr>
        <w:t xml:space="preserve"> God</w:t>
      </w:r>
      <w:r w:rsidR="008B0C2E">
        <w:rPr>
          <w:rFonts w:asciiTheme="minorHAnsi" w:hAnsiTheme="minorHAnsi" w:cstheme="minorHAnsi"/>
          <w:sz w:val="24"/>
          <w:szCs w:val="24"/>
        </w:rPr>
        <w:t xml:space="preserve"> speak and know His enormous heart of love.</w:t>
      </w:r>
      <w:r w:rsidR="0007209D" w:rsidRPr="005D2D6C">
        <w:rPr>
          <w:rFonts w:asciiTheme="minorHAnsi" w:hAnsiTheme="minorHAnsi" w:cstheme="minorHAnsi"/>
          <w:sz w:val="24"/>
          <w:szCs w:val="24"/>
        </w:rPr>
        <w:t xml:space="preserve"> </w:t>
      </w:r>
      <w:r w:rsidRPr="005D2D6C">
        <w:rPr>
          <w:rFonts w:asciiTheme="minorHAnsi" w:hAnsiTheme="minorHAnsi" w:cstheme="minorHAnsi"/>
          <w:sz w:val="24"/>
          <w:szCs w:val="24"/>
        </w:rPr>
        <w:t>He asked a rhetorical question: “Why has the health of my daughter not been restored?”</w:t>
      </w:r>
      <w:r w:rsidR="0007209D">
        <w:rPr>
          <w:rFonts w:asciiTheme="minorHAnsi" w:hAnsiTheme="minorHAnsi" w:cstheme="minorHAnsi"/>
          <w:sz w:val="24"/>
          <w:szCs w:val="24"/>
        </w:rPr>
        <w:t xml:space="preserve"> </w:t>
      </w:r>
      <w:r w:rsidR="0027026C" w:rsidRPr="005D2D6C">
        <w:rPr>
          <w:rFonts w:asciiTheme="minorHAnsi" w:hAnsiTheme="minorHAnsi" w:cstheme="minorHAnsi"/>
          <w:sz w:val="24"/>
          <w:szCs w:val="24"/>
        </w:rPr>
        <w:t>Jeremiah is</w:t>
      </w:r>
      <w:r w:rsidRPr="005D2D6C">
        <w:rPr>
          <w:rFonts w:asciiTheme="minorHAnsi" w:hAnsiTheme="minorHAnsi" w:cstheme="minorHAnsi"/>
          <w:sz w:val="24"/>
          <w:szCs w:val="24"/>
        </w:rPr>
        <w:t xml:space="preserve">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 -- 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need as medicine.  </w:t>
      </w:r>
    </w:p>
    <w:p w14:paraId="64643A7E" w14:textId="5D116A33" w:rsidR="008F221D" w:rsidRDefault="008F221D" w:rsidP="008F221D">
      <w:pPr>
        <w:spacing w:after="0" w:line="252" w:lineRule="auto"/>
        <w:ind w:left="25" w:right="28" w:hanging="6"/>
        <w:jc w:val="center"/>
        <w:rPr>
          <w:rFonts w:asciiTheme="minorHAnsi" w:hAnsiTheme="minorHAnsi" w:cstheme="minorHAnsi"/>
          <w:b/>
          <w:sz w:val="24"/>
          <w:szCs w:val="24"/>
        </w:rPr>
      </w:pPr>
      <w:r w:rsidRPr="0027026C">
        <w:rPr>
          <w:rFonts w:asciiTheme="minorHAnsi" w:hAnsiTheme="minorHAnsi" w:cstheme="minorHAnsi"/>
          <w:b/>
          <w:sz w:val="24"/>
          <w:szCs w:val="24"/>
        </w:rPr>
        <w:t>Proverbs 4:20-22 (N</w:t>
      </w:r>
      <w:r w:rsidR="0027026C" w:rsidRPr="0027026C">
        <w:rPr>
          <w:rFonts w:asciiTheme="minorHAnsi" w:hAnsiTheme="minorHAnsi" w:cstheme="minorHAnsi"/>
          <w:b/>
          <w:sz w:val="24"/>
          <w:szCs w:val="24"/>
        </w:rPr>
        <w:t>ET</w:t>
      </w:r>
      <w:r w:rsidRPr="0027026C">
        <w:rPr>
          <w:rFonts w:asciiTheme="minorHAnsi" w:hAnsiTheme="minorHAnsi" w:cstheme="minorHAnsi"/>
          <w:b/>
          <w:sz w:val="24"/>
          <w:szCs w:val="24"/>
        </w:rPr>
        <w:t xml:space="preserve">) </w:t>
      </w:r>
    </w:p>
    <w:p w14:paraId="57336999" w14:textId="0530C745" w:rsidR="0027026C" w:rsidRPr="0007209D" w:rsidRDefault="0027026C" w:rsidP="0007209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209D">
        <w:rPr>
          <w:rStyle w:val="s"/>
          <w:rFonts w:asciiTheme="minorHAnsi" w:eastAsiaTheme="majorEastAsia" w:hAnsiTheme="minorHAnsi" w:cstheme="minorHAnsi"/>
          <w:b/>
          <w:i/>
          <w:color w:val="000000"/>
        </w:rPr>
        <w:t>My child</w:t>
      </w:r>
      <w:r w:rsidRPr="0007209D">
        <w:rPr>
          <w:rStyle w:val="netverse"/>
          <w:rFonts w:asciiTheme="minorHAnsi" w:eastAsiaTheme="majorEastAsia" w:hAnsiTheme="minorHAnsi" w:cstheme="minorHAnsi"/>
          <w:b/>
          <w:i/>
          <w:color w:val="000000"/>
        </w:rPr>
        <w: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pay attention</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my words</w:t>
      </w:r>
      <w:r w:rsidRPr="0007209D">
        <w:rPr>
          <w:rStyle w:val="netverse"/>
          <w:rFonts w:asciiTheme="minorHAnsi" w:eastAsiaTheme="majorEastAsia" w:hAnsiTheme="minorHAnsi" w:cstheme="minorHAnsi"/>
          <w:b/>
          <w:i/>
          <w:color w:val="000000"/>
        </w:rPr>
        <w:t>;</w:t>
      </w:r>
      <w:r w:rsidR="0007209D" w:rsidRPr="0007209D">
        <w:rPr>
          <w:rStyle w:val="netverse"/>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listen attentively</w:t>
      </w:r>
      <w:r w:rsidRPr="0007209D">
        <w:rPr>
          <w:rStyle w:val="apple-converted-space"/>
          <w:rFonts w:asciiTheme="minorHAnsi" w:eastAsiaTheme="majorEastAsia" w:hAnsiTheme="minorHAnsi" w:cstheme="minorHAnsi"/>
          <w:b/>
          <w:i/>
          <w:color w:val="000000"/>
          <w:vertAlign w:val="superscript"/>
        </w:rPr>
        <w:t> </w:t>
      </w:r>
      <w:r w:rsidRPr="0007209D">
        <w:rPr>
          <w:rStyle w:val="s"/>
          <w:rFonts w:asciiTheme="minorHAnsi" w:eastAsiaTheme="majorEastAsia" w:hAnsiTheme="minorHAnsi" w:cstheme="minorHAnsi"/>
          <w:b/>
          <w:i/>
          <w:color w:val="000000"/>
        </w:rPr>
        <w:t>to my sayings</w:t>
      </w:r>
      <w:r w:rsidRPr="0007209D">
        <w:rPr>
          <w:rStyle w:val="netverse"/>
          <w:rFonts w:asciiTheme="minorHAnsi" w:eastAsiaTheme="majorEastAsia" w:hAnsiTheme="minorHAnsi" w:cstheme="minorHAnsi"/>
          <w:b/>
          <w:i/>
          <w:color w:val="000000"/>
        </w:rPr>
        <w:t>.</w:t>
      </w:r>
    </w:p>
    <w:p w14:paraId="0C7F9AC5" w14:textId="103C9D4B" w:rsidR="0027026C" w:rsidRPr="0007209D" w:rsidRDefault="0027026C" w:rsidP="0007209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209D">
        <w:rPr>
          <w:rStyle w:val="s"/>
          <w:rFonts w:asciiTheme="minorHAnsi" w:eastAsiaTheme="majorEastAsia" w:hAnsiTheme="minorHAnsi" w:cstheme="minorHAnsi"/>
          <w:b/>
          <w:i/>
          <w:color w:val="000000"/>
        </w:rPr>
        <w:t>Do not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let them depart</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from your sight</w:t>
      </w:r>
      <w:r w:rsidRPr="0007209D">
        <w:rPr>
          <w:rStyle w:val="netverse"/>
          <w:rFonts w:asciiTheme="minorHAnsi" w:eastAsiaTheme="majorEastAsia" w:hAnsiTheme="minorHAnsi" w:cstheme="minorHAnsi"/>
          <w:b/>
          <w:i/>
          <w:color w:val="000000"/>
        </w:rPr>
        <w:t>,</w:t>
      </w:r>
      <w:r w:rsidR="0007209D" w:rsidRPr="0007209D">
        <w:rPr>
          <w:rStyle w:val="netverse"/>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guard</w:t>
      </w:r>
      <w:r w:rsidRPr="0007209D">
        <w:rPr>
          <w:rStyle w:val="apple-converted-space"/>
          <w:rFonts w:asciiTheme="minorHAnsi" w:eastAsiaTheme="majorEastAsia" w:hAnsiTheme="minorHAnsi" w:cstheme="minorHAnsi"/>
          <w:b/>
          <w:i/>
          <w:color w:val="000000"/>
          <w:vertAlign w:val="superscript"/>
        </w:rPr>
        <w:t> </w:t>
      </w:r>
      <w:r w:rsidRPr="0007209D">
        <w:rPr>
          <w:rStyle w:val="s"/>
          <w:rFonts w:asciiTheme="minorHAnsi" w:eastAsiaTheme="majorEastAsia" w:hAnsiTheme="minorHAnsi" w:cstheme="minorHAnsi"/>
          <w:b/>
          <w:i/>
          <w:color w:val="000000"/>
        </w:rPr>
        <w:t>them within</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your heart</w:t>
      </w:r>
      <w:r w:rsidRPr="0007209D">
        <w:rPr>
          <w:rStyle w:val="netverse"/>
          <w:rFonts w:asciiTheme="minorHAnsi" w:eastAsiaTheme="majorEastAsia" w:hAnsiTheme="minorHAnsi" w:cstheme="minorHAnsi"/>
          <w:b/>
          <w:i/>
          <w:color w:val="000000"/>
        </w:rPr>
        <w:t>;</w:t>
      </w:r>
    </w:p>
    <w:p w14:paraId="269AEF3E" w14:textId="1335ABEB" w:rsidR="0027026C" w:rsidRPr="0007209D" w:rsidRDefault="0027026C" w:rsidP="0007209D">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209D">
        <w:rPr>
          <w:rStyle w:val="s"/>
          <w:rFonts w:asciiTheme="minorHAnsi" w:eastAsiaTheme="majorEastAsia" w:hAnsiTheme="minorHAnsi" w:cstheme="minorHAnsi"/>
          <w:b/>
          <w:i/>
          <w:color w:val="000000"/>
        </w:rPr>
        <w:lastRenderedPageBreak/>
        <w:t>for</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they are life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those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who find</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them</w:t>
      </w:r>
      <w:r w:rsidR="0007209D" w:rsidRPr="0007209D">
        <w:rPr>
          <w:rStyle w:val="s"/>
          <w:rFonts w:asciiTheme="minorHAnsi" w:eastAsiaTheme="majorEastAsia" w:hAnsiTheme="minorHAnsi" w:cstheme="minorHAnsi"/>
          <w:b/>
          <w:i/>
          <w:color w:val="000000"/>
        </w:rPr>
        <w:t xml:space="preserve"> </w:t>
      </w:r>
      <w:r w:rsidRPr="0007209D">
        <w:rPr>
          <w:rStyle w:val="s"/>
          <w:rFonts w:asciiTheme="minorHAnsi" w:eastAsiaTheme="majorEastAsia" w:hAnsiTheme="minorHAnsi" w:cstheme="minorHAnsi"/>
          <w:b/>
          <w:i/>
          <w:color w:val="000000"/>
        </w:rPr>
        <w:t>and healing</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to one’s entire</w:t>
      </w:r>
      <w:r w:rsidRPr="0007209D">
        <w:rPr>
          <w:rStyle w:val="apple-converted-space"/>
          <w:rFonts w:asciiTheme="minorHAnsi" w:eastAsiaTheme="majorEastAsia" w:hAnsiTheme="minorHAnsi" w:cstheme="minorHAnsi"/>
          <w:b/>
          <w:i/>
          <w:color w:val="000000"/>
        </w:rPr>
        <w:t> </w:t>
      </w:r>
      <w:r w:rsidRPr="0007209D">
        <w:rPr>
          <w:rStyle w:val="s"/>
          <w:rFonts w:asciiTheme="minorHAnsi" w:eastAsiaTheme="majorEastAsia" w:hAnsiTheme="minorHAnsi" w:cstheme="minorHAnsi"/>
          <w:b/>
          <w:i/>
          <w:color w:val="000000"/>
        </w:rPr>
        <w:t>body</w:t>
      </w:r>
      <w:r w:rsidRPr="0007209D">
        <w:rPr>
          <w:rStyle w:val="netverse"/>
          <w:rFonts w:asciiTheme="minorHAnsi" w:eastAsiaTheme="majorEastAsia" w:hAnsiTheme="minorHAnsi" w:cstheme="minorHAnsi"/>
          <w:b/>
          <w:i/>
          <w:color w:val="000000"/>
        </w:rPr>
        <w:t>.</w:t>
      </w:r>
    </w:p>
    <w:p w14:paraId="00241FB1" w14:textId="77777777" w:rsidR="0027026C" w:rsidRPr="0027026C" w:rsidRDefault="0027026C" w:rsidP="008F221D">
      <w:pPr>
        <w:spacing w:after="0" w:line="252" w:lineRule="auto"/>
        <w:ind w:left="25" w:right="28" w:hanging="6"/>
        <w:jc w:val="center"/>
        <w:rPr>
          <w:rFonts w:asciiTheme="minorHAnsi" w:hAnsiTheme="minorHAnsi" w:cstheme="minorHAnsi"/>
          <w:b/>
          <w:sz w:val="24"/>
          <w:szCs w:val="24"/>
        </w:rPr>
      </w:pPr>
    </w:p>
    <w:p w14:paraId="786407F3" w14:textId="77777777" w:rsidR="008F221D" w:rsidRPr="00851739" w:rsidRDefault="008F221D" w:rsidP="008F221D">
      <w:pPr>
        <w:pStyle w:val="Heading4"/>
        <w:spacing w:after="174"/>
        <w:ind w:left="-5"/>
        <w:rPr>
          <w:rFonts w:asciiTheme="minorHAnsi" w:hAnsiTheme="minorHAnsi" w:cstheme="minorHAnsi"/>
          <w:b/>
          <w:i w:val="0"/>
          <w:color w:val="auto"/>
          <w:sz w:val="28"/>
          <w:szCs w:val="28"/>
        </w:rPr>
      </w:pPr>
      <w:r w:rsidRPr="00851739">
        <w:rPr>
          <w:rFonts w:asciiTheme="minorHAnsi" w:hAnsiTheme="minorHAnsi" w:cstheme="minorHAnsi"/>
        </w:rPr>
        <w:t xml:space="preserve"> </w:t>
      </w:r>
      <w:r w:rsidRPr="00851739">
        <w:rPr>
          <w:rFonts w:asciiTheme="minorHAnsi" w:hAnsiTheme="minorHAnsi" w:cstheme="minorHAnsi"/>
          <w:b/>
          <w:i w:val="0"/>
          <w:color w:val="auto"/>
          <w:sz w:val="28"/>
          <w:szCs w:val="28"/>
        </w:rPr>
        <w:t xml:space="preserve">WORD SEARCH: From Strong’s Concordance </w:t>
      </w:r>
    </w:p>
    <w:p w14:paraId="3091FF72" w14:textId="6F4CBFD8" w:rsidR="008F221D" w:rsidRPr="005D2D6C" w:rsidRDefault="008F221D" w:rsidP="0037103A">
      <w:pPr>
        <w:numPr>
          <w:ilvl w:val="0"/>
          <w:numId w:val="55"/>
        </w:numPr>
        <w:spacing w:after="5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Restore/turning/repent/converting</w:t>
      </w:r>
      <w:r w:rsidRPr="005D2D6C">
        <w:rPr>
          <w:rFonts w:asciiTheme="minorHAnsi" w:hAnsiTheme="minorHAnsi" w:cstheme="minorHAnsi"/>
          <w:sz w:val="24"/>
          <w:szCs w:val="24"/>
        </w:rPr>
        <w:t xml:space="preserve">: Hebrew word - shuwb: </w:t>
      </w:r>
      <w:r w:rsidRPr="005D2D6C">
        <w:rPr>
          <w:rFonts w:asciiTheme="minorHAnsi" w:hAnsiTheme="minorHAnsi" w:cstheme="minorHAnsi"/>
          <w:i/>
          <w:sz w:val="24"/>
          <w:szCs w:val="24"/>
        </w:rPr>
        <w:t>restoring, converting, repent, turn, convert, recover, restores, rescue, fetch home again, feed, lie down, and make rejoice return.</w:t>
      </w:r>
      <w:r w:rsidRPr="005D2D6C">
        <w:rPr>
          <w:rFonts w:asciiTheme="minorHAnsi" w:hAnsiTheme="minorHAnsi" w:cstheme="minorHAnsi"/>
          <w:sz w:val="24"/>
          <w:szCs w:val="24"/>
        </w:rPr>
        <w:t xml:space="preserve"> (Psalm</w:t>
      </w:r>
      <w:r w:rsidR="007F211A">
        <w:rPr>
          <w:rFonts w:asciiTheme="minorHAnsi" w:hAnsiTheme="minorHAnsi" w:cstheme="minorHAnsi"/>
          <w:sz w:val="24"/>
          <w:szCs w:val="24"/>
        </w:rPr>
        <w:t>s</w:t>
      </w:r>
      <w:r w:rsidRPr="005D2D6C">
        <w:rPr>
          <w:rFonts w:asciiTheme="minorHAnsi" w:hAnsiTheme="minorHAnsi" w:cstheme="minorHAnsi"/>
          <w:sz w:val="24"/>
          <w:szCs w:val="24"/>
        </w:rPr>
        <w:t xml:space="preserve"> 19:7, 23:3, 51:12, 119:159-160) </w:t>
      </w:r>
    </w:p>
    <w:p w14:paraId="6C019027" w14:textId="77777777" w:rsidR="008F221D" w:rsidRPr="005D2D6C" w:rsidRDefault="008F221D" w:rsidP="0037103A">
      <w:pPr>
        <w:numPr>
          <w:ilvl w:val="0"/>
          <w:numId w:val="55"/>
        </w:numPr>
        <w:spacing w:after="3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Health</w:t>
      </w:r>
      <w:r w:rsidRPr="005D2D6C">
        <w:rPr>
          <w:rFonts w:asciiTheme="minorHAnsi" w:hAnsiTheme="minorHAnsi" w:cstheme="minorHAnsi"/>
          <w:sz w:val="24"/>
          <w:szCs w:val="24"/>
        </w:rPr>
        <w:t xml:space="preserve">: Hebrew word - marpay: </w:t>
      </w:r>
      <w:r w:rsidRPr="005D2D6C">
        <w:rPr>
          <w:rFonts w:asciiTheme="minorHAnsi" w:hAnsiTheme="minorHAnsi" w:cstheme="minorHAnsi"/>
          <w:i/>
          <w:sz w:val="24"/>
          <w:szCs w:val="24"/>
        </w:rPr>
        <w:t>Health; a cure; a remedy; a medicine.</w:t>
      </w:r>
      <w:r w:rsidRPr="005D2D6C">
        <w:rPr>
          <w:rFonts w:asciiTheme="minorHAnsi" w:hAnsiTheme="minorHAnsi" w:cstheme="minorHAnsi"/>
          <w:b/>
          <w:i/>
          <w:sz w:val="24"/>
          <w:szCs w:val="24"/>
        </w:rPr>
        <w:t xml:space="preserve"> </w:t>
      </w:r>
    </w:p>
    <w:p w14:paraId="13041CE9" w14:textId="77777777" w:rsidR="008F221D" w:rsidRPr="005D2D6C" w:rsidRDefault="008F221D" w:rsidP="0037103A">
      <w:pPr>
        <w:numPr>
          <w:ilvl w:val="0"/>
          <w:numId w:val="55"/>
        </w:numPr>
        <w:spacing w:after="21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Life:</w:t>
      </w:r>
      <w:r w:rsidRPr="005D2D6C">
        <w:rPr>
          <w:rFonts w:asciiTheme="minorHAnsi" w:hAnsiTheme="minorHAnsi" w:cstheme="minorHAnsi"/>
          <w:sz w:val="24"/>
          <w:szCs w:val="24"/>
        </w:rPr>
        <w:t xml:space="preserve"> Hebrew word - chayah: </w:t>
      </w:r>
      <w:r w:rsidRPr="005D2D6C">
        <w:rPr>
          <w:rFonts w:asciiTheme="minorHAnsi" w:hAnsiTheme="minorHAnsi" w:cstheme="minorHAnsi"/>
          <w:i/>
          <w:sz w:val="24"/>
          <w:szCs w:val="24"/>
        </w:rPr>
        <w:t xml:space="preserve">to live; to revive; keep alive; make alive; nourish; preserve; recover; restore to life; save life and be whole. </w:t>
      </w:r>
    </w:p>
    <w:p w14:paraId="1FD5CA1F" w14:textId="489D3EC4" w:rsidR="008F221D" w:rsidRPr="005D2D6C" w:rsidRDefault="008F221D" w:rsidP="0007209D">
      <w:pPr>
        <w:spacing w:after="195"/>
        <w:ind w:left="769" w:right="6"/>
        <w:rPr>
          <w:rFonts w:asciiTheme="minorHAnsi" w:hAnsiTheme="minorHAnsi" w:cstheme="minorHAnsi"/>
          <w:sz w:val="24"/>
          <w:szCs w:val="24"/>
        </w:rPr>
      </w:pPr>
      <w:r w:rsidRPr="005D2D6C">
        <w:rPr>
          <w:rFonts w:asciiTheme="minorHAnsi" w:hAnsiTheme="minorHAnsi" w:cstheme="minorHAnsi"/>
          <w:sz w:val="24"/>
          <w:szCs w:val="24"/>
        </w:rPr>
        <w:t xml:space="preserve">The following are the two different Greek words translated </w:t>
      </w:r>
      <w:r w:rsidR="0007209D">
        <w:rPr>
          <w:rFonts w:asciiTheme="minorHAnsi" w:hAnsiTheme="minorHAnsi" w:cstheme="minorHAnsi"/>
          <w:sz w:val="24"/>
          <w:szCs w:val="24"/>
        </w:rPr>
        <w:t>as w</w:t>
      </w:r>
      <w:r w:rsidRPr="005D2D6C">
        <w:rPr>
          <w:rFonts w:asciiTheme="minorHAnsi" w:hAnsiTheme="minorHAnsi" w:cstheme="minorHAnsi"/>
          <w:sz w:val="24"/>
          <w:szCs w:val="24"/>
        </w:rPr>
        <w:t>ord</w:t>
      </w:r>
      <w:r w:rsidRPr="005D2D6C">
        <w:rPr>
          <w:rFonts w:asciiTheme="minorHAnsi" w:hAnsiTheme="minorHAnsi" w:cstheme="minorHAnsi"/>
          <w:b/>
          <w:sz w:val="24"/>
          <w:szCs w:val="24"/>
        </w:rPr>
        <w:t xml:space="preserve">. </w:t>
      </w:r>
    </w:p>
    <w:p w14:paraId="67B7D8EE" w14:textId="77777777" w:rsidR="008F221D" w:rsidRPr="005D2D6C" w:rsidRDefault="008F221D" w:rsidP="0037103A">
      <w:pPr>
        <w:numPr>
          <w:ilvl w:val="0"/>
          <w:numId w:val="55"/>
        </w:numPr>
        <w:spacing w:after="10" w:line="269"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logos:</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The divine expression – i.e. Christ; communication; utterance; mouth. </w:t>
      </w:r>
      <w:r w:rsidRPr="005D2D6C">
        <w:rPr>
          <w:rFonts w:asciiTheme="minorHAnsi" w:hAnsiTheme="minorHAnsi" w:cstheme="minorHAnsi"/>
          <w:sz w:val="24"/>
          <w:szCs w:val="24"/>
        </w:rPr>
        <w:t xml:space="preserve">See the word logos used in the following verses:  John 1: 1-14; 1 </w:t>
      </w:r>
    </w:p>
    <w:p w14:paraId="130A2237" w14:textId="36F13854" w:rsidR="008F221D" w:rsidRPr="005D2D6C" w:rsidRDefault="008F221D" w:rsidP="008F221D">
      <w:pPr>
        <w:ind w:left="783" w:right="6"/>
        <w:rPr>
          <w:rFonts w:asciiTheme="minorHAnsi" w:hAnsiTheme="minorHAnsi" w:cstheme="minorHAnsi"/>
          <w:sz w:val="24"/>
          <w:szCs w:val="24"/>
        </w:rPr>
      </w:pPr>
      <w:r w:rsidRPr="005D2D6C">
        <w:rPr>
          <w:rFonts w:asciiTheme="minorHAnsi" w:hAnsiTheme="minorHAnsi" w:cstheme="minorHAnsi"/>
          <w:sz w:val="24"/>
          <w:szCs w:val="24"/>
        </w:rPr>
        <w:t>Peter 1: 23; Hebrew 4:12; John 8:31; 14:23; 1 John 1:1; Rev</w:t>
      </w:r>
      <w:r w:rsidR="0007209D">
        <w:rPr>
          <w:rFonts w:asciiTheme="minorHAnsi" w:hAnsiTheme="minorHAnsi" w:cstheme="minorHAnsi"/>
          <w:sz w:val="24"/>
          <w:szCs w:val="24"/>
        </w:rPr>
        <w:t>elation</w:t>
      </w:r>
      <w:r w:rsidRPr="005D2D6C">
        <w:rPr>
          <w:rFonts w:asciiTheme="minorHAnsi" w:hAnsiTheme="minorHAnsi" w:cstheme="minorHAnsi"/>
          <w:sz w:val="24"/>
          <w:szCs w:val="24"/>
        </w:rPr>
        <w:t xml:space="preserve"> 19:13 </w:t>
      </w:r>
    </w:p>
    <w:p w14:paraId="06CF6636" w14:textId="77777777" w:rsidR="008F221D" w:rsidRPr="005D2D6C" w:rsidRDefault="008F221D" w:rsidP="0037103A">
      <w:pPr>
        <w:numPr>
          <w:ilvl w:val="0"/>
          <w:numId w:val="55"/>
        </w:numPr>
        <w:spacing w:after="4"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rhema:</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an utterance; </w:t>
      </w:r>
      <w:r w:rsidRPr="005D2D6C">
        <w:rPr>
          <w:rFonts w:asciiTheme="minorHAnsi" w:hAnsiTheme="minorHAnsi" w:cstheme="minorHAnsi"/>
          <w:i/>
          <w:sz w:val="24"/>
          <w:szCs w:val="24"/>
          <w:u w:val="single" w:color="000000"/>
        </w:rPr>
        <w:t>a specific matter or topic</w:t>
      </w:r>
      <w:r w:rsidRPr="005D2D6C">
        <w:rPr>
          <w:rFonts w:asciiTheme="minorHAnsi" w:hAnsiTheme="minorHAnsi" w:cstheme="minorHAnsi"/>
          <w:i/>
          <w:sz w:val="24"/>
          <w:szCs w:val="24"/>
        </w:rPr>
        <w:t>; command; word.</w:t>
      </w:r>
      <w:r w:rsidRPr="005D2D6C">
        <w:rPr>
          <w:rFonts w:asciiTheme="minorHAnsi" w:hAnsiTheme="minorHAnsi" w:cstheme="minorHAnsi"/>
          <w:sz w:val="24"/>
          <w:szCs w:val="24"/>
        </w:rPr>
        <w:t xml:space="preserve">  </w:t>
      </w:r>
    </w:p>
    <w:p w14:paraId="16C8D7B5" w14:textId="336FB2E1" w:rsidR="008F221D"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See the word rhema used in the following verses:  Matt. 4:4; Romans 10:8, 17; Ephesians 1:13; 5:26; 6:17; Hebrews 1:3; 11:3; John 3:34; 6:63</w:t>
      </w:r>
      <w:r w:rsidR="0007209D">
        <w:rPr>
          <w:rFonts w:asciiTheme="minorHAnsi" w:hAnsiTheme="minorHAnsi" w:cstheme="minorHAnsi"/>
          <w:sz w:val="24"/>
          <w:szCs w:val="24"/>
        </w:rPr>
        <w:t>,6</w:t>
      </w:r>
      <w:r w:rsidRPr="005D2D6C">
        <w:rPr>
          <w:rFonts w:asciiTheme="minorHAnsi" w:hAnsiTheme="minorHAnsi" w:cstheme="minorHAnsi"/>
          <w:sz w:val="24"/>
          <w:szCs w:val="24"/>
        </w:rPr>
        <w:t>8; John 15:7; 1</w:t>
      </w:r>
      <w:r w:rsidR="0007209D">
        <w:rPr>
          <w:rFonts w:asciiTheme="minorHAnsi" w:hAnsiTheme="minorHAnsi" w:cstheme="minorHAnsi"/>
          <w:sz w:val="24"/>
          <w:szCs w:val="24"/>
        </w:rPr>
        <w:t xml:space="preserve"> </w:t>
      </w:r>
      <w:r w:rsidRPr="005D2D6C">
        <w:rPr>
          <w:rFonts w:asciiTheme="minorHAnsi" w:hAnsiTheme="minorHAnsi" w:cstheme="minorHAnsi"/>
          <w:sz w:val="24"/>
          <w:szCs w:val="24"/>
        </w:rPr>
        <w:t xml:space="preserve">Peter 1:25 </w:t>
      </w:r>
    </w:p>
    <w:p w14:paraId="59970B9F" w14:textId="77777777" w:rsidR="0007209D" w:rsidRPr="0007209D" w:rsidRDefault="0007209D" w:rsidP="0007209D">
      <w:pPr>
        <w:spacing w:after="0" w:line="252" w:lineRule="auto"/>
        <w:ind w:left="357" w:hanging="6"/>
        <w:jc w:val="center"/>
        <w:rPr>
          <w:rFonts w:asciiTheme="minorHAnsi" w:hAnsiTheme="minorHAnsi" w:cstheme="minorHAnsi"/>
          <w:b/>
          <w:sz w:val="24"/>
          <w:szCs w:val="24"/>
        </w:rPr>
      </w:pPr>
      <w:r w:rsidRPr="0007209D">
        <w:rPr>
          <w:rFonts w:asciiTheme="minorHAnsi" w:hAnsiTheme="minorHAnsi" w:cstheme="minorHAnsi"/>
          <w:b/>
          <w:sz w:val="24"/>
          <w:szCs w:val="24"/>
        </w:rPr>
        <w:t>Deuteronomy 32:46-47 (NET)</w:t>
      </w:r>
    </w:p>
    <w:p w14:paraId="12A5B140" w14:textId="4080F65D" w:rsidR="0007209D" w:rsidRPr="0007209D" w:rsidRDefault="0007209D" w:rsidP="0007209D">
      <w:pPr>
        <w:spacing w:after="0" w:line="260" w:lineRule="auto"/>
        <w:ind w:left="10" w:hanging="10"/>
        <w:jc w:val="center"/>
        <w:rPr>
          <w:rStyle w:val="text"/>
          <w:rFonts w:asciiTheme="minorHAnsi" w:hAnsiTheme="minorHAnsi" w:cstheme="minorHAnsi"/>
          <w:b/>
          <w:i/>
          <w:sz w:val="24"/>
          <w:szCs w:val="24"/>
        </w:rPr>
      </w:pPr>
      <w:r w:rsidRPr="0007209D">
        <w:rPr>
          <w:rStyle w:val="text"/>
          <w:rFonts w:asciiTheme="minorHAnsi" w:hAnsiTheme="minorHAnsi" w:cstheme="minorHAnsi"/>
          <w:b/>
          <w:i/>
          <w:sz w:val="24"/>
          <w:szCs w:val="24"/>
        </w:rPr>
        <w:t xml:space="preserve">“Take to your heart all the words with which I am warning you today, which you shall command your sons to observe carefully, </w:t>
      </w:r>
      <w:r w:rsidRPr="0007209D">
        <w:rPr>
          <w:rStyle w:val="text"/>
          <w:rFonts w:asciiTheme="minorHAnsi" w:hAnsiTheme="minorHAnsi" w:cstheme="minorHAnsi"/>
          <w:b/>
          <w:i/>
          <w:iCs/>
          <w:sz w:val="24"/>
          <w:szCs w:val="24"/>
        </w:rPr>
        <w:t>even</w:t>
      </w:r>
      <w:r w:rsidRPr="0007209D">
        <w:rPr>
          <w:rStyle w:val="text"/>
          <w:rFonts w:asciiTheme="minorHAnsi" w:hAnsiTheme="minorHAnsi" w:cstheme="minorHAnsi"/>
          <w:b/>
          <w:i/>
          <w:sz w:val="24"/>
          <w:szCs w:val="24"/>
        </w:rPr>
        <w:t xml:space="preserve"> all the words of this law.</w:t>
      </w:r>
      <w:r w:rsidRPr="0007209D">
        <w:rPr>
          <w:rFonts w:asciiTheme="minorHAnsi" w:hAnsiTheme="minorHAnsi" w:cstheme="minorHAnsi"/>
          <w:b/>
          <w:i/>
          <w:sz w:val="24"/>
          <w:szCs w:val="24"/>
        </w:rPr>
        <w:t xml:space="preserve"> </w:t>
      </w:r>
      <w:r w:rsidRPr="0007209D">
        <w:rPr>
          <w:rStyle w:val="text"/>
          <w:rFonts w:asciiTheme="minorHAnsi" w:hAnsiTheme="minorHAnsi" w:cstheme="minorHAnsi"/>
          <w:b/>
          <w:i/>
          <w:sz w:val="24"/>
          <w:szCs w:val="24"/>
          <w:vertAlign w:val="superscript"/>
        </w:rPr>
        <w:t> </w:t>
      </w:r>
      <w:r w:rsidRPr="0007209D">
        <w:rPr>
          <w:rStyle w:val="text"/>
          <w:rFonts w:asciiTheme="minorHAnsi" w:hAnsiTheme="minorHAnsi" w:cstheme="minorHAnsi"/>
          <w:b/>
          <w:i/>
          <w:sz w:val="24"/>
          <w:szCs w:val="24"/>
        </w:rPr>
        <w:t xml:space="preserve">For it is not an idle word for you; indeed </w:t>
      </w:r>
      <w:r w:rsidRPr="0007209D">
        <w:rPr>
          <w:rStyle w:val="text"/>
          <w:rFonts w:asciiTheme="minorHAnsi" w:hAnsiTheme="minorHAnsi" w:cstheme="minorHAnsi"/>
          <w:b/>
          <w:i/>
          <w:sz w:val="24"/>
          <w:szCs w:val="24"/>
          <w:u w:val="single"/>
        </w:rPr>
        <w:t>IT IS YOUR LIFE</w:t>
      </w:r>
      <w:r w:rsidRPr="0007209D">
        <w:rPr>
          <w:rStyle w:val="text"/>
          <w:rFonts w:asciiTheme="minorHAnsi" w:hAnsiTheme="minorHAnsi" w:cstheme="minorHAnsi"/>
          <w:b/>
          <w:i/>
          <w:sz w:val="24"/>
          <w:szCs w:val="24"/>
        </w:rPr>
        <w:t xml:space="preserve">. </w:t>
      </w:r>
    </w:p>
    <w:p w14:paraId="4D1BB613" w14:textId="77777777" w:rsidR="005D2D6C" w:rsidRPr="005D2D6C" w:rsidRDefault="005D2D6C" w:rsidP="005D2D6C">
      <w:pPr>
        <w:spacing w:after="0" w:line="260" w:lineRule="auto"/>
        <w:ind w:left="10" w:hanging="10"/>
        <w:jc w:val="center"/>
        <w:rPr>
          <w:sz w:val="24"/>
          <w:szCs w:val="24"/>
        </w:rPr>
      </w:pPr>
    </w:p>
    <w:p w14:paraId="5BD009EB" w14:textId="6157C553" w:rsidR="008F221D" w:rsidRPr="005D2D6C" w:rsidRDefault="008F221D" w:rsidP="008F221D">
      <w:pPr>
        <w:spacing w:after="177"/>
        <w:ind w:left="-15" w:right="6"/>
        <w:rPr>
          <w:rFonts w:asciiTheme="minorHAnsi" w:hAnsiTheme="minorHAnsi" w:cstheme="minorHAnsi"/>
          <w:sz w:val="24"/>
          <w:szCs w:val="24"/>
        </w:rPr>
      </w:pPr>
      <w:r w:rsidRPr="00851739">
        <w:rPr>
          <w:rFonts w:asciiTheme="minorHAnsi" w:hAnsiTheme="minorHAnsi" w:cstheme="minorHAnsi"/>
          <w:b/>
          <w:sz w:val="28"/>
        </w:rPr>
        <w:t xml:space="preserve">Digging Deeper: </w:t>
      </w:r>
      <w:r w:rsidRPr="005D2D6C">
        <w:rPr>
          <w:rFonts w:asciiTheme="minorHAnsi" w:hAnsiTheme="minorHAnsi" w:cstheme="minorHAnsi"/>
          <w:sz w:val="24"/>
          <w:szCs w:val="24"/>
        </w:rPr>
        <w:t>Matthew 4:23, 9:35; Luke 4:18-20; Exodus 15:26; Psalm</w:t>
      </w:r>
      <w:r w:rsidR="007F211A">
        <w:rPr>
          <w:rFonts w:asciiTheme="minorHAnsi" w:hAnsiTheme="minorHAnsi" w:cstheme="minorHAnsi"/>
          <w:sz w:val="24"/>
          <w:szCs w:val="24"/>
        </w:rPr>
        <w:t>s</w:t>
      </w:r>
      <w:r w:rsidRPr="005D2D6C">
        <w:rPr>
          <w:rFonts w:asciiTheme="minorHAnsi" w:hAnsiTheme="minorHAnsi" w:cstheme="minorHAnsi"/>
          <w:sz w:val="24"/>
          <w:szCs w:val="24"/>
        </w:rPr>
        <w:t xml:space="preserve"> 103:3, 147:3; Hosea 11:3 </w:t>
      </w:r>
    </w:p>
    <w:p w14:paraId="57196DE3" w14:textId="77777777" w:rsidR="008F221D" w:rsidRPr="00851739" w:rsidRDefault="008F221D" w:rsidP="008F221D">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05997E6D" w14:textId="74E12FDF" w:rsidR="008F221D" w:rsidRPr="005D2D6C" w:rsidRDefault="008F221D" w:rsidP="0037103A">
      <w:pPr>
        <w:numPr>
          <w:ilvl w:val="0"/>
          <w:numId w:val="56"/>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sidR="007F211A">
        <w:rPr>
          <w:rFonts w:asciiTheme="minorHAnsi" w:hAnsiTheme="minorHAnsi" w:cstheme="minorHAnsi"/>
          <w:b/>
          <w:sz w:val="24"/>
          <w:szCs w:val="24"/>
        </w:rPr>
        <w:t>.</w:t>
      </w:r>
      <w:r w:rsidRPr="005D2D6C">
        <w:rPr>
          <w:rFonts w:asciiTheme="minorHAnsi" w:hAnsiTheme="minorHAnsi" w:cstheme="minorHAnsi"/>
          <w:sz w:val="24"/>
          <w:szCs w:val="24"/>
        </w:rPr>
        <w:t xml:space="preserve"> If he prescribes medicine for you to take, by all </w:t>
      </w:r>
      <w:r w:rsidRPr="008B0C2E">
        <w:rPr>
          <w:rFonts w:asciiTheme="minorHAnsi" w:hAnsiTheme="minorHAnsi" w:cstheme="minorHAnsi"/>
          <w:sz w:val="24"/>
          <w:szCs w:val="24"/>
        </w:rPr>
        <w:t>means take it!</w:t>
      </w:r>
      <w:r w:rsidRPr="005D2D6C">
        <w:rPr>
          <w:rFonts w:asciiTheme="minorHAnsi" w:hAnsiTheme="minorHAnsi" w:cstheme="minorHAnsi"/>
          <w:sz w:val="24"/>
          <w:szCs w:val="24"/>
        </w:rPr>
        <w:t xml:space="preserve"> You may be clinically depressed</w:t>
      </w:r>
      <w:r w:rsidR="008B0C2E">
        <w:rPr>
          <w:rFonts w:asciiTheme="minorHAnsi" w:hAnsiTheme="minorHAnsi" w:cstheme="minorHAnsi"/>
          <w:sz w:val="24"/>
          <w:szCs w:val="24"/>
        </w:rPr>
        <w:t>.</w:t>
      </w:r>
      <w:r w:rsidRPr="005D2D6C">
        <w:rPr>
          <w:rFonts w:asciiTheme="minorHAnsi" w:hAnsiTheme="minorHAnsi" w:cstheme="minorHAnsi"/>
          <w:sz w:val="24"/>
          <w:szCs w:val="24"/>
        </w:rPr>
        <w:t xml:space="preserve">  A word of caution: please do not take depression lightly. It can be a very serious illness, and if left untreated can lead to death; many lives have been lost to suicide. Please seek professional help</w:t>
      </w:r>
      <w:r w:rsidR="008B0C2E">
        <w:rPr>
          <w:rFonts w:asciiTheme="minorHAnsi" w:hAnsiTheme="minorHAnsi" w:cstheme="minorHAnsi"/>
          <w:sz w:val="24"/>
          <w:szCs w:val="24"/>
        </w:rPr>
        <w:t>.</w:t>
      </w:r>
      <w:r w:rsidRPr="005D2D6C">
        <w:rPr>
          <w:rFonts w:asciiTheme="minorHAnsi" w:hAnsiTheme="minorHAnsi" w:cstheme="minorHAnsi"/>
          <w:sz w:val="24"/>
          <w:szCs w:val="24"/>
        </w:rPr>
        <w:t xml:space="preserve"> </w:t>
      </w:r>
    </w:p>
    <w:p w14:paraId="6C93D0B8" w14:textId="363BE5BE" w:rsidR="008F221D" w:rsidRPr="005D2D6C" w:rsidRDefault="008F221D" w:rsidP="0037103A">
      <w:pPr>
        <w:numPr>
          <w:ilvl w:val="0"/>
          <w:numId w:val="56"/>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(Jeremiah 8:7-22; Isaiah 8:16-20; Psalm 146</w:t>
      </w:r>
      <w:r w:rsidR="007F211A">
        <w:rPr>
          <w:rFonts w:asciiTheme="minorHAnsi" w:hAnsiTheme="minorHAnsi" w:cstheme="minorHAnsi"/>
          <w:sz w:val="24"/>
          <w:szCs w:val="24"/>
        </w:rPr>
        <w:t>:</w:t>
      </w:r>
      <w:r w:rsidRPr="005D2D6C">
        <w:rPr>
          <w:rFonts w:asciiTheme="minorHAnsi" w:hAnsiTheme="minorHAnsi" w:cstheme="minorHAnsi"/>
          <w:sz w:val="24"/>
          <w:szCs w:val="24"/>
        </w:rPr>
        <w:t xml:space="preserve">1-10) </w:t>
      </w:r>
    </w:p>
    <w:p w14:paraId="7DBB1ABA" w14:textId="7E5876FB" w:rsidR="008F221D" w:rsidRPr="005D2D6C" w:rsidRDefault="008F221D" w:rsidP="0037103A">
      <w:pPr>
        <w:numPr>
          <w:ilvl w:val="0"/>
          <w:numId w:val="56"/>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yourself. (Isaiah 58:1-12) </w:t>
      </w:r>
    </w:p>
    <w:p w14:paraId="0DFD4364" w14:textId="27C43B9E" w:rsidR="008F221D" w:rsidRPr="005D2D6C" w:rsidRDefault="008F221D" w:rsidP="0037103A">
      <w:pPr>
        <w:numPr>
          <w:ilvl w:val="0"/>
          <w:numId w:val="56"/>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setting outside in the sun, getting proper rest and being still before the Lord! (Psalm 46:11) Good, clean humor helps to lighten your mood, and laughing is good medicine.   </w:t>
      </w:r>
    </w:p>
    <w:p w14:paraId="480F0382" w14:textId="05EC6C01" w:rsidR="008F221D" w:rsidRPr="005D2D6C" w:rsidRDefault="008F221D" w:rsidP="0037103A">
      <w:pPr>
        <w:numPr>
          <w:ilvl w:val="0"/>
          <w:numId w:val="56"/>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lastRenderedPageBreak/>
        <w:t>Draw near to God through prayer and His Word</w:t>
      </w:r>
      <w:r w:rsidRPr="005D2D6C">
        <w:rPr>
          <w:rFonts w:asciiTheme="minorHAnsi" w:hAnsiTheme="minorHAnsi" w:cstheme="minorHAnsi"/>
          <w:sz w:val="24"/>
          <w:szCs w:val="24"/>
        </w:rPr>
        <w:t>. Sometimes, what we really need is to get alone with God, cry our eyes out and release our pain to the One, who alone, understands us (Psalm</w:t>
      </w:r>
      <w:r w:rsidR="007F211A">
        <w:rPr>
          <w:rFonts w:asciiTheme="minorHAnsi" w:hAnsiTheme="minorHAnsi" w:cstheme="minorHAnsi"/>
          <w:sz w:val="24"/>
          <w:szCs w:val="24"/>
        </w:rPr>
        <w:t>s</w:t>
      </w:r>
      <w:r w:rsidRPr="005D2D6C">
        <w:rPr>
          <w:rFonts w:asciiTheme="minorHAnsi" w:hAnsiTheme="minorHAnsi" w:cstheme="minorHAnsi"/>
          <w:sz w:val="24"/>
          <w:szCs w:val="24"/>
        </w:rPr>
        <w:t xml:space="preserve"> 139:1-16, 107:9-11; Jeremiah 1:5-8). The Holy Spirit will take specific scriptures (Rhemas) and apply them as medicine to the specific situation you are facing. “In the darkness, God’s truth shines most clear.” – Corrie Ten Boon (Psalm 145:13-21)  </w:t>
      </w:r>
    </w:p>
    <w:p w14:paraId="03066434" w14:textId="68C913BB" w:rsidR="008F221D" w:rsidRPr="005D2D6C" w:rsidRDefault="008F221D" w:rsidP="0037103A">
      <w:pPr>
        <w:numPr>
          <w:ilvl w:val="0"/>
          <w:numId w:val="56"/>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 51:1-17). </w:t>
      </w:r>
    </w:p>
    <w:p w14:paraId="273EC76E" w14:textId="0170A5EC" w:rsidR="008F221D" w:rsidRPr="005D2D6C" w:rsidRDefault="008F221D" w:rsidP="0037103A">
      <w:pPr>
        <w:numPr>
          <w:ilvl w:val="0"/>
          <w:numId w:val="56"/>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xml:space="preserve">.  (1 John 1:5-10; </w:t>
      </w:r>
      <w:r w:rsidRPr="005D2D6C">
        <w:rPr>
          <w:rFonts w:asciiTheme="minorHAnsi" w:hAnsiTheme="minorHAnsi" w:cstheme="minorHAnsi"/>
          <w:b/>
          <w:sz w:val="24"/>
          <w:szCs w:val="24"/>
          <w:u w:val="single" w:color="000000"/>
        </w:rPr>
        <w:t>Acts 2:38; 3:19-20</w:t>
      </w:r>
      <w:r w:rsidRPr="005D2D6C">
        <w:rPr>
          <w:rFonts w:asciiTheme="minorHAnsi" w:hAnsiTheme="minorHAnsi" w:cstheme="minorHAnsi"/>
          <w:sz w:val="24"/>
          <w:szCs w:val="24"/>
        </w:rPr>
        <w:t xml:space="preserve">; 26:20; 2 </w:t>
      </w:r>
      <w:r w:rsidR="0007209D" w:rsidRPr="005D2D6C">
        <w:rPr>
          <w:rFonts w:asciiTheme="minorHAnsi" w:hAnsiTheme="minorHAnsi" w:cstheme="minorHAnsi"/>
          <w:sz w:val="24"/>
          <w:szCs w:val="24"/>
        </w:rPr>
        <w:t>Cor</w:t>
      </w:r>
      <w:r w:rsidR="0007209D">
        <w:rPr>
          <w:rFonts w:asciiTheme="minorHAnsi" w:hAnsiTheme="minorHAnsi" w:cstheme="minorHAnsi"/>
          <w:sz w:val="24"/>
          <w:szCs w:val="24"/>
        </w:rPr>
        <w:t>inthians</w:t>
      </w:r>
      <w:r w:rsidRPr="005D2D6C">
        <w:rPr>
          <w:rFonts w:asciiTheme="minorHAnsi" w:hAnsiTheme="minorHAnsi" w:cstheme="minorHAnsi"/>
          <w:sz w:val="24"/>
          <w:szCs w:val="24"/>
        </w:rPr>
        <w:t xml:space="preserve"> 7:10; Romans 2:4-5; Luke 5:20-32, 13:1-5, 24:46-48) </w:t>
      </w:r>
    </w:p>
    <w:p w14:paraId="2E7584B5" w14:textId="77777777" w:rsidR="008F221D" w:rsidRPr="005D2D6C" w:rsidRDefault="008F221D" w:rsidP="0037103A">
      <w:pPr>
        <w:numPr>
          <w:ilvl w:val="0"/>
          <w:numId w:val="56"/>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6D70D1A4" w14:textId="24212619" w:rsidR="008F221D" w:rsidRPr="005D2D6C" w:rsidRDefault="008F221D" w:rsidP="0037103A">
      <w:pPr>
        <w:numPr>
          <w:ilvl w:val="0"/>
          <w:numId w:val="56"/>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Count your many blessing (Psalm 42:11</w:t>
      </w:r>
      <w:r w:rsidR="008B0C2E">
        <w:rPr>
          <w:rFonts w:asciiTheme="minorHAnsi" w:hAnsiTheme="minorHAnsi" w:cstheme="minorHAnsi"/>
          <w:sz w:val="24"/>
          <w:szCs w:val="24"/>
        </w:rPr>
        <w:t>)</w:t>
      </w:r>
      <w:r w:rsidRPr="005D2D6C">
        <w:rPr>
          <w:rFonts w:asciiTheme="minorHAnsi" w:hAnsiTheme="minorHAnsi" w:cstheme="minorHAnsi"/>
          <w:sz w:val="24"/>
          <w:szCs w:val="24"/>
        </w:rPr>
        <w:t xml:space="preserve"> (KJV). </w:t>
      </w:r>
    </w:p>
    <w:p w14:paraId="1C278222" w14:textId="5507A08C" w:rsidR="008F221D" w:rsidRDefault="008F221D" w:rsidP="0037103A">
      <w:pPr>
        <w:numPr>
          <w:ilvl w:val="0"/>
          <w:numId w:val="56"/>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xml:space="preserve">. Turn off the T.V. and computer and fill your mind and heart with praise songs (Psalm 30:1-12; 34:1-22; 40:1-10; Psalm 145:1-21; Acts 2:25-28).  </w:t>
      </w:r>
    </w:p>
    <w:p w14:paraId="20A6EB56" w14:textId="05A2FF2E" w:rsidR="0007209D" w:rsidRDefault="0007209D" w:rsidP="0007209D">
      <w:pPr>
        <w:spacing w:after="6" w:line="269" w:lineRule="auto"/>
        <w:ind w:right="6"/>
        <w:jc w:val="both"/>
        <w:rPr>
          <w:rFonts w:asciiTheme="minorHAnsi" w:hAnsiTheme="minorHAnsi" w:cstheme="minorHAnsi"/>
          <w:sz w:val="24"/>
          <w:szCs w:val="24"/>
        </w:rPr>
      </w:pPr>
    </w:p>
    <w:p w14:paraId="2D216ADA" w14:textId="01A7F3A2" w:rsidR="0007209D" w:rsidRPr="0007209D" w:rsidRDefault="0007209D" w:rsidP="0007209D">
      <w:pPr>
        <w:spacing w:after="46" w:line="252" w:lineRule="auto"/>
        <w:ind w:left="6" w:hanging="6"/>
        <w:jc w:val="center"/>
        <w:rPr>
          <w:rFonts w:asciiTheme="minorHAnsi" w:hAnsiTheme="minorHAnsi" w:cstheme="minorHAnsi"/>
          <w:sz w:val="24"/>
          <w:szCs w:val="24"/>
        </w:rPr>
      </w:pPr>
      <w:r w:rsidRPr="0007209D">
        <w:rPr>
          <w:rFonts w:asciiTheme="minorHAnsi" w:hAnsiTheme="minorHAnsi" w:cstheme="minorHAnsi"/>
          <w:b/>
          <w:sz w:val="24"/>
          <w:szCs w:val="24"/>
        </w:rPr>
        <w:t>Psalm 103:1-5 (NET)</w:t>
      </w:r>
    </w:p>
    <w:p w14:paraId="760CFECA" w14:textId="77777777" w:rsidR="0007209D" w:rsidRPr="0007209D" w:rsidRDefault="0007209D" w:rsidP="0007209D">
      <w:pPr>
        <w:spacing w:after="4" w:line="252" w:lineRule="auto"/>
        <w:ind w:left="86" w:right="18" w:firstLine="298"/>
        <w:jc w:val="center"/>
        <w:rPr>
          <w:rFonts w:asciiTheme="minorHAnsi" w:hAnsiTheme="minorHAnsi" w:cstheme="minorHAnsi"/>
          <w:b/>
          <w:i/>
          <w:sz w:val="24"/>
          <w:szCs w:val="24"/>
        </w:rPr>
      </w:pPr>
      <w:r w:rsidRPr="0007209D">
        <w:rPr>
          <w:rStyle w:val="text"/>
          <w:rFonts w:asciiTheme="minorHAnsi" w:eastAsiaTheme="majorEastAsia" w:hAnsiTheme="minorHAnsi" w:cstheme="minorHAnsi"/>
          <w:b/>
          <w:i/>
          <w:sz w:val="24"/>
          <w:szCs w:val="24"/>
        </w:rPr>
        <w:t xml:space="preserve">Praise the </w:t>
      </w:r>
      <w:r w:rsidRPr="0007209D">
        <w:rPr>
          <w:rStyle w:val="small-caps"/>
          <w:rFonts w:asciiTheme="minorHAnsi" w:eastAsiaTheme="majorEastAsia" w:hAnsiTheme="minorHAnsi" w:cstheme="minorHAnsi"/>
          <w:b/>
          <w:i/>
          <w:smallCaps/>
          <w:sz w:val="24"/>
          <w:szCs w:val="24"/>
        </w:rPr>
        <w:t>Lord</w:t>
      </w:r>
      <w:r w:rsidRPr="0007209D">
        <w:rPr>
          <w:rStyle w:val="text"/>
          <w:rFonts w:asciiTheme="minorHAnsi" w:eastAsiaTheme="majorEastAsia" w:hAnsiTheme="minorHAnsi" w:cstheme="minorHAnsi"/>
          <w:b/>
          <w:i/>
          <w:sz w:val="24"/>
          <w:szCs w:val="24"/>
        </w:rPr>
        <w:t>, O my soul! With all that is within me, praise his holy name!</w:t>
      </w:r>
      <w:r w:rsidRPr="0007209D">
        <w:rPr>
          <w:rFonts w:asciiTheme="minorHAnsi" w:hAnsiTheme="minorHAnsi" w:cstheme="minorHAnsi"/>
          <w:b/>
          <w:i/>
          <w:sz w:val="24"/>
          <w:szCs w:val="24"/>
        </w:rPr>
        <w:br/>
      </w:r>
      <w:r w:rsidRPr="0007209D">
        <w:rPr>
          <w:rStyle w:val="text"/>
          <w:rFonts w:asciiTheme="minorHAnsi" w:eastAsiaTheme="majorEastAsia" w:hAnsiTheme="minorHAnsi" w:cstheme="minorHAnsi"/>
          <w:b/>
          <w:i/>
          <w:sz w:val="24"/>
          <w:szCs w:val="24"/>
        </w:rPr>
        <w:t xml:space="preserve">Praise the </w:t>
      </w:r>
      <w:r w:rsidRPr="0007209D">
        <w:rPr>
          <w:rStyle w:val="small-caps"/>
          <w:rFonts w:asciiTheme="minorHAnsi" w:eastAsiaTheme="majorEastAsia" w:hAnsiTheme="minorHAnsi" w:cstheme="minorHAnsi"/>
          <w:b/>
          <w:i/>
          <w:smallCaps/>
          <w:sz w:val="24"/>
          <w:szCs w:val="24"/>
        </w:rPr>
        <w:t>Lord</w:t>
      </w:r>
      <w:r w:rsidRPr="0007209D">
        <w:rPr>
          <w:rStyle w:val="text"/>
          <w:rFonts w:asciiTheme="minorHAnsi" w:eastAsiaTheme="majorEastAsia" w:hAnsiTheme="minorHAnsi" w:cstheme="minorHAnsi"/>
          <w:b/>
          <w:i/>
          <w:sz w:val="24"/>
          <w:szCs w:val="24"/>
        </w:rPr>
        <w:t>, O my soul.  Do not forget all his kind deeds!</w:t>
      </w:r>
      <w:r w:rsidRPr="0007209D">
        <w:rPr>
          <w:rFonts w:asciiTheme="minorHAnsi" w:hAnsiTheme="minorHAnsi" w:cstheme="minorHAnsi"/>
          <w:b/>
          <w:i/>
          <w:sz w:val="24"/>
          <w:szCs w:val="24"/>
        </w:rPr>
        <w:t xml:space="preserve">  </w:t>
      </w:r>
      <w:r w:rsidRPr="0007209D">
        <w:rPr>
          <w:rStyle w:val="text"/>
          <w:rFonts w:asciiTheme="minorHAnsi" w:eastAsiaTheme="majorEastAsia" w:hAnsiTheme="minorHAnsi" w:cstheme="minorHAnsi"/>
          <w:b/>
          <w:i/>
          <w:sz w:val="24"/>
          <w:szCs w:val="24"/>
        </w:rPr>
        <w:t>He is the one who forgives all your sins, who heals all your diseases,</w:t>
      </w:r>
      <w:r w:rsidRPr="0007209D">
        <w:rPr>
          <w:rFonts w:asciiTheme="minorHAnsi" w:hAnsiTheme="minorHAnsi" w:cstheme="minorHAnsi"/>
          <w:b/>
          <w:i/>
          <w:sz w:val="24"/>
          <w:szCs w:val="24"/>
        </w:rPr>
        <w:t xml:space="preserve"> </w:t>
      </w:r>
      <w:r w:rsidRPr="0007209D">
        <w:rPr>
          <w:rStyle w:val="text"/>
          <w:rFonts w:asciiTheme="minorHAnsi" w:eastAsiaTheme="majorEastAsia" w:hAnsiTheme="minorHAnsi" w:cstheme="minorHAnsi"/>
          <w:b/>
          <w:i/>
          <w:sz w:val="24"/>
          <w:szCs w:val="24"/>
        </w:rPr>
        <w:t>who delivers your life from the Pit,</w:t>
      </w:r>
      <w:r w:rsidRPr="0007209D">
        <w:rPr>
          <w:rFonts w:asciiTheme="minorHAnsi" w:hAnsiTheme="minorHAnsi" w:cstheme="minorHAnsi"/>
          <w:b/>
          <w:i/>
          <w:sz w:val="24"/>
          <w:szCs w:val="24"/>
        </w:rPr>
        <w:t xml:space="preserve"> </w:t>
      </w:r>
      <w:r w:rsidRPr="0007209D">
        <w:rPr>
          <w:rStyle w:val="text"/>
          <w:rFonts w:asciiTheme="minorHAnsi" w:eastAsiaTheme="majorEastAsia" w:hAnsiTheme="minorHAnsi" w:cstheme="minorHAnsi"/>
          <w:b/>
          <w:i/>
          <w:sz w:val="24"/>
          <w:szCs w:val="24"/>
        </w:rPr>
        <w:t>who crowns you with his loyal love and compassion,</w:t>
      </w:r>
      <w:r w:rsidRPr="0007209D">
        <w:rPr>
          <w:rFonts w:asciiTheme="minorHAnsi" w:hAnsiTheme="minorHAnsi" w:cstheme="minorHAnsi"/>
          <w:b/>
          <w:i/>
          <w:sz w:val="24"/>
          <w:szCs w:val="24"/>
        </w:rPr>
        <w:t xml:space="preserve"> </w:t>
      </w:r>
      <w:r w:rsidRPr="0007209D">
        <w:rPr>
          <w:rStyle w:val="text"/>
          <w:rFonts w:asciiTheme="minorHAnsi" w:eastAsiaTheme="majorEastAsia" w:hAnsiTheme="minorHAnsi" w:cstheme="minorHAnsi"/>
          <w:b/>
          <w:i/>
          <w:sz w:val="24"/>
          <w:szCs w:val="24"/>
        </w:rPr>
        <w:t>who satisfies your life with good things,</w:t>
      </w:r>
      <w:r w:rsidRPr="0007209D">
        <w:rPr>
          <w:rFonts w:asciiTheme="minorHAnsi" w:hAnsiTheme="minorHAnsi" w:cstheme="minorHAnsi"/>
          <w:b/>
          <w:i/>
          <w:sz w:val="24"/>
          <w:szCs w:val="24"/>
        </w:rPr>
        <w:t xml:space="preserve"> </w:t>
      </w:r>
      <w:r w:rsidRPr="0007209D">
        <w:rPr>
          <w:rStyle w:val="text"/>
          <w:rFonts w:asciiTheme="minorHAnsi" w:eastAsiaTheme="majorEastAsia" w:hAnsiTheme="minorHAnsi" w:cstheme="minorHAnsi"/>
          <w:b/>
          <w:i/>
          <w:sz w:val="24"/>
          <w:szCs w:val="24"/>
        </w:rPr>
        <w:t>so your youth is renewed like an eagle’s.</w:t>
      </w:r>
    </w:p>
    <w:p w14:paraId="5E4299FF" w14:textId="51CB39EA" w:rsidR="008F221D" w:rsidRPr="005D2D6C" w:rsidRDefault="008F221D" w:rsidP="0007209D">
      <w:pPr>
        <w:spacing w:after="0" w:line="259" w:lineRule="auto"/>
        <w:ind w:left="360"/>
        <w:rPr>
          <w:rFonts w:asciiTheme="minorHAnsi" w:hAnsiTheme="minorHAnsi" w:cstheme="minorHAnsi"/>
          <w:sz w:val="24"/>
          <w:szCs w:val="24"/>
        </w:rPr>
      </w:pPr>
      <w:r w:rsidRPr="005D2D6C">
        <w:rPr>
          <w:rFonts w:asciiTheme="minorHAnsi" w:hAnsiTheme="minorHAnsi" w:cstheme="minorHAnsi"/>
          <w:sz w:val="24"/>
          <w:szCs w:val="24"/>
        </w:rPr>
        <w:t xml:space="preserve"> </w:t>
      </w:r>
    </w:p>
    <w:p w14:paraId="3C1AA135" w14:textId="5514096A" w:rsidR="008F221D" w:rsidRDefault="008F221D" w:rsidP="008F221D">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After living through the horror of the war and concentration camps, Cory Ten Boon surely knew depression and despair, and yet she survived it all with her faith intact. This is one of her quotes: “There is no pit so deep, that God’s love is not deeper still.” If you or someone close to you is in the darkness and gloom of depression, take heart, the love of God is deeper still, and the Great Physician still makes house calls</w:t>
      </w:r>
      <w:r w:rsidR="008B0C2E">
        <w:rPr>
          <w:rFonts w:asciiTheme="minorHAnsi" w:hAnsiTheme="minorHAnsi" w:cstheme="minorHAnsi"/>
          <w:sz w:val="24"/>
          <w:szCs w:val="24"/>
        </w:rPr>
        <w:t>.</w:t>
      </w:r>
      <w:r w:rsidRPr="005D2D6C">
        <w:rPr>
          <w:rFonts w:asciiTheme="minorHAnsi" w:hAnsiTheme="minorHAnsi" w:cstheme="minorHAnsi"/>
          <w:sz w:val="24"/>
          <w:szCs w:val="24"/>
        </w:rPr>
        <w:t xml:space="preserve"> Wherever you are today, our hope and prayer is that you will come to know the love of God, and that He may bring health to your countenance. </w:t>
      </w:r>
    </w:p>
    <w:p w14:paraId="7CBA0B9C" w14:textId="73E115C9" w:rsidR="00CC6A1E" w:rsidRDefault="00CC6A1E" w:rsidP="008F221D">
      <w:pPr>
        <w:spacing w:after="188" w:line="263" w:lineRule="auto"/>
        <w:ind w:left="14" w:right="5" w:firstLine="721"/>
        <w:jc w:val="both"/>
        <w:rPr>
          <w:rFonts w:asciiTheme="minorHAnsi" w:hAnsiTheme="minorHAnsi" w:cstheme="minorHAnsi"/>
          <w:sz w:val="24"/>
          <w:szCs w:val="24"/>
        </w:rPr>
      </w:pPr>
    </w:p>
    <w:p w14:paraId="1D0DC59E" w14:textId="41E54D81" w:rsidR="00CC6A1E" w:rsidRDefault="00CC6A1E" w:rsidP="008F221D">
      <w:pPr>
        <w:spacing w:after="188" w:line="263" w:lineRule="auto"/>
        <w:ind w:left="14" w:right="5" w:firstLine="721"/>
        <w:jc w:val="both"/>
        <w:rPr>
          <w:rFonts w:asciiTheme="minorHAnsi" w:hAnsiTheme="minorHAnsi" w:cstheme="minorHAnsi"/>
          <w:sz w:val="24"/>
          <w:szCs w:val="24"/>
        </w:rPr>
      </w:pPr>
    </w:p>
    <w:p w14:paraId="14DB360E" w14:textId="77777777" w:rsidR="00CC6A1E" w:rsidRDefault="00CC6A1E" w:rsidP="008F221D">
      <w:pPr>
        <w:spacing w:after="188" w:line="263" w:lineRule="auto"/>
        <w:ind w:left="14" w:right="5" w:firstLine="721"/>
        <w:jc w:val="both"/>
        <w:rPr>
          <w:rFonts w:asciiTheme="minorHAnsi" w:hAnsiTheme="minorHAnsi" w:cstheme="minorHAnsi"/>
          <w:sz w:val="24"/>
          <w:szCs w:val="24"/>
        </w:rPr>
      </w:pPr>
    </w:p>
    <w:p w14:paraId="3856021D" w14:textId="77777777" w:rsidR="008B0C2E" w:rsidRPr="008B0C2E" w:rsidRDefault="008B0C2E" w:rsidP="008B0C2E">
      <w:pPr>
        <w:spacing w:after="0" w:line="263" w:lineRule="auto"/>
        <w:ind w:left="14" w:right="5"/>
        <w:jc w:val="center"/>
        <w:rPr>
          <w:rFonts w:asciiTheme="minorHAnsi" w:hAnsiTheme="minorHAnsi" w:cstheme="minorHAnsi"/>
          <w:b/>
          <w:sz w:val="24"/>
          <w:szCs w:val="24"/>
        </w:rPr>
      </w:pPr>
      <w:r w:rsidRPr="008B0C2E">
        <w:rPr>
          <w:rFonts w:asciiTheme="minorHAnsi" w:hAnsiTheme="minorHAnsi" w:cstheme="minorHAnsi"/>
          <w:b/>
          <w:sz w:val="24"/>
          <w:szCs w:val="24"/>
        </w:rPr>
        <w:t>Ephesians 3:14-19 (NET)</w:t>
      </w:r>
    </w:p>
    <w:p w14:paraId="569BE914" w14:textId="77777777" w:rsidR="008B0C2E" w:rsidRPr="008B0C2E" w:rsidRDefault="008B0C2E" w:rsidP="008B0C2E">
      <w:pPr>
        <w:spacing w:after="0" w:line="263" w:lineRule="auto"/>
        <w:ind w:left="14" w:right="5"/>
        <w:jc w:val="center"/>
        <w:rPr>
          <w:rFonts w:asciiTheme="minorHAnsi" w:hAnsiTheme="minorHAnsi" w:cstheme="minorHAnsi"/>
          <w:b/>
          <w:i/>
          <w:sz w:val="24"/>
          <w:szCs w:val="24"/>
        </w:rPr>
      </w:pPr>
      <w:r w:rsidRPr="008B0C2E">
        <w:rPr>
          <w:rStyle w:val="text"/>
          <w:rFonts w:asciiTheme="minorHAnsi" w:hAnsiTheme="minorHAnsi" w:cstheme="minorHAnsi"/>
          <w:b/>
          <w:i/>
          <w:sz w:val="24"/>
          <w:szCs w:val="24"/>
        </w:rPr>
        <w:t xml:space="preserve">For this reason, I kneel before the Father, from whom every family in heaven and on the earth is named. </w:t>
      </w:r>
      <w:r w:rsidRPr="008B0C2E">
        <w:rPr>
          <w:rStyle w:val="text"/>
          <w:rFonts w:asciiTheme="minorHAnsi" w:hAnsiTheme="minorHAnsi" w:cstheme="minorHAnsi"/>
          <w:b/>
          <w:i/>
          <w:sz w:val="24"/>
          <w:szCs w:val="24"/>
          <w:vertAlign w:val="superscript"/>
        </w:rPr>
        <w:t xml:space="preserve"> </w:t>
      </w:r>
      <w:r w:rsidRPr="008B0C2E">
        <w:rPr>
          <w:rStyle w:val="text"/>
          <w:rFonts w:asciiTheme="minorHAnsi" w:hAnsiTheme="minorHAnsi" w:cstheme="minorHAnsi"/>
          <w:b/>
          <w:i/>
          <w:sz w:val="24"/>
          <w:szCs w:val="24"/>
        </w:rPr>
        <w:t xml:space="preserve">I pray that according to the wealth of his glory he may grant you to be </w:t>
      </w:r>
      <w:r w:rsidRPr="008B0C2E">
        <w:rPr>
          <w:rStyle w:val="text"/>
          <w:rFonts w:asciiTheme="minorHAnsi" w:hAnsiTheme="minorHAnsi" w:cstheme="minorHAnsi"/>
          <w:b/>
          <w:i/>
          <w:sz w:val="24"/>
          <w:szCs w:val="24"/>
        </w:rPr>
        <w:lastRenderedPageBreak/>
        <w:t>strengthened with power through his Spirit in the inner person,</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 xml:space="preserve">that Christ may dwell in your hearts through faith, so that, because you have been rooted and grounded in love, </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 xml:space="preserve">you may be able to comprehend with all the saints what is the breadth and length and height and depth, </w:t>
      </w:r>
      <w:r w:rsidRPr="008B0C2E">
        <w:rPr>
          <w:rStyle w:val="text"/>
          <w:rFonts w:asciiTheme="minorHAnsi" w:hAnsiTheme="minorHAnsi" w:cstheme="minorHAnsi"/>
          <w:b/>
          <w:i/>
          <w:sz w:val="24"/>
          <w:szCs w:val="24"/>
          <w:vertAlign w:val="superscript"/>
        </w:rPr>
        <w:t> </w:t>
      </w:r>
      <w:r w:rsidRPr="008B0C2E">
        <w:rPr>
          <w:rStyle w:val="text"/>
          <w:rFonts w:asciiTheme="minorHAnsi" w:hAnsiTheme="minorHAnsi" w:cstheme="minorHAnsi"/>
          <w:b/>
          <w:i/>
          <w:sz w:val="24"/>
          <w:szCs w:val="24"/>
        </w:rPr>
        <w:t>and thus to know the love of Christ that surpasses knowledge, so that you may be filled up to all the fullness of God.</w:t>
      </w:r>
    </w:p>
    <w:p w14:paraId="4B0BA7DF" w14:textId="110D6647" w:rsidR="005D2D6C" w:rsidRPr="008B0C2E" w:rsidRDefault="005D2D6C" w:rsidP="008F221D">
      <w:pPr>
        <w:spacing w:after="0" w:line="263" w:lineRule="auto"/>
        <w:ind w:left="14" w:right="5"/>
        <w:jc w:val="center"/>
        <w:rPr>
          <w:rFonts w:asciiTheme="minorHAnsi" w:hAnsiTheme="minorHAnsi" w:cstheme="minorHAnsi"/>
          <w:sz w:val="24"/>
          <w:szCs w:val="24"/>
        </w:rPr>
      </w:pPr>
    </w:p>
    <w:p w14:paraId="4A197CF2" w14:textId="3DEB5EF6" w:rsidR="005D2D6C" w:rsidRPr="008B0C2E" w:rsidRDefault="005D2D6C" w:rsidP="008F221D">
      <w:pPr>
        <w:spacing w:after="0" w:line="263" w:lineRule="auto"/>
        <w:ind w:left="14" w:right="5"/>
        <w:jc w:val="center"/>
        <w:rPr>
          <w:rFonts w:asciiTheme="minorHAnsi" w:hAnsiTheme="minorHAnsi" w:cstheme="minorHAnsi"/>
          <w:sz w:val="24"/>
          <w:szCs w:val="24"/>
        </w:rPr>
      </w:pPr>
    </w:p>
    <w:p w14:paraId="09A6DB30" w14:textId="338E5C8C" w:rsidR="005D2D6C" w:rsidRPr="008B0C2E" w:rsidRDefault="005D2D6C" w:rsidP="008F221D">
      <w:pPr>
        <w:spacing w:after="0" w:line="263" w:lineRule="auto"/>
        <w:ind w:left="14" w:right="5"/>
        <w:jc w:val="center"/>
        <w:rPr>
          <w:rFonts w:asciiTheme="minorHAnsi" w:hAnsiTheme="minorHAnsi" w:cstheme="minorHAnsi"/>
          <w:sz w:val="24"/>
          <w:szCs w:val="24"/>
        </w:rPr>
      </w:pPr>
    </w:p>
    <w:p w14:paraId="778141AB" w14:textId="1F67345E" w:rsidR="00CB3AB3" w:rsidRDefault="00CB3AB3" w:rsidP="008F221D">
      <w:pPr>
        <w:spacing w:after="0" w:line="263" w:lineRule="auto"/>
        <w:ind w:left="14" w:right="5"/>
        <w:jc w:val="center"/>
        <w:rPr>
          <w:rFonts w:asciiTheme="minorHAnsi" w:hAnsiTheme="minorHAnsi" w:cstheme="minorHAnsi"/>
        </w:rPr>
      </w:pPr>
    </w:p>
    <w:p w14:paraId="5550B292" w14:textId="77777777" w:rsidR="00CB3AB3" w:rsidRDefault="00CB3AB3" w:rsidP="008F221D">
      <w:pPr>
        <w:spacing w:after="0" w:line="263" w:lineRule="auto"/>
        <w:ind w:left="14" w:right="5"/>
        <w:jc w:val="center"/>
        <w:rPr>
          <w:rFonts w:asciiTheme="minorHAnsi" w:hAnsiTheme="minorHAnsi" w:cstheme="minorHAnsi"/>
        </w:rPr>
      </w:pPr>
    </w:p>
    <w:p w14:paraId="2F78188D" w14:textId="77777777" w:rsidR="005D2D6C" w:rsidRDefault="005D2D6C" w:rsidP="008F221D">
      <w:pPr>
        <w:spacing w:after="0" w:line="263" w:lineRule="auto"/>
        <w:ind w:left="14" w:right="5"/>
        <w:jc w:val="center"/>
        <w:rPr>
          <w:rFonts w:asciiTheme="minorHAnsi" w:hAnsiTheme="minorHAnsi" w:cstheme="minorHAnsi"/>
        </w:rPr>
      </w:pPr>
    </w:p>
    <w:p w14:paraId="6C8A26E4" w14:textId="3D9632B5" w:rsidR="008B0C2E" w:rsidRDefault="008B0C2E" w:rsidP="008F221D">
      <w:pPr>
        <w:spacing w:after="0" w:line="263" w:lineRule="auto"/>
        <w:ind w:left="14" w:right="5"/>
        <w:jc w:val="center"/>
        <w:rPr>
          <w:rFonts w:asciiTheme="minorHAnsi" w:hAnsiTheme="minorHAnsi" w:cstheme="minorHAnsi"/>
        </w:rPr>
      </w:pPr>
    </w:p>
    <w:p w14:paraId="462415F5" w14:textId="64D136E4" w:rsidR="008B0C2E" w:rsidRDefault="008B0C2E" w:rsidP="008F221D">
      <w:pPr>
        <w:spacing w:after="0" w:line="263" w:lineRule="auto"/>
        <w:ind w:left="14" w:right="5"/>
        <w:jc w:val="center"/>
        <w:rPr>
          <w:rFonts w:asciiTheme="minorHAnsi" w:hAnsiTheme="minorHAnsi" w:cstheme="minorHAnsi"/>
        </w:rPr>
      </w:pPr>
    </w:p>
    <w:p w14:paraId="4933B5D9" w14:textId="6F1C096F" w:rsidR="008B0C2E" w:rsidRDefault="008B0C2E" w:rsidP="008F221D">
      <w:pPr>
        <w:spacing w:after="0" w:line="263" w:lineRule="auto"/>
        <w:ind w:left="14" w:right="5"/>
        <w:jc w:val="center"/>
        <w:rPr>
          <w:rFonts w:asciiTheme="minorHAnsi" w:hAnsiTheme="minorHAnsi" w:cstheme="minorHAnsi"/>
        </w:rPr>
      </w:pPr>
    </w:p>
    <w:p w14:paraId="21A2E26F" w14:textId="569FFA02" w:rsidR="008B0C2E" w:rsidRDefault="008B0C2E" w:rsidP="008F221D">
      <w:pPr>
        <w:spacing w:after="0" w:line="263" w:lineRule="auto"/>
        <w:ind w:left="14" w:right="5"/>
        <w:jc w:val="center"/>
        <w:rPr>
          <w:rFonts w:asciiTheme="minorHAnsi" w:hAnsiTheme="minorHAnsi" w:cstheme="minorHAnsi"/>
        </w:rPr>
      </w:pPr>
    </w:p>
    <w:p w14:paraId="524702C1" w14:textId="617C1A84" w:rsidR="008B0C2E" w:rsidRDefault="008B0C2E" w:rsidP="008F221D">
      <w:pPr>
        <w:spacing w:after="0" w:line="263" w:lineRule="auto"/>
        <w:ind w:left="14" w:right="5"/>
        <w:jc w:val="center"/>
        <w:rPr>
          <w:rFonts w:asciiTheme="minorHAnsi" w:hAnsiTheme="minorHAnsi" w:cstheme="minorHAnsi"/>
        </w:rPr>
      </w:pPr>
    </w:p>
    <w:p w14:paraId="71123369" w14:textId="29336646" w:rsidR="008B0C2E" w:rsidRDefault="008B0C2E" w:rsidP="008F221D">
      <w:pPr>
        <w:spacing w:after="0" w:line="263" w:lineRule="auto"/>
        <w:ind w:left="14" w:right="5"/>
        <w:jc w:val="center"/>
        <w:rPr>
          <w:rFonts w:asciiTheme="minorHAnsi" w:hAnsiTheme="minorHAnsi" w:cstheme="minorHAnsi"/>
        </w:rPr>
      </w:pPr>
    </w:p>
    <w:p w14:paraId="33E75BE7" w14:textId="10F6090E" w:rsidR="008B0C2E" w:rsidRDefault="008B0C2E" w:rsidP="008F221D">
      <w:pPr>
        <w:spacing w:after="0" w:line="263" w:lineRule="auto"/>
        <w:ind w:left="14" w:right="5"/>
        <w:jc w:val="center"/>
        <w:rPr>
          <w:rFonts w:asciiTheme="minorHAnsi" w:hAnsiTheme="minorHAnsi" w:cstheme="minorHAnsi"/>
        </w:rPr>
      </w:pPr>
    </w:p>
    <w:p w14:paraId="49C61CBA" w14:textId="4204E861" w:rsidR="008B0C2E" w:rsidRDefault="008B0C2E" w:rsidP="008F221D">
      <w:pPr>
        <w:spacing w:after="0" w:line="263" w:lineRule="auto"/>
        <w:ind w:left="14" w:right="5"/>
        <w:jc w:val="center"/>
        <w:rPr>
          <w:rFonts w:asciiTheme="minorHAnsi" w:hAnsiTheme="minorHAnsi" w:cstheme="minorHAnsi"/>
        </w:rPr>
      </w:pPr>
    </w:p>
    <w:p w14:paraId="51539652" w14:textId="206ACED4" w:rsidR="008B0C2E" w:rsidRDefault="008B0C2E" w:rsidP="008F221D">
      <w:pPr>
        <w:spacing w:after="0" w:line="263" w:lineRule="auto"/>
        <w:ind w:left="14" w:right="5"/>
        <w:jc w:val="center"/>
        <w:rPr>
          <w:rFonts w:asciiTheme="minorHAnsi" w:hAnsiTheme="minorHAnsi" w:cstheme="minorHAnsi"/>
        </w:rPr>
      </w:pPr>
    </w:p>
    <w:p w14:paraId="3C8D5E14" w14:textId="569A7571" w:rsidR="008B0C2E" w:rsidRDefault="008B0C2E" w:rsidP="008F221D">
      <w:pPr>
        <w:spacing w:after="0" w:line="263" w:lineRule="auto"/>
        <w:ind w:left="14" w:right="5"/>
        <w:jc w:val="center"/>
        <w:rPr>
          <w:rFonts w:asciiTheme="minorHAnsi" w:hAnsiTheme="minorHAnsi" w:cstheme="minorHAnsi"/>
        </w:rPr>
      </w:pPr>
    </w:p>
    <w:p w14:paraId="7E984B76" w14:textId="34BD3A3C" w:rsidR="008B0C2E" w:rsidRDefault="008B0C2E" w:rsidP="008F221D">
      <w:pPr>
        <w:spacing w:after="0" w:line="263" w:lineRule="auto"/>
        <w:ind w:left="14" w:right="5"/>
        <w:jc w:val="center"/>
        <w:rPr>
          <w:rFonts w:asciiTheme="minorHAnsi" w:hAnsiTheme="minorHAnsi" w:cstheme="minorHAnsi"/>
        </w:rPr>
      </w:pPr>
    </w:p>
    <w:p w14:paraId="5A6FE091" w14:textId="3453C87A" w:rsidR="00F606BC" w:rsidRDefault="00F606BC" w:rsidP="008F221D">
      <w:pPr>
        <w:spacing w:after="0" w:line="263" w:lineRule="auto"/>
        <w:ind w:left="14" w:right="5"/>
        <w:jc w:val="center"/>
        <w:rPr>
          <w:rFonts w:asciiTheme="minorHAnsi" w:hAnsiTheme="minorHAnsi" w:cstheme="minorHAnsi"/>
        </w:rPr>
      </w:pPr>
    </w:p>
    <w:p w14:paraId="0D3EB422" w14:textId="50C49599" w:rsidR="00F606BC" w:rsidRDefault="00F606BC" w:rsidP="008F221D">
      <w:pPr>
        <w:spacing w:after="0" w:line="263" w:lineRule="auto"/>
        <w:ind w:left="14" w:right="5"/>
        <w:jc w:val="center"/>
        <w:rPr>
          <w:rFonts w:asciiTheme="minorHAnsi" w:hAnsiTheme="minorHAnsi" w:cstheme="minorHAnsi"/>
        </w:rPr>
      </w:pPr>
    </w:p>
    <w:p w14:paraId="20ABE68D" w14:textId="46453DE5" w:rsidR="00F606BC" w:rsidRDefault="00F606BC" w:rsidP="008F221D">
      <w:pPr>
        <w:spacing w:after="0" w:line="263" w:lineRule="auto"/>
        <w:ind w:left="14" w:right="5"/>
        <w:jc w:val="center"/>
        <w:rPr>
          <w:rFonts w:asciiTheme="minorHAnsi" w:hAnsiTheme="minorHAnsi" w:cstheme="minorHAnsi"/>
        </w:rPr>
      </w:pPr>
    </w:p>
    <w:p w14:paraId="696449FD" w14:textId="3632731C" w:rsidR="00CC6A1E" w:rsidRDefault="00CC6A1E" w:rsidP="008F221D">
      <w:pPr>
        <w:spacing w:after="0" w:line="263" w:lineRule="auto"/>
        <w:ind w:left="14" w:right="5"/>
        <w:jc w:val="center"/>
        <w:rPr>
          <w:rFonts w:asciiTheme="minorHAnsi" w:hAnsiTheme="minorHAnsi" w:cstheme="minorHAnsi"/>
        </w:rPr>
      </w:pPr>
    </w:p>
    <w:p w14:paraId="4876BC4F" w14:textId="34573201" w:rsidR="00CC6A1E" w:rsidRDefault="00CC6A1E" w:rsidP="008F221D">
      <w:pPr>
        <w:spacing w:after="0" w:line="263" w:lineRule="auto"/>
        <w:ind w:left="14" w:right="5"/>
        <w:jc w:val="center"/>
        <w:rPr>
          <w:rFonts w:asciiTheme="minorHAnsi" w:hAnsiTheme="minorHAnsi" w:cstheme="minorHAnsi"/>
        </w:rPr>
      </w:pPr>
    </w:p>
    <w:p w14:paraId="10260EA2" w14:textId="769E5D2C" w:rsidR="00CC6A1E" w:rsidRDefault="00CC6A1E" w:rsidP="008F221D">
      <w:pPr>
        <w:spacing w:after="0" w:line="263" w:lineRule="auto"/>
        <w:ind w:left="14" w:right="5"/>
        <w:jc w:val="center"/>
        <w:rPr>
          <w:rFonts w:asciiTheme="minorHAnsi" w:hAnsiTheme="minorHAnsi" w:cstheme="minorHAnsi"/>
        </w:rPr>
      </w:pPr>
    </w:p>
    <w:p w14:paraId="346946BD" w14:textId="3848692E" w:rsidR="00CC6A1E" w:rsidRDefault="00CC6A1E" w:rsidP="008F221D">
      <w:pPr>
        <w:spacing w:after="0" w:line="263" w:lineRule="auto"/>
        <w:ind w:left="14" w:right="5"/>
        <w:jc w:val="center"/>
        <w:rPr>
          <w:rFonts w:asciiTheme="minorHAnsi" w:hAnsiTheme="minorHAnsi" w:cstheme="minorHAnsi"/>
        </w:rPr>
      </w:pPr>
    </w:p>
    <w:p w14:paraId="4CF7D46A" w14:textId="1DD7FEFE" w:rsidR="00CC6A1E" w:rsidRDefault="00CC6A1E" w:rsidP="008F221D">
      <w:pPr>
        <w:spacing w:after="0" w:line="263" w:lineRule="auto"/>
        <w:ind w:left="14" w:right="5"/>
        <w:jc w:val="center"/>
        <w:rPr>
          <w:rFonts w:asciiTheme="minorHAnsi" w:hAnsiTheme="minorHAnsi" w:cstheme="minorHAnsi"/>
        </w:rPr>
      </w:pPr>
    </w:p>
    <w:p w14:paraId="025E1B49" w14:textId="6A01002A" w:rsidR="00CC6A1E" w:rsidRDefault="00CC6A1E" w:rsidP="008F221D">
      <w:pPr>
        <w:spacing w:after="0" w:line="263" w:lineRule="auto"/>
        <w:ind w:left="14" w:right="5"/>
        <w:jc w:val="center"/>
        <w:rPr>
          <w:rFonts w:asciiTheme="minorHAnsi" w:hAnsiTheme="minorHAnsi" w:cstheme="minorHAnsi"/>
        </w:rPr>
      </w:pPr>
    </w:p>
    <w:p w14:paraId="43703847" w14:textId="1DAD9133" w:rsidR="00CC6A1E" w:rsidRDefault="00CC6A1E" w:rsidP="008F221D">
      <w:pPr>
        <w:spacing w:after="0" w:line="263" w:lineRule="auto"/>
        <w:ind w:left="14" w:right="5"/>
        <w:jc w:val="center"/>
        <w:rPr>
          <w:rFonts w:asciiTheme="minorHAnsi" w:hAnsiTheme="minorHAnsi" w:cstheme="minorHAnsi"/>
        </w:rPr>
      </w:pPr>
    </w:p>
    <w:p w14:paraId="26A81F61" w14:textId="4B21A32A" w:rsidR="00CC6A1E" w:rsidRDefault="00CC6A1E" w:rsidP="008F221D">
      <w:pPr>
        <w:spacing w:after="0" w:line="263" w:lineRule="auto"/>
        <w:ind w:left="14" w:right="5"/>
        <w:jc w:val="center"/>
        <w:rPr>
          <w:rFonts w:asciiTheme="minorHAnsi" w:hAnsiTheme="minorHAnsi" w:cstheme="minorHAnsi"/>
        </w:rPr>
      </w:pPr>
    </w:p>
    <w:p w14:paraId="647D4EC2" w14:textId="77777777" w:rsidR="00CC6A1E" w:rsidRDefault="00CC6A1E" w:rsidP="008F221D">
      <w:pPr>
        <w:spacing w:after="0" w:line="263" w:lineRule="auto"/>
        <w:ind w:left="14" w:right="5"/>
        <w:jc w:val="center"/>
        <w:rPr>
          <w:rFonts w:asciiTheme="minorHAnsi" w:hAnsiTheme="minorHAnsi" w:cstheme="minorHAnsi"/>
        </w:rPr>
      </w:pPr>
    </w:p>
    <w:p w14:paraId="77AFC1A6" w14:textId="170FFB5E" w:rsidR="00F606BC" w:rsidRDefault="00F606BC" w:rsidP="008F221D">
      <w:pPr>
        <w:spacing w:after="0" w:line="263" w:lineRule="auto"/>
        <w:ind w:left="14" w:right="5"/>
        <w:jc w:val="center"/>
        <w:rPr>
          <w:rFonts w:asciiTheme="minorHAnsi" w:hAnsiTheme="minorHAnsi" w:cstheme="minorHAnsi"/>
        </w:rPr>
      </w:pPr>
    </w:p>
    <w:p w14:paraId="5B2AF194" w14:textId="25FEE1E3" w:rsidR="005027FF" w:rsidRDefault="005027FF" w:rsidP="008F221D">
      <w:pPr>
        <w:spacing w:after="0" w:line="263" w:lineRule="auto"/>
        <w:ind w:left="14" w:right="5"/>
        <w:jc w:val="center"/>
        <w:rPr>
          <w:rFonts w:asciiTheme="minorHAnsi" w:hAnsiTheme="minorHAnsi" w:cstheme="minorHAnsi"/>
        </w:rPr>
      </w:pPr>
    </w:p>
    <w:p w14:paraId="3E2C7ADC" w14:textId="07D90D1B" w:rsidR="005027FF" w:rsidRDefault="005027FF" w:rsidP="008F221D">
      <w:pPr>
        <w:spacing w:after="0" w:line="263" w:lineRule="auto"/>
        <w:ind w:left="14" w:right="5"/>
        <w:jc w:val="center"/>
        <w:rPr>
          <w:rFonts w:asciiTheme="minorHAnsi" w:hAnsiTheme="minorHAnsi" w:cstheme="minorHAnsi"/>
        </w:rPr>
      </w:pPr>
    </w:p>
    <w:p w14:paraId="2CD87EA8" w14:textId="109A42B0" w:rsidR="005027FF" w:rsidRDefault="005027FF" w:rsidP="008F221D">
      <w:pPr>
        <w:spacing w:after="0" w:line="263" w:lineRule="auto"/>
        <w:ind w:left="14" w:right="5"/>
        <w:jc w:val="center"/>
        <w:rPr>
          <w:rFonts w:asciiTheme="minorHAnsi" w:hAnsiTheme="minorHAnsi" w:cstheme="minorHAnsi"/>
        </w:rPr>
      </w:pPr>
    </w:p>
    <w:p w14:paraId="08FD0254" w14:textId="77777777" w:rsidR="005027FF" w:rsidRDefault="005027FF" w:rsidP="008F221D">
      <w:pPr>
        <w:spacing w:after="0" w:line="263" w:lineRule="auto"/>
        <w:ind w:left="14" w:right="5"/>
        <w:jc w:val="center"/>
        <w:rPr>
          <w:rFonts w:asciiTheme="minorHAnsi" w:hAnsiTheme="minorHAnsi" w:cstheme="minorHAnsi"/>
        </w:rPr>
      </w:pPr>
      <w:bookmarkStart w:id="44" w:name="_GoBack"/>
      <w:bookmarkEnd w:id="44"/>
    </w:p>
    <w:p w14:paraId="1011AA19" w14:textId="77777777" w:rsidR="00F606BC" w:rsidRDefault="00F606BC" w:rsidP="008F221D">
      <w:pPr>
        <w:spacing w:after="0" w:line="263" w:lineRule="auto"/>
        <w:ind w:left="14" w:right="5"/>
        <w:jc w:val="center"/>
        <w:rPr>
          <w:rFonts w:asciiTheme="minorHAnsi" w:hAnsiTheme="minorHAnsi" w:cstheme="minorHAnsi"/>
        </w:rPr>
      </w:pPr>
    </w:p>
    <w:p w14:paraId="0194F290" w14:textId="39B276EB" w:rsidR="008B0C2E" w:rsidRDefault="008B0C2E" w:rsidP="008F221D">
      <w:pPr>
        <w:spacing w:after="0" w:line="263" w:lineRule="auto"/>
        <w:ind w:left="14" w:right="5"/>
        <w:jc w:val="center"/>
        <w:rPr>
          <w:rFonts w:asciiTheme="minorHAnsi" w:hAnsiTheme="minorHAnsi" w:cstheme="minorHAnsi"/>
        </w:rPr>
      </w:pPr>
    </w:p>
    <w:p w14:paraId="0E88E267" w14:textId="1E2B071A" w:rsidR="008B0C2E" w:rsidRDefault="008B0C2E" w:rsidP="008F221D">
      <w:pPr>
        <w:spacing w:after="0" w:line="263" w:lineRule="auto"/>
        <w:ind w:left="14" w:right="5"/>
        <w:jc w:val="center"/>
        <w:rPr>
          <w:rFonts w:asciiTheme="minorHAnsi" w:hAnsiTheme="minorHAnsi" w:cstheme="minorHAnsi"/>
        </w:rPr>
      </w:pPr>
    </w:p>
    <w:p w14:paraId="73BC2A83" w14:textId="2EEDCF55" w:rsidR="008B0C2E" w:rsidRDefault="008B0C2E" w:rsidP="008F221D">
      <w:pPr>
        <w:spacing w:after="0" w:line="263" w:lineRule="auto"/>
        <w:ind w:left="14" w:right="5"/>
        <w:jc w:val="center"/>
        <w:rPr>
          <w:rFonts w:asciiTheme="minorHAnsi" w:hAnsiTheme="minorHAnsi" w:cstheme="minorHAnsi"/>
        </w:rPr>
      </w:pPr>
    </w:p>
    <w:p w14:paraId="3C138889" w14:textId="77777777" w:rsidR="00906596" w:rsidRDefault="00906596" w:rsidP="0090659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23D4CEC" w14:textId="77777777" w:rsidR="00906596" w:rsidRDefault="00906596" w:rsidP="00906596">
      <w:pPr>
        <w:pStyle w:val="ListParagraph"/>
        <w:spacing w:after="208"/>
        <w:ind w:left="360" w:right="6"/>
        <w:jc w:val="both"/>
        <w:rPr>
          <w:rFonts w:asciiTheme="minorHAnsi" w:hAnsiTheme="minorHAnsi" w:cstheme="minorHAnsi"/>
          <w:sz w:val="24"/>
          <w:szCs w:val="24"/>
        </w:rPr>
      </w:pPr>
    </w:p>
    <w:p w14:paraId="13442AE9" w14:textId="7EF954CB" w:rsidR="00906596" w:rsidRDefault="008F221D" w:rsidP="00906596">
      <w:pPr>
        <w:pStyle w:val="ListParagraph"/>
        <w:numPr>
          <w:ilvl w:val="0"/>
          <w:numId w:val="88"/>
        </w:numPr>
        <w:spacing w:after="208"/>
        <w:ind w:right="6"/>
        <w:rPr>
          <w:rFonts w:asciiTheme="minorHAnsi" w:hAnsiTheme="minorHAnsi" w:cstheme="minorHAnsi"/>
          <w:sz w:val="24"/>
          <w:szCs w:val="24"/>
        </w:rPr>
      </w:pPr>
      <w:r w:rsidRPr="00906596">
        <w:rPr>
          <w:rFonts w:asciiTheme="minorHAnsi" w:hAnsiTheme="minorHAnsi" w:cstheme="minorHAnsi"/>
          <w:sz w:val="24"/>
          <w:szCs w:val="24"/>
        </w:rPr>
        <w:t>Have you or someone you know ever struggled with depression?</w:t>
      </w:r>
      <w:r w:rsidR="00906596">
        <w:rPr>
          <w:rFonts w:asciiTheme="minorHAnsi" w:hAnsiTheme="minorHAnsi" w:cstheme="minorHAnsi"/>
          <w:sz w:val="24"/>
          <w:szCs w:val="24"/>
        </w:rPr>
        <w:t xml:space="preserve">  _____________________________________________________________________</w:t>
      </w:r>
    </w:p>
    <w:p w14:paraId="7683C9E8" w14:textId="0FCC486E" w:rsidR="00906596" w:rsidRDefault="008F221D" w:rsidP="00906596">
      <w:pPr>
        <w:pStyle w:val="ListParagraph"/>
        <w:numPr>
          <w:ilvl w:val="0"/>
          <w:numId w:val="88"/>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Do you think the illness of depression is looked upon differently than other illnesses? If so why? </w:t>
      </w:r>
      <w:r w:rsidR="00906596">
        <w:rPr>
          <w:rFonts w:asciiTheme="minorHAnsi" w:hAnsiTheme="minorHAnsi" w:cstheme="minorHAnsi"/>
          <w:sz w:val="24"/>
          <w:szCs w:val="24"/>
        </w:rPr>
        <w:t>__________________________________________________________________________________________________________________________________________</w:t>
      </w:r>
    </w:p>
    <w:p w14:paraId="484C2081" w14:textId="28D90547" w:rsidR="00906596" w:rsidRDefault="008F221D" w:rsidP="00906596">
      <w:pPr>
        <w:pStyle w:val="ListParagraph"/>
        <w:numPr>
          <w:ilvl w:val="0"/>
          <w:numId w:val="88"/>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Do you think many people suffer through depression in silence because they are ashamed of it? </w:t>
      </w:r>
      <w:r w:rsidR="00906596">
        <w:rPr>
          <w:rFonts w:asciiTheme="minorHAnsi" w:hAnsiTheme="minorHAnsi" w:cstheme="minorHAnsi"/>
          <w:sz w:val="24"/>
          <w:szCs w:val="24"/>
        </w:rPr>
        <w:t>__________________________________________________________________________________________________________________________________________</w:t>
      </w:r>
    </w:p>
    <w:p w14:paraId="0DF77E55" w14:textId="436FC484" w:rsidR="00906596" w:rsidRDefault="008F221D" w:rsidP="00906596">
      <w:pPr>
        <w:pStyle w:val="ListParagraph"/>
        <w:numPr>
          <w:ilvl w:val="0"/>
          <w:numId w:val="88"/>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Could you identify with any of the Biblical examples we have listed? </w:t>
      </w:r>
      <w:r w:rsidR="00906596">
        <w:rPr>
          <w:rFonts w:asciiTheme="minorHAnsi" w:hAnsiTheme="minorHAnsi" w:cstheme="minorHAnsi"/>
          <w:sz w:val="24"/>
          <w:szCs w:val="24"/>
        </w:rPr>
        <w:t>__________________________________________________________________________________________________________________________________________</w:t>
      </w:r>
    </w:p>
    <w:p w14:paraId="7440A7C3" w14:textId="6DC0B39F" w:rsidR="00906596" w:rsidRDefault="008F221D" w:rsidP="00906596">
      <w:pPr>
        <w:pStyle w:val="ListParagraph"/>
        <w:numPr>
          <w:ilvl w:val="0"/>
          <w:numId w:val="88"/>
        </w:numPr>
        <w:spacing w:after="208"/>
        <w:ind w:right="6"/>
        <w:jc w:val="both"/>
        <w:rPr>
          <w:rFonts w:asciiTheme="minorHAnsi" w:hAnsiTheme="minorHAnsi" w:cstheme="minorHAnsi"/>
          <w:sz w:val="24"/>
          <w:szCs w:val="24"/>
        </w:rPr>
      </w:pPr>
      <w:r w:rsidRPr="00906596">
        <w:rPr>
          <w:rFonts w:asciiTheme="minorHAnsi" w:hAnsiTheme="minorHAnsi" w:cstheme="minorHAnsi"/>
          <w:sz w:val="24"/>
          <w:szCs w:val="24"/>
        </w:rPr>
        <w:t xml:space="preserve">From all we have learned, make a list of some root causes that could lead to depression. </w:t>
      </w:r>
      <w:r w:rsidR="00906596">
        <w:rPr>
          <w:rFonts w:asciiTheme="minorHAnsi" w:hAnsiTheme="minorHAnsi" w:cstheme="minorHAnsi"/>
          <w:sz w:val="24"/>
          <w:szCs w:val="24"/>
        </w:rPr>
        <w:t>__________________________________________________________________________________________________________________________________________</w:t>
      </w:r>
    </w:p>
    <w:p w14:paraId="785D63CD" w14:textId="642432FF" w:rsidR="00906596" w:rsidRDefault="008F221D" w:rsidP="00906596">
      <w:pPr>
        <w:pStyle w:val="ListParagraph"/>
        <w:numPr>
          <w:ilvl w:val="0"/>
          <w:numId w:val="88"/>
        </w:numPr>
        <w:spacing w:after="208"/>
        <w:ind w:right="6"/>
        <w:rPr>
          <w:rFonts w:asciiTheme="minorHAnsi" w:hAnsiTheme="minorHAnsi" w:cstheme="minorHAnsi"/>
          <w:sz w:val="24"/>
          <w:szCs w:val="24"/>
        </w:rPr>
      </w:pPr>
      <w:r w:rsidRPr="00906596">
        <w:rPr>
          <w:rFonts w:asciiTheme="minorHAnsi" w:hAnsiTheme="minorHAnsi" w:cstheme="minorHAnsi"/>
          <w:sz w:val="24"/>
          <w:szCs w:val="24"/>
        </w:rPr>
        <w:t xml:space="preserve">You may want to take a survey of people you know well and ask them if they have experienced depression. </w:t>
      </w:r>
      <w:r w:rsidR="00906596">
        <w:rPr>
          <w:rFonts w:asciiTheme="minorHAnsi" w:hAnsiTheme="minorHAnsi" w:cstheme="minorHAnsi"/>
          <w:sz w:val="24"/>
          <w:szCs w:val="24"/>
        </w:rPr>
        <w:t>__________________________________________________________________________________________________________________________________________</w:t>
      </w:r>
    </w:p>
    <w:p w14:paraId="67E9F23E" w14:textId="3FD1C7CC" w:rsidR="008F221D" w:rsidRPr="00906596" w:rsidRDefault="008F221D" w:rsidP="00906596">
      <w:pPr>
        <w:pStyle w:val="ListParagraph"/>
        <w:numPr>
          <w:ilvl w:val="0"/>
          <w:numId w:val="88"/>
        </w:numPr>
        <w:spacing w:after="208"/>
        <w:ind w:right="6"/>
        <w:jc w:val="both"/>
        <w:rPr>
          <w:rFonts w:asciiTheme="minorHAnsi" w:hAnsiTheme="minorHAnsi" w:cstheme="minorHAnsi"/>
          <w:sz w:val="24"/>
          <w:szCs w:val="24"/>
        </w:rPr>
      </w:pPr>
      <w:r w:rsidRPr="00906596">
        <w:rPr>
          <w:rFonts w:asciiTheme="minorHAnsi" w:hAnsiTheme="minorHAnsi" w:cstheme="minorHAnsi"/>
          <w:sz w:val="24"/>
          <w:szCs w:val="24"/>
        </w:rPr>
        <w:t xml:space="preserve">Make note of things that others can do to help someone through these times.  </w:t>
      </w:r>
      <w:r w:rsidR="00906596">
        <w:rPr>
          <w:rFonts w:asciiTheme="minorHAnsi" w:hAnsiTheme="minorHAnsi" w:cstheme="minorHAnsi"/>
          <w:sz w:val="24"/>
          <w:szCs w:val="24"/>
        </w:rPr>
        <w:t>_______________________________________________________________________________________________________________________________________________________________________________________________________________</w:t>
      </w:r>
      <w:r w:rsidRPr="00906596">
        <w:rPr>
          <w:rFonts w:asciiTheme="minorHAnsi" w:hAnsiTheme="minorHAnsi" w:cstheme="minorHAnsi"/>
          <w:sz w:val="24"/>
          <w:szCs w:val="24"/>
        </w:rPr>
        <w:t xml:space="preserve">  </w:t>
      </w:r>
    </w:p>
    <w:p w14:paraId="14FF3601" w14:textId="77777777" w:rsidR="008F221D" w:rsidRPr="00851739" w:rsidRDefault="008F221D" w:rsidP="008F221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1DC7730C" w14:textId="77777777" w:rsidR="008F221D" w:rsidRPr="00851739" w:rsidRDefault="008F221D" w:rsidP="008F221D">
      <w:pPr>
        <w:spacing w:after="222" w:line="259" w:lineRule="auto"/>
        <w:ind w:left="721"/>
        <w:rPr>
          <w:rFonts w:asciiTheme="minorHAnsi" w:hAnsiTheme="minorHAnsi" w:cstheme="minorHAnsi"/>
        </w:rPr>
      </w:pPr>
      <w:r w:rsidRPr="00851739">
        <w:rPr>
          <w:rFonts w:asciiTheme="minorHAnsi" w:hAnsiTheme="minorHAnsi" w:cstheme="minorHAnsi"/>
        </w:rPr>
        <w:t xml:space="preserve"> </w:t>
      </w:r>
    </w:p>
    <w:p w14:paraId="07954D0F" w14:textId="14D76D9B" w:rsidR="008F221D" w:rsidRDefault="008F221D" w:rsidP="008F221D">
      <w:pPr>
        <w:spacing w:after="222" w:line="259" w:lineRule="auto"/>
        <w:ind w:left="721"/>
        <w:rPr>
          <w:rFonts w:asciiTheme="minorHAnsi" w:hAnsiTheme="minorHAnsi" w:cstheme="minorHAnsi"/>
        </w:rPr>
      </w:pPr>
    </w:p>
    <w:p w14:paraId="27949ED7" w14:textId="7C028E26" w:rsidR="00810E1C" w:rsidRDefault="00810E1C" w:rsidP="008F221D">
      <w:pPr>
        <w:spacing w:after="222" w:line="259" w:lineRule="auto"/>
        <w:ind w:left="721"/>
        <w:rPr>
          <w:rFonts w:asciiTheme="minorHAnsi" w:hAnsiTheme="minorHAnsi" w:cstheme="minorHAnsi"/>
        </w:rPr>
      </w:pPr>
    </w:p>
    <w:p w14:paraId="09143D85" w14:textId="77777777" w:rsidR="00810E1C" w:rsidRPr="00851739" w:rsidRDefault="00810E1C" w:rsidP="008F221D">
      <w:pPr>
        <w:spacing w:after="222" w:line="259" w:lineRule="auto"/>
        <w:ind w:left="721"/>
        <w:rPr>
          <w:rFonts w:asciiTheme="minorHAnsi" w:hAnsiTheme="minorHAnsi" w:cstheme="minorHAnsi"/>
        </w:rPr>
      </w:pPr>
    </w:p>
    <w:p w14:paraId="3B3970C4" w14:textId="6F1E0A70"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t>Phase # 4</w:t>
      </w:r>
    </w:p>
    <w:p w14:paraId="4EF835B4" w14:textId="77777777" w:rsidR="008B0C2E" w:rsidRPr="00A86FB1" w:rsidRDefault="008B0C2E" w:rsidP="008B0C2E">
      <w:pPr>
        <w:spacing w:after="221"/>
        <w:jc w:val="center"/>
        <w:rPr>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lastRenderedPageBreak/>
        <w:t xml:space="preserve">Young Adult </w:t>
      </w:r>
    </w:p>
    <w:p w14:paraId="07C6DA8C" w14:textId="77777777" w:rsidR="008B0C2E" w:rsidRDefault="008B0C2E" w:rsidP="008B0C2E">
      <w:pPr>
        <w:pStyle w:val="paragraph"/>
        <w:jc w:val="center"/>
        <w:textAlignment w:val="baseline"/>
        <w:rPr>
          <w:rStyle w:val="normaltextrun"/>
          <w:rFonts w:asciiTheme="minorHAnsi" w:hAnsiTheme="minorHAnsi" w:cstheme="minorHAnsi"/>
          <w:b/>
          <w:iCs/>
          <w:lang w:val="en"/>
        </w:rPr>
      </w:pPr>
      <w:r>
        <w:rPr>
          <w:rStyle w:val="normaltextrun"/>
          <w:rFonts w:asciiTheme="minorHAnsi" w:hAnsiTheme="minorHAnsi" w:cstheme="minorHAnsi"/>
          <w:b/>
          <w:iCs/>
          <w:lang w:val="en"/>
        </w:rPr>
        <w:t>Ephesians 2:19-22 (NET</w:t>
      </w:r>
      <w:r w:rsidRPr="00DE782A">
        <w:rPr>
          <w:rStyle w:val="normaltextrun"/>
          <w:rFonts w:asciiTheme="minorHAnsi" w:hAnsiTheme="minorHAnsi" w:cstheme="minorHAnsi"/>
          <w:b/>
          <w:iCs/>
          <w:lang w:val="en"/>
        </w:rPr>
        <w:t>)</w:t>
      </w:r>
    </w:p>
    <w:p w14:paraId="72BAD35F" w14:textId="77777777" w:rsidR="008B0C2E" w:rsidRPr="00DE782A" w:rsidRDefault="008B0C2E" w:rsidP="008B0C2E">
      <w:pPr>
        <w:pStyle w:val="paragraph"/>
        <w:jc w:val="center"/>
        <w:textAlignment w:val="baseline"/>
        <w:rPr>
          <w:rFonts w:asciiTheme="minorHAnsi" w:hAnsiTheme="minorHAnsi" w:cstheme="minorHAnsi"/>
          <w:b/>
        </w:rPr>
      </w:pPr>
      <w:r w:rsidRPr="003C79BA">
        <w:rPr>
          <w:rStyle w:val="text"/>
          <w:rFonts w:asciiTheme="minorHAnsi" w:hAnsiTheme="minorHAnsi" w:cstheme="minorHAnsi"/>
          <w:b/>
          <w:i/>
        </w:rPr>
        <w:t xml:space="preserve">So then you are no longer foreigners and noncitizens, but you are fellow citizens with the saints and members of God’s household, because you have been built on the foundation of the apostles and prophets, with Christ Jesus himself as the cornerstone. </w:t>
      </w:r>
      <w:r w:rsidRPr="003C79BA">
        <w:rPr>
          <w:rStyle w:val="text"/>
          <w:rFonts w:asciiTheme="minorHAnsi" w:hAnsiTheme="minorHAnsi" w:cstheme="minorHAnsi"/>
          <w:b/>
          <w:i/>
          <w:vertAlign w:val="superscript"/>
        </w:rPr>
        <w:t> </w:t>
      </w:r>
      <w:r w:rsidRPr="003C79BA">
        <w:rPr>
          <w:rStyle w:val="text"/>
          <w:rFonts w:asciiTheme="minorHAnsi" w:hAnsiTheme="minorHAnsi" w:cstheme="minorHAnsi"/>
          <w:b/>
          <w:i/>
        </w:rPr>
        <w:t>In him the whole building, being joined together, grows into a holy temple in the Lord, in whom you also are being built together into a dwelling place of God in the Spirit</w:t>
      </w:r>
      <w:r>
        <w:rPr>
          <w:rStyle w:val="text"/>
        </w:rPr>
        <w:t>.</w:t>
      </w:r>
      <w:r w:rsidRPr="00DE782A">
        <w:rPr>
          <w:rStyle w:val="eop"/>
          <w:rFonts w:asciiTheme="minorHAnsi" w:eastAsia="Calibri" w:hAnsiTheme="minorHAnsi" w:cstheme="minorHAnsi"/>
          <w:b/>
        </w:rPr>
        <w:t> </w:t>
      </w:r>
    </w:p>
    <w:p w14:paraId="25A7E8F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554A109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56C265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71068547" w14:textId="4E76EE34" w:rsidR="00AD0ED1" w:rsidRPr="008B0C2E" w:rsidRDefault="00AD0ED1" w:rsidP="001371F1">
      <w:pPr>
        <w:pStyle w:val="paragraph"/>
        <w:numPr>
          <w:ilvl w:val="0"/>
          <w:numId w:val="11"/>
        </w:numPr>
        <w:ind w:left="360" w:firstLine="0"/>
        <w:jc w:val="both"/>
        <w:textAlignment w:val="baseline"/>
        <w:rPr>
          <w:rStyle w:val="eop"/>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4CEFF0F3" w14:textId="682BFE8A" w:rsidR="008B0C2E" w:rsidRPr="0009674C" w:rsidRDefault="008B0C2E" w:rsidP="008B0C2E">
      <w:pPr>
        <w:pStyle w:val="paragraph"/>
        <w:numPr>
          <w:ilvl w:val="0"/>
          <w:numId w:val="11"/>
        </w:numPr>
        <w:ind w:left="360" w:firstLine="0"/>
        <w:jc w:val="both"/>
        <w:textAlignment w:val="baseline"/>
        <w:rPr>
          <w:rFonts w:asciiTheme="minorHAnsi" w:hAnsiTheme="minorHAnsi" w:cstheme="minorHAnsi"/>
        </w:rPr>
      </w:pPr>
      <w:r>
        <w:rPr>
          <w:rStyle w:val="eop"/>
          <w:rFonts w:asciiTheme="minorHAnsi" w:eastAsia="Calibri" w:hAnsiTheme="minorHAnsi" w:cstheme="minorHAnsi"/>
        </w:rPr>
        <w:t>To equip a</w:t>
      </w:r>
      <w:r w:rsidRPr="0009674C">
        <w:rPr>
          <w:rStyle w:val="eop"/>
          <w:rFonts w:asciiTheme="minorHAnsi" w:eastAsia="Calibri" w:hAnsiTheme="minorHAnsi" w:cstheme="minorHAnsi"/>
        </w:rPr>
        <w:t xml:space="preserve"> young adult in the faith</w:t>
      </w:r>
      <w:r w:rsidR="009322E7">
        <w:rPr>
          <w:rStyle w:val="eop"/>
          <w:rFonts w:asciiTheme="minorHAnsi" w:eastAsia="Calibri" w:hAnsiTheme="minorHAnsi" w:cstheme="minorHAnsi"/>
        </w:rPr>
        <w:t xml:space="preserve"> </w:t>
      </w:r>
      <w:r w:rsidRPr="0009674C">
        <w:rPr>
          <w:rStyle w:val="eop"/>
          <w:rFonts w:asciiTheme="minorHAnsi" w:eastAsia="Calibri" w:hAnsiTheme="minorHAnsi" w:cstheme="minorHAnsi"/>
        </w:rPr>
        <w:t>to recognize the battle, the enemy</w:t>
      </w:r>
      <w:r w:rsidR="009322E7">
        <w:rPr>
          <w:rStyle w:val="eop"/>
          <w:rFonts w:asciiTheme="minorHAnsi" w:eastAsia="Calibri" w:hAnsiTheme="minorHAnsi" w:cstheme="minorHAnsi"/>
        </w:rPr>
        <w:t xml:space="preserve"> and</w:t>
      </w:r>
      <w:r w:rsidRPr="0009674C">
        <w:rPr>
          <w:rStyle w:val="eop"/>
          <w:rFonts w:asciiTheme="minorHAnsi" w:eastAsia="Calibri" w:hAnsiTheme="minorHAnsi" w:cstheme="minorHAnsi"/>
        </w:rPr>
        <w:t xml:space="preserve"> the weapons of warfare</w:t>
      </w:r>
      <w:r w:rsidR="009322E7">
        <w:rPr>
          <w:rStyle w:val="eop"/>
          <w:rFonts w:asciiTheme="minorHAnsi" w:eastAsia="Calibri" w:hAnsiTheme="minorHAnsi" w:cstheme="minorHAnsi"/>
        </w:rPr>
        <w:t>. To help her</w:t>
      </w:r>
      <w:r w:rsidRPr="0009674C">
        <w:rPr>
          <w:rStyle w:val="eop"/>
          <w:rFonts w:asciiTheme="minorHAnsi" w:eastAsia="Calibri" w:hAnsiTheme="minorHAnsi" w:cstheme="minorHAnsi"/>
        </w:rPr>
        <w:t xml:space="preserve"> grow in her ability to </w:t>
      </w:r>
      <w:r w:rsidR="009322E7">
        <w:rPr>
          <w:rStyle w:val="eop"/>
          <w:rFonts w:asciiTheme="minorHAnsi" w:eastAsia="Calibri" w:hAnsiTheme="minorHAnsi" w:cstheme="minorHAnsi"/>
        </w:rPr>
        <w:t>engage in</w:t>
      </w:r>
      <w:r w:rsidRPr="0009674C">
        <w:rPr>
          <w:rStyle w:val="eop"/>
          <w:rFonts w:asciiTheme="minorHAnsi" w:eastAsia="Calibri" w:hAnsiTheme="minorHAnsi" w:cstheme="minorHAnsi"/>
        </w:rPr>
        <w:t xml:space="preserve"> </w:t>
      </w:r>
      <w:r w:rsidR="009322E7">
        <w:rPr>
          <w:rStyle w:val="eop"/>
          <w:rFonts w:asciiTheme="minorHAnsi" w:eastAsia="Calibri" w:hAnsiTheme="minorHAnsi" w:cstheme="minorHAnsi"/>
        </w:rPr>
        <w:t xml:space="preserve">spiritual </w:t>
      </w:r>
      <w:r w:rsidRPr="0009674C">
        <w:rPr>
          <w:rStyle w:val="eop"/>
          <w:rFonts w:asciiTheme="minorHAnsi" w:eastAsia="Calibri" w:hAnsiTheme="minorHAnsi" w:cstheme="minorHAnsi"/>
        </w:rPr>
        <w:t>war</w:t>
      </w:r>
      <w:r w:rsidR="009322E7">
        <w:rPr>
          <w:rStyle w:val="eop"/>
          <w:rFonts w:asciiTheme="minorHAnsi" w:eastAsia="Calibri" w:hAnsiTheme="minorHAnsi" w:cstheme="minorHAnsi"/>
        </w:rPr>
        <w:t>fare for</w:t>
      </w:r>
      <w:r w:rsidRPr="0009674C">
        <w:rPr>
          <w:rStyle w:val="eop"/>
          <w:rFonts w:asciiTheme="minorHAnsi" w:eastAsia="Calibri" w:hAnsiTheme="minorHAnsi" w:cstheme="minorHAnsi"/>
        </w:rPr>
        <w:t xml:space="preserve"> herself, her family and especially her disciples.  </w:t>
      </w:r>
    </w:p>
    <w:p w14:paraId="2233FA2B"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3F110363"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0ABBB68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5E56DA92"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450BF85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D9E5570" w14:textId="77777777" w:rsidR="009322E7" w:rsidRPr="009322E7" w:rsidRDefault="009322E7" w:rsidP="009322E7">
      <w:pPr>
        <w:pStyle w:val="paragraph"/>
        <w:ind w:firstLine="720"/>
        <w:jc w:val="both"/>
        <w:textAlignment w:val="baseline"/>
        <w:rPr>
          <w:rStyle w:val="normaltextrun"/>
          <w:rFonts w:asciiTheme="minorHAnsi" w:hAnsiTheme="minorHAnsi" w:cstheme="minorHAnsi"/>
        </w:rPr>
      </w:pPr>
      <w:r w:rsidRPr="009322E7">
        <w:rPr>
          <w:rStyle w:val="normaltextrun"/>
          <w:rFonts w:asciiTheme="minorHAnsi" w:hAnsiTheme="minorHAnsi" w:cstheme="minorHAnsi"/>
          <w:lang w:val="en"/>
        </w:rPr>
        <w:t>To be formed into the image of the Lord Jesus, we must be connected to a local body of believers. The lessons in phase number 4 will help us understand the importance of fellowship and being a member of God’s Family (Psalm 68:5).</w:t>
      </w:r>
      <w:r w:rsidRPr="009322E7">
        <w:rPr>
          <w:rStyle w:val="normaltextrun"/>
          <w:rFonts w:asciiTheme="minorHAnsi" w:hAnsiTheme="minorHAnsi" w:cstheme="minorHAnsi"/>
        </w:rPr>
        <w:t xml:space="preserve"> </w:t>
      </w:r>
    </w:p>
    <w:p w14:paraId="5E406135" w14:textId="77777777" w:rsidR="009322E7" w:rsidRPr="009322E7" w:rsidRDefault="009322E7" w:rsidP="009322E7">
      <w:pPr>
        <w:pStyle w:val="paragraph"/>
        <w:ind w:firstLine="720"/>
        <w:jc w:val="both"/>
        <w:textAlignment w:val="baseline"/>
        <w:rPr>
          <w:rStyle w:val="normaltextrun"/>
          <w:rFonts w:asciiTheme="minorHAnsi" w:hAnsiTheme="minorHAnsi" w:cstheme="minorHAnsi"/>
        </w:rPr>
      </w:pPr>
    </w:p>
    <w:p w14:paraId="66DE1EF2" w14:textId="26CDCFA1" w:rsidR="009322E7" w:rsidRPr="009322E7" w:rsidRDefault="009322E7" w:rsidP="009322E7">
      <w:pPr>
        <w:pStyle w:val="paragraph"/>
        <w:ind w:firstLine="720"/>
        <w:jc w:val="both"/>
        <w:textAlignment w:val="baseline"/>
        <w:rPr>
          <w:rStyle w:val="normaltextrun"/>
          <w:rFonts w:asciiTheme="minorHAnsi" w:hAnsiTheme="minorHAnsi" w:cstheme="minorHAnsi"/>
        </w:rPr>
      </w:pPr>
      <w:r w:rsidRPr="009322E7">
        <w:rPr>
          <w:rStyle w:val="normaltextrun"/>
          <w:rFonts w:asciiTheme="minorHAnsi" w:hAnsiTheme="minorHAnsi" w:cstheme="minorHAnsi"/>
        </w:rPr>
        <w:t>At this stage, the disciple is learning to stand during battle; yoke up with other warriors; recognize the enemy and prepare for battle (1 Corinthians 15: 57-58)</w:t>
      </w:r>
      <w:r>
        <w:rPr>
          <w:rStyle w:val="normaltextrun"/>
          <w:rFonts w:asciiTheme="minorHAnsi" w:hAnsiTheme="minorHAnsi" w:cstheme="minorHAnsi"/>
        </w:rPr>
        <w:t>.</w:t>
      </w:r>
    </w:p>
    <w:p w14:paraId="72560AF2" w14:textId="77777777" w:rsidR="009322E7" w:rsidRPr="009322E7" w:rsidRDefault="009322E7" w:rsidP="009322E7">
      <w:pPr>
        <w:pStyle w:val="paragraph"/>
        <w:ind w:firstLine="720"/>
        <w:jc w:val="both"/>
        <w:textAlignment w:val="baseline"/>
        <w:rPr>
          <w:rStyle w:val="normaltextrun"/>
          <w:rFonts w:asciiTheme="minorHAnsi" w:hAnsiTheme="minorHAnsi" w:cstheme="minorHAnsi"/>
        </w:rPr>
      </w:pPr>
    </w:p>
    <w:p w14:paraId="69EEC85E" w14:textId="6677276F" w:rsidR="009322E7" w:rsidRPr="000C6D6E" w:rsidRDefault="009322E7" w:rsidP="009322E7">
      <w:pPr>
        <w:pStyle w:val="paragraph"/>
        <w:ind w:firstLine="720"/>
        <w:jc w:val="both"/>
        <w:textAlignment w:val="baseline"/>
        <w:rPr>
          <w:rFonts w:asciiTheme="minorHAnsi" w:hAnsiTheme="minorHAnsi" w:cstheme="minorHAnsi"/>
        </w:rPr>
      </w:pPr>
      <w:r w:rsidRPr="009322E7">
        <w:rPr>
          <w:rStyle w:val="normaltextrun"/>
          <w:rFonts w:asciiTheme="minorHAnsi" w:hAnsiTheme="minorHAnsi" w:cstheme="minorHAnsi"/>
        </w:rPr>
        <w:t>It is about this time. in the spiritual growth process, that we recognize that the child in the faith has moved out of what some might call the “honeymoon” period.  She has believed the message; she has received forgiveness through repentance and her burdens have been lifted.  She is a new person, with a new identity.  Behold: “</w:t>
      </w:r>
      <w:r w:rsidRPr="009322E7">
        <w:rPr>
          <w:rFonts w:asciiTheme="minorHAnsi" w:hAnsiTheme="minorHAnsi" w:cstheme="minorHAnsi"/>
        </w:rPr>
        <w:t xml:space="preserve">So then, if anyone is in </w:t>
      </w:r>
      <w:r w:rsidRPr="000C6D6E">
        <w:rPr>
          <w:rFonts w:asciiTheme="minorHAnsi" w:hAnsiTheme="minorHAnsi" w:cstheme="minorHAnsi"/>
        </w:rPr>
        <w:t xml:space="preserve">Christ, he is a </w:t>
      </w:r>
      <w:r w:rsidRPr="000C6D6E">
        <w:rPr>
          <w:rFonts w:asciiTheme="minorHAnsi" w:hAnsiTheme="minorHAnsi" w:cstheme="minorHAnsi"/>
          <w:bCs/>
        </w:rPr>
        <w:t>new</w:t>
      </w:r>
      <w:r w:rsidRPr="000C6D6E">
        <w:rPr>
          <w:rFonts w:asciiTheme="minorHAnsi" w:hAnsiTheme="minorHAnsi" w:cstheme="minorHAnsi"/>
        </w:rPr>
        <w:t xml:space="preserve"> </w:t>
      </w:r>
      <w:r w:rsidRPr="000C6D6E">
        <w:rPr>
          <w:rFonts w:asciiTheme="minorHAnsi" w:hAnsiTheme="minorHAnsi" w:cstheme="minorHAnsi"/>
          <w:bCs/>
        </w:rPr>
        <w:t>creation</w:t>
      </w:r>
      <w:r w:rsidRPr="000C6D6E">
        <w:rPr>
          <w:rFonts w:asciiTheme="minorHAnsi" w:hAnsiTheme="minorHAnsi" w:cstheme="minorHAnsi"/>
        </w:rPr>
        <w:t xml:space="preserve">; what is old has passed away—look, what is </w:t>
      </w:r>
      <w:r w:rsidRPr="000C6D6E">
        <w:rPr>
          <w:rFonts w:asciiTheme="minorHAnsi" w:hAnsiTheme="minorHAnsi" w:cstheme="minorHAnsi"/>
          <w:bCs/>
        </w:rPr>
        <w:t>new</w:t>
      </w:r>
      <w:r w:rsidRPr="000C6D6E">
        <w:rPr>
          <w:rFonts w:asciiTheme="minorHAnsi" w:hAnsiTheme="minorHAnsi" w:cstheme="minorHAnsi"/>
        </w:rPr>
        <w:t xml:space="preserve"> has come” (1 Corinthians 5:17).  (NET)</w:t>
      </w:r>
    </w:p>
    <w:p w14:paraId="0430A8E4" w14:textId="0C4BD755" w:rsidR="009322E7" w:rsidRPr="000C6D6E" w:rsidRDefault="009322E7" w:rsidP="009322E7">
      <w:pPr>
        <w:pStyle w:val="paragraph"/>
        <w:ind w:firstLine="720"/>
        <w:jc w:val="both"/>
        <w:textAlignment w:val="baseline"/>
        <w:rPr>
          <w:rFonts w:asciiTheme="minorHAnsi" w:hAnsiTheme="minorHAnsi" w:cstheme="minorHAnsi"/>
        </w:rPr>
      </w:pPr>
    </w:p>
    <w:p w14:paraId="0889B211" w14:textId="77777777" w:rsidR="009322E7" w:rsidRPr="000C6D6E" w:rsidRDefault="009322E7" w:rsidP="009322E7">
      <w:pPr>
        <w:pStyle w:val="paragraph"/>
        <w:ind w:firstLine="720"/>
        <w:jc w:val="both"/>
        <w:textAlignment w:val="baseline"/>
        <w:rPr>
          <w:rFonts w:asciiTheme="minorHAnsi" w:hAnsiTheme="minorHAnsi" w:cstheme="minorHAnsi"/>
        </w:rPr>
      </w:pPr>
    </w:p>
    <w:p w14:paraId="2F722E29" w14:textId="77777777" w:rsidR="00810E1C" w:rsidRDefault="009322E7" w:rsidP="00810E1C">
      <w:pPr>
        <w:pStyle w:val="paragraph"/>
        <w:spacing w:line="276" w:lineRule="auto"/>
        <w:ind w:firstLine="720"/>
        <w:jc w:val="both"/>
        <w:textAlignment w:val="baseline"/>
        <w:rPr>
          <w:rStyle w:val="normaltextrun"/>
          <w:rFonts w:asciiTheme="minorHAnsi" w:hAnsiTheme="minorHAnsi" w:cstheme="minorHAnsi"/>
        </w:rPr>
      </w:pPr>
      <w:r w:rsidRPr="009322E7">
        <w:rPr>
          <w:rStyle w:val="normaltextrun"/>
          <w:rFonts w:asciiTheme="minorHAnsi" w:hAnsiTheme="minorHAnsi" w:cstheme="minorHAnsi"/>
        </w:rPr>
        <w:t xml:space="preserve">To compare, once again, our spiritual growth to physical growth we have moved beyond the “carefree” childhood into the young adult stage.  Do you remember when your parents stopped doing for you and began to expect you to take on responsibilities in the daily life of the family.  I started that phase at around age ten.  (Which I believe and I think you will agree was a bit too early!)  At that point, my younger brother was three and he attended a day care during the school year.  I got home from school about 3:30, every afternoon and he was dropped off </w:t>
      </w:r>
      <w:r w:rsidRPr="009322E7">
        <w:rPr>
          <w:rStyle w:val="normaltextrun"/>
          <w:rFonts w:asciiTheme="minorHAnsi" w:hAnsiTheme="minorHAnsi" w:cstheme="minorHAnsi"/>
        </w:rPr>
        <w:lastRenderedPageBreak/>
        <w:t>about 5:00.  My parents usually arrived home between 5:30 and 6:00 and I was expected to keep an eye on my brother until they got home.  One afternoon, it became obvious to my parents that they had not fully trained me in the do’s and do nots of child care.  We were at play in the house and I locked my brother in the closet, with the plan to let him out right away.  At about that same time, a friend came to the door and wanted me to come outside.  Forgetting that he was in the closet, I went out.</w:t>
      </w:r>
    </w:p>
    <w:p w14:paraId="6FC07CCB" w14:textId="77777777" w:rsidR="00810E1C" w:rsidRDefault="00810E1C" w:rsidP="00810E1C">
      <w:pPr>
        <w:pStyle w:val="paragraph"/>
        <w:spacing w:line="276" w:lineRule="auto"/>
        <w:ind w:firstLine="720"/>
        <w:jc w:val="both"/>
        <w:textAlignment w:val="baseline"/>
        <w:rPr>
          <w:rStyle w:val="normaltextrun"/>
          <w:rFonts w:asciiTheme="minorHAnsi" w:hAnsiTheme="minorHAnsi" w:cstheme="minorHAnsi"/>
        </w:rPr>
      </w:pPr>
    </w:p>
    <w:p w14:paraId="2580E994" w14:textId="4FFE744D" w:rsidR="009322E7" w:rsidRPr="009322E7" w:rsidRDefault="009322E7" w:rsidP="00810E1C">
      <w:pPr>
        <w:pStyle w:val="paragraph"/>
        <w:spacing w:line="276" w:lineRule="auto"/>
        <w:ind w:firstLine="720"/>
        <w:jc w:val="both"/>
        <w:textAlignment w:val="baseline"/>
        <w:rPr>
          <w:rStyle w:val="normaltextrun"/>
          <w:rFonts w:asciiTheme="minorHAnsi" w:hAnsiTheme="minorHAnsi" w:cstheme="minorHAnsi"/>
        </w:rPr>
      </w:pPr>
      <w:r w:rsidRPr="009322E7">
        <w:rPr>
          <w:rStyle w:val="normaltextrun"/>
          <w:rFonts w:asciiTheme="minorHAnsi" w:hAnsiTheme="minorHAnsi" w:cstheme="minorHAnsi"/>
        </w:rPr>
        <w:t xml:space="preserve">  When my parents arrived home (about 30 minutes later) they soon realized that little Bobby was not with me.  Suddenly, to my horror, I remembered that he was still in the closet.  (Sad to say, he was afraid of the dark for quite some time after that and I was quickly educated on the rules of child care).  My point is this:  I was given to much responsibility and not enough training.  The same could be said for teacher and disciple. This part of our training will be devoted to the skills necessary for the young adult in the faith and how to tell if they are properly prepared for the new responsibility.</w:t>
      </w:r>
    </w:p>
    <w:p w14:paraId="5D8D9D78" w14:textId="77777777" w:rsidR="009322E7" w:rsidRDefault="009322E7" w:rsidP="009322E7">
      <w:pPr>
        <w:pStyle w:val="paragraph"/>
        <w:ind w:firstLine="720"/>
        <w:jc w:val="both"/>
        <w:textAlignment w:val="baseline"/>
        <w:rPr>
          <w:rStyle w:val="normaltextrun"/>
          <w:rFonts w:asciiTheme="minorHAnsi" w:hAnsiTheme="minorHAnsi" w:cstheme="minorHAnsi"/>
        </w:rPr>
      </w:pPr>
    </w:p>
    <w:p w14:paraId="4287932B"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6625B096"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EF44DC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0D58724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52412D7"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3F372D0"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4D884B96"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0C891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29925802"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6E471FB0" w14:textId="0B9D4928" w:rsidR="00E367FF" w:rsidRDefault="00E367FF" w:rsidP="00AD0ED1">
      <w:pPr>
        <w:pStyle w:val="paragraph"/>
        <w:ind w:firstLine="720"/>
        <w:jc w:val="both"/>
        <w:textAlignment w:val="baseline"/>
        <w:rPr>
          <w:rStyle w:val="normaltextrun"/>
          <w:rFonts w:asciiTheme="minorHAnsi" w:hAnsiTheme="minorHAnsi" w:cstheme="minorHAnsi"/>
        </w:rPr>
      </w:pPr>
    </w:p>
    <w:p w14:paraId="2C0C3F07" w14:textId="40BB5F26" w:rsidR="009322E7" w:rsidRDefault="009322E7" w:rsidP="00AD0ED1">
      <w:pPr>
        <w:pStyle w:val="paragraph"/>
        <w:ind w:firstLine="720"/>
        <w:jc w:val="both"/>
        <w:textAlignment w:val="baseline"/>
        <w:rPr>
          <w:rStyle w:val="normaltextrun"/>
          <w:rFonts w:asciiTheme="minorHAnsi" w:hAnsiTheme="minorHAnsi" w:cstheme="minorHAnsi"/>
        </w:rPr>
      </w:pPr>
    </w:p>
    <w:p w14:paraId="6F3E0C05" w14:textId="3DB5BB81" w:rsidR="009322E7" w:rsidRDefault="009322E7" w:rsidP="00AD0ED1">
      <w:pPr>
        <w:pStyle w:val="paragraph"/>
        <w:ind w:firstLine="720"/>
        <w:jc w:val="both"/>
        <w:textAlignment w:val="baseline"/>
        <w:rPr>
          <w:rStyle w:val="normaltextrun"/>
          <w:rFonts w:asciiTheme="minorHAnsi" w:hAnsiTheme="minorHAnsi" w:cstheme="minorHAnsi"/>
        </w:rPr>
      </w:pPr>
    </w:p>
    <w:p w14:paraId="7FE71049" w14:textId="2755115D" w:rsidR="009322E7" w:rsidRDefault="009322E7" w:rsidP="00AD0ED1">
      <w:pPr>
        <w:pStyle w:val="paragraph"/>
        <w:ind w:firstLine="720"/>
        <w:jc w:val="both"/>
        <w:textAlignment w:val="baseline"/>
        <w:rPr>
          <w:rStyle w:val="normaltextrun"/>
          <w:rFonts w:asciiTheme="minorHAnsi" w:hAnsiTheme="minorHAnsi" w:cstheme="minorHAnsi"/>
        </w:rPr>
      </w:pPr>
    </w:p>
    <w:p w14:paraId="0587F37B" w14:textId="4FC80044" w:rsidR="00810E1C" w:rsidRDefault="00810E1C" w:rsidP="00AD0ED1">
      <w:pPr>
        <w:pStyle w:val="paragraph"/>
        <w:ind w:firstLine="720"/>
        <w:jc w:val="both"/>
        <w:textAlignment w:val="baseline"/>
        <w:rPr>
          <w:rStyle w:val="normaltextrun"/>
          <w:rFonts w:asciiTheme="minorHAnsi" w:hAnsiTheme="minorHAnsi" w:cstheme="minorHAnsi"/>
        </w:rPr>
      </w:pPr>
    </w:p>
    <w:p w14:paraId="46BF0CF1" w14:textId="1D1B6EFA" w:rsidR="00810E1C" w:rsidRDefault="00810E1C" w:rsidP="00AD0ED1">
      <w:pPr>
        <w:pStyle w:val="paragraph"/>
        <w:ind w:firstLine="720"/>
        <w:jc w:val="both"/>
        <w:textAlignment w:val="baseline"/>
        <w:rPr>
          <w:rStyle w:val="normaltextrun"/>
          <w:rFonts w:asciiTheme="minorHAnsi" w:hAnsiTheme="minorHAnsi" w:cstheme="minorHAnsi"/>
        </w:rPr>
      </w:pPr>
    </w:p>
    <w:p w14:paraId="407D410A" w14:textId="13D86A3B" w:rsidR="00810E1C" w:rsidRDefault="00810E1C" w:rsidP="00AD0ED1">
      <w:pPr>
        <w:pStyle w:val="paragraph"/>
        <w:ind w:firstLine="720"/>
        <w:jc w:val="both"/>
        <w:textAlignment w:val="baseline"/>
        <w:rPr>
          <w:rStyle w:val="normaltextrun"/>
          <w:rFonts w:asciiTheme="minorHAnsi" w:hAnsiTheme="minorHAnsi" w:cstheme="minorHAnsi"/>
        </w:rPr>
      </w:pPr>
    </w:p>
    <w:p w14:paraId="7070281B" w14:textId="734D29B1" w:rsidR="00810E1C" w:rsidRDefault="00810E1C" w:rsidP="00AD0ED1">
      <w:pPr>
        <w:pStyle w:val="paragraph"/>
        <w:ind w:firstLine="720"/>
        <w:jc w:val="both"/>
        <w:textAlignment w:val="baseline"/>
        <w:rPr>
          <w:rStyle w:val="normaltextrun"/>
          <w:rFonts w:asciiTheme="minorHAnsi" w:hAnsiTheme="minorHAnsi" w:cstheme="minorHAnsi"/>
        </w:rPr>
      </w:pPr>
    </w:p>
    <w:p w14:paraId="7245588B" w14:textId="77777777" w:rsidR="00810E1C" w:rsidRDefault="00810E1C" w:rsidP="00AD0ED1">
      <w:pPr>
        <w:pStyle w:val="paragraph"/>
        <w:ind w:firstLine="720"/>
        <w:jc w:val="both"/>
        <w:textAlignment w:val="baseline"/>
        <w:rPr>
          <w:rStyle w:val="normaltextrun"/>
          <w:rFonts w:asciiTheme="minorHAnsi" w:hAnsiTheme="minorHAnsi" w:cstheme="minorHAnsi"/>
        </w:rPr>
      </w:pPr>
    </w:p>
    <w:p w14:paraId="4DA6D0B6" w14:textId="77777777" w:rsidR="009322E7" w:rsidRDefault="009322E7" w:rsidP="00AD0ED1">
      <w:pPr>
        <w:pStyle w:val="paragraph"/>
        <w:ind w:firstLine="720"/>
        <w:jc w:val="both"/>
        <w:textAlignment w:val="baseline"/>
        <w:rPr>
          <w:rStyle w:val="normaltextrun"/>
          <w:rFonts w:asciiTheme="minorHAnsi" w:hAnsiTheme="minorHAnsi" w:cstheme="minorHAnsi"/>
        </w:rPr>
      </w:pPr>
    </w:p>
    <w:p w14:paraId="39979B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8450A5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7C3C0A6B" w14:textId="77777777" w:rsidR="002E4EA4" w:rsidRDefault="002E4EA4" w:rsidP="002E4EA4">
      <w:pPr>
        <w:jc w:val="center"/>
        <w:rPr>
          <w:rFonts w:ascii="Edwardian Script ITC" w:hAnsi="Edwardian Script ITC"/>
          <w:b/>
          <w:bCs/>
          <w:sz w:val="72"/>
          <w:szCs w:val="72"/>
        </w:rPr>
      </w:pPr>
      <w:r>
        <w:rPr>
          <w:rFonts w:ascii="Edwardian Script ITC" w:hAnsi="Edwardian Script ITC"/>
          <w:b/>
          <w:bCs/>
          <w:sz w:val="72"/>
          <w:szCs w:val="72"/>
        </w:rPr>
        <w:t>God’s Workmanship</w:t>
      </w:r>
    </w:p>
    <w:p w14:paraId="26689918" w14:textId="77777777" w:rsidR="002E4EA4" w:rsidRDefault="002E4EA4" w:rsidP="002E4EA4">
      <w:pPr>
        <w:jc w:val="center"/>
        <w:rPr>
          <w:b/>
          <w:sz w:val="28"/>
          <w:szCs w:val="28"/>
        </w:rPr>
      </w:pPr>
      <w:r>
        <w:rPr>
          <w:b/>
          <w:bCs/>
          <w:sz w:val="28"/>
          <w:szCs w:val="28"/>
        </w:rPr>
        <w:t>Key Passage</w:t>
      </w:r>
    </w:p>
    <w:p w14:paraId="15C5E8B1" w14:textId="77777777" w:rsidR="002E4EA4" w:rsidRDefault="002E4EA4" w:rsidP="002E4EA4">
      <w:pPr>
        <w:spacing w:after="0"/>
        <w:jc w:val="center"/>
        <w:rPr>
          <w:b/>
          <w:bCs/>
          <w:iCs/>
          <w:sz w:val="24"/>
          <w:szCs w:val="24"/>
        </w:rPr>
      </w:pPr>
      <w:r>
        <w:rPr>
          <w:b/>
          <w:bCs/>
          <w:iCs/>
          <w:sz w:val="24"/>
          <w:szCs w:val="24"/>
        </w:rPr>
        <w:lastRenderedPageBreak/>
        <w:t>Ephesians 2:10b (NET)</w:t>
      </w:r>
    </w:p>
    <w:p w14:paraId="647C7FE7" w14:textId="77777777" w:rsidR="002E4EA4" w:rsidRDefault="002E4EA4" w:rsidP="002E4EA4">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we 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his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workmanship</w:t>
      </w:r>
      <w:r w:rsidRPr="00027921">
        <w:rPr>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having been created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Christ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Jesus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works that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prepared beforehand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so</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we may do</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them</w:t>
      </w:r>
      <w:r w:rsidRPr="00027921">
        <w:rPr>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vertAlign w:val="superscript"/>
        </w:rPr>
        <w:t> </w:t>
      </w:r>
    </w:p>
    <w:p w14:paraId="1743A433" w14:textId="77777777" w:rsidR="002E4EA4" w:rsidRPr="00027921" w:rsidRDefault="002E4EA4" w:rsidP="002E4EA4">
      <w:pPr>
        <w:spacing w:after="0"/>
        <w:jc w:val="center"/>
        <w:rPr>
          <w:rFonts w:asciiTheme="minorHAnsi" w:hAnsiTheme="minorHAnsi" w:cstheme="minorHAnsi"/>
          <w:b/>
          <w:i/>
          <w:sz w:val="24"/>
          <w:szCs w:val="24"/>
        </w:rPr>
      </w:pPr>
    </w:p>
    <w:p w14:paraId="18FF05DB" w14:textId="77777777" w:rsidR="002E4EA4" w:rsidRDefault="002E4EA4" w:rsidP="002E4EA4">
      <w:pPr>
        <w:pStyle w:val="ListParagraph"/>
        <w:ind w:left="0"/>
        <w:jc w:val="center"/>
        <w:rPr>
          <w:b/>
          <w:bCs/>
          <w:sz w:val="28"/>
          <w:szCs w:val="28"/>
        </w:rPr>
      </w:pPr>
      <w:r>
        <w:rPr>
          <w:b/>
          <w:bCs/>
          <w:sz w:val="28"/>
          <w:szCs w:val="28"/>
        </w:rPr>
        <w:t>Introduction</w:t>
      </w:r>
    </w:p>
    <w:p w14:paraId="0A90676C" w14:textId="77777777" w:rsidR="002E4EA4" w:rsidRDefault="002E4EA4" w:rsidP="002E4EA4">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In 1647 a group of English and Scottish theologians and laymen gathered for the purpose of finding a unified doctrinal statement of faith. They wrote what is known as the Westminster Shorter Catechism. It begins with this question, “What is the chief end of man?” Here is the answer: Man’s chief end is to glorify God and enjoy Him forever. Pastor John Piper, takes it a step further. He said, “The chief end of man is to glorify God </w:t>
      </w:r>
      <w:r>
        <w:rPr>
          <w:rFonts w:asciiTheme="minorHAnsi" w:eastAsia="Times New Roman" w:hAnsiTheme="minorHAnsi"/>
          <w:i/>
          <w:sz w:val="24"/>
          <w:szCs w:val="24"/>
        </w:rPr>
        <w:t xml:space="preserve">by </w:t>
      </w:r>
      <w:r>
        <w:rPr>
          <w:rFonts w:asciiTheme="minorHAnsi" w:eastAsia="Times New Roman" w:hAnsiTheme="minorHAnsi"/>
          <w:sz w:val="24"/>
          <w:szCs w:val="24"/>
        </w:rPr>
        <w:t>enjoying Him forever.” And he also said, “God is most glorified in us when we are most satisfied in Him.”</w:t>
      </w:r>
    </w:p>
    <w:p w14:paraId="60DC4AF0" w14:textId="77777777" w:rsidR="002E4EA4" w:rsidRDefault="002E4EA4" w:rsidP="002E4EA4">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 I suppose that many people, regrettably, will live their entire lives without ever knowing the reason for their existence or their purpose in this world. Without Christ, they never will. But, even if you are a child of God, you may grapple with the question of why you were created. What does it really mean to glorify God and enjoy Him in the here and now? Well, not to spoil this for you, but when you discover the “good work” that God has planned for you, it will satisfy your soul as nothing else can, and as you accomplish this work, it will reflect the One who is doing the work in you. That will bring glory to God. Aren’t you curious to find out what your “good work” is? In this lesson, we will attempt to find the keys that will unlock this mystery and answer these age-old questions. </w:t>
      </w:r>
    </w:p>
    <w:p w14:paraId="7E33B592" w14:textId="77777777" w:rsidR="002E4EA4" w:rsidRDefault="002E4EA4" w:rsidP="002E4EA4">
      <w:pPr>
        <w:spacing w:after="0"/>
        <w:jc w:val="center"/>
        <w:rPr>
          <w:rFonts w:asciiTheme="minorHAnsi" w:eastAsia="Times New Roman" w:hAnsiTheme="minorHAnsi"/>
          <w:b/>
          <w:sz w:val="24"/>
          <w:szCs w:val="24"/>
        </w:rPr>
      </w:pPr>
      <w:r>
        <w:rPr>
          <w:rFonts w:asciiTheme="minorHAnsi" w:eastAsia="Times New Roman" w:hAnsiTheme="minorHAnsi"/>
          <w:b/>
          <w:sz w:val="24"/>
          <w:szCs w:val="24"/>
        </w:rPr>
        <w:t>Matthew 5:13-16 (NET)</w:t>
      </w:r>
    </w:p>
    <w:p w14:paraId="20C9A0D2"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r w:rsidRPr="00027921">
        <w:rPr>
          <w:rStyle w:val="netverse"/>
          <w:rFonts w:asciiTheme="minorHAnsi" w:hAnsiTheme="minorHAnsi" w:cstheme="minorHAnsi"/>
          <w:b/>
          <w:i/>
          <w:color w:val="000000"/>
          <w:sz w:val="24"/>
          <w:szCs w:val="24"/>
          <w:shd w:val="clear" w:color="auto" w:fill="FFFFFF"/>
        </w:rPr>
        <w:t>“</w:t>
      </w:r>
      <w:r w:rsidRPr="00027921">
        <w:rPr>
          <w:rStyle w:val="s"/>
          <w:rFonts w:asciiTheme="minorHAnsi" w:hAnsiTheme="minorHAnsi" w:cstheme="minorHAnsi"/>
          <w:b/>
          <w:i/>
          <w:color w:val="000000"/>
          <w:sz w:val="24"/>
          <w:szCs w:val="24"/>
          <w:shd w:val="clear" w:color="auto" w:fill="FFFFFF"/>
        </w:rPr>
        <w:t>You</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salt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of the earth</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if</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salt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loses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its flavor</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how can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 be made salty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again? It is no longer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for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anything except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be thrown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 trampled 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people</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You</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are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of the world</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city</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located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hill</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cannot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be hidden</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People</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do not</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lamp</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put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under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basket</w:t>
      </w:r>
      <w:r w:rsidRPr="00027921">
        <w:rPr>
          <w:rStyle w:val="apple-converted-space"/>
          <w:rFonts w:asciiTheme="minorHAnsi" w:hAnsiTheme="minorHAnsi" w:cstheme="minorHAnsi"/>
          <w:b/>
          <w:i/>
          <w:color w:val="000000"/>
          <w:sz w:val="24"/>
          <w:szCs w:val="24"/>
          <w:shd w:val="clear" w:color="auto" w:fill="FFFFFF"/>
          <w:vertAlign w:val="superscript"/>
        </w:rPr>
        <w:t> </w:t>
      </w:r>
      <w:r w:rsidRPr="00027921">
        <w:rPr>
          <w:rStyle w:val="s"/>
          <w:rFonts w:asciiTheme="minorHAnsi" w:hAnsiTheme="minorHAnsi" w:cstheme="minorHAnsi"/>
          <w:b/>
          <w:i/>
          <w:color w:val="000000"/>
          <w:sz w:val="24"/>
          <w:szCs w:val="24"/>
          <w:shd w:val="clear" w:color="auto" w:fill="FFFFFF"/>
        </w:rPr>
        <w:t>but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on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 lampstand</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it gives 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all</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 house</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 the same way</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let your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light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shine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before</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people</w:t>
      </w:r>
      <w:r w:rsidRPr="00027921">
        <w:rPr>
          <w:rStyle w:val="netverse"/>
          <w:rFonts w:asciiTheme="minorHAnsi" w:hAnsiTheme="minorHAnsi" w:cstheme="minorHAnsi"/>
          <w:b/>
          <w:i/>
          <w:color w:val="000000"/>
          <w:sz w:val="24"/>
          <w:szCs w:val="24"/>
          <w:shd w:val="clear" w:color="auto" w:fill="FFFFFF"/>
        </w:rPr>
        <w: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so that</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they can see</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your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good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deeds</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and</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give honor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to your</w:t>
      </w:r>
      <w:r>
        <w:rPr>
          <w:rStyle w:val="s"/>
          <w:rFonts w:asciiTheme="minorHAnsi" w:hAnsiTheme="minorHAnsi" w:cstheme="minorHAnsi"/>
          <w:b/>
          <w:i/>
          <w:color w:val="000000"/>
          <w:sz w:val="24"/>
          <w:szCs w:val="24"/>
          <w:shd w:val="clear" w:color="auto" w:fill="FFFFFF"/>
        </w:rPr>
        <w:t xml:space="preserve"> </w:t>
      </w:r>
      <w:r w:rsidRPr="00027921">
        <w:rPr>
          <w:rStyle w:val="s"/>
          <w:rFonts w:asciiTheme="minorHAnsi" w:hAnsiTheme="minorHAnsi" w:cstheme="minorHAnsi"/>
          <w:b/>
          <w:i/>
          <w:color w:val="000000"/>
          <w:sz w:val="24"/>
          <w:szCs w:val="24"/>
          <w:shd w:val="clear" w:color="auto" w:fill="FFFFFF"/>
        </w:rPr>
        <w:t>Father</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in</w:t>
      </w:r>
      <w:r w:rsidRPr="00027921">
        <w:rPr>
          <w:rStyle w:val="apple-converted-space"/>
          <w:rFonts w:asciiTheme="minorHAnsi" w:hAnsiTheme="minorHAnsi" w:cstheme="minorHAnsi"/>
          <w:b/>
          <w:i/>
          <w:color w:val="000000"/>
          <w:sz w:val="24"/>
          <w:szCs w:val="24"/>
          <w:shd w:val="clear" w:color="auto" w:fill="FFFFFF"/>
        </w:rPr>
        <w:t> </w:t>
      </w:r>
      <w:r w:rsidRPr="00027921">
        <w:rPr>
          <w:rStyle w:val="s"/>
          <w:rFonts w:asciiTheme="minorHAnsi" w:hAnsiTheme="minorHAnsi" w:cstheme="minorHAnsi"/>
          <w:b/>
          <w:i/>
          <w:color w:val="000000"/>
          <w:sz w:val="24"/>
          <w:szCs w:val="24"/>
          <w:shd w:val="clear" w:color="auto" w:fill="FFFFFF"/>
        </w:rPr>
        <w:t>heaven</w:t>
      </w:r>
      <w:r w:rsidRPr="00027921">
        <w:rPr>
          <w:rStyle w:val="netverse"/>
          <w:rFonts w:asciiTheme="minorHAnsi" w:hAnsiTheme="minorHAnsi" w:cstheme="minorHAnsi"/>
          <w:b/>
          <w:i/>
          <w:color w:val="000000"/>
          <w:sz w:val="24"/>
          <w:szCs w:val="24"/>
          <w:shd w:val="clear" w:color="auto" w:fill="FFFFFF"/>
        </w:rPr>
        <w:t>.</w:t>
      </w:r>
    </w:p>
    <w:p w14:paraId="722B58A6"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3F4D9A3"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634DE31B" w14:textId="77777777" w:rsidR="002E4EA4" w:rsidRPr="00027921" w:rsidRDefault="002E4EA4" w:rsidP="002E4EA4">
      <w:pPr>
        <w:spacing w:after="0"/>
        <w:jc w:val="center"/>
        <w:rPr>
          <w:rFonts w:asciiTheme="minorHAnsi" w:eastAsia="Times New Roman" w:hAnsiTheme="minorHAnsi" w:cstheme="minorHAnsi"/>
          <w:b/>
          <w:i/>
          <w:sz w:val="24"/>
          <w:szCs w:val="24"/>
        </w:rPr>
      </w:pPr>
    </w:p>
    <w:p w14:paraId="3E0E790C" w14:textId="77777777" w:rsidR="002E4EA4" w:rsidRDefault="002E4EA4" w:rsidP="002E4EA4">
      <w:pPr>
        <w:spacing w:before="100" w:beforeAutospacing="1" w:after="100" w:afterAutospacing="1" w:line="240" w:lineRule="auto"/>
        <w:jc w:val="center"/>
        <w:rPr>
          <w:rFonts w:eastAsia="Times New Roman" w:cs="Calibri"/>
          <w:sz w:val="28"/>
          <w:szCs w:val="28"/>
        </w:rPr>
      </w:pPr>
      <w:r>
        <w:rPr>
          <w:rFonts w:asciiTheme="minorHAnsi" w:eastAsia="Times New Roman" w:hAnsiTheme="minorHAnsi" w:cs="Calibri"/>
          <w:b/>
          <w:sz w:val="28"/>
          <w:szCs w:val="28"/>
        </w:rPr>
        <w:t>God’s Poem</w:t>
      </w:r>
    </w:p>
    <w:p w14:paraId="4C468CF6" w14:textId="77777777" w:rsidR="002E4EA4" w:rsidRDefault="002E4EA4" w:rsidP="002E4EA4">
      <w:pPr>
        <w:ind w:firstLine="720"/>
        <w:jc w:val="both"/>
        <w:rPr>
          <w:rFonts w:asciiTheme="minorHAnsi" w:eastAsia="Times New Roman" w:hAnsiTheme="minorHAnsi"/>
          <w:sz w:val="24"/>
          <w:szCs w:val="24"/>
        </w:rPr>
      </w:pPr>
      <w:r>
        <w:rPr>
          <w:rFonts w:asciiTheme="minorHAnsi" w:eastAsia="Times New Roman" w:hAnsiTheme="minorHAnsi"/>
          <w:sz w:val="24"/>
          <w:szCs w:val="24"/>
        </w:rPr>
        <w:t xml:space="preserve">Every time I uncover a new truth in the Word of God, I want to look at it from every single angle. And so, the theme of this lesson will be work - the work of God the Father - the work assigned to God the Son and lastly, the good work God has planned for each of us. Before we talk </w:t>
      </w:r>
      <w:r>
        <w:rPr>
          <w:rFonts w:asciiTheme="minorHAnsi" w:eastAsia="Times New Roman" w:hAnsiTheme="minorHAnsi"/>
          <w:sz w:val="24"/>
          <w:szCs w:val="24"/>
        </w:rPr>
        <w:lastRenderedPageBreak/>
        <w:t xml:space="preserve">about work, though, I want to talk about rest and relaxation (Exodus 34:21). While my family was on vacation at the beach a few years ago, some of us stayed up most the night to watch a rare meteor shower. As the heavens declared the glory of the Lord, we applauded at every streak of light that flashed across the sky. It was spectacular! My son Ethan, an artist like his daddy, said, “Every artist puts a piece of himself into his work.” And what an incredible artist is the Lord and maker of the heavens and the earth! The song that seemed most fitting for the moment was the Swedish hymn, </w:t>
      </w:r>
      <w:r>
        <w:rPr>
          <w:rFonts w:asciiTheme="minorHAnsi" w:eastAsia="Times New Roman" w:hAnsiTheme="minorHAnsi"/>
          <w:sz w:val="24"/>
          <w:szCs w:val="24"/>
          <w:u w:val="single"/>
        </w:rPr>
        <w:t>How Great Thou Art</w:t>
      </w:r>
      <w:r>
        <w:rPr>
          <w:rFonts w:asciiTheme="minorHAnsi" w:eastAsia="Times New Roman" w:hAnsiTheme="minorHAnsi"/>
          <w:sz w:val="24"/>
          <w:szCs w:val="24"/>
        </w:rPr>
        <w:t xml:space="preserve">. It was written from a poem by Reverend Carl Gustav Boberg in 1885. </w:t>
      </w:r>
    </w:p>
    <w:p w14:paraId="499A9DC5" w14:textId="77777777" w:rsidR="002E4EA4" w:rsidRDefault="002E4EA4" w:rsidP="002E4EA4">
      <w:pPr>
        <w:spacing w:after="0"/>
        <w:jc w:val="center"/>
        <w:rPr>
          <w:rFonts w:asciiTheme="minorHAnsi" w:eastAsia="Times New Roman" w:hAnsiTheme="minorHAnsi" w:cs="Calibri"/>
          <w:b/>
          <w:sz w:val="24"/>
          <w:szCs w:val="24"/>
        </w:rPr>
      </w:pPr>
      <w:r>
        <w:rPr>
          <w:rFonts w:asciiTheme="minorHAnsi" w:eastAsia="Times New Roman" w:hAnsiTheme="minorHAnsi" w:cs="Calibri"/>
          <w:b/>
          <w:sz w:val="24"/>
          <w:szCs w:val="24"/>
        </w:rPr>
        <w:t>Psalm 19:1-5 (NET)</w:t>
      </w:r>
    </w:p>
    <w:p w14:paraId="4BA377B1" w14:textId="77777777" w:rsidR="002E4EA4" w:rsidRPr="00071D6F" w:rsidRDefault="002E4EA4" w:rsidP="002E4EA4">
      <w:pPr>
        <w:pStyle w:val="psasuper"/>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For the music director</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 psalm</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of David</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The heavens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declare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glory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of God</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the sky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displays his handiwork</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Day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after day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it speaks out</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night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after night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it reveals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his greatness</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There is no</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actual speech</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or word</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nor is its</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voice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literally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heard</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Yet its voice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echoes</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throughout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earth</w:t>
      </w:r>
      <w:r w:rsidRPr="00071D6F">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its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words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carry</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to the distant horizon</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netvers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In the sky</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he has pitched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 tent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for the sun</w:t>
      </w:r>
      <w:r w:rsidRPr="00071D6F">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Like a bridegroom</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it emerges</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from its chamber</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like a strong man it enjoys</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running</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its course</w:t>
      </w:r>
      <w:r w:rsidRPr="00071D6F">
        <w:rPr>
          <w:rStyle w:val="netverse"/>
          <w:rFonts w:asciiTheme="minorHAnsi" w:eastAsiaTheme="majorEastAsia" w:hAnsiTheme="minorHAnsi" w:cstheme="minorHAnsi"/>
          <w:b/>
          <w:i/>
          <w:color w:val="000000"/>
        </w:rPr>
        <w:t>.</w:t>
      </w:r>
    </w:p>
    <w:p w14:paraId="59339512" w14:textId="77777777" w:rsidR="002E4EA4" w:rsidRPr="00071D6F" w:rsidRDefault="002E4EA4" w:rsidP="002E4EA4">
      <w:pPr>
        <w:spacing w:after="0"/>
        <w:jc w:val="center"/>
        <w:rPr>
          <w:rFonts w:asciiTheme="minorHAnsi" w:eastAsia="Times New Roman" w:hAnsiTheme="minorHAnsi" w:cstheme="minorHAnsi"/>
          <w:b/>
          <w:i/>
          <w:sz w:val="24"/>
          <w:szCs w:val="24"/>
        </w:rPr>
      </w:pPr>
    </w:p>
    <w:p w14:paraId="2AEAB03A" w14:textId="77777777" w:rsidR="002E4EA4" w:rsidRPr="004B2798" w:rsidRDefault="002E4EA4" w:rsidP="002E4EA4">
      <w:pPr>
        <w:pStyle w:val="ListParagraph"/>
        <w:numPr>
          <w:ilvl w:val="0"/>
          <w:numId w:val="75"/>
        </w:numPr>
        <w:rPr>
          <w:rFonts w:asciiTheme="minorHAnsi" w:eastAsia="Times New Roman" w:hAnsiTheme="minorHAnsi"/>
          <w:sz w:val="24"/>
          <w:szCs w:val="24"/>
        </w:rPr>
      </w:pPr>
      <w:r>
        <w:rPr>
          <w:rFonts w:asciiTheme="minorHAnsi" w:eastAsia="Times New Roman" w:hAnsiTheme="minorHAnsi"/>
          <w:sz w:val="24"/>
          <w:szCs w:val="24"/>
        </w:rPr>
        <w:t xml:space="preserve">Read </w:t>
      </w:r>
      <w:r w:rsidRPr="004B2798">
        <w:rPr>
          <w:rFonts w:asciiTheme="minorHAnsi" w:eastAsia="Times New Roman" w:hAnsiTheme="minorHAnsi"/>
          <w:sz w:val="24"/>
          <w:szCs w:val="24"/>
        </w:rPr>
        <w:t>Deuteronomy 32:4</w:t>
      </w:r>
      <w:r>
        <w:rPr>
          <w:rFonts w:asciiTheme="minorHAnsi" w:eastAsia="Times New Roman" w:hAnsiTheme="minorHAnsi"/>
          <w:sz w:val="24"/>
          <w:szCs w:val="24"/>
        </w:rPr>
        <w:t xml:space="preserve"> and </w:t>
      </w:r>
      <w:r w:rsidRPr="004B2798">
        <w:rPr>
          <w:rFonts w:asciiTheme="minorHAnsi" w:eastAsia="Times New Roman" w:hAnsiTheme="minorHAnsi"/>
          <w:sz w:val="24"/>
          <w:szCs w:val="24"/>
        </w:rPr>
        <w:t>Colossians 1:15-20</w:t>
      </w:r>
      <w:r>
        <w:rPr>
          <w:rFonts w:asciiTheme="minorHAnsi" w:eastAsia="Times New Roman" w:hAnsiTheme="minorHAnsi"/>
          <w:sz w:val="24"/>
          <w:szCs w:val="24"/>
        </w:rPr>
        <w:t>. Then, make a detailed list describing the Work of Christ Jesus at creation. _________________________________________________________________________________________________________________________________________________________________________________________________________</w:t>
      </w:r>
    </w:p>
    <w:p w14:paraId="08776F00" w14:textId="77777777" w:rsidR="002E4EA4" w:rsidRDefault="002E4EA4" w:rsidP="002E4EA4">
      <w:pPr>
        <w:ind w:firstLine="720"/>
        <w:jc w:val="both"/>
        <w:rPr>
          <w:sz w:val="24"/>
          <w:szCs w:val="24"/>
        </w:rPr>
      </w:pPr>
      <w:r>
        <w:rPr>
          <w:rFonts w:asciiTheme="minorHAnsi" w:eastAsia="Times New Roman" w:hAnsiTheme="minorHAnsi"/>
          <w:sz w:val="24"/>
          <w:szCs w:val="24"/>
        </w:rPr>
        <w:t>When you read the Psalms of David,</w:t>
      </w:r>
      <w:r>
        <w:rPr>
          <w:sz w:val="24"/>
          <w:szCs w:val="24"/>
        </w:rPr>
        <w:t xml:space="preserve"> you can almost envision him as a young shepherd boy sleeping under the stars at night. Being awestruck with wonder at the handiwork of God, David could not help but worship His creator. </w:t>
      </w:r>
    </w:p>
    <w:p w14:paraId="68EA02E1" w14:textId="77777777" w:rsidR="002E4EA4" w:rsidRDefault="002E4EA4" w:rsidP="002E4EA4">
      <w:pPr>
        <w:spacing w:before="100" w:beforeAutospacing="1" w:after="0" w:line="240" w:lineRule="auto"/>
        <w:jc w:val="center"/>
        <w:rPr>
          <w:rFonts w:asciiTheme="minorHAnsi" w:eastAsia="Times New Roman" w:hAnsiTheme="minorHAnsi" w:cs="Calibri"/>
          <w:b/>
          <w:sz w:val="24"/>
          <w:szCs w:val="24"/>
        </w:rPr>
      </w:pPr>
      <w:r>
        <w:rPr>
          <w:rFonts w:asciiTheme="minorHAnsi" w:eastAsia="Times New Roman" w:hAnsiTheme="minorHAnsi" w:cs="Calibri"/>
          <w:b/>
          <w:sz w:val="24"/>
          <w:szCs w:val="24"/>
        </w:rPr>
        <w:t>Psalm 8:1-9 (NET)</w:t>
      </w:r>
    </w:p>
    <w:p w14:paraId="747D4E32" w14:textId="77777777" w:rsidR="002E4EA4" w:rsidRPr="00071D6F" w:rsidRDefault="002E4EA4" w:rsidP="002E4EA4">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O</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Lord,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our Lord</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how</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magnificent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is your reputation</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throughout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earth!</w:t>
      </w:r>
    </w:p>
    <w:p w14:paraId="2BA35F28" w14:textId="77777777" w:rsidR="00810E1C" w:rsidRDefault="002E4EA4" w:rsidP="002E4EA4">
      <w:pPr>
        <w:pStyle w:val="poetry"/>
        <w:shd w:val="clear" w:color="auto" w:fill="FFFFFF"/>
        <w:spacing w:before="0" w:beforeAutospacing="0" w:after="0" w:afterAutospacing="0"/>
        <w:ind w:left="240"/>
        <w:jc w:val="center"/>
        <w:rPr>
          <w:rStyle w:val="s"/>
          <w:rFonts w:asciiTheme="minorHAnsi" w:eastAsiaTheme="majorEastAsia" w:hAnsiTheme="minorHAnsi" w:cstheme="minorHAnsi"/>
          <w:b/>
          <w:i/>
          <w:color w:val="000000"/>
        </w:rPr>
      </w:pPr>
      <w:r w:rsidRPr="00071D6F">
        <w:rPr>
          <w:rStyle w:val="s"/>
          <w:rFonts w:asciiTheme="minorHAnsi" w:eastAsiaTheme="majorEastAsia" w:hAnsiTheme="minorHAnsi" w:cstheme="minorHAnsi"/>
          <w:b/>
          <w:i/>
          <w:color w:val="000000"/>
        </w:rPr>
        <w:t>You</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reveal your majesty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in the heavens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above! From the mouths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of children</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and nursing</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babies</w:t>
      </w:r>
      <w:r>
        <w:rPr>
          <w:rStyle w:val="s"/>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you have ordained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praise on account of your</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adversaries</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so that you might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put an end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to the vindictive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enemy</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When</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 look</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up at the heavens</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which your fingers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made</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and see the moon</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and the stars</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which</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you set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in place</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Of what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importance is the human</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race,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that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you should notice</w:t>
      </w:r>
      <w:r w:rsidRPr="00071D6F">
        <w:rPr>
          <w:rStyle w:val="apple-converted-space"/>
          <w:rFonts w:asciiTheme="minorHAnsi" w:eastAsiaTheme="majorEastAsia" w:hAnsiTheme="minorHAnsi" w:cstheme="minorHAnsi"/>
          <w:b/>
          <w:i/>
          <w:color w:val="000000"/>
          <w:vertAlign w:val="superscript"/>
        </w:rPr>
        <w:t> </w:t>
      </w:r>
      <w:hyperlink r:id="rId83" w:history="1"/>
      <w:r w:rsidRPr="00071D6F">
        <w:rPr>
          <w:rStyle w:val="netvers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them? Of what importance is mankind</w:t>
      </w:r>
      <w:r w:rsidRPr="00071D6F">
        <w:rPr>
          <w:rStyle w:val="netverse"/>
          <w:rFonts w:asciiTheme="minorHAnsi" w:eastAsiaTheme="majorEastAsia" w:hAnsiTheme="minorHAnsi" w:cstheme="minorHAnsi"/>
          <w:b/>
          <w:i/>
          <w:color w:val="000000"/>
        </w:rPr>
        <w:t>,</w:t>
      </w:r>
      <w:r w:rsidRPr="00071D6F">
        <w:rPr>
          <w:rStyle w:val="netvers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that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you should pay attention</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to them</w:t>
      </w:r>
      <w:r w:rsidRPr="00071D6F">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and make them a little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less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than the heavenly</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beings?</w:t>
      </w:r>
    </w:p>
    <w:p w14:paraId="062DD9EA" w14:textId="78A6A20A" w:rsidR="002E4EA4" w:rsidRPr="00071D6F" w:rsidRDefault="002E4EA4" w:rsidP="002E4EA4">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 xml:space="preserve"> You grant mankind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honor</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and majesty</w:t>
      </w:r>
      <w:r w:rsidRPr="00071D6F">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you appoint them to rule</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over your</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creation</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you have placed</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everything</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under</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their</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authority</w:t>
      </w:r>
      <w:r w:rsidRPr="00071D6F">
        <w:rPr>
          <w:rStyle w:val="netverse"/>
          <w:rFonts w:asciiTheme="minorHAnsi" w:eastAsiaTheme="majorEastAsia" w:hAnsiTheme="minorHAnsi" w:cstheme="minorHAnsi"/>
          <w:b/>
          <w:i/>
          <w:color w:val="000000"/>
        </w:rPr>
        <w:t>,</w:t>
      </w:r>
    </w:p>
    <w:p w14:paraId="280DA254" w14:textId="77777777" w:rsidR="002E4EA4" w:rsidRPr="00071D6F" w:rsidRDefault="002E4EA4" w:rsidP="002E4EA4">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071D6F">
        <w:rPr>
          <w:rStyle w:val="s"/>
          <w:rFonts w:asciiTheme="minorHAnsi" w:eastAsiaTheme="majorEastAsia" w:hAnsiTheme="minorHAnsi" w:cstheme="minorHAnsi"/>
          <w:b/>
          <w:i/>
          <w:color w:val="000000"/>
        </w:rPr>
        <w:t>including all</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sheep</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and cattle</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as well</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as the wild</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animals</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the birds</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in the sky</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fish</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in the sea and everything that moves through</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currents</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of the seas</w:t>
      </w:r>
      <w:r w:rsidRPr="00071D6F">
        <w:rPr>
          <w:rStyle w:val="netverse"/>
          <w:rFonts w:asciiTheme="minorHAnsi" w:eastAsiaTheme="majorEastAsia" w:hAnsiTheme="minorHAnsi" w:cstheme="minorHAnsi"/>
          <w:b/>
          <w:i/>
          <w:color w:val="000000"/>
        </w:rPr>
        <w:t xml:space="preserve">. </w:t>
      </w:r>
      <w:r w:rsidRPr="00071D6F">
        <w:rPr>
          <w:rStyle w:val="s"/>
          <w:rFonts w:asciiTheme="minorHAnsi" w:eastAsiaTheme="majorEastAsia" w:hAnsiTheme="minorHAnsi" w:cstheme="minorHAnsi"/>
          <w:b/>
          <w:i/>
          <w:color w:val="000000"/>
        </w:rPr>
        <w:t>O</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Lord, our Lord</w:t>
      </w:r>
      <w:r w:rsidRPr="00071D6F">
        <w:rPr>
          <w:rStyle w:val="netverse"/>
          <w:rFonts w:asciiTheme="minorHAnsi" w:eastAsiaTheme="majorEastAsia" w:hAnsiTheme="minorHAnsi" w:cstheme="minorHAnsi"/>
          <w:b/>
          <w:i/>
          <w:color w:val="000000"/>
        </w:rPr>
        <w:t>,</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how</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magnificent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is your reputation</w:t>
      </w:r>
      <w:r w:rsidRPr="00071D6F">
        <w:rPr>
          <w:rStyle w:val="apple-converted-space"/>
          <w:rFonts w:asciiTheme="minorHAnsi" w:eastAsiaTheme="majorEastAsia" w:hAnsiTheme="minorHAnsi" w:cstheme="minorHAnsi"/>
          <w:b/>
          <w:i/>
          <w:color w:val="000000"/>
          <w:vertAlign w:val="superscript"/>
        </w:rPr>
        <w:t> </w:t>
      </w:r>
      <w:r w:rsidRPr="00071D6F">
        <w:rPr>
          <w:rStyle w:val="s"/>
          <w:rFonts w:asciiTheme="minorHAnsi" w:eastAsiaTheme="majorEastAsia" w:hAnsiTheme="minorHAnsi" w:cstheme="minorHAnsi"/>
          <w:b/>
          <w:i/>
          <w:color w:val="000000"/>
        </w:rPr>
        <w:t>throughout</w:t>
      </w:r>
      <w:r w:rsidRPr="00071D6F">
        <w:rPr>
          <w:rStyle w:val="apple-converted-space"/>
          <w:rFonts w:asciiTheme="minorHAnsi" w:eastAsiaTheme="majorEastAsia" w:hAnsiTheme="minorHAnsi" w:cstheme="minorHAnsi"/>
          <w:b/>
          <w:i/>
          <w:color w:val="000000"/>
        </w:rPr>
        <w:t> </w:t>
      </w:r>
      <w:r w:rsidRPr="00071D6F">
        <w:rPr>
          <w:rStyle w:val="s"/>
          <w:rFonts w:asciiTheme="minorHAnsi" w:eastAsiaTheme="majorEastAsia" w:hAnsiTheme="minorHAnsi" w:cstheme="minorHAnsi"/>
          <w:b/>
          <w:i/>
          <w:color w:val="000000"/>
        </w:rPr>
        <w:t>the earth!</w:t>
      </w:r>
    </w:p>
    <w:p w14:paraId="2E192C76" w14:textId="77777777" w:rsidR="002E4EA4" w:rsidRPr="00071D6F" w:rsidRDefault="002E4EA4" w:rsidP="002E4EA4">
      <w:pPr>
        <w:pStyle w:val="line-group"/>
        <w:spacing w:before="0" w:beforeAutospacing="0" w:after="0" w:afterAutospacing="0"/>
        <w:jc w:val="center"/>
        <w:rPr>
          <w:rStyle w:val="indent"/>
          <w:rFonts w:asciiTheme="minorHAnsi" w:hAnsiTheme="minorHAnsi" w:cstheme="minorHAnsi"/>
          <w:b/>
          <w:i/>
        </w:rPr>
      </w:pPr>
    </w:p>
    <w:p w14:paraId="16CB6A56" w14:textId="77777777" w:rsidR="002E4EA4" w:rsidRPr="00C43467" w:rsidRDefault="002E4EA4" w:rsidP="002E4EA4">
      <w:pPr>
        <w:pStyle w:val="ListParagraph"/>
        <w:numPr>
          <w:ilvl w:val="0"/>
          <w:numId w:val="75"/>
        </w:numPr>
        <w:spacing w:after="0"/>
        <w:rPr>
          <w:rFonts w:asciiTheme="minorHAnsi" w:eastAsia="Times New Roman" w:hAnsiTheme="minorHAnsi"/>
          <w:sz w:val="24"/>
          <w:szCs w:val="24"/>
        </w:rPr>
      </w:pPr>
      <w:r w:rsidRPr="00C43467">
        <w:rPr>
          <w:rFonts w:asciiTheme="minorHAnsi" w:eastAsia="Times New Roman" w:hAnsiTheme="minorHAnsi"/>
          <w:sz w:val="24"/>
          <w:szCs w:val="24"/>
        </w:rPr>
        <w:t xml:space="preserve">Take a moment and read the account of creation in Genesis chapters one and two, </w:t>
      </w:r>
    </w:p>
    <w:p w14:paraId="14BB12F4" w14:textId="77777777" w:rsidR="002E4EA4" w:rsidRDefault="002E4EA4" w:rsidP="002E4EA4">
      <w:pPr>
        <w:spacing w:after="0"/>
        <w:ind w:left="1263"/>
        <w:rPr>
          <w:rFonts w:asciiTheme="minorHAnsi" w:eastAsia="Times New Roman" w:hAnsiTheme="minorHAnsi"/>
          <w:sz w:val="24"/>
          <w:szCs w:val="24"/>
        </w:rPr>
      </w:pPr>
      <w:r w:rsidRPr="00C43467">
        <w:rPr>
          <w:rFonts w:asciiTheme="minorHAnsi" w:eastAsia="Times New Roman" w:hAnsiTheme="minorHAnsi"/>
          <w:sz w:val="24"/>
          <w:szCs w:val="24"/>
        </w:rPr>
        <w:lastRenderedPageBreak/>
        <w:t>making note of the stated purpose of each thing God spoke into being. _________________________________________________________________________________________________________________________________________________________________________________________________________________________________________________</w:t>
      </w:r>
      <w:r>
        <w:rPr>
          <w:rFonts w:asciiTheme="minorHAnsi" w:eastAsia="Times New Roman" w:hAnsiTheme="minorHAnsi"/>
          <w:sz w:val="24"/>
          <w:szCs w:val="24"/>
        </w:rPr>
        <w:t>___________________________</w:t>
      </w:r>
    </w:p>
    <w:p w14:paraId="67D2C679" w14:textId="77777777" w:rsidR="002E4EA4" w:rsidRDefault="002E4EA4" w:rsidP="002E4EA4">
      <w:pPr>
        <w:spacing w:after="0"/>
        <w:ind w:left="1263"/>
        <w:rPr>
          <w:rFonts w:asciiTheme="minorHAnsi" w:eastAsia="Times New Roman" w:hAnsiTheme="minorHAnsi"/>
          <w:sz w:val="24"/>
          <w:szCs w:val="24"/>
        </w:rPr>
      </w:pPr>
    </w:p>
    <w:p w14:paraId="1C14F3C4" w14:textId="77777777" w:rsidR="002E4EA4" w:rsidRDefault="002E4EA4" w:rsidP="002E4EA4">
      <w:pPr>
        <w:ind w:firstLine="720"/>
        <w:jc w:val="both"/>
        <w:rPr>
          <w:rFonts w:asciiTheme="minorHAnsi" w:eastAsia="Times New Roman" w:hAnsiTheme="minorHAnsi"/>
          <w:sz w:val="24"/>
          <w:szCs w:val="24"/>
        </w:rPr>
      </w:pPr>
      <w:r>
        <w:rPr>
          <w:rFonts w:asciiTheme="minorHAnsi" w:eastAsia="Times New Roman" w:hAnsiTheme="minorHAnsi"/>
          <w:sz w:val="24"/>
          <w:szCs w:val="24"/>
        </w:rPr>
        <w:t>Beholding a meteor shower was great, but it could not have compared to having the great privilege of witnessing the births of my three granddaughters. Oh, how we wept with joy when they drew their first breath of air, and we marveled at their tiny bodies knit together by the hands of the Lord Jesus. Just to think that every single molecule was planned and purposed for a specific job. “His works,” the Psalmist said, “are wonderful” (Psalm 139:13-16). Indeed, they are.</w:t>
      </w:r>
    </w:p>
    <w:p w14:paraId="6AD85794" w14:textId="72B0DB88" w:rsidR="002E4EA4" w:rsidRDefault="002E4EA4" w:rsidP="002E4EA4">
      <w:pPr>
        <w:ind w:firstLine="720"/>
        <w:jc w:val="both"/>
        <w:rPr>
          <w:rFonts w:eastAsia="Times New Roman" w:cs="Arial"/>
          <w:color w:val="000000"/>
          <w:sz w:val="24"/>
          <w:szCs w:val="24"/>
        </w:rPr>
      </w:pPr>
      <w:r>
        <w:rPr>
          <w:rFonts w:asciiTheme="minorHAnsi" w:eastAsia="Times New Roman" w:hAnsiTheme="minorHAnsi"/>
          <w:sz w:val="24"/>
          <w:szCs w:val="24"/>
        </w:rPr>
        <w:t>Even the angels, also part of creation, were appointed with the task of singing joyfully as God laid the earth’s foundation (Job 38:1-41). Truly, His beauty and majesty is stamped into the DNA of all of creation. Yet</w:t>
      </w:r>
      <w:r>
        <w:rPr>
          <w:rFonts w:eastAsia="Times New Roman" w:cs="Arial"/>
          <w:color w:val="000000"/>
          <w:sz w:val="24"/>
          <w:szCs w:val="24"/>
        </w:rPr>
        <w:t xml:space="preserve"> of all creation, Adam and Eve were the crowning jewels for only they were made in His image. The Bible says that God </w:t>
      </w:r>
      <w:r>
        <w:rPr>
          <w:rFonts w:eastAsia="Times New Roman" w:cs="Arial"/>
          <w:i/>
          <w:iCs/>
          <w:color w:val="000000"/>
          <w:sz w:val="24"/>
          <w:szCs w:val="24"/>
        </w:rPr>
        <w:t>formed </w:t>
      </w:r>
      <w:r>
        <w:rPr>
          <w:rFonts w:eastAsia="Times New Roman" w:cs="Arial"/>
          <w:color w:val="000000"/>
          <w:sz w:val="24"/>
          <w:szCs w:val="24"/>
        </w:rPr>
        <w:t>Adam from the dust like a potter forms clay in his hands. But when He created Eve, the Bible says that He </w:t>
      </w:r>
      <w:r>
        <w:rPr>
          <w:rFonts w:eastAsia="Times New Roman" w:cs="Arial"/>
          <w:i/>
          <w:iCs/>
          <w:color w:val="000000"/>
          <w:sz w:val="24"/>
          <w:szCs w:val="24"/>
        </w:rPr>
        <w:t>made</w:t>
      </w:r>
      <w:r>
        <w:rPr>
          <w:rFonts w:eastAsia="Times New Roman" w:cs="Arial"/>
          <w:color w:val="000000"/>
          <w:sz w:val="24"/>
          <w:szCs w:val="24"/>
        </w:rPr>
        <w:t> her from the rib of Adam.</w:t>
      </w:r>
      <w:r>
        <w:rPr>
          <w:rFonts w:eastAsia="Times New Roman" w:cs="Arial"/>
          <w:i/>
          <w:iCs/>
          <w:color w:val="000000"/>
          <w:sz w:val="24"/>
          <w:szCs w:val="24"/>
        </w:rPr>
        <w:t> </w:t>
      </w:r>
      <w:r>
        <w:rPr>
          <w:rFonts w:eastAsia="Times New Roman" w:cs="Arial"/>
          <w:color w:val="000000"/>
          <w:sz w:val="24"/>
          <w:szCs w:val="24"/>
        </w:rPr>
        <w:t>The</w:t>
      </w:r>
      <w:r>
        <w:rPr>
          <w:rFonts w:eastAsia="Times New Roman" w:cs="Arial"/>
          <w:i/>
          <w:iCs/>
          <w:color w:val="000000"/>
          <w:sz w:val="24"/>
          <w:szCs w:val="24"/>
        </w:rPr>
        <w:t> </w:t>
      </w:r>
      <w:r>
        <w:rPr>
          <w:rFonts w:eastAsia="Times New Roman" w:cs="Arial"/>
          <w:color w:val="000000"/>
          <w:sz w:val="24"/>
          <w:szCs w:val="24"/>
        </w:rPr>
        <w:t>Hebrew word for made or fashioned is </w:t>
      </w:r>
      <w:r>
        <w:rPr>
          <w:rFonts w:eastAsia="Times New Roman" w:cs="Arial"/>
          <w:i/>
          <w:iCs/>
          <w:color w:val="000000"/>
          <w:sz w:val="24"/>
          <w:szCs w:val="24"/>
        </w:rPr>
        <w:t>banah</w:t>
      </w:r>
      <w:r>
        <w:rPr>
          <w:rFonts w:eastAsia="Times New Roman" w:cs="Arial"/>
          <w:color w:val="000000"/>
          <w:sz w:val="24"/>
          <w:szCs w:val="24"/>
        </w:rPr>
        <w:t> and the word means: </w:t>
      </w:r>
      <w:r>
        <w:rPr>
          <w:rFonts w:eastAsia="Times New Roman" w:cs="Arial"/>
          <w:i/>
          <w:iCs/>
          <w:color w:val="000000"/>
          <w:sz w:val="24"/>
          <w:szCs w:val="24"/>
        </w:rPr>
        <w:t>to build, builder, to make or obtain children</w:t>
      </w:r>
      <w:r>
        <w:rPr>
          <w:rFonts w:eastAsia="Times New Roman" w:cs="Arial"/>
          <w:color w:val="000000"/>
          <w:sz w:val="24"/>
          <w:szCs w:val="24"/>
        </w:rPr>
        <w:t xml:space="preserve"> (Genesis 1:25-2:1-22). Mind you, part of God’s plan for Adam and Eve was to be fruitful and multiply. Naturally, that would involve physically bearing children and building a family. However, this command to be fruitful and multiply had much greater significance. Likewise, the “good work” God has planned for every one of His children is akin to being fruitful and multiplying. Only, in our case, it involves bearing spiritual offspring who will multiply and fill the earth with His Name and His fame (Psalm</w:t>
      </w:r>
      <w:r w:rsidR="00F92BAB">
        <w:rPr>
          <w:rFonts w:eastAsia="Times New Roman" w:cs="Arial"/>
          <w:color w:val="000000"/>
          <w:sz w:val="24"/>
          <w:szCs w:val="24"/>
        </w:rPr>
        <w:t>s</w:t>
      </w:r>
      <w:r>
        <w:rPr>
          <w:rFonts w:eastAsia="Times New Roman" w:cs="Arial"/>
          <w:color w:val="000000"/>
          <w:sz w:val="24"/>
          <w:szCs w:val="24"/>
        </w:rPr>
        <w:t xml:space="preserve"> 115:1-18; 78:1-7).</w:t>
      </w:r>
    </w:p>
    <w:p w14:paraId="08A4BD82" w14:textId="77777777" w:rsidR="002E4EA4" w:rsidRDefault="002E4EA4" w:rsidP="002E4EA4">
      <w:pPr>
        <w:shd w:val="clear" w:color="auto" w:fill="FFFFFF"/>
        <w:spacing w:line="240" w:lineRule="auto"/>
        <w:ind w:firstLine="720"/>
        <w:jc w:val="both"/>
        <w:rPr>
          <w:rFonts w:asciiTheme="minorHAnsi" w:eastAsia="Times New Roman" w:hAnsiTheme="minorHAnsi" w:cs="Arial"/>
          <w:sz w:val="24"/>
          <w:szCs w:val="24"/>
        </w:rPr>
      </w:pPr>
      <w:r>
        <w:rPr>
          <w:rFonts w:asciiTheme="minorHAnsi" w:hAnsiTheme="minorHAnsi"/>
          <w:sz w:val="24"/>
          <w:szCs w:val="24"/>
        </w:rPr>
        <w:t xml:space="preserve"> What do you think of when you hear the word workmanship?  For me, the first thing that comes to mind is a product of a skilled craftsman or the work of one’s hands. In our key passage for this lesson, God is the Skilled Craftsman and we are the work of His hands - His masterpiece, or you might even say, we are His poem. In fact, the English word poem is derived from the Greek word for workmanship - </w:t>
      </w:r>
      <w:r>
        <w:rPr>
          <w:rFonts w:asciiTheme="minorHAnsi" w:eastAsia="Times New Roman" w:hAnsiTheme="minorHAnsi"/>
          <w:i/>
          <w:sz w:val="24"/>
          <w:szCs w:val="24"/>
        </w:rPr>
        <w:t>poiema</w:t>
      </w:r>
      <w:r>
        <w:rPr>
          <w:rFonts w:asciiTheme="minorHAnsi" w:eastAsia="Times New Roman" w:hAnsiTheme="minorHAnsi"/>
          <w:sz w:val="24"/>
          <w:szCs w:val="24"/>
        </w:rPr>
        <w:t xml:space="preserve">. </w:t>
      </w:r>
      <w:r>
        <w:rPr>
          <w:rFonts w:asciiTheme="minorHAnsi" w:eastAsia="Times New Roman" w:hAnsiTheme="minorHAnsi" w:cs="Arial"/>
          <w:sz w:val="24"/>
          <w:szCs w:val="24"/>
        </w:rPr>
        <w:t xml:space="preserve"> You see, before the foundation of the world, the Lord wrote out a “good work-order” for each one of His children. In eternity past we were commissioned and skilled for a particular job.  In God’s grand story, each of us is a line in that poem. When the work is complete, it will be a magnificent masterpiece reflecting His creativity and glory. </w:t>
      </w:r>
    </w:p>
    <w:p w14:paraId="3306D7B4" w14:textId="77777777" w:rsidR="002E4EA4" w:rsidRDefault="002E4EA4" w:rsidP="002E4EA4">
      <w:pPr>
        <w:shd w:val="clear" w:color="auto" w:fill="FFFFFF"/>
        <w:spacing w:line="240" w:lineRule="auto"/>
        <w:ind w:firstLine="720"/>
        <w:jc w:val="both"/>
        <w:rPr>
          <w:rStyle w:val="video-uploader-byline3"/>
          <w:sz w:val="24"/>
          <w:szCs w:val="24"/>
        </w:rPr>
      </w:pPr>
      <w:r>
        <w:rPr>
          <w:rFonts w:asciiTheme="minorHAnsi" w:eastAsia="Times New Roman" w:hAnsiTheme="minorHAnsi" w:cs="Arial"/>
          <w:sz w:val="24"/>
          <w:szCs w:val="24"/>
        </w:rPr>
        <w:t>As an example, while searching for some praise music to worship with, I came across a YouTube video entitled “We are His Masterpiece” the artist name is Eileenypa. The song that she paints to is titled</w:t>
      </w:r>
      <w:r>
        <w:rPr>
          <w:rStyle w:val="video-uploader-byline3"/>
          <w:rFonts w:asciiTheme="minorHAnsi" w:hAnsiTheme="minorHAnsi"/>
          <w:i/>
          <w:sz w:val="24"/>
          <w:szCs w:val="24"/>
          <w:lang w:val="en"/>
        </w:rPr>
        <w:t xml:space="preserve"> </w:t>
      </w:r>
      <w:r>
        <w:rPr>
          <w:rFonts w:asciiTheme="minorHAnsi" w:hAnsiTheme="minorHAnsi"/>
          <w:i/>
          <w:sz w:val="24"/>
          <w:szCs w:val="24"/>
          <w:lang w:val="en"/>
        </w:rPr>
        <w:t>“</w:t>
      </w:r>
      <w:r w:rsidRPr="00796696">
        <w:rPr>
          <w:rFonts w:asciiTheme="minorHAnsi" w:hAnsiTheme="minorHAnsi"/>
          <w:sz w:val="24"/>
          <w:szCs w:val="24"/>
          <w:lang w:val="en"/>
        </w:rPr>
        <w:t>Paint Your Picture</w:t>
      </w:r>
      <w:r>
        <w:rPr>
          <w:rFonts w:asciiTheme="minorHAnsi" w:hAnsiTheme="minorHAnsi"/>
          <w:sz w:val="24"/>
          <w:szCs w:val="24"/>
          <w:lang w:val="en"/>
        </w:rPr>
        <w:t>" by Julie Meyer. Both artists beautifully reflect the glory of God in their good work.</w:t>
      </w:r>
    </w:p>
    <w:p w14:paraId="288DE610" w14:textId="77777777" w:rsidR="002E4EA4" w:rsidRDefault="002E4EA4" w:rsidP="002E4EA4">
      <w:pPr>
        <w:spacing w:after="0"/>
        <w:jc w:val="center"/>
        <w:rPr>
          <w:b/>
          <w:sz w:val="24"/>
          <w:szCs w:val="24"/>
        </w:rPr>
      </w:pPr>
      <w:r>
        <w:rPr>
          <w:b/>
          <w:sz w:val="24"/>
          <w:szCs w:val="24"/>
        </w:rPr>
        <w:t>Ephesians 3:20-21 (NET)</w:t>
      </w:r>
    </w:p>
    <w:p w14:paraId="66BFCD33" w14:textId="5694556B" w:rsidR="002E4EA4" w:rsidRPr="00071D6F" w:rsidRDefault="002E4EA4" w:rsidP="002E4EA4">
      <w:pPr>
        <w:spacing w:after="0"/>
        <w:jc w:val="center"/>
        <w:rPr>
          <w:rStyle w:val="netverse"/>
          <w:rFonts w:asciiTheme="minorHAnsi" w:hAnsiTheme="minorHAnsi" w:cstheme="minorHAnsi"/>
          <w:b/>
          <w:i/>
          <w:color w:val="000000"/>
          <w:sz w:val="24"/>
          <w:szCs w:val="24"/>
          <w:shd w:val="clear" w:color="auto" w:fill="FFFFFF"/>
        </w:rPr>
      </w:pPr>
      <w:r w:rsidRPr="00071D6F">
        <w:rPr>
          <w:rStyle w:val="s"/>
          <w:rFonts w:asciiTheme="minorHAnsi" w:hAnsiTheme="minorHAnsi" w:cstheme="minorHAnsi"/>
          <w:b/>
          <w:i/>
          <w:color w:val="000000"/>
          <w:sz w:val="24"/>
          <w:szCs w:val="24"/>
          <w:shd w:val="clear" w:color="auto" w:fill="FFFFFF"/>
        </w:rPr>
        <w:lastRenderedPageBreak/>
        <w:t>Now</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to him who by</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the power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that is working</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within</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us</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is able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to do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far beyond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all</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that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we ask</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think</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to him</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be the glory</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in</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 xml:space="preserve">the </w:t>
      </w:r>
      <w:r w:rsidR="00F92BAB">
        <w:rPr>
          <w:rStyle w:val="s"/>
          <w:rFonts w:asciiTheme="minorHAnsi" w:hAnsiTheme="minorHAnsi" w:cstheme="minorHAnsi"/>
          <w:b/>
          <w:i/>
          <w:color w:val="000000"/>
          <w:sz w:val="24"/>
          <w:szCs w:val="24"/>
          <w:shd w:val="clear" w:color="auto" w:fill="FFFFFF"/>
        </w:rPr>
        <w:t>c</w:t>
      </w:r>
      <w:r w:rsidRPr="00071D6F">
        <w:rPr>
          <w:rStyle w:val="s"/>
          <w:rFonts w:asciiTheme="minorHAnsi" w:hAnsiTheme="minorHAnsi" w:cstheme="minorHAnsi"/>
          <w:b/>
          <w:i/>
          <w:color w:val="000000"/>
          <w:sz w:val="24"/>
          <w:szCs w:val="24"/>
          <w:shd w:val="clear" w:color="auto" w:fill="FFFFFF"/>
        </w:rPr>
        <w:t>hurch</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in</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Christ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Jesus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all</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generations</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forever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and ever</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Amen</w:t>
      </w:r>
      <w:r w:rsidRPr="00071D6F">
        <w:rPr>
          <w:rStyle w:val="netverse"/>
          <w:rFonts w:asciiTheme="minorHAnsi" w:hAnsiTheme="minorHAnsi" w:cstheme="minorHAnsi"/>
          <w:b/>
          <w:i/>
          <w:color w:val="000000"/>
          <w:sz w:val="24"/>
          <w:szCs w:val="24"/>
          <w:shd w:val="clear" w:color="auto" w:fill="FFFFFF"/>
        </w:rPr>
        <w:t>.</w:t>
      </w:r>
    </w:p>
    <w:p w14:paraId="6730121D" w14:textId="77777777" w:rsidR="002E4EA4" w:rsidRDefault="002E4EA4" w:rsidP="002E4EA4">
      <w:pPr>
        <w:spacing w:after="0"/>
        <w:jc w:val="center"/>
        <w:rPr>
          <w:b/>
        </w:rPr>
      </w:pPr>
    </w:p>
    <w:p w14:paraId="3A33D4A7" w14:textId="77777777" w:rsidR="002E4EA4" w:rsidRDefault="002E4EA4" w:rsidP="002E4EA4">
      <w:pPr>
        <w:ind w:firstLine="720"/>
        <w:jc w:val="both"/>
        <w:rPr>
          <w:i/>
          <w:sz w:val="24"/>
          <w:szCs w:val="24"/>
        </w:rPr>
      </w:pPr>
      <w:r>
        <w:rPr>
          <w:rFonts w:asciiTheme="minorHAnsi" w:eastAsia="Times New Roman" w:hAnsiTheme="minorHAnsi"/>
          <w:sz w:val="24"/>
          <w:szCs w:val="24"/>
        </w:rPr>
        <w:t>I</w:t>
      </w:r>
      <w:r>
        <w:rPr>
          <w:sz w:val="24"/>
          <w:szCs w:val="24"/>
        </w:rPr>
        <w:t xml:space="preserve">n their daily devotional booklet entitled </w:t>
      </w:r>
      <w:r>
        <w:rPr>
          <w:sz w:val="24"/>
          <w:szCs w:val="24"/>
          <w:u w:val="single"/>
        </w:rPr>
        <w:t>Daily Spirit Blessings</w:t>
      </w:r>
      <w:r>
        <w:rPr>
          <w:sz w:val="24"/>
          <w:szCs w:val="24"/>
        </w:rPr>
        <w:t xml:space="preserve">, authors Burk and Sylvia Gunter began with this blessing for day number one: </w:t>
      </w:r>
      <w:r>
        <w:rPr>
          <w:i/>
          <w:iCs/>
          <w:sz w:val="24"/>
          <w:szCs w:val="24"/>
        </w:rPr>
        <w:t>I bless you with identity and legitimacy.</w:t>
      </w:r>
    </w:p>
    <w:p w14:paraId="7171D6A4" w14:textId="77777777" w:rsidR="002E4EA4" w:rsidRDefault="002E4EA4" w:rsidP="002E4EA4">
      <w:pPr>
        <w:ind w:left="720" w:right="720"/>
        <w:jc w:val="both"/>
        <w:rPr>
          <w:sz w:val="24"/>
          <w:szCs w:val="24"/>
        </w:rPr>
      </w:pPr>
      <w:r>
        <w:rPr>
          <w:sz w:val="24"/>
          <w:szCs w:val="24"/>
        </w:rPr>
        <w:t>“Spirit, your Father made you special. You are a very special person, created and crafted and designed by God your Father. He planned for you. You are no accident. Your Father made you beautiful and beloved. God invested an incredible amount of effort and concentration in designing you. You are unique, one of a kind. God has thought extensively about you. He smiled on the day He created you. He designed your spiritual heritage. There is a spiritual treasure chest of generational blessings with your name on it. I bless you in the name of the God of Abraham, Isaac, and Jacob.”</w:t>
      </w:r>
    </w:p>
    <w:p w14:paraId="374458D3" w14:textId="77777777" w:rsidR="002E4EA4" w:rsidRDefault="002E4EA4" w:rsidP="002E4EA4">
      <w:pPr>
        <w:jc w:val="both"/>
        <w:rPr>
          <w:b/>
          <w:sz w:val="28"/>
          <w:szCs w:val="28"/>
        </w:rPr>
      </w:pPr>
      <w:r>
        <w:rPr>
          <w:b/>
          <w:bCs/>
          <w:sz w:val="28"/>
          <w:szCs w:val="28"/>
        </w:rPr>
        <w:t>WORD SEARCH: From Strong’s Concordance</w:t>
      </w:r>
    </w:p>
    <w:p w14:paraId="54106B3F" w14:textId="20158D0E" w:rsidR="002E4EA4" w:rsidRDefault="002E4EA4" w:rsidP="002E4EA4">
      <w:pPr>
        <w:pStyle w:val="ListParagraph"/>
        <w:numPr>
          <w:ilvl w:val="0"/>
          <w:numId w:val="77"/>
        </w:numPr>
        <w:ind w:left="720"/>
        <w:rPr>
          <w:sz w:val="24"/>
          <w:szCs w:val="24"/>
        </w:rPr>
      </w:pPr>
      <w:r>
        <w:rPr>
          <w:b/>
          <w:sz w:val="24"/>
          <w:szCs w:val="24"/>
        </w:rPr>
        <w:t xml:space="preserve">Workmanship </w:t>
      </w:r>
      <w:r w:rsidR="00F92BAB">
        <w:rPr>
          <w:sz w:val="24"/>
          <w:szCs w:val="24"/>
        </w:rPr>
        <w:t>#</w:t>
      </w:r>
      <w:r>
        <w:rPr>
          <w:sz w:val="24"/>
          <w:szCs w:val="24"/>
        </w:rPr>
        <w:t xml:space="preserve">4161 Greek Poiema, </w:t>
      </w:r>
      <w:r>
        <w:rPr>
          <w:i/>
          <w:sz w:val="24"/>
          <w:szCs w:val="24"/>
        </w:rPr>
        <w:t>a product, i.e. fabric, thing that is made, workmanship.</w:t>
      </w:r>
      <w:r>
        <w:rPr>
          <w:sz w:val="24"/>
          <w:szCs w:val="24"/>
        </w:rPr>
        <w:t xml:space="preserve"> This word has been translated as: Masterpiece. The next word comes from this word. These two words make up our English word </w:t>
      </w:r>
      <w:r>
        <w:rPr>
          <w:i/>
          <w:iCs/>
          <w:sz w:val="24"/>
          <w:szCs w:val="24"/>
        </w:rPr>
        <w:t>poem</w:t>
      </w:r>
      <w:r>
        <w:rPr>
          <w:sz w:val="24"/>
          <w:szCs w:val="24"/>
        </w:rPr>
        <w:t>. (Eph</w:t>
      </w:r>
      <w:r w:rsidR="00F92BAB">
        <w:rPr>
          <w:sz w:val="24"/>
          <w:szCs w:val="24"/>
        </w:rPr>
        <w:t>esians</w:t>
      </w:r>
      <w:r>
        <w:rPr>
          <w:sz w:val="24"/>
          <w:szCs w:val="24"/>
        </w:rPr>
        <w:t xml:space="preserve"> 2:10)</w:t>
      </w:r>
    </w:p>
    <w:p w14:paraId="14EF2C80" w14:textId="397C7CE8" w:rsidR="002E4EA4" w:rsidRDefault="002E4EA4" w:rsidP="002E4EA4">
      <w:pPr>
        <w:pStyle w:val="ListParagraph"/>
        <w:numPr>
          <w:ilvl w:val="0"/>
          <w:numId w:val="77"/>
        </w:numPr>
        <w:ind w:left="720"/>
        <w:rPr>
          <w:sz w:val="24"/>
          <w:szCs w:val="24"/>
        </w:rPr>
      </w:pPr>
      <w:r>
        <w:rPr>
          <w:b/>
          <w:sz w:val="24"/>
          <w:szCs w:val="24"/>
        </w:rPr>
        <w:t>Ordained</w:t>
      </w:r>
      <w:r w:rsidR="00F92BAB">
        <w:rPr>
          <w:sz w:val="24"/>
          <w:szCs w:val="24"/>
        </w:rPr>
        <w:t xml:space="preserve"> #4286 (Matthew</w:t>
      </w:r>
      <w:r>
        <w:rPr>
          <w:sz w:val="24"/>
          <w:szCs w:val="24"/>
        </w:rPr>
        <w:t xml:space="preserve"> 3:14) and Purposed in Christ Poieo, </w:t>
      </w:r>
      <w:r>
        <w:rPr>
          <w:i/>
          <w:sz w:val="24"/>
          <w:szCs w:val="24"/>
        </w:rPr>
        <w:t>to make; or do abide; appoint; band-together; commit, fulfill; purpose; preform; provide; rise up; work and yield.</w:t>
      </w:r>
      <w:r>
        <w:rPr>
          <w:sz w:val="24"/>
          <w:szCs w:val="24"/>
        </w:rPr>
        <w:t xml:space="preserve"> (Eph</w:t>
      </w:r>
      <w:r w:rsidR="00F92BAB">
        <w:rPr>
          <w:sz w:val="24"/>
          <w:szCs w:val="24"/>
        </w:rPr>
        <w:t>esians</w:t>
      </w:r>
      <w:r>
        <w:rPr>
          <w:sz w:val="24"/>
          <w:szCs w:val="24"/>
        </w:rPr>
        <w:t xml:space="preserve"> 3:11)</w:t>
      </w:r>
    </w:p>
    <w:p w14:paraId="368AF175" w14:textId="0D2E0624" w:rsidR="002E4EA4" w:rsidRDefault="002E4EA4" w:rsidP="002E4EA4">
      <w:pPr>
        <w:pStyle w:val="ListParagraph"/>
        <w:numPr>
          <w:ilvl w:val="0"/>
          <w:numId w:val="77"/>
        </w:numPr>
        <w:ind w:left="720"/>
        <w:rPr>
          <w:i/>
          <w:sz w:val="24"/>
          <w:szCs w:val="24"/>
        </w:rPr>
      </w:pPr>
      <w:r>
        <w:rPr>
          <w:b/>
          <w:sz w:val="24"/>
          <w:szCs w:val="24"/>
        </w:rPr>
        <w:t>Purposed</w:t>
      </w:r>
      <w:r>
        <w:rPr>
          <w:sz w:val="24"/>
          <w:szCs w:val="24"/>
        </w:rPr>
        <w:t xml:space="preserve"> #4282 (Eph</w:t>
      </w:r>
      <w:r w:rsidR="00F92BAB">
        <w:rPr>
          <w:sz w:val="24"/>
          <w:szCs w:val="24"/>
        </w:rPr>
        <w:t>esians</w:t>
      </w:r>
      <w:r>
        <w:rPr>
          <w:sz w:val="24"/>
          <w:szCs w:val="24"/>
        </w:rPr>
        <w:t xml:space="preserve"> 1:11, 3:11) Ordained (Eph</w:t>
      </w:r>
      <w:r w:rsidR="00F92BAB">
        <w:rPr>
          <w:sz w:val="24"/>
          <w:szCs w:val="24"/>
        </w:rPr>
        <w:t>esians</w:t>
      </w:r>
      <w:r>
        <w:rPr>
          <w:sz w:val="24"/>
          <w:szCs w:val="24"/>
        </w:rPr>
        <w:t xml:space="preserve"> 2:10) Prothesis from #4388 Pro-tithemai: </w:t>
      </w:r>
      <w:r>
        <w:rPr>
          <w:i/>
          <w:sz w:val="24"/>
          <w:szCs w:val="24"/>
        </w:rPr>
        <w:t>a setting forth; i.e. proposal intention, the show bread in the temple, as exposed before God, purpose.</w:t>
      </w:r>
    </w:p>
    <w:p w14:paraId="0B5DEFDF" w14:textId="1663268A" w:rsidR="002E4EA4" w:rsidRDefault="002E4EA4" w:rsidP="002E4EA4">
      <w:pPr>
        <w:pStyle w:val="ListParagraph"/>
        <w:numPr>
          <w:ilvl w:val="0"/>
          <w:numId w:val="77"/>
        </w:numPr>
        <w:ind w:left="720"/>
        <w:rPr>
          <w:i/>
          <w:sz w:val="24"/>
          <w:szCs w:val="24"/>
        </w:rPr>
      </w:pPr>
      <w:r>
        <w:rPr>
          <w:b/>
          <w:sz w:val="24"/>
          <w:szCs w:val="24"/>
        </w:rPr>
        <w:t xml:space="preserve">Work </w:t>
      </w:r>
      <w:r w:rsidR="00F92BAB">
        <w:rPr>
          <w:sz w:val="24"/>
          <w:szCs w:val="24"/>
        </w:rPr>
        <w:t>#</w:t>
      </w:r>
      <w:r>
        <w:rPr>
          <w:sz w:val="24"/>
          <w:szCs w:val="24"/>
        </w:rPr>
        <w:t>2041 (Eph</w:t>
      </w:r>
      <w:r w:rsidR="00F92BAB">
        <w:rPr>
          <w:sz w:val="24"/>
          <w:szCs w:val="24"/>
        </w:rPr>
        <w:t xml:space="preserve">esians 2:9,10, </w:t>
      </w:r>
      <w:r>
        <w:rPr>
          <w:sz w:val="24"/>
          <w:szCs w:val="24"/>
        </w:rPr>
        <w:t>4:12,</w:t>
      </w:r>
      <w:r w:rsidR="00F92BAB">
        <w:rPr>
          <w:sz w:val="24"/>
          <w:szCs w:val="24"/>
        </w:rPr>
        <w:t xml:space="preserve"> </w:t>
      </w:r>
      <w:r>
        <w:rPr>
          <w:sz w:val="24"/>
          <w:szCs w:val="24"/>
        </w:rPr>
        <w:t>5:11; John 4:34, 14:10-12, 17:4; Philippians 1:6</w:t>
      </w:r>
      <w:r w:rsidR="00F92BAB">
        <w:rPr>
          <w:sz w:val="24"/>
          <w:szCs w:val="24"/>
        </w:rPr>
        <w:t>;</w:t>
      </w:r>
      <w:r>
        <w:rPr>
          <w:sz w:val="24"/>
          <w:szCs w:val="24"/>
        </w:rPr>
        <w:t xml:space="preserve"> Col</w:t>
      </w:r>
      <w:r w:rsidR="00F92BAB">
        <w:rPr>
          <w:sz w:val="24"/>
          <w:szCs w:val="24"/>
        </w:rPr>
        <w:t>ossians</w:t>
      </w:r>
      <w:r>
        <w:rPr>
          <w:sz w:val="24"/>
          <w:szCs w:val="24"/>
        </w:rPr>
        <w:t xml:space="preserve"> 1:10</w:t>
      </w:r>
      <w:r w:rsidR="00F92BAB">
        <w:rPr>
          <w:sz w:val="24"/>
          <w:szCs w:val="24"/>
        </w:rPr>
        <w:t>;</w:t>
      </w:r>
      <w:r>
        <w:rPr>
          <w:sz w:val="24"/>
          <w:szCs w:val="24"/>
        </w:rPr>
        <w:t xml:space="preserve"> Matthew 5:15) Ergon/ergo: </w:t>
      </w:r>
      <w:r>
        <w:rPr>
          <w:i/>
          <w:sz w:val="24"/>
          <w:szCs w:val="24"/>
        </w:rPr>
        <w:t xml:space="preserve">to work, toil, as a n effort or occupation, an act, deed, doing labor work. </w:t>
      </w:r>
    </w:p>
    <w:p w14:paraId="2DC7F3BD" w14:textId="1DBDFCFC" w:rsidR="002E4EA4" w:rsidRDefault="002E4EA4" w:rsidP="002E4EA4">
      <w:pPr>
        <w:pStyle w:val="ListParagraph"/>
        <w:numPr>
          <w:ilvl w:val="0"/>
          <w:numId w:val="77"/>
        </w:numPr>
        <w:ind w:left="720"/>
        <w:rPr>
          <w:sz w:val="24"/>
          <w:szCs w:val="24"/>
        </w:rPr>
      </w:pPr>
      <w:r>
        <w:rPr>
          <w:b/>
          <w:sz w:val="24"/>
          <w:szCs w:val="24"/>
        </w:rPr>
        <w:t>Workman</w:t>
      </w:r>
      <w:r>
        <w:rPr>
          <w:sz w:val="24"/>
          <w:szCs w:val="24"/>
        </w:rPr>
        <w:t xml:space="preserve"> #2040 (2 Tim</w:t>
      </w:r>
      <w:r w:rsidR="00876F5A">
        <w:rPr>
          <w:sz w:val="24"/>
          <w:szCs w:val="24"/>
        </w:rPr>
        <w:t xml:space="preserve">othy 2:15) workman/teacher. </w:t>
      </w:r>
      <w:r>
        <w:rPr>
          <w:sz w:val="24"/>
          <w:szCs w:val="24"/>
        </w:rPr>
        <w:t xml:space="preserve">The next two words, translated in the following passages, give us a key to where we get the (energy) to do this effective “good work.” As a matter of fact, we get our English word </w:t>
      </w:r>
      <w:r>
        <w:rPr>
          <w:i/>
          <w:iCs/>
          <w:sz w:val="24"/>
          <w:szCs w:val="24"/>
        </w:rPr>
        <w:t>energize</w:t>
      </w:r>
      <w:r>
        <w:rPr>
          <w:sz w:val="24"/>
          <w:szCs w:val="24"/>
        </w:rPr>
        <w:t xml:space="preserve"> from the</w:t>
      </w:r>
      <w:r w:rsidR="00876F5A">
        <w:rPr>
          <w:sz w:val="24"/>
          <w:szCs w:val="24"/>
        </w:rPr>
        <w:t xml:space="preserve"> word. Read these passages. Ephesians </w:t>
      </w:r>
      <w:r>
        <w:rPr>
          <w:sz w:val="24"/>
          <w:szCs w:val="24"/>
        </w:rPr>
        <w:t>1:19, 3:7, 4:16; Phil</w:t>
      </w:r>
      <w:r w:rsidR="00876F5A">
        <w:rPr>
          <w:sz w:val="24"/>
          <w:szCs w:val="24"/>
        </w:rPr>
        <w:t xml:space="preserve">ippians </w:t>
      </w:r>
      <w:r>
        <w:rPr>
          <w:sz w:val="24"/>
          <w:szCs w:val="24"/>
        </w:rPr>
        <w:t>2:13; Co</w:t>
      </w:r>
      <w:r w:rsidR="00876F5A">
        <w:rPr>
          <w:sz w:val="24"/>
          <w:szCs w:val="24"/>
        </w:rPr>
        <w:t>lossians</w:t>
      </w:r>
      <w:r>
        <w:rPr>
          <w:sz w:val="24"/>
          <w:szCs w:val="24"/>
        </w:rPr>
        <w:t xml:space="preserve"> 1:29; James 5:16</w:t>
      </w:r>
    </w:p>
    <w:p w14:paraId="6ADE5633" w14:textId="1189C0FE" w:rsidR="002E4EA4" w:rsidRDefault="002E4EA4" w:rsidP="002E4EA4">
      <w:pPr>
        <w:pStyle w:val="ListParagraph"/>
        <w:numPr>
          <w:ilvl w:val="0"/>
          <w:numId w:val="77"/>
        </w:numPr>
        <w:ind w:left="720"/>
        <w:rPr>
          <w:sz w:val="24"/>
          <w:szCs w:val="24"/>
        </w:rPr>
      </w:pPr>
      <w:r>
        <w:rPr>
          <w:b/>
          <w:sz w:val="24"/>
          <w:szCs w:val="24"/>
        </w:rPr>
        <w:t xml:space="preserve">Effectual </w:t>
      </w:r>
      <w:r>
        <w:rPr>
          <w:sz w:val="24"/>
          <w:szCs w:val="24"/>
        </w:rPr>
        <w:t>#1753</w:t>
      </w:r>
      <w:r w:rsidR="00876F5A">
        <w:rPr>
          <w:sz w:val="24"/>
          <w:szCs w:val="24"/>
        </w:rPr>
        <w:t xml:space="preserve"> </w:t>
      </w:r>
      <w:r>
        <w:rPr>
          <w:sz w:val="24"/>
          <w:szCs w:val="24"/>
        </w:rPr>
        <w:t>Energiah: efficiency, (“ENERGY”) Operation, strong, effectual, working.</w:t>
      </w:r>
    </w:p>
    <w:p w14:paraId="6E9DD9BC" w14:textId="77777777" w:rsidR="002E4EA4" w:rsidRDefault="002E4EA4" w:rsidP="002E4EA4">
      <w:pPr>
        <w:pStyle w:val="ListParagraph"/>
        <w:numPr>
          <w:ilvl w:val="0"/>
          <w:numId w:val="77"/>
        </w:numPr>
        <w:ind w:left="720"/>
        <w:jc w:val="both"/>
        <w:rPr>
          <w:sz w:val="24"/>
          <w:szCs w:val="24"/>
        </w:rPr>
      </w:pPr>
      <w:r>
        <w:rPr>
          <w:b/>
          <w:sz w:val="24"/>
          <w:szCs w:val="24"/>
        </w:rPr>
        <w:t>Work</w:t>
      </w:r>
      <w:r>
        <w:rPr>
          <w:sz w:val="24"/>
          <w:szCs w:val="24"/>
        </w:rPr>
        <w:t xml:space="preserve"> #1754 Energeo: to be active, effectual, efficient-do, fervent, be mighty in, show forth, self, work, effectually in.</w:t>
      </w:r>
    </w:p>
    <w:p w14:paraId="38B70133" w14:textId="77777777" w:rsidR="002E4EA4" w:rsidRDefault="002E4EA4" w:rsidP="002E4EA4">
      <w:pPr>
        <w:ind w:firstLine="720"/>
        <w:jc w:val="both"/>
        <w:rPr>
          <w:rFonts w:asciiTheme="minorHAnsi" w:eastAsia="Times New Roman" w:hAnsiTheme="minorHAnsi"/>
          <w:sz w:val="24"/>
          <w:szCs w:val="24"/>
        </w:rPr>
      </w:pPr>
      <w:r>
        <w:rPr>
          <w:sz w:val="24"/>
          <w:szCs w:val="24"/>
        </w:rPr>
        <w:lastRenderedPageBreak/>
        <w:t>Despite the fact, we are but dust, and to the dust we will return, God not only thinks about us, but has made plans for us (Jeremiah 29:11-15). If you will r</w:t>
      </w:r>
      <w:r>
        <w:rPr>
          <w:rFonts w:asciiTheme="minorHAnsi" w:eastAsia="Times New Roman" w:hAnsiTheme="minorHAnsi"/>
          <w:sz w:val="24"/>
          <w:szCs w:val="24"/>
        </w:rPr>
        <w:t xml:space="preserve">emember, He chose us </w:t>
      </w:r>
      <w:r>
        <w:rPr>
          <w:rFonts w:asciiTheme="minorHAnsi" w:eastAsia="Times New Roman" w:hAnsiTheme="minorHAnsi"/>
          <w:i/>
          <w:sz w:val="24"/>
          <w:szCs w:val="24"/>
        </w:rPr>
        <w:t>in Christ</w:t>
      </w:r>
      <w:r>
        <w:rPr>
          <w:rFonts w:asciiTheme="minorHAnsi" w:eastAsia="Times New Roman" w:hAnsiTheme="minorHAnsi"/>
          <w:sz w:val="24"/>
          <w:szCs w:val="24"/>
        </w:rPr>
        <w:t xml:space="preserve"> before the foundations of the world. But that’s not all; He has predetermined the exact time and place that we would live (Acts 17:22-29). And furthermore, He also planned the good work we would do! Now I ask you, “Is God in the details of your life?” You better believe that He is (Romans 8:28-29).</w:t>
      </w:r>
    </w:p>
    <w:p w14:paraId="5FB5DDC3" w14:textId="77777777" w:rsidR="002E4EA4" w:rsidRDefault="002E4EA4" w:rsidP="002E4EA4">
      <w:pPr>
        <w:jc w:val="center"/>
        <w:rPr>
          <w:b/>
          <w:bCs/>
          <w:sz w:val="28"/>
          <w:szCs w:val="28"/>
        </w:rPr>
      </w:pPr>
      <w:r>
        <w:rPr>
          <w:b/>
          <w:bCs/>
          <w:sz w:val="28"/>
          <w:szCs w:val="28"/>
        </w:rPr>
        <w:t>Is It Good Work If It’s Not God’s Work?</w:t>
      </w:r>
    </w:p>
    <w:p w14:paraId="5F0972AE" w14:textId="77777777" w:rsidR="002E4EA4" w:rsidRDefault="002E4EA4" w:rsidP="002E4EA4">
      <w:pPr>
        <w:spacing w:after="0"/>
        <w:jc w:val="center"/>
        <w:rPr>
          <w:b/>
          <w:bCs/>
          <w:sz w:val="24"/>
          <w:szCs w:val="24"/>
        </w:rPr>
      </w:pPr>
      <w:r>
        <w:rPr>
          <w:b/>
          <w:bCs/>
          <w:sz w:val="24"/>
          <w:szCs w:val="24"/>
        </w:rPr>
        <w:t>Ephesians 2:8-10 (NET)</w:t>
      </w:r>
    </w:p>
    <w:p w14:paraId="08816C2F"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by grace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you are saved</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through</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faith</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and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this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is not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from</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yourselves</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it is the gift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of God</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it is not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from</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works</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so that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no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one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can boast</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vertAlign w:val="superscript"/>
        </w:rPr>
        <w:t> </w:t>
      </w: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we are</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his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workmanship</w:t>
      </w:r>
      <w:r w:rsidRPr="00071D6F">
        <w:rPr>
          <w:rStyle w:val="netverse"/>
          <w:rFonts w:asciiTheme="minorHAnsi" w:hAnsiTheme="minorHAnsi" w:cstheme="minorHAnsi"/>
          <w:b/>
          <w:i/>
          <w:color w:val="000000"/>
          <w:sz w:val="24"/>
          <w:szCs w:val="24"/>
          <w:shd w:val="clear" w:color="auto" w:fill="FFFFFF"/>
        </w:rPr>
        <w: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having been created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in</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Christ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Jesus</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for</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good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works that</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God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prepared beforehand</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so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we may do</w:t>
      </w:r>
      <w:r w:rsidRPr="00071D6F">
        <w:rPr>
          <w:rStyle w:val="apple-converted-space"/>
          <w:rFonts w:asciiTheme="minorHAnsi" w:hAnsiTheme="minorHAnsi" w:cstheme="minorHAnsi"/>
          <w:b/>
          <w:i/>
          <w:color w:val="000000"/>
          <w:sz w:val="24"/>
          <w:szCs w:val="24"/>
          <w:shd w:val="clear" w:color="auto" w:fill="FFFFFF"/>
        </w:rPr>
        <w:t> </w:t>
      </w:r>
      <w:r w:rsidRPr="00071D6F">
        <w:rPr>
          <w:rStyle w:val="s"/>
          <w:rFonts w:asciiTheme="minorHAnsi" w:hAnsiTheme="minorHAnsi" w:cstheme="minorHAnsi"/>
          <w:b/>
          <w:i/>
          <w:color w:val="000000"/>
          <w:sz w:val="24"/>
          <w:szCs w:val="24"/>
          <w:shd w:val="clear" w:color="auto" w:fill="FFFFFF"/>
        </w:rPr>
        <w:t>them</w:t>
      </w:r>
      <w:r w:rsidRPr="00071D6F">
        <w:rPr>
          <w:rStyle w:val="netverse"/>
          <w:rFonts w:asciiTheme="minorHAnsi" w:hAnsiTheme="minorHAnsi" w:cstheme="minorHAnsi"/>
          <w:b/>
          <w:i/>
          <w:color w:val="000000"/>
          <w:sz w:val="24"/>
          <w:szCs w:val="24"/>
          <w:shd w:val="clear" w:color="auto" w:fill="FFFFFF"/>
        </w:rPr>
        <w:t>.</w:t>
      </w:r>
    </w:p>
    <w:p w14:paraId="681FFAEC" w14:textId="77777777" w:rsidR="002E4EA4" w:rsidRPr="00071D6F" w:rsidRDefault="002E4EA4" w:rsidP="002E4EA4">
      <w:pPr>
        <w:spacing w:after="0"/>
        <w:jc w:val="center"/>
        <w:rPr>
          <w:rFonts w:asciiTheme="minorHAnsi" w:hAnsiTheme="minorHAnsi" w:cstheme="minorHAnsi"/>
          <w:b/>
          <w:bCs/>
          <w:i/>
          <w:sz w:val="24"/>
          <w:szCs w:val="24"/>
        </w:rPr>
      </w:pPr>
    </w:p>
    <w:p w14:paraId="2DEA2440" w14:textId="77777777" w:rsidR="002E4EA4" w:rsidRDefault="002E4EA4" w:rsidP="002E4EA4">
      <w:pPr>
        <w:ind w:firstLine="720"/>
        <w:jc w:val="both"/>
        <w:rPr>
          <w:sz w:val="24"/>
          <w:szCs w:val="24"/>
        </w:rPr>
      </w:pPr>
      <w:r>
        <w:rPr>
          <w:sz w:val="24"/>
          <w:szCs w:val="24"/>
        </w:rPr>
        <w:t xml:space="preserve">It would behoove us before we move forward to look at the verse that precedes our key passage where Paul tells the saints that salvation is </w:t>
      </w:r>
      <w:r>
        <w:rPr>
          <w:i/>
          <w:sz w:val="24"/>
          <w:szCs w:val="24"/>
        </w:rPr>
        <w:t>not of works,</w:t>
      </w:r>
      <w:r>
        <w:rPr>
          <w:sz w:val="24"/>
          <w:szCs w:val="24"/>
        </w:rPr>
        <w:t xml:space="preserve"> but of faith. And yet, when Jesus was asked what “works” we must do to have eternal life, He answered, and I will paraphrase: “The only work you must do to be saved is to believe in Me.” Before we can do any “good works,” our </w:t>
      </w:r>
      <w:r>
        <w:rPr>
          <w:i/>
          <w:sz w:val="24"/>
          <w:szCs w:val="24"/>
        </w:rPr>
        <w:t>first work</w:t>
      </w:r>
      <w:r>
        <w:rPr>
          <w:sz w:val="24"/>
          <w:szCs w:val="24"/>
        </w:rPr>
        <w:t xml:space="preserve"> is to believe upon Jesus. But please don’t get these two confused.</w:t>
      </w:r>
    </w:p>
    <w:p w14:paraId="0A7D700A" w14:textId="77777777" w:rsidR="002E4EA4" w:rsidRDefault="002E4EA4" w:rsidP="002E4EA4">
      <w:pPr>
        <w:spacing w:after="0"/>
        <w:jc w:val="center"/>
        <w:rPr>
          <w:rFonts w:asciiTheme="minorHAnsi" w:hAnsiTheme="minorHAnsi"/>
          <w:b/>
          <w:bCs/>
          <w:iCs/>
          <w:sz w:val="24"/>
          <w:szCs w:val="24"/>
        </w:rPr>
      </w:pPr>
      <w:r>
        <w:rPr>
          <w:rFonts w:asciiTheme="minorHAnsi" w:hAnsiTheme="minorHAnsi"/>
          <w:b/>
          <w:bCs/>
          <w:iCs/>
          <w:sz w:val="24"/>
          <w:szCs w:val="24"/>
        </w:rPr>
        <w:t>John 6:27-29 (NET)</w:t>
      </w:r>
    </w:p>
    <w:p w14:paraId="093FD95F" w14:textId="77777777" w:rsidR="002E4EA4" w:rsidRPr="00EF2999" w:rsidRDefault="002E4EA4" w:rsidP="002E4EA4">
      <w:pPr>
        <w:pStyle w:val="bodytext"/>
        <w:shd w:val="clear" w:color="auto" w:fill="FFFFFF"/>
        <w:spacing w:before="0" w:beforeAutospacing="0" w:after="0" w:afterAutospacing="0"/>
        <w:jc w:val="center"/>
        <w:rPr>
          <w:rFonts w:asciiTheme="minorHAnsi" w:hAnsiTheme="minorHAnsi" w:cstheme="minorHAnsi"/>
          <w:b/>
          <w:i/>
          <w:color w:val="000000"/>
        </w:rPr>
      </w:pPr>
      <w:r w:rsidRPr="00EF2999">
        <w:rPr>
          <w:rStyle w:val="s"/>
          <w:rFonts w:asciiTheme="minorHAnsi" w:eastAsiaTheme="majorEastAsia" w:hAnsiTheme="minorHAnsi" w:cstheme="minorHAnsi"/>
          <w:b/>
          <w:i/>
          <w:color w:val="000000"/>
        </w:rPr>
        <w:t>Do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not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work</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that disappears</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but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that remains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eternal</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life</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 the food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which</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Son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of Man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will give</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 you</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For</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Father</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has put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his seal</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of approval on him</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vertAlign w:val="superscript"/>
        </w:rPr>
        <w:t> </w:t>
      </w:r>
      <w:r w:rsidRPr="00EF2999">
        <w:rPr>
          <w:rStyle w:val="s"/>
          <w:rFonts w:asciiTheme="minorHAnsi" w:eastAsiaTheme="majorEastAsia" w:hAnsiTheme="minorHAnsi" w:cstheme="minorHAnsi"/>
          <w:b/>
          <w:i/>
          <w:color w:val="000000"/>
        </w:rPr>
        <w:t>So then</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they said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him</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“What</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must we do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to</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accomplish</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deeds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requires?</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hyperlink r:id="rId84" w:history="1"/>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Jesus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replied</w:t>
      </w:r>
      <w:r w:rsidRPr="00EF2999">
        <w:rPr>
          <w:rStyle w:val="netverse"/>
          <w:rFonts w:asciiTheme="minorHAnsi" w:eastAsiaTheme="majorEastAsia" w:hAnsiTheme="minorHAnsi" w:cstheme="minorHAnsi"/>
          <w:b/>
          <w:i/>
          <w:color w:val="000000"/>
        </w:rPr>
        <w:t>,</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w:t>
      </w:r>
      <w:r w:rsidRPr="00EF2999">
        <w:rPr>
          <w:rStyle w:val="s"/>
          <w:rFonts w:asciiTheme="minorHAnsi" w:eastAsiaTheme="majorEastAsia" w:hAnsiTheme="minorHAnsi" w:cstheme="minorHAnsi"/>
          <w:b/>
          <w:i/>
          <w:color w:val="000000"/>
        </w:rPr>
        <w:t>This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is</w:t>
      </w:r>
      <w:r w:rsidRPr="00EF2999">
        <w:rPr>
          <w:rStyle w:val="apple-converted-space"/>
          <w:rFonts w:asciiTheme="minorHAnsi" w:eastAsiaTheme="majorEastAsia" w:hAnsiTheme="minorHAnsi" w:cstheme="minorHAnsi"/>
          <w:b/>
          <w:i/>
          <w:color w:val="000000"/>
        </w:rPr>
        <w:t> </w:t>
      </w:r>
      <w:r w:rsidRPr="00EF2999">
        <w:rPr>
          <w:rStyle w:val="s"/>
          <w:rFonts w:asciiTheme="minorHAnsi" w:eastAsiaTheme="majorEastAsia" w:hAnsiTheme="minorHAnsi" w:cstheme="minorHAnsi"/>
          <w:b/>
          <w:i/>
          <w:color w:val="000000"/>
        </w:rPr>
        <w:t>the deed</w:t>
      </w:r>
      <w:r w:rsidRPr="00EF2999">
        <w:rPr>
          <w:rStyle w:val="apple-converted-space"/>
          <w:rFonts w:asciiTheme="minorHAnsi" w:eastAsiaTheme="majorEastAsia" w:hAnsiTheme="minorHAnsi" w:cstheme="minorHAnsi"/>
          <w:b/>
          <w:i/>
          <w:color w:val="000000"/>
          <w:vertAlign w:val="superscript"/>
        </w:rPr>
        <w:t> </w:t>
      </w:r>
      <w:r w:rsidRPr="00EF2999">
        <w:rPr>
          <w:rStyle w:val="s"/>
          <w:rFonts w:asciiTheme="minorHAnsi" w:eastAsiaTheme="majorEastAsia" w:hAnsiTheme="minorHAnsi" w:cstheme="minorHAnsi"/>
          <w:b/>
          <w:i/>
          <w:color w:val="000000"/>
        </w:rPr>
        <w:t>God</w:t>
      </w:r>
      <w:r w:rsidRPr="00EF2999">
        <w:rPr>
          <w:rStyle w:val="apple-converted-space"/>
          <w:rFonts w:asciiTheme="minorHAnsi" w:eastAsiaTheme="majorEastAsia" w:hAnsiTheme="minorHAnsi" w:cstheme="minorHAnsi"/>
          <w:b/>
          <w:i/>
          <w:color w:val="000000"/>
        </w:rPr>
        <w:t> </w:t>
      </w:r>
      <w:r w:rsidRPr="00EF2999">
        <w:rPr>
          <w:rStyle w:val="netverse"/>
          <w:rFonts w:asciiTheme="minorHAnsi" w:eastAsiaTheme="majorEastAsia" w:hAnsiTheme="minorHAnsi" w:cstheme="minorHAnsi"/>
          <w:b/>
          <w:i/>
          <w:color w:val="000000"/>
        </w:rPr>
        <w:t>requires</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 to believe in the one whom he</w:t>
      </w:r>
      <w:r w:rsidRPr="00EF2999">
        <w:rPr>
          <w:rStyle w:val="apple-converted-space"/>
          <w:rFonts w:asciiTheme="minorHAnsi" w:eastAsiaTheme="majorEastAsia" w:hAnsiTheme="minorHAnsi" w:cstheme="minorHAnsi"/>
          <w:b/>
          <w:i/>
          <w:color w:val="000000"/>
          <w:vertAlign w:val="superscript"/>
        </w:rPr>
        <w:t> </w:t>
      </w:r>
      <w:r w:rsidRPr="00EF2999">
        <w:rPr>
          <w:rStyle w:val="netverse"/>
          <w:rFonts w:asciiTheme="minorHAnsi" w:eastAsiaTheme="majorEastAsia" w:hAnsiTheme="minorHAnsi" w:cstheme="minorHAnsi"/>
          <w:b/>
          <w:i/>
          <w:color w:val="000000"/>
        </w:rPr>
        <w:t>sent.”</w:t>
      </w:r>
    </w:p>
    <w:p w14:paraId="7182CBA7" w14:textId="77777777" w:rsidR="002E4EA4" w:rsidRPr="00EF2999" w:rsidRDefault="002E4EA4" w:rsidP="002E4EA4">
      <w:pPr>
        <w:spacing w:after="0"/>
        <w:jc w:val="center"/>
        <w:rPr>
          <w:rFonts w:asciiTheme="minorHAnsi" w:hAnsiTheme="minorHAnsi" w:cstheme="minorHAnsi"/>
          <w:b/>
          <w:bCs/>
          <w:i/>
          <w:iCs/>
          <w:sz w:val="24"/>
          <w:szCs w:val="24"/>
        </w:rPr>
      </w:pPr>
    </w:p>
    <w:p w14:paraId="41CBC412" w14:textId="77777777" w:rsidR="002E4EA4" w:rsidRDefault="002E4EA4" w:rsidP="002E4EA4">
      <w:pPr>
        <w:ind w:firstLine="720"/>
        <w:jc w:val="both"/>
        <w:rPr>
          <w:iCs/>
          <w:sz w:val="24"/>
          <w:szCs w:val="24"/>
        </w:rPr>
      </w:pPr>
      <w:r>
        <w:rPr>
          <w:sz w:val="24"/>
          <w:szCs w:val="24"/>
        </w:rPr>
        <w:t xml:space="preserve">For clarification, let’s get this straight; we are saved by grace through faith - it is a gift of God. He does not love us because of </w:t>
      </w:r>
      <w:r>
        <w:rPr>
          <w:i/>
          <w:iCs/>
          <w:sz w:val="24"/>
          <w:szCs w:val="24"/>
        </w:rPr>
        <w:t>anything</w:t>
      </w:r>
      <w:r>
        <w:rPr>
          <w:sz w:val="24"/>
          <w:szCs w:val="24"/>
        </w:rPr>
        <w:t xml:space="preserve"> we have done. He loves us because we have believed on the </w:t>
      </w:r>
      <w:r>
        <w:rPr>
          <w:i/>
          <w:sz w:val="24"/>
          <w:szCs w:val="24"/>
        </w:rPr>
        <w:t>finished work</w:t>
      </w:r>
      <w:r>
        <w:rPr>
          <w:sz w:val="24"/>
          <w:szCs w:val="24"/>
        </w:rPr>
        <w:t xml:space="preserve"> that Christ has already done on our behalf. We are not saved </w:t>
      </w:r>
      <w:r>
        <w:rPr>
          <w:i/>
          <w:sz w:val="24"/>
          <w:szCs w:val="24"/>
        </w:rPr>
        <w:t>by</w:t>
      </w:r>
      <w:r>
        <w:rPr>
          <w:sz w:val="24"/>
          <w:szCs w:val="24"/>
        </w:rPr>
        <w:t xml:space="preserve"> our good works, but we are saved </w:t>
      </w:r>
      <w:r>
        <w:rPr>
          <w:i/>
          <w:iCs/>
          <w:sz w:val="24"/>
          <w:szCs w:val="24"/>
        </w:rPr>
        <w:t>for</w:t>
      </w:r>
      <w:r>
        <w:rPr>
          <w:iCs/>
          <w:sz w:val="24"/>
          <w:szCs w:val="24"/>
        </w:rPr>
        <w:t xml:space="preserve"> good works. Do you see the difference?</w:t>
      </w:r>
    </w:p>
    <w:p w14:paraId="412DD0DD" w14:textId="77777777" w:rsidR="002E4EA4" w:rsidRDefault="002E4EA4" w:rsidP="002E4EA4">
      <w:pPr>
        <w:pStyle w:val="ListParagraph"/>
        <w:numPr>
          <w:ilvl w:val="0"/>
          <w:numId w:val="76"/>
        </w:numPr>
        <w:ind w:left="720"/>
        <w:rPr>
          <w:sz w:val="24"/>
          <w:szCs w:val="24"/>
        </w:rPr>
      </w:pPr>
      <w:r>
        <w:rPr>
          <w:sz w:val="24"/>
          <w:szCs w:val="24"/>
        </w:rPr>
        <w:t>Do you think that sometimes we are working for God to earn His love? ______________________________________________________________________</w:t>
      </w:r>
    </w:p>
    <w:p w14:paraId="15B27E76" w14:textId="77777777" w:rsidR="002E4EA4" w:rsidRDefault="002E4EA4" w:rsidP="002E4EA4">
      <w:pPr>
        <w:pStyle w:val="ListParagraph"/>
        <w:numPr>
          <w:ilvl w:val="0"/>
          <w:numId w:val="76"/>
        </w:numPr>
        <w:ind w:left="720"/>
        <w:jc w:val="both"/>
        <w:rPr>
          <w:sz w:val="24"/>
          <w:szCs w:val="24"/>
        </w:rPr>
      </w:pPr>
      <w:r>
        <w:rPr>
          <w:sz w:val="24"/>
          <w:szCs w:val="24"/>
        </w:rPr>
        <w:t xml:space="preserve">Could it also be true that some people stay busy to keep from dealing with life’s </w:t>
      </w:r>
    </w:p>
    <w:p w14:paraId="7BAA35FA" w14:textId="77777777" w:rsidR="002E4EA4" w:rsidRDefault="002E4EA4" w:rsidP="002E4EA4">
      <w:pPr>
        <w:pStyle w:val="ListParagraph"/>
        <w:jc w:val="both"/>
        <w:rPr>
          <w:sz w:val="24"/>
          <w:szCs w:val="24"/>
        </w:rPr>
      </w:pPr>
      <w:r>
        <w:rPr>
          <w:sz w:val="24"/>
          <w:szCs w:val="24"/>
        </w:rPr>
        <w:t>problems? Explain:  _______________________________________________________ _______________________________________________________________________ _______________________________________________________________________</w:t>
      </w:r>
    </w:p>
    <w:p w14:paraId="4BE5B21A" w14:textId="77777777" w:rsidR="002E4EA4" w:rsidRDefault="002E4EA4" w:rsidP="002E4EA4">
      <w:pPr>
        <w:pStyle w:val="ListParagraph"/>
        <w:numPr>
          <w:ilvl w:val="0"/>
          <w:numId w:val="76"/>
        </w:numPr>
        <w:ind w:left="720"/>
        <w:jc w:val="both"/>
        <w:rPr>
          <w:sz w:val="24"/>
          <w:szCs w:val="24"/>
        </w:rPr>
      </w:pPr>
      <w:r>
        <w:rPr>
          <w:sz w:val="24"/>
          <w:szCs w:val="24"/>
        </w:rPr>
        <w:lastRenderedPageBreak/>
        <w:t>Examine your motives for working for God by asking yourself: “Why do I do what I do?” Be honest, the Lord already knows. __________________________________________ _______________________________________________________________________</w:t>
      </w:r>
    </w:p>
    <w:p w14:paraId="45EE7A11" w14:textId="77777777" w:rsidR="002E4EA4" w:rsidRDefault="002E4EA4" w:rsidP="002E4EA4">
      <w:pPr>
        <w:ind w:firstLine="720"/>
        <w:jc w:val="both"/>
        <w:rPr>
          <w:iCs/>
          <w:sz w:val="24"/>
          <w:szCs w:val="24"/>
        </w:rPr>
      </w:pPr>
      <w:r>
        <w:rPr>
          <w:iCs/>
          <w:sz w:val="24"/>
          <w:szCs w:val="24"/>
        </w:rPr>
        <w:t xml:space="preserve">In light of these truths, we continually need to be reminded to keep the main thing - the main thing. What is the main thing God wants from you and me? He wants our worship, and isn’t He worthy of it? Furthermore, worship of God should always proceed trying to work for God. Our first priority must be our relationship with Christ, and this necessitates having a daily quiet time with Him. If we will seek Him first, He has promised that “all these things will be added to us as well” (Matthew 6:30-33). I can personally testify that He means just what He says. I also know that quite the opposite is true when I don’t seek Him first. </w:t>
      </w:r>
    </w:p>
    <w:p w14:paraId="68CDCA38" w14:textId="77777777" w:rsidR="002E4EA4" w:rsidRPr="004C75F1" w:rsidRDefault="002E4EA4" w:rsidP="002E4EA4">
      <w:pPr>
        <w:spacing w:after="0"/>
        <w:jc w:val="center"/>
        <w:rPr>
          <w:rFonts w:asciiTheme="minorHAnsi" w:hAnsiTheme="minorHAnsi" w:cstheme="minorHAnsi"/>
          <w:b/>
          <w:sz w:val="24"/>
          <w:szCs w:val="24"/>
        </w:rPr>
      </w:pPr>
      <w:r w:rsidRPr="004C75F1">
        <w:rPr>
          <w:rFonts w:asciiTheme="minorHAnsi" w:hAnsiTheme="minorHAnsi" w:cstheme="minorHAnsi"/>
          <w:b/>
          <w:sz w:val="24"/>
          <w:szCs w:val="24"/>
        </w:rPr>
        <w:t>Luke 10:39-42 (NET)</w:t>
      </w:r>
    </w:p>
    <w:p w14:paraId="39D3C3B3" w14:textId="77777777" w:rsidR="002E4EA4" w:rsidRPr="004C75F1" w:rsidRDefault="002E4EA4" w:rsidP="002E4EA4">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r w:rsidRPr="004C75F1">
        <w:rPr>
          <w:rStyle w:val="s"/>
          <w:rFonts w:asciiTheme="minorHAnsi" w:eastAsiaTheme="majorEastAsia" w:hAnsiTheme="minorHAnsi" w:cstheme="minorHAnsi"/>
          <w:b/>
          <w:i/>
          <w:color w:val="000000"/>
        </w:rPr>
        <w:t>Now</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 they went on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their way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Jesus</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entered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certain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village where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woman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welcomed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him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guest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 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named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who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Lord’s</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feet</w:t>
      </w:r>
      <w:r w:rsidRPr="004C75F1">
        <w:rPr>
          <w:rStyle w:val="netvers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and listened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what he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was distracted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with</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preparations she had to make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so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she came up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him and said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“Lord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don’t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care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that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sister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left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 do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all the work</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alone? Tell</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to</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help</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me</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Lord</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answered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r w:rsidRPr="004C75F1">
        <w:rPr>
          <w:rStyle w:val="netvers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rPr>
        <w:t>“</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Martha</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vertAlign w:val="superscript"/>
        </w:rPr>
        <w:t> </w:t>
      </w:r>
      <w:hyperlink r:id="rId85" w:history="1"/>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you are worried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and</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troubled</w:t>
      </w:r>
      <w:r w:rsidRPr="004C75F1">
        <w:rPr>
          <w:rStyle w:val="apple-converted-space"/>
          <w:rFonts w:asciiTheme="minorHAnsi" w:eastAsiaTheme="majorEastAsia" w:hAnsiTheme="minorHAnsi" w:cstheme="minorHAnsi"/>
          <w:b/>
          <w:i/>
          <w:color w:val="000000"/>
          <w:vertAlign w:val="superscript"/>
        </w:rPr>
        <w:t> </w:t>
      </w:r>
      <w:r w:rsidRPr="004C75F1">
        <w:rPr>
          <w:rStyle w:val="netvers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about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many things</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but </w:t>
      </w:r>
      <w:r w:rsidRPr="004C75F1">
        <w:rPr>
          <w:rStyle w:val="s"/>
          <w:rFonts w:asciiTheme="minorHAnsi" w:eastAsiaTheme="majorEastAsia" w:hAnsiTheme="minorHAnsi" w:cstheme="minorHAnsi"/>
          <w:b/>
          <w:i/>
          <w:color w:val="000000"/>
        </w:rPr>
        <w:t>one thing</w:t>
      </w:r>
      <w:r w:rsidRPr="004C75F1">
        <w:rPr>
          <w:rStyle w:val="apple-converted-space"/>
          <w:rFonts w:asciiTheme="minorHAnsi" w:eastAsiaTheme="majorEastAsia" w:hAnsiTheme="minorHAnsi" w:cstheme="minorHAnsi"/>
          <w:b/>
          <w:i/>
          <w:color w:val="000000"/>
          <w:vertAlign w:val="superscript"/>
        </w:rPr>
        <w:t> </w:t>
      </w:r>
      <w:r w:rsidRPr="004C75F1">
        <w:rPr>
          <w:rStyle w:val="apple-converted-space"/>
          <w:rFonts w:asciiTheme="minorHAnsi" w:eastAsiaTheme="majorEastAsia" w:hAnsiTheme="minorHAnsi" w:cstheme="minorHAnsi"/>
          <w:b/>
          <w:i/>
          <w:color w:val="000000"/>
        </w:rPr>
        <w:t>is </w:t>
      </w:r>
      <w:r w:rsidRPr="004C75F1">
        <w:rPr>
          <w:rStyle w:val="s"/>
          <w:rFonts w:asciiTheme="minorHAnsi" w:eastAsiaTheme="majorEastAsia" w:hAnsiTheme="minorHAnsi" w:cstheme="minorHAnsi"/>
          <w:b/>
          <w:i/>
          <w:color w:val="000000"/>
        </w:rPr>
        <w:t>needed</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Mary</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has chosen</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the best</w:t>
      </w:r>
      <w:r w:rsidRPr="004C75F1">
        <w:rPr>
          <w:rStyle w:val="apple-converted-space"/>
          <w:rFonts w:asciiTheme="minorHAnsi" w:eastAsiaTheme="majorEastAsia" w:hAnsiTheme="minorHAnsi" w:cstheme="minorHAnsi"/>
          <w:b/>
          <w:i/>
          <w:color w:val="000000"/>
          <w:vertAlign w:val="superscript"/>
        </w:rPr>
        <w:t> </w:t>
      </w:r>
      <w:r w:rsidRPr="004C75F1">
        <w:rPr>
          <w:rStyle w:val="s"/>
          <w:rFonts w:asciiTheme="minorHAnsi" w:eastAsiaTheme="majorEastAsia" w:hAnsiTheme="minorHAnsi" w:cstheme="minorHAnsi"/>
          <w:b/>
          <w:i/>
          <w:color w:val="000000"/>
        </w:rPr>
        <w:t>part</w:t>
      </w:r>
      <w:r w:rsidRPr="004C75F1">
        <w:rPr>
          <w:rStyle w:val="netverse"/>
          <w:rFonts w:asciiTheme="minorHAnsi" w:eastAsiaTheme="majorEastAsia" w:hAnsiTheme="minorHAnsi" w:cstheme="minorHAnsi"/>
          <w:b/>
          <w:i/>
          <w:color w:val="000000"/>
        </w:rPr>
        <w: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it will</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not</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be taken away from</w:t>
      </w:r>
      <w:r w:rsidRPr="004C75F1">
        <w:rPr>
          <w:rStyle w:val="apple-converted-space"/>
          <w:rFonts w:asciiTheme="minorHAnsi" w:eastAsiaTheme="majorEastAsia" w:hAnsiTheme="minorHAnsi" w:cstheme="minorHAnsi"/>
          <w:b/>
          <w:i/>
          <w:color w:val="000000"/>
        </w:rPr>
        <w:t> </w:t>
      </w:r>
      <w:r w:rsidRPr="004C75F1">
        <w:rPr>
          <w:rStyle w:val="s"/>
          <w:rFonts w:asciiTheme="minorHAnsi" w:eastAsiaTheme="majorEastAsia" w:hAnsiTheme="minorHAnsi" w:cstheme="minorHAnsi"/>
          <w:b/>
          <w:i/>
          <w:color w:val="000000"/>
        </w:rPr>
        <w:t>her</w:t>
      </w:r>
      <w:r w:rsidRPr="004C75F1">
        <w:rPr>
          <w:rStyle w:val="netverse"/>
          <w:rFonts w:asciiTheme="minorHAnsi" w:eastAsiaTheme="majorEastAsia" w:hAnsiTheme="minorHAnsi" w:cstheme="minorHAnsi"/>
          <w:b/>
          <w:i/>
          <w:color w:val="000000"/>
        </w:rPr>
        <w:t>.”</w:t>
      </w:r>
    </w:p>
    <w:p w14:paraId="0C077F73" w14:textId="77777777" w:rsidR="002E4EA4" w:rsidRDefault="002E4EA4" w:rsidP="002E4EA4">
      <w:pPr>
        <w:spacing w:after="0"/>
        <w:jc w:val="center"/>
        <w:rPr>
          <w:b/>
          <w:sz w:val="24"/>
          <w:szCs w:val="24"/>
        </w:rPr>
      </w:pPr>
    </w:p>
    <w:p w14:paraId="16B114F4" w14:textId="77777777" w:rsidR="002E4EA4" w:rsidRDefault="002E4EA4" w:rsidP="002E4EA4">
      <w:pPr>
        <w:ind w:firstLine="720"/>
        <w:jc w:val="both"/>
        <w:rPr>
          <w:rFonts w:eastAsiaTheme="minorEastAsia"/>
        </w:rPr>
      </w:pPr>
      <w:r>
        <w:rPr>
          <w:sz w:val="24"/>
          <w:szCs w:val="24"/>
        </w:rPr>
        <w:t xml:space="preserve">There is a word </w:t>
      </w:r>
      <w:r>
        <w:rPr>
          <w:iCs/>
          <w:sz w:val="24"/>
          <w:szCs w:val="24"/>
        </w:rPr>
        <w:t xml:space="preserve">that Jesus used in a conversation with a grumpy, overworked woman named Martha to point out to her that there was only one thing she needed to be doing and that her sister Mary was busy doing it. The Greek word Jesus chose was </w:t>
      </w:r>
      <w:r>
        <w:rPr>
          <w:i/>
          <w:iCs/>
          <w:sz w:val="24"/>
          <w:szCs w:val="24"/>
        </w:rPr>
        <w:t>Chereia,</w:t>
      </w:r>
      <w:r>
        <w:rPr>
          <w:iCs/>
          <w:sz w:val="24"/>
          <w:szCs w:val="24"/>
        </w:rPr>
        <w:t xml:space="preserve"> and it</w:t>
      </w:r>
      <w:r>
        <w:rPr>
          <w:sz w:val="24"/>
          <w:szCs w:val="24"/>
        </w:rPr>
        <w:t xml:space="preserve"> means: requirement, </w:t>
      </w:r>
      <w:r>
        <w:rPr>
          <w:i/>
          <w:iCs/>
          <w:sz w:val="24"/>
          <w:szCs w:val="24"/>
        </w:rPr>
        <w:t xml:space="preserve">employment, business, necessary and useful. </w:t>
      </w:r>
      <w:r>
        <w:rPr>
          <w:iCs/>
          <w:sz w:val="24"/>
          <w:szCs w:val="24"/>
        </w:rPr>
        <w:t>(In just a moment we will look at another word that relates to this word.)</w:t>
      </w:r>
      <w:r>
        <w:rPr>
          <w:i/>
          <w:iCs/>
          <w:sz w:val="24"/>
          <w:szCs w:val="24"/>
        </w:rPr>
        <w:t xml:space="preserve"> </w:t>
      </w:r>
      <w:r>
        <w:rPr>
          <w:iCs/>
          <w:sz w:val="24"/>
          <w:szCs w:val="24"/>
        </w:rPr>
        <w:t>So here is the one thing most needed in the life of every saint: To be His disciple we must sit at His feet and learn from His Word - t</w:t>
      </w:r>
      <w:r>
        <w:rPr>
          <w:sz w:val="24"/>
          <w:szCs w:val="24"/>
        </w:rPr>
        <w:t xml:space="preserve">hat is the first </w:t>
      </w:r>
      <w:r>
        <w:rPr>
          <w:i/>
          <w:sz w:val="24"/>
          <w:szCs w:val="24"/>
        </w:rPr>
        <w:t>business</w:t>
      </w:r>
      <w:r>
        <w:rPr>
          <w:sz w:val="24"/>
          <w:szCs w:val="24"/>
        </w:rPr>
        <w:t xml:space="preserve"> of every Christian.</w:t>
      </w:r>
      <w:r>
        <w:rPr>
          <w:i/>
          <w:iCs/>
          <w:sz w:val="24"/>
          <w:szCs w:val="24"/>
        </w:rPr>
        <w:t xml:space="preserve"> </w:t>
      </w:r>
      <w:r>
        <w:rPr>
          <w:sz w:val="24"/>
          <w:szCs w:val="24"/>
        </w:rPr>
        <w:t xml:space="preserve"> </w:t>
      </w:r>
      <w:r>
        <w:rPr>
          <w:iCs/>
          <w:sz w:val="24"/>
          <w:szCs w:val="24"/>
        </w:rPr>
        <w:t>While Martha was working her fingers to the bone in the kitchen, her sister Mary was taking care of business -- worshipping at the feet of Jesus. So, I suppose you could say our first work each day is to worship. I</w:t>
      </w:r>
      <w:r>
        <w:rPr>
          <w:rFonts w:eastAsiaTheme="minorEastAsia"/>
          <w:sz w:val="24"/>
          <w:szCs w:val="24"/>
        </w:rPr>
        <w:t xml:space="preserve">f seeking Him first is not our priority, everything else we do will be vain, empty, fruitless work. </w:t>
      </w:r>
    </w:p>
    <w:p w14:paraId="227D94A2" w14:textId="77777777" w:rsidR="002E4EA4" w:rsidRDefault="002E4EA4" w:rsidP="002E4EA4">
      <w:pPr>
        <w:ind w:firstLine="720"/>
        <w:jc w:val="both"/>
        <w:rPr>
          <w:iCs/>
          <w:sz w:val="24"/>
          <w:szCs w:val="24"/>
        </w:rPr>
      </w:pPr>
      <w:r>
        <w:rPr>
          <w:iCs/>
          <w:sz w:val="24"/>
          <w:szCs w:val="24"/>
        </w:rPr>
        <w:t xml:space="preserve">Realistically, though, we cannot just stay at His feet all day long, now can we? Surely when we are done there are many other jobs for us to do. So how can we be sure what good works God has chosen for us to do in any given day? It is simple -- we must ask Him! Then, through reading and meditating on His Word, He will inform us of what He has planned for us to do that day. </w:t>
      </w:r>
    </w:p>
    <w:p w14:paraId="46BBC2F9" w14:textId="77777777" w:rsidR="002E4EA4" w:rsidRDefault="002E4EA4" w:rsidP="002E4EA4">
      <w:pPr>
        <w:pStyle w:val="ListParagraph"/>
        <w:numPr>
          <w:ilvl w:val="0"/>
          <w:numId w:val="78"/>
        </w:numPr>
        <w:jc w:val="both"/>
      </w:pPr>
      <w:r>
        <w:rPr>
          <w:sz w:val="24"/>
          <w:szCs w:val="24"/>
        </w:rPr>
        <w:lastRenderedPageBreak/>
        <w:t>Read Proverbs 3:5-7, and then fill in the blanks. If I don’t consult with God to get His guidance, my only option is to lean on my own _______________, and I operate in the____________, and I settle for good and forfeit God’s best.</w:t>
      </w:r>
    </w:p>
    <w:p w14:paraId="2C33A62C" w14:textId="77777777" w:rsidR="002E4EA4" w:rsidRDefault="002E4EA4" w:rsidP="002E4EA4">
      <w:pPr>
        <w:pStyle w:val="ListParagraph"/>
        <w:numPr>
          <w:ilvl w:val="0"/>
          <w:numId w:val="78"/>
        </w:numPr>
        <w:jc w:val="both"/>
        <w:rPr>
          <w:iCs/>
          <w:sz w:val="24"/>
          <w:szCs w:val="24"/>
        </w:rPr>
      </w:pPr>
      <w:r>
        <w:rPr>
          <w:iCs/>
          <w:sz w:val="24"/>
          <w:szCs w:val="24"/>
        </w:rPr>
        <w:t>A good morning prayer is found in Psalm 90:10-17. It’s a prayer of Moses. Beginning with verse ten, rephrase Moses words into a prayer of your own. 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7AA60C" w14:textId="77777777" w:rsidR="002E4EA4" w:rsidRDefault="002E4EA4" w:rsidP="002E4EA4">
      <w:pPr>
        <w:jc w:val="both"/>
        <w:rPr>
          <w:sz w:val="24"/>
          <w:szCs w:val="24"/>
        </w:rPr>
      </w:pPr>
      <w:r>
        <w:rPr>
          <w:b/>
          <w:bCs/>
          <w:sz w:val="28"/>
          <w:szCs w:val="28"/>
        </w:rPr>
        <w:t xml:space="preserve">DIGGING DEEPER: </w:t>
      </w:r>
      <w:r>
        <w:rPr>
          <w:sz w:val="24"/>
          <w:szCs w:val="24"/>
        </w:rPr>
        <w:t>Matthew 6:29-33, 28:18-20; John 15:1-16; Acts 13:2-4, 17:22-26; James 1:5, 4:13-15; Psalm 25:12; Proverbs 3:5-6; Jeremiah 10:21-23</w:t>
      </w:r>
    </w:p>
    <w:p w14:paraId="0040FFD1" w14:textId="77777777" w:rsidR="002E4EA4" w:rsidRDefault="002E4EA4" w:rsidP="002E4EA4">
      <w:pPr>
        <w:jc w:val="center"/>
        <w:rPr>
          <w:b/>
          <w:sz w:val="28"/>
          <w:szCs w:val="28"/>
        </w:rPr>
      </w:pPr>
      <w:r>
        <w:rPr>
          <w:b/>
          <w:sz w:val="28"/>
          <w:szCs w:val="28"/>
        </w:rPr>
        <w:t>The Business of Every Christian</w:t>
      </w:r>
    </w:p>
    <w:p w14:paraId="58A2A627" w14:textId="77777777" w:rsidR="002E4EA4" w:rsidRDefault="002E4EA4" w:rsidP="002E4EA4">
      <w:pPr>
        <w:spacing w:after="0"/>
        <w:jc w:val="center"/>
        <w:rPr>
          <w:b/>
          <w:sz w:val="24"/>
          <w:szCs w:val="24"/>
        </w:rPr>
      </w:pPr>
      <w:r>
        <w:rPr>
          <w:b/>
          <w:bCs/>
          <w:iCs/>
          <w:sz w:val="24"/>
          <w:szCs w:val="24"/>
        </w:rPr>
        <w:t>Ephesians 4:1 (KJV)</w:t>
      </w:r>
    </w:p>
    <w:p w14:paraId="72CD0CF8" w14:textId="77777777" w:rsidR="002E4EA4" w:rsidRDefault="002E4EA4" w:rsidP="002E4EA4">
      <w:pPr>
        <w:jc w:val="center"/>
        <w:rPr>
          <w:b/>
          <w:i/>
          <w:sz w:val="24"/>
          <w:szCs w:val="24"/>
        </w:rPr>
      </w:pPr>
      <w:r>
        <w:rPr>
          <w:b/>
          <w:bCs/>
          <w:i/>
          <w:iCs/>
          <w:sz w:val="24"/>
          <w:szCs w:val="24"/>
        </w:rPr>
        <w:t>Walk worthy of the vocation to which you are called.</w:t>
      </w:r>
    </w:p>
    <w:p w14:paraId="3F777669" w14:textId="77777777" w:rsidR="002E4EA4" w:rsidRPr="00876F5A" w:rsidRDefault="002E4EA4" w:rsidP="002E4EA4">
      <w:pPr>
        <w:ind w:firstLine="720"/>
        <w:jc w:val="both"/>
        <w:rPr>
          <w:sz w:val="24"/>
          <w:szCs w:val="24"/>
        </w:rPr>
      </w:pPr>
      <w:r w:rsidRPr="00876F5A">
        <w:rPr>
          <w:sz w:val="24"/>
          <w:szCs w:val="24"/>
        </w:rPr>
        <w:t xml:space="preserve">In his message entitled </w:t>
      </w:r>
      <w:r w:rsidRPr="00876F5A">
        <w:rPr>
          <w:i/>
          <w:sz w:val="24"/>
          <w:szCs w:val="24"/>
        </w:rPr>
        <w:t>What</w:t>
      </w:r>
      <w:r w:rsidRPr="00876F5A">
        <w:rPr>
          <w:sz w:val="24"/>
          <w:szCs w:val="24"/>
        </w:rPr>
        <w:t xml:space="preserve"> </w:t>
      </w:r>
      <w:r w:rsidRPr="00876F5A">
        <w:rPr>
          <w:i/>
          <w:sz w:val="24"/>
          <w:szCs w:val="24"/>
        </w:rPr>
        <w:t>is</w:t>
      </w:r>
      <w:r w:rsidRPr="00876F5A">
        <w:rPr>
          <w:sz w:val="24"/>
          <w:szCs w:val="24"/>
        </w:rPr>
        <w:t xml:space="preserve"> </w:t>
      </w:r>
      <w:r w:rsidRPr="00876F5A">
        <w:rPr>
          <w:i/>
          <w:sz w:val="24"/>
          <w:szCs w:val="24"/>
        </w:rPr>
        <w:t>a</w:t>
      </w:r>
      <w:r w:rsidRPr="00876F5A">
        <w:rPr>
          <w:sz w:val="24"/>
          <w:szCs w:val="24"/>
        </w:rPr>
        <w:t xml:space="preserve"> </w:t>
      </w:r>
      <w:r w:rsidRPr="00876F5A">
        <w:rPr>
          <w:i/>
          <w:sz w:val="24"/>
          <w:szCs w:val="24"/>
        </w:rPr>
        <w:t>Christian</w:t>
      </w:r>
      <w:r w:rsidRPr="00876F5A">
        <w:rPr>
          <w:sz w:val="24"/>
          <w:szCs w:val="24"/>
        </w:rPr>
        <w:t xml:space="preserve">? Herb Hodges says, “The word Christian has become a much misused, abused, and confused term today.” He goes on to qualify the meaning of being called Christians. He said, “To be a Christian, means that you are </w:t>
      </w:r>
      <w:r w:rsidRPr="00876F5A">
        <w:rPr>
          <w:i/>
          <w:iCs/>
          <w:sz w:val="24"/>
          <w:szCs w:val="24"/>
        </w:rPr>
        <w:t>spiritually busy</w:t>
      </w:r>
      <w:r w:rsidRPr="00876F5A">
        <w:rPr>
          <w:sz w:val="24"/>
          <w:szCs w:val="24"/>
        </w:rPr>
        <w:t xml:space="preserve"> for Jesus Christ.” It is your vocation. He gave this illustration:</w:t>
      </w:r>
    </w:p>
    <w:p w14:paraId="65067EC5" w14:textId="77777777" w:rsidR="002E4EA4" w:rsidRDefault="002E4EA4" w:rsidP="002E4EA4">
      <w:pPr>
        <w:ind w:left="720" w:right="864"/>
        <w:jc w:val="both"/>
        <w:rPr>
          <w:sz w:val="24"/>
          <w:szCs w:val="24"/>
        </w:rPr>
      </w:pPr>
      <w:r>
        <w:rPr>
          <w:sz w:val="24"/>
          <w:szCs w:val="24"/>
        </w:rPr>
        <w:t xml:space="preserve">“One night in early manhood, Augustine had a dream. In his dream, he approached the gate of heaven and was met by a gatekeeper. ‘Who and what are you?’ the gatekeeper asked. My name is Augustine, he replied, and I am a Christian. No, you are not a Christian, the gatekeeper answered. In this place, we do not judge people by their words, but by their actions. You are not a Christian; you are a Ciceronian, because you spend most of your time studying Cicero, you are a Ciceronian.’ Augustine awakened from this sobering dream and determined to devote his life to Jesus Christ, and spend his time studying Christ and His truth.”  </w:t>
      </w:r>
    </w:p>
    <w:p w14:paraId="453A4999" w14:textId="77777777" w:rsidR="002E4EA4" w:rsidRDefault="002E4EA4" w:rsidP="002E4EA4">
      <w:pPr>
        <w:ind w:firstLine="720"/>
        <w:jc w:val="both"/>
        <w:rPr>
          <w:sz w:val="24"/>
          <w:szCs w:val="24"/>
        </w:rPr>
      </w:pPr>
      <w:r>
        <w:rPr>
          <w:sz w:val="24"/>
          <w:szCs w:val="24"/>
        </w:rPr>
        <w:t xml:space="preserve">Seldom do you meet a believer who calls themselves a disciple of Christ, but that was what they were called some 273 times in the New Testament. Now compare that to the name Christian, used only three times in the Bible. The first time we see them called Christians was in Acts 11:26. After the disciples had been taught by Paul and Barnabas for a year, the unbelievers saw the lives of the disciples and what they were doing, and they gave them a new name: </w:t>
      </w:r>
      <w:r>
        <w:rPr>
          <w:sz w:val="24"/>
          <w:szCs w:val="24"/>
        </w:rPr>
        <w:lastRenderedPageBreak/>
        <w:t xml:space="preserve">Christians.  The text says, “The disciples were first </w:t>
      </w:r>
      <w:r>
        <w:rPr>
          <w:i/>
          <w:sz w:val="24"/>
          <w:szCs w:val="24"/>
        </w:rPr>
        <w:t>called</w:t>
      </w:r>
      <w:r>
        <w:rPr>
          <w:sz w:val="24"/>
          <w:szCs w:val="24"/>
        </w:rPr>
        <w:t xml:space="preserve"> Christians at Antioch.” This was the name that was given to the disciples by the unbelievers. It was a name of derision. The word </w:t>
      </w:r>
      <w:r>
        <w:rPr>
          <w:i/>
          <w:iCs/>
          <w:sz w:val="24"/>
          <w:szCs w:val="24"/>
        </w:rPr>
        <w:t>called</w:t>
      </w:r>
      <w:r>
        <w:rPr>
          <w:sz w:val="24"/>
          <w:szCs w:val="24"/>
        </w:rPr>
        <w:t xml:space="preserve"> in Greek is </w:t>
      </w:r>
      <w:r>
        <w:rPr>
          <w:i/>
          <w:sz w:val="24"/>
          <w:szCs w:val="24"/>
        </w:rPr>
        <w:t>Chrematizo,</w:t>
      </w:r>
      <w:r>
        <w:rPr>
          <w:sz w:val="24"/>
          <w:szCs w:val="24"/>
        </w:rPr>
        <w:t xml:space="preserve"> and it comes from the word Chreia - translated as needed. This is the definition: </w:t>
      </w:r>
      <w:r>
        <w:rPr>
          <w:i/>
          <w:iCs/>
          <w:sz w:val="24"/>
          <w:szCs w:val="24"/>
        </w:rPr>
        <w:t>to constitute a firm for business, i.e. bear as a title, be called, reveal and speak</w:t>
      </w:r>
      <w:r>
        <w:rPr>
          <w:sz w:val="24"/>
          <w:szCs w:val="24"/>
        </w:rPr>
        <w:t xml:space="preserve">. </w:t>
      </w:r>
    </w:p>
    <w:p w14:paraId="682639FD" w14:textId="4B2FA85D" w:rsidR="002E4EA4" w:rsidRPr="00876F5A" w:rsidRDefault="002E4EA4" w:rsidP="002E4EA4">
      <w:pPr>
        <w:ind w:firstLine="720"/>
        <w:jc w:val="both"/>
        <w:rPr>
          <w:sz w:val="24"/>
          <w:szCs w:val="24"/>
        </w:rPr>
      </w:pPr>
      <w:r w:rsidRPr="00876F5A">
        <w:rPr>
          <w:sz w:val="24"/>
          <w:szCs w:val="24"/>
        </w:rPr>
        <w:t xml:space="preserve">Think of it this way, comparatively speaking this Greek word for called is kin to the old English practice of naming a person by their occupation: such as the family names Baker or Goldsmith. My married name is Porter; a porter’s job was to keep the gate or in some cases one who carried the bags for the passengers on a train or in a hotel. My maiden name is Page; a page is one whose job it is to deliver a message. Both occupations are the jobs of a servant. The point is this: No one in Antioch was called a Christians unless they were doing the work of Christ. They </w:t>
      </w:r>
      <w:r w:rsidR="00876F5A">
        <w:rPr>
          <w:sz w:val="24"/>
          <w:szCs w:val="24"/>
        </w:rPr>
        <w:t xml:space="preserve">had to </w:t>
      </w:r>
      <w:r w:rsidRPr="00876F5A">
        <w:rPr>
          <w:iCs/>
          <w:sz w:val="24"/>
          <w:szCs w:val="24"/>
        </w:rPr>
        <w:t>earn</w:t>
      </w:r>
      <w:r w:rsidRPr="00876F5A">
        <w:rPr>
          <w:sz w:val="24"/>
          <w:szCs w:val="24"/>
        </w:rPr>
        <w:t xml:space="preserve"> the title. Their business was Christ’s business. What was His occupation?</w:t>
      </w:r>
    </w:p>
    <w:p w14:paraId="1D8B7CB9" w14:textId="787FA90F" w:rsidR="002E4EA4" w:rsidRDefault="002E4EA4" w:rsidP="002E4EA4">
      <w:pPr>
        <w:jc w:val="both"/>
        <w:rPr>
          <w:b/>
          <w:sz w:val="28"/>
          <w:szCs w:val="28"/>
        </w:rPr>
      </w:pPr>
      <w:r>
        <w:rPr>
          <w:b/>
          <w:bCs/>
          <w:sz w:val="28"/>
          <w:szCs w:val="28"/>
        </w:rPr>
        <w:t xml:space="preserve">DIGGING DEEPER: </w:t>
      </w:r>
      <w:r>
        <w:rPr>
          <w:sz w:val="24"/>
          <w:szCs w:val="24"/>
        </w:rPr>
        <w:t>Genesis 1-3; Titus 2:3-14</w:t>
      </w:r>
      <w:r w:rsidR="00876F5A">
        <w:rPr>
          <w:sz w:val="24"/>
          <w:szCs w:val="24"/>
        </w:rPr>
        <w:t>;</w:t>
      </w:r>
      <w:r>
        <w:rPr>
          <w:sz w:val="24"/>
          <w:szCs w:val="24"/>
        </w:rPr>
        <w:t xml:space="preserve"> Ephesians 1:4, 2:6-10, 4:1-19-32, 5:19; Colossians 1:15-21, 3:10; Proverbs 3:3-8; Jeremiah 29:11-15; Psalm</w:t>
      </w:r>
      <w:r w:rsidR="00876F5A">
        <w:rPr>
          <w:sz w:val="24"/>
          <w:szCs w:val="24"/>
        </w:rPr>
        <w:t>s</w:t>
      </w:r>
      <w:r>
        <w:rPr>
          <w:sz w:val="24"/>
          <w:szCs w:val="24"/>
        </w:rPr>
        <w:t xml:space="preserve"> 139:13-16, 90:14-17; 1 Peter 4:8-10; Romans 12:4-16; 1 Corinthians 3:1-16, 12:1-27, 14:3-5; Philippians 4:13</w:t>
      </w:r>
    </w:p>
    <w:p w14:paraId="0B3C8892" w14:textId="77777777" w:rsidR="002E4EA4" w:rsidRDefault="002E4EA4" w:rsidP="002E4EA4">
      <w:pPr>
        <w:jc w:val="center"/>
        <w:rPr>
          <w:rFonts w:asciiTheme="minorHAnsi" w:eastAsia="Times New Roman" w:hAnsiTheme="minorHAnsi"/>
          <w:b/>
          <w:sz w:val="28"/>
          <w:szCs w:val="28"/>
        </w:rPr>
      </w:pPr>
      <w:r>
        <w:rPr>
          <w:rFonts w:asciiTheme="minorHAnsi" w:eastAsia="Times New Roman" w:hAnsiTheme="minorHAnsi"/>
          <w:b/>
          <w:sz w:val="28"/>
          <w:szCs w:val="28"/>
        </w:rPr>
        <w:t>Jesus’ Work Was Building Twelve Men</w:t>
      </w:r>
    </w:p>
    <w:p w14:paraId="2C5007D5" w14:textId="77777777" w:rsidR="002E4EA4" w:rsidRPr="00E916B8" w:rsidRDefault="002E4EA4" w:rsidP="002E4EA4">
      <w:pPr>
        <w:pStyle w:val="ListParagraph"/>
        <w:spacing w:after="0" w:line="240" w:lineRule="auto"/>
        <w:ind w:left="0"/>
        <w:contextualSpacing w:val="0"/>
        <w:jc w:val="center"/>
        <w:rPr>
          <w:b/>
          <w:sz w:val="24"/>
          <w:szCs w:val="24"/>
        </w:rPr>
      </w:pPr>
      <w:r w:rsidRPr="00E916B8">
        <w:rPr>
          <w:b/>
          <w:sz w:val="24"/>
          <w:szCs w:val="24"/>
        </w:rPr>
        <w:t>Matthew 28:18-20 (NET)</w:t>
      </w:r>
    </w:p>
    <w:p w14:paraId="1549321A" w14:textId="77777777" w:rsidR="002E4EA4" w:rsidRDefault="002E4EA4" w:rsidP="002E4EA4">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teaching them to obey everything I have commanded you. And remember,</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you</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3413BA01" w14:textId="77777777" w:rsidR="002E4EA4" w:rsidRDefault="002E4EA4" w:rsidP="002E4EA4">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p>
    <w:p w14:paraId="73D398CB" w14:textId="77777777" w:rsidR="002E4EA4" w:rsidRDefault="002E4EA4" w:rsidP="002E4EA4">
      <w:pPr>
        <w:ind w:firstLine="720"/>
        <w:jc w:val="both"/>
        <w:rPr>
          <w:sz w:val="24"/>
          <w:szCs w:val="24"/>
        </w:rPr>
      </w:pPr>
      <w:r>
        <w:rPr>
          <w:sz w:val="24"/>
          <w:szCs w:val="24"/>
        </w:rPr>
        <w:t>By examining the gospel accounts, it becomes obvious that everything Jesus did was planned and purposeful.  He was busy doing the work assigned to Him by the Father. We cannot begin to know our purpose and vocation until we understand the work of the Lord Jesus. We were created in Him, by Him and for Him, and His work is our work, and His mission is our mission. What is the work and mission?</w:t>
      </w:r>
    </w:p>
    <w:p w14:paraId="17999B2F" w14:textId="77777777" w:rsidR="002E4EA4" w:rsidRDefault="002E4EA4" w:rsidP="002E4EA4">
      <w:pPr>
        <w:ind w:firstLine="720"/>
        <w:jc w:val="both"/>
        <w:rPr>
          <w:sz w:val="24"/>
          <w:szCs w:val="24"/>
        </w:rPr>
      </w:pPr>
      <w:r>
        <w:rPr>
          <w:sz w:val="24"/>
          <w:szCs w:val="24"/>
        </w:rPr>
        <w:t xml:space="preserve">Jesus’ plan to reach the entire world is found in the last “work-order” He assigned to His disciples. We call it the Great Commission. Since two thousand years have passed and most of God’s workforce is unemployed in His mission, it is clear that the Great Commission has been woefully misunderstood. Consequently, the Great Commission has become the great–omission. Because this is His last command, let’s reexamine Jesus' parting words, “Go make disciples of all nations.”  </w:t>
      </w:r>
    </w:p>
    <w:p w14:paraId="7AE3223A" w14:textId="77777777" w:rsidR="002E4EA4" w:rsidRDefault="002E4EA4" w:rsidP="002E4EA4">
      <w:pPr>
        <w:pStyle w:val="ListParagraph"/>
        <w:ind w:left="0" w:firstLine="720"/>
        <w:jc w:val="both"/>
        <w:rPr>
          <w:sz w:val="24"/>
          <w:szCs w:val="24"/>
        </w:rPr>
      </w:pPr>
      <w:r>
        <w:rPr>
          <w:sz w:val="24"/>
          <w:szCs w:val="24"/>
        </w:rPr>
        <w:t xml:space="preserve">There are four commissions found in the New Testament. However, the most strategic is found in Matthew 28:18-20.  God’s plan to reach the people from ever nation on earth to the end of time is encapsulated within the Greek word matheteuo. The King James Bible translated </w:t>
      </w:r>
      <w:r>
        <w:rPr>
          <w:sz w:val="24"/>
          <w:szCs w:val="24"/>
        </w:rPr>
        <w:lastRenderedPageBreak/>
        <w:t xml:space="preserve">the word as “teach all nations.” This word is more accurately translated in newer translations as "make disciples."  As you can see, the word teach is found twice in the text, yet the second word is altogether different. This word for teach is the Greek word </w:t>
      </w:r>
      <w:r>
        <w:rPr>
          <w:i/>
          <w:sz w:val="24"/>
          <w:szCs w:val="24"/>
        </w:rPr>
        <w:t>didasko,</w:t>
      </w:r>
      <w:r>
        <w:rPr>
          <w:sz w:val="24"/>
          <w:szCs w:val="24"/>
        </w:rPr>
        <w:t xml:space="preserve"> and here is the definition: to learn or to teach</w:t>
      </w:r>
      <w:r>
        <w:t xml:space="preserve">. </w:t>
      </w:r>
      <w:r>
        <w:rPr>
          <w:sz w:val="24"/>
          <w:szCs w:val="24"/>
        </w:rPr>
        <w:t xml:space="preserve"> According to this definition, what are we to do with what we learn? (Psalm 78:1-7)</w:t>
      </w:r>
    </w:p>
    <w:p w14:paraId="76A50833" w14:textId="5EE4CF8C" w:rsidR="002E4EA4" w:rsidRDefault="002E4EA4" w:rsidP="002E4EA4">
      <w:pPr>
        <w:spacing w:line="336" w:lineRule="atLeast"/>
        <w:ind w:firstLine="720"/>
        <w:jc w:val="both"/>
        <w:rPr>
          <w:sz w:val="24"/>
          <w:szCs w:val="24"/>
        </w:rPr>
      </w:pPr>
      <w:r>
        <w:rPr>
          <w:sz w:val="24"/>
          <w:szCs w:val="24"/>
        </w:rPr>
        <w:t xml:space="preserve">In the great commission, there are four verbs: go, make disciples, baptize, and teach. Yet only one of these verbs is imperative - the command: "make disciples." To participate in the fulfillment of this command, we must first understand exactly what Jesus meant when He said, “Go make disciples.”  </w:t>
      </w:r>
    </w:p>
    <w:p w14:paraId="3438738E" w14:textId="77777777" w:rsidR="002E4EA4" w:rsidRDefault="002E4EA4" w:rsidP="002E4EA4">
      <w:pPr>
        <w:ind w:firstLine="720"/>
        <w:jc w:val="both"/>
        <w:rPr>
          <w:sz w:val="24"/>
          <w:szCs w:val="24"/>
        </w:rPr>
      </w:pPr>
      <w:r>
        <w:rPr>
          <w:sz w:val="24"/>
          <w:szCs w:val="24"/>
        </w:rPr>
        <w:t xml:space="preserve">In his book, </w:t>
      </w:r>
      <w:r>
        <w:rPr>
          <w:sz w:val="24"/>
          <w:szCs w:val="24"/>
          <w:u w:val="single"/>
        </w:rPr>
        <w:t>Tally Ho the Fox!</w:t>
      </w:r>
      <w:r>
        <w:rPr>
          <w:sz w:val="24"/>
          <w:szCs w:val="24"/>
        </w:rPr>
        <w:t xml:space="preserve"> Herb Hodges asks a convicting question:</w:t>
      </w:r>
    </w:p>
    <w:p w14:paraId="74B5DF22" w14:textId="77777777" w:rsidR="002E4EA4" w:rsidRDefault="002E4EA4" w:rsidP="002E4EA4">
      <w:pPr>
        <w:ind w:left="720" w:right="720"/>
        <w:jc w:val="both"/>
        <w:rPr>
          <w:sz w:val="24"/>
          <w:szCs w:val="24"/>
        </w:rPr>
      </w:pPr>
      <w:r>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p w14:paraId="003DFF4F" w14:textId="77777777" w:rsidR="002E4EA4" w:rsidRDefault="002E4EA4" w:rsidP="002E4EA4">
      <w:pPr>
        <w:pStyle w:val="ListParagraph"/>
        <w:ind w:left="0" w:firstLine="720"/>
        <w:jc w:val="both"/>
        <w:rPr>
          <w:sz w:val="24"/>
          <w:szCs w:val="24"/>
        </w:rPr>
      </w:pPr>
      <w:r>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said make disciples?” And number two is "If I am a Christian, does this command apply to me?” If you will examine the scriptures for yourself, and the Word of God will clarify these questions.  </w:t>
      </w:r>
    </w:p>
    <w:p w14:paraId="65783929" w14:textId="77777777" w:rsidR="002E4EA4" w:rsidRDefault="002E4EA4" w:rsidP="002E4EA4">
      <w:pPr>
        <w:spacing w:after="0"/>
        <w:jc w:val="center"/>
        <w:rPr>
          <w:rFonts w:asciiTheme="minorHAnsi" w:eastAsia="Times New Roman" w:hAnsiTheme="minorHAnsi"/>
          <w:b/>
          <w:sz w:val="24"/>
          <w:szCs w:val="24"/>
        </w:rPr>
      </w:pPr>
      <w:r>
        <w:rPr>
          <w:rFonts w:asciiTheme="minorHAnsi" w:eastAsia="Times New Roman" w:hAnsiTheme="minorHAnsi"/>
          <w:b/>
          <w:sz w:val="24"/>
          <w:szCs w:val="24"/>
        </w:rPr>
        <w:t>Mark 3:13-19 (NET)</w:t>
      </w:r>
    </w:p>
    <w:p w14:paraId="5035D454" w14:textId="77777777" w:rsidR="002E4EA4" w:rsidRDefault="002E4EA4" w:rsidP="002E4EA4">
      <w:pPr>
        <w:spacing w:after="0"/>
        <w:jc w:val="center"/>
        <w:rPr>
          <w:rStyle w:val="apple-converted-space"/>
          <w:rFonts w:asciiTheme="minorHAnsi" w:hAnsiTheme="minorHAnsi" w:cstheme="minorHAnsi"/>
          <w:b/>
          <w:i/>
          <w:color w:val="000000"/>
          <w:sz w:val="24"/>
          <w:szCs w:val="24"/>
          <w:shd w:val="clear" w:color="auto" w:fill="FFFFFF"/>
        </w:rPr>
      </w:pPr>
      <w:r w:rsidRPr="00AA413E">
        <w:rPr>
          <w:rStyle w:val="s"/>
          <w:rFonts w:asciiTheme="minorHAnsi" w:hAnsiTheme="minorHAnsi" w:cstheme="minorHAnsi"/>
          <w:b/>
          <w:i/>
          <w:color w:val="000000"/>
          <w:sz w:val="24"/>
          <w:szCs w:val="24"/>
          <w:shd w:val="clear" w:color="auto" w:fill="FFFFFF"/>
        </w:rPr>
        <w:t>Now</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Jesus went up</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mountain</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called for</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those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wanted</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they came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him</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appointed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twelve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(whom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named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apostles),</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so that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they would be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with</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could send them</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preach</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have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authority</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cast out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demons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H</w:t>
      </w:r>
      <w:r w:rsidRPr="00AA413E">
        <w:rPr>
          <w:rStyle w:val="s"/>
          <w:rFonts w:asciiTheme="minorHAnsi" w:hAnsiTheme="minorHAnsi" w:cstheme="minorHAnsi"/>
          <w:b/>
          <w:i/>
          <w:color w:val="000000"/>
          <w:sz w:val="24"/>
          <w:szCs w:val="24"/>
          <w:shd w:val="clear" w:color="auto" w:fill="FFFFFF"/>
        </w:rPr>
        <w:t>e appointed twelve:</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Simon</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he gave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name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Peter</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to James 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his brother</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John</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sons of Zebedee</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he gave</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name Boanerges</w:t>
      </w:r>
      <w:r w:rsidRPr="00AA413E">
        <w:rPr>
          <w:rStyle w:val="apple-converted-space"/>
          <w:rFonts w:asciiTheme="minorHAnsi" w:hAnsiTheme="minorHAnsi" w:cstheme="minorHAnsi"/>
          <w:b/>
          <w:i/>
          <w:color w:val="000000"/>
          <w:sz w:val="24"/>
          <w:szCs w:val="24"/>
          <w:shd w:val="clear" w:color="auto" w:fill="FFFFFF"/>
        </w:rPr>
        <w:t> </w:t>
      </w:r>
    </w:p>
    <w:p w14:paraId="3C1F7B19" w14:textId="77777777" w:rsidR="002E4EA4" w:rsidRPr="00AA413E" w:rsidRDefault="002E4EA4" w:rsidP="002E4EA4">
      <w:pPr>
        <w:spacing w:after="0"/>
        <w:jc w:val="center"/>
        <w:rPr>
          <w:rFonts w:asciiTheme="minorHAnsi" w:eastAsia="Times New Roman" w:hAnsiTheme="minorHAnsi" w:cstheme="minorHAnsi"/>
          <w:b/>
          <w:i/>
          <w:sz w:val="24"/>
          <w:szCs w:val="24"/>
        </w:rPr>
      </w:pPr>
      <w:r w:rsidRPr="00AA413E">
        <w:rPr>
          <w:rStyle w:val="s"/>
          <w:rFonts w:asciiTheme="minorHAnsi" w:hAnsiTheme="minorHAnsi" w:cstheme="minorHAnsi"/>
          <w:b/>
          <w:i/>
          <w:color w:val="000000"/>
          <w:sz w:val="24"/>
          <w:szCs w:val="24"/>
          <w:shd w:val="clear" w:color="auto" w:fill="FFFFFF"/>
        </w:rPr>
        <w:t>(that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is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“sons</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of thunder</w:t>
      </w:r>
      <w:r w:rsidRPr="00AA413E">
        <w:rPr>
          <w:rStyle w:val="netverse"/>
          <w:rFonts w:asciiTheme="minorHAnsi" w:hAnsiTheme="minorHAnsi" w:cstheme="minorHAnsi"/>
          <w:b/>
          <w:i/>
          <w:color w:val="000000"/>
          <w:sz w:val="24"/>
          <w:szCs w:val="24"/>
          <w:shd w:val="clear" w:color="auto" w:fill="FFFFFF"/>
        </w:rPr>
        <w:t>”</w:t>
      </w:r>
      <w:r w:rsidRPr="00AA413E">
        <w:rPr>
          <w:rStyle w:val="s"/>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Andrew</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Philip</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Bartholomew</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Matthew</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Thomas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James</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son of Alphaeus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Thaddaeus</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Simon</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the Zealot</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r w:rsidRPr="00AA413E">
        <w:rPr>
          <w:rStyle w:val="s"/>
          <w:rFonts w:asciiTheme="minorHAnsi" w:hAnsiTheme="minorHAnsi" w:cstheme="minorHAnsi"/>
          <w:b/>
          <w:i/>
          <w:color w:val="000000"/>
          <w:sz w:val="24"/>
          <w:szCs w:val="24"/>
          <w:shd w:val="clear" w:color="auto" w:fill="FFFFFF"/>
        </w:rPr>
        <w:t>and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Judas</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Iscariot</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hyperlink r:id="rId86" w:history="1"/>
      <w:r w:rsidRPr="00AA413E">
        <w:rPr>
          <w:rStyle w:val="netverse"/>
          <w:rFonts w:asciiTheme="minorHAnsi" w:hAnsiTheme="minorHAnsi" w:cstheme="minorHAnsi"/>
          <w:b/>
          <w:i/>
          <w:color w:val="000000"/>
          <w:sz w:val="24"/>
          <w:szCs w:val="24"/>
          <w:shd w:val="clear" w:color="auto" w:fill="FFFFFF"/>
          <w:vertAlign w:val="superscript"/>
        </w:rPr>
        <w:t> </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who betrayed</w:t>
      </w:r>
      <w:r w:rsidRPr="00AA413E">
        <w:rPr>
          <w:rStyle w:val="apple-converted-space"/>
          <w:rFonts w:asciiTheme="minorHAnsi" w:hAnsiTheme="minorHAnsi" w:cstheme="minorHAnsi"/>
          <w:b/>
          <w:i/>
          <w:color w:val="000000"/>
          <w:sz w:val="24"/>
          <w:szCs w:val="24"/>
          <w:shd w:val="clear" w:color="auto" w:fill="FFFFFF"/>
        </w:rPr>
        <w:t> </w:t>
      </w:r>
      <w:r w:rsidRPr="00AA413E">
        <w:rPr>
          <w:rStyle w:val="s"/>
          <w:rFonts w:asciiTheme="minorHAnsi" w:hAnsiTheme="minorHAnsi" w:cstheme="minorHAnsi"/>
          <w:b/>
          <w:i/>
          <w:color w:val="000000"/>
          <w:sz w:val="24"/>
          <w:szCs w:val="24"/>
          <w:shd w:val="clear" w:color="auto" w:fill="FFFFFF"/>
        </w:rPr>
        <w:t>him</w:t>
      </w:r>
      <w:r w:rsidRPr="00AA413E">
        <w:rPr>
          <w:rStyle w:val="netverse"/>
          <w:rFonts w:asciiTheme="minorHAnsi" w:hAnsiTheme="minorHAnsi" w:cstheme="minorHAnsi"/>
          <w:b/>
          <w:i/>
          <w:color w:val="000000"/>
          <w:sz w:val="24"/>
          <w:szCs w:val="24"/>
          <w:shd w:val="clear" w:color="auto" w:fill="FFFFFF"/>
        </w:rPr>
        <w:t>.</w:t>
      </w:r>
      <w:r w:rsidRPr="00AA413E">
        <w:rPr>
          <w:rStyle w:val="apple-converted-space"/>
          <w:rFonts w:asciiTheme="minorHAnsi" w:hAnsiTheme="minorHAnsi" w:cstheme="minorHAnsi"/>
          <w:b/>
          <w:i/>
          <w:color w:val="000000"/>
          <w:sz w:val="24"/>
          <w:szCs w:val="24"/>
          <w:shd w:val="clear" w:color="auto" w:fill="FFFFFF"/>
          <w:vertAlign w:val="superscript"/>
        </w:rPr>
        <w:t> </w:t>
      </w:r>
    </w:p>
    <w:p w14:paraId="1EC24D18" w14:textId="77777777" w:rsidR="002E4EA4" w:rsidRDefault="002E4EA4" w:rsidP="002E4EA4">
      <w:pPr>
        <w:spacing w:after="0"/>
        <w:jc w:val="center"/>
        <w:rPr>
          <w:rFonts w:asciiTheme="minorHAnsi" w:eastAsia="Times New Roman" w:hAnsiTheme="minorHAnsi"/>
          <w:b/>
          <w:sz w:val="24"/>
          <w:szCs w:val="24"/>
        </w:rPr>
      </w:pPr>
    </w:p>
    <w:p w14:paraId="1F14517C" w14:textId="77777777" w:rsidR="002E4EA4" w:rsidRDefault="002E4EA4" w:rsidP="002E4EA4">
      <w:pPr>
        <w:ind w:firstLine="720"/>
        <w:jc w:val="both"/>
        <w:rPr>
          <w:sz w:val="24"/>
          <w:szCs w:val="24"/>
        </w:rPr>
      </w:pPr>
      <w:r>
        <w:rPr>
          <w:rFonts w:asciiTheme="minorHAnsi" w:eastAsiaTheme="minorEastAsia" w:hAnsiTheme="minorHAnsi" w:cstheme="minorBidi"/>
          <w:sz w:val="24"/>
          <w:szCs w:val="24"/>
          <w:lang w:val="en"/>
        </w:rPr>
        <w:t xml:space="preserve">This is how Jesus made disciples. After consulting His Father in prayer, He selected twelve men and called them to be with Him. They were His work! Don’t miss this all-important aspect of His strategy:  </w:t>
      </w:r>
      <w:r>
        <w:rPr>
          <w:sz w:val="24"/>
          <w:szCs w:val="24"/>
        </w:rPr>
        <w:t xml:space="preserve">He personally and intentionally spent 9/10ths of His three years of public ministry </w:t>
      </w:r>
      <w:r>
        <w:rPr>
          <w:sz w:val="24"/>
          <w:szCs w:val="24"/>
        </w:rPr>
        <w:lastRenderedPageBreak/>
        <w:t xml:space="preserve">making disciples out of twelve ordinary, uneducated men (Acts 4:12-13). This amounted to about 26,000 hours. Jesus </w:t>
      </w:r>
      <w:r>
        <w:rPr>
          <w:i/>
          <w:sz w:val="24"/>
          <w:szCs w:val="24"/>
        </w:rPr>
        <w:t>was</w:t>
      </w:r>
      <w:r>
        <w:rPr>
          <w:sz w:val="24"/>
          <w:szCs w:val="24"/>
        </w:rPr>
        <w:t xml:space="preserve"> interested in numbers.  Our English word math comes from the Greek word matheteuo (make disciples). However, mere addition was not His intent, multiplication was. The return on His three-year investment into the twelve resulted in multitudes of souls being reached. Robert Coleman in his book </w:t>
      </w:r>
      <w:r w:rsidRPr="00296748">
        <w:rPr>
          <w:i/>
          <w:sz w:val="24"/>
          <w:szCs w:val="24"/>
        </w:rPr>
        <w:t>The Master Plan of Evangelism</w:t>
      </w:r>
      <w:r w:rsidRPr="00296748">
        <w:rPr>
          <w:sz w:val="24"/>
          <w:szCs w:val="24"/>
        </w:rPr>
        <w:t xml:space="preserve"> explains</w:t>
      </w:r>
      <w:r>
        <w:rPr>
          <w:sz w:val="24"/>
          <w:szCs w:val="24"/>
        </w:rPr>
        <w:t xml:space="preserve"> Jesus’ Strategy this way:</w:t>
      </w:r>
    </w:p>
    <w:p w14:paraId="6986CBA0" w14:textId="77777777" w:rsidR="002E4EA4" w:rsidRDefault="002E4EA4" w:rsidP="002E4EA4">
      <w:pPr>
        <w:pStyle w:val="ListParagraph"/>
        <w:ind w:right="720"/>
        <w:jc w:val="both"/>
        <w:rPr>
          <w:sz w:val="24"/>
          <w:szCs w:val="24"/>
        </w:rPr>
      </w:pPr>
      <w:r>
        <w:rPr>
          <w:sz w:val="24"/>
          <w:szCs w:val="24"/>
        </w:rPr>
        <w:t>We should not expect a great number to begin with, nor should we desire it. The best work is always done with a few. Better to give a year or so to one or two people who learn what it means to conquer for Christ than to spend a lifetime with a congregation just keeping the program going. Nor does it matter how small or inauspicious the beginning may be; what counts is that those to whom we do give priority in our life learn to give it away.</w:t>
      </w:r>
    </w:p>
    <w:p w14:paraId="733EA133" w14:textId="77777777" w:rsidR="002E4EA4" w:rsidRDefault="002E4EA4" w:rsidP="002E4EA4">
      <w:pPr>
        <w:pStyle w:val="ListParagraph"/>
        <w:ind w:left="0" w:firstLine="720"/>
        <w:jc w:val="both"/>
        <w:rPr>
          <w:sz w:val="12"/>
          <w:szCs w:val="12"/>
        </w:rPr>
      </w:pPr>
    </w:p>
    <w:p w14:paraId="44BB06D5" w14:textId="77777777" w:rsidR="002E4EA4" w:rsidRDefault="002E4EA4" w:rsidP="002E4EA4">
      <w:pPr>
        <w:rPr>
          <w:sz w:val="24"/>
          <w:szCs w:val="24"/>
        </w:rPr>
      </w:pPr>
      <w:r>
        <w:rPr>
          <w:b/>
          <w:bCs/>
          <w:sz w:val="28"/>
          <w:szCs w:val="28"/>
        </w:rPr>
        <w:t xml:space="preserve">DIGGING DEEPER: </w:t>
      </w:r>
      <w:r>
        <w:rPr>
          <w:rFonts w:asciiTheme="minorHAnsi" w:eastAsia="Arial" w:hAnsiTheme="minorHAnsi" w:cstheme="minorHAnsi"/>
          <w:sz w:val="24"/>
          <w:szCs w:val="24"/>
          <w:lang w:val="en"/>
        </w:rPr>
        <w:t>John 1:19-40, 3:22,</w:t>
      </w:r>
      <w:r>
        <w:rPr>
          <w:sz w:val="24"/>
          <w:szCs w:val="24"/>
        </w:rPr>
        <w:t xml:space="preserve"> 5:36, 14:1-15, 17:4-26; Mark 3:13-19, 6:7-12, 9:2; Matthew 17:1; Luke 9:28  </w:t>
      </w:r>
    </w:p>
    <w:p w14:paraId="5601E308" w14:textId="77777777" w:rsidR="002E4EA4" w:rsidRDefault="002E4EA4" w:rsidP="002E4EA4">
      <w:pPr>
        <w:rPr>
          <w:sz w:val="24"/>
          <w:szCs w:val="24"/>
        </w:rPr>
      </w:pPr>
    </w:p>
    <w:p w14:paraId="216F98F4" w14:textId="77777777" w:rsidR="002E4EA4" w:rsidRDefault="002E4EA4" w:rsidP="002E4EA4">
      <w:pPr>
        <w:rPr>
          <w:sz w:val="24"/>
          <w:szCs w:val="24"/>
        </w:rPr>
      </w:pPr>
    </w:p>
    <w:p w14:paraId="514B8375" w14:textId="77777777" w:rsidR="002E4EA4" w:rsidRDefault="002E4EA4" w:rsidP="002E4EA4">
      <w:pPr>
        <w:rPr>
          <w:sz w:val="24"/>
          <w:szCs w:val="24"/>
        </w:rPr>
      </w:pPr>
    </w:p>
    <w:p w14:paraId="58FF0FE5" w14:textId="77777777" w:rsidR="002E4EA4" w:rsidRDefault="002E4EA4" w:rsidP="002E4EA4">
      <w:pPr>
        <w:rPr>
          <w:sz w:val="24"/>
          <w:szCs w:val="24"/>
        </w:rPr>
      </w:pPr>
    </w:p>
    <w:p w14:paraId="4C11AFB7" w14:textId="77777777" w:rsidR="002E4EA4" w:rsidRDefault="002E4EA4" w:rsidP="002E4EA4">
      <w:pPr>
        <w:rPr>
          <w:sz w:val="24"/>
          <w:szCs w:val="24"/>
        </w:rPr>
      </w:pPr>
    </w:p>
    <w:p w14:paraId="5D8ECC0E" w14:textId="77777777" w:rsidR="002E4EA4" w:rsidRDefault="002E4EA4" w:rsidP="002E4EA4">
      <w:pPr>
        <w:rPr>
          <w:sz w:val="24"/>
          <w:szCs w:val="24"/>
        </w:rPr>
      </w:pPr>
    </w:p>
    <w:p w14:paraId="4A37275A" w14:textId="77777777" w:rsidR="002E4EA4" w:rsidRDefault="002E4EA4" w:rsidP="002E4EA4">
      <w:pPr>
        <w:rPr>
          <w:sz w:val="24"/>
          <w:szCs w:val="24"/>
        </w:rPr>
      </w:pPr>
    </w:p>
    <w:p w14:paraId="40ED819C" w14:textId="77777777" w:rsidR="002E4EA4" w:rsidRDefault="002E4EA4" w:rsidP="002E4EA4">
      <w:pPr>
        <w:rPr>
          <w:sz w:val="24"/>
          <w:szCs w:val="24"/>
        </w:rPr>
      </w:pPr>
    </w:p>
    <w:p w14:paraId="7292164F" w14:textId="77777777" w:rsidR="002E4EA4" w:rsidRDefault="002E4EA4" w:rsidP="002E4EA4">
      <w:pPr>
        <w:rPr>
          <w:sz w:val="24"/>
          <w:szCs w:val="24"/>
        </w:rPr>
      </w:pPr>
    </w:p>
    <w:p w14:paraId="696ED054" w14:textId="77777777" w:rsidR="002E4EA4" w:rsidRDefault="002E4EA4" w:rsidP="002E4EA4">
      <w:pPr>
        <w:rPr>
          <w:sz w:val="24"/>
          <w:szCs w:val="24"/>
        </w:rPr>
      </w:pPr>
    </w:p>
    <w:p w14:paraId="5B3B1BA1" w14:textId="77777777" w:rsidR="002E4EA4" w:rsidRDefault="002E4EA4" w:rsidP="002E4EA4">
      <w:pPr>
        <w:rPr>
          <w:sz w:val="24"/>
          <w:szCs w:val="24"/>
        </w:rPr>
      </w:pPr>
    </w:p>
    <w:p w14:paraId="059FC5A9" w14:textId="77777777" w:rsidR="002E4EA4" w:rsidRDefault="002E4EA4" w:rsidP="002E4EA4">
      <w:pPr>
        <w:rPr>
          <w:sz w:val="24"/>
          <w:szCs w:val="24"/>
        </w:rPr>
      </w:pPr>
    </w:p>
    <w:p w14:paraId="5D6E9386" w14:textId="77777777" w:rsidR="002E4EA4" w:rsidRDefault="002E4EA4" w:rsidP="002E4EA4">
      <w:pPr>
        <w:tabs>
          <w:tab w:val="left" w:pos="945"/>
          <w:tab w:val="center" w:pos="5040"/>
        </w:tabs>
        <w:jc w:val="center"/>
        <w:rPr>
          <w:b/>
          <w:sz w:val="28"/>
          <w:szCs w:val="28"/>
        </w:rPr>
      </w:pPr>
      <w:r>
        <w:rPr>
          <w:b/>
          <w:bCs/>
          <w:sz w:val="28"/>
          <w:szCs w:val="28"/>
        </w:rPr>
        <w:t>DISCUSSION QUESTIONS: Let’s talk about it.</w:t>
      </w:r>
    </w:p>
    <w:p w14:paraId="761E5F2E" w14:textId="77777777" w:rsidR="002E4EA4" w:rsidRDefault="002E4EA4" w:rsidP="002E4EA4">
      <w:pPr>
        <w:pStyle w:val="ListParagraph"/>
        <w:numPr>
          <w:ilvl w:val="0"/>
          <w:numId w:val="84"/>
        </w:numPr>
        <w:tabs>
          <w:tab w:val="left" w:pos="945"/>
          <w:tab w:val="center" w:pos="5040"/>
        </w:tabs>
        <w:rPr>
          <w:b/>
          <w:bCs/>
          <w:sz w:val="24"/>
          <w:szCs w:val="24"/>
        </w:rPr>
      </w:pPr>
      <w:r>
        <w:rPr>
          <w:sz w:val="24"/>
          <w:szCs w:val="24"/>
        </w:rPr>
        <w:t xml:space="preserve">What do most believers call themselves? ______________________________________ </w:t>
      </w:r>
    </w:p>
    <w:p w14:paraId="0636704F" w14:textId="77777777" w:rsidR="002E4EA4" w:rsidRDefault="002E4EA4" w:rsidP="002E4EA4">
      <w:pPr>
        <w:pStyle w:val="ListParagraph"/>
        <w:numPr>
          <w:ilvl w:val="0"/>
          <w:numId w:val="84"/>
        </w:numPr>
        <w:rPr>
          <w:sz w:val="24"/>
          <w:szCs w:val="24"/>
        </w:rPr>
      </w:pPr>
      <w:r>
        <w:rPr>
          <w:sz w:val="24"/>
          <w:szCs w:val="24"/>
        </w:rPr>
        <w:lastRenderedPageBreak/>
        <w:t>Why is divine power given to Believers? (Colossians 1:27-29; Acts 1:8; Matthew 28:18-20)_____________________________________________________________________________________________________________________________________________</w:t>
      </w:r>
    </w:p>
    <w:p w14:paraId="717F3F44" w14:textId="77777777" w:rsidR="002E4EA4" w:rsidRDefault="002E4EA4" w:rsidP="002E4EA4">
      <w:pPr>
        <w:pStyle w:val="ListParagraph"/>
        <w:numPr>
          <w:ilvl w:val="0"/>
          <w:numId w:val="84"/>
        </w:numPr>
        <w:tabs>
          <w:tab w:val="left" w:pos="945"/>
          <w:tab w:val="center" w:pos="5040"/>
        </w:tabs>
        <w:jc w:val="both"/>
        <w:rPr>
          <w:sz w:val="24"/>
          <w:szCs w:val="24"/>
        </w:rPr>
      </w:pPr>
      <w:r>
        <w:rPr>
          <w:sz w:val="24"/>
          <w:szCs w:val="24"/>
        </w:rPr>
        <w:t>List the four verbs in the Great commission. Which one of the four is the command? ________________________________________________________________________ ________________________________________________________________________</w:t>
      </w:r>
    </w:p>
    <w:p w14:paraId="39AB193A" w14:textId="77777777" w:rsidR="002E4EA4" w:rsidRPr="00D94B7D" w:rsidRDefault="002E4EA4" w:rsidP="002E4EA4">
      <w:pPr>
        <w:pStyle w:val="ListParagraph"/>
        <w:numPr>
          <w:ilvl w:val="0"/>
          <w:numId w:val="84"/>
        </w:numPr>
        <w:tabs>
          <w:tab w:val="left" w:pos="945"/>
          <w:tab w:val="center" w:pos="5040"/>
        </w:tabs>
        <w:rPr>
          <w:sz w:val="24"/>
          <w:szCs w:val="24"/>
        </w:rPr>
      </w:pPr>
      <w:r w:rsidRPr="00D94B7D">
        <w:rPr>
          <w:sz w:val="24"/>
          <w:szCs w:val="24"/>
        </w:rPr>
        <w:t>Read Matthew 4:15-20. What does it mean to follow Jesus, and what will we be doing if we are following Jesus? _</w:t>
      </w:r>
      <w:r>
        <w:rPr>
          <w:sz w:val="24"/>
          <w:szCs w:val="24"/>
        </w:rPr>
        <w:t>_______________________________</w:t>
      </w:r>
      <w:r w:rsidRPr="00D94B7D">
        <w:rPr>
          <w:sz w:val="24"/>
          <w:szCs w:val="24"/>
        </w:rPr>
        <w:t>________________________________________________________________________</w:t>
      </w:r>
      <w:r>
        <w:rPr>
          <w:sz w:val="24"/>
          <w:szCs w:val="24"/>
        </w:rPr>
        <w:t>________________________________________</w:t>
      </w:r>
    </w:p>
    <w:p w14:paraId="73F393EB" w14:textId="77777777" w:rsidR="002E4EA4" w:rsidRDefault="002E4EA4" w:rsidP="002E4EA4">
      <w:pPr>
        <w:pStyle w:val="ListParagraph"/>
        <w:numPr>
          <w:ilvl w:val="0"/>
          <w:numId w:val="84"/>
        </w:numPr>
        <w:rPr>
          <w:sz w:val="24"/>
          <w:szCs w:val="24"/>
        </w:rPr>
      </w:pPr>
      <w:r>
        <w:rPr>
          <w:sz w:val="24"/>
          <w:szCs w:val="24"/>
        </w:rPr>
        <w:t>Think in terms of what you are currently busy working at.  What jobs are essential, and what are the non-essentials? ________________________________________________ ________________________________________________________________________</w:t>
      </w:r>
    </w:p>
    <w:p w14:paraId="627E9402" w14:textId="77777777" w:rsidR="002E4EA4" w:rsidRDefault="002E4EA4" w:rsidP="002E4EA4">
      <w:pPr>
        <w:pStyle w:val="ListParagraph"/>
        <w:numPr>
          <w:ilvl w:val="0"/>
          <w:numId w:val="84"/>
        </w:numPr>
        <w:rPr>
          <w:sz w:val="24"/>
          <w:szCs w:val="24"/>
        </w:rPr>
      </w:pPr>
      <w:r>
        <w:rPr>
          <w:sz w:val="24"/>
          <w:szCs w:val="24"/>
        </w:rPr>
        <w:t>Make a list of your personal areas of work. Who are the people that fall into these   categories? Prioritize that list. ________________________________________________________________________ ________________________________________________________________________</w:t>
      </w:r>
    </w:p>
    <w:p w14:paraId="2D00F176" w14:textId="77777777" w:rsidR="002E4EA4" w:rsidRDefault="002E4EA4" w:rsidP="002E4EA4">
      <w:pPr>
        <w:pStyle w:val="ListParagraph"/>
        <w:numPr>
          <w:ilvl w:val="0"/>
          <w:numId w:val="84"/>
        </w:numPr>
        <w:rPr>
          <w:sz w:val="24"/>
          <w:szCs w:val="24"/>
        </w:rPr>
      </w:pPr>
      <w:r>
        <w:rPr>
          <w:sz w:val="24"/>
          <w:szCs w:val="24"/>
        </w:rPr>
        <w:t xml:space="preserve">Now make a list of the things you do on a daily basis. Will you ask the Lord if you are doing </w:t>
      </w:r>
      <w:r>
        <w:rPr>
          <w:i/>
          <w:iCs/>
          <w:sz w:val="24"/>
          <w:szCs w:val="24"/>
        </w:rPr>
        <w:t>His work,</w:t>
      </w:r>
      <w:r>
        <w:rPr>
          <w:sz w:val="24"/>
          <w:szCs w:val="24"/>
        </w:rPr>
        <w:t xml:space="preserve"> or is it </w:t>
      </w:r>
      <w:r>
        <w:rPr>
          <w:i/>
          <w:sz w:val="24"/>
          <w:szCs w:val="24"/>
        </w:rPr>
        <w:t>your work</w:t>
      </w:r>
      <w:r>
        <w:rPr>
          <w:sz w:val="24"/>
          <w:szCs w:val="24"/>
        </w:rPr>
        <w:t>? ________________________________________________________________________ ________________________________________________________________________</w:t>
      </w:r>
    </w:p>
    <w:p w14:paraId="183C0274" w14:textId="77777777" w:rsidR="002E4EA4" w:rsidRDefault="002E4EA4" w:rsidP="002E4EA4">
      <w:pPr>
        <w:pStyle w:val="ListParagraph"/>
        <w:numPr>
          <w:ilvl w:val="0"/>
          <w:numId w:val="84"/>
        </w:numPr>
        <w:rPr>
          <w:sz w:val="24"/>
          <w:szCs w:val="24"/>
        </w:rPr>
      </w:pPr>
      <w:r>
        <w:rPr>
          <w:sz w:val="24"/>
          <w:szCs w:val="24"/>
        </w:rPr>
        <w:t>Do these activities fit in the practical plan for your life at this moment? ______________ ________________________________________________________________________</w:t>
      </w:r>
    </w:p>
    <w:p w14:paraId="5136D3A9" w14:textId="77777777" w:rsidR="002E4EA4" w:rsidRDefault="002E4EA4" w:rsidP="002E4EA4">
      <w:pPr>
        <w:pStyle w:val="ListParagraph"/>
        <w:numPr>
          <w:ilvl w:val="0"/>
          <w:numId w:val="84"/>
        </w:numPr>
        <w:rPr>
          <w:sz w:val="24"/>
          <w:szCs w:val="24"/>
        </w:rPr>
      </w:pPr>
      <w:r>
        <w:rPr>
          <w:sz w:val="24"/>
          <w:szCs w:val="24"/>
        </w:rPr>
        <w:t>Do these things hurt or hinder your priority relationships, including neglecting the Lord as your “first love”? _______________________________________________________ ________________________________________________________________________</w:t>
      </w:r>
    </w:p>
    <w:p w14:paraId="3F62EB16" w14:textId="77777777" w:rsidR="002E4EA4" w:rsidRDefault="002E4EA4" w:rsidP="002E4EA4">
      <w:pPr>
        <w:rPr>
          <w:sz w:val="24"/>
          <w:szCs w:val="24"/>
        </w:rPr>
      </w:pPr>
    </w:p>
    <w:p w14:paraId="50E18C06" w14:textId="77777777" w:rsidR="002E4EA4" w:rsidRDefault="002E4EA4" w:rsidP="002E4EA4">
      <w:pPr>
        <w:rPr>
          <w:sz w:val="24"/>
          <w:szCs w:val="24"/>
        </w:rPr>
      </w:pPr>
    </w:p>
    <w:p w14:paraId="77C5A4A2" w14:textId="77777777" w:rsidR="002E4EA4" w:rsidRDefault="002E4EA4" w:rsidP="002E4EA4">
      <w:pPr>
        <w:rPr>
          <w:sz w:val="24"/>
          <w:szCs w:val="24"/>
        </w:rPr>
      </w:pPr>
    </w:p>
    <w:p w14:paraId="7449CE9D" w14:textId="77777777" w:rsidR="002E4EA4" w:rsidRDefault="002E4EA4" w:rsidP="002E4EA4">
      <w:pPr>
        <w:rPr>
          <w:sz w:val="24"/>
          <w:szCs w:val="24"/>
        </w:rPr>
      </w:pPr>
    </w:p>
    <w:p w14:paraId="4E884F4D" w14:textId="77777777" w:rsidR="002E4EA4" w:rsidRDefault="002E4EA4" w:rsidP="002E4EA4">
      <w:pPr>
        <w:rPr>
          <w:sz w:val="24"/>
          <w:szCs w:val="24"/>
        </w:rPr>
      </w:pPr>
    </w:p>
    <w:p w14:paraId="5E5716F6" w14:textId="77777777" w:rsidR="002E4EA4" w:rsidRDefault="002E4EA4" w:rsidP="002E4EA4">
      <w:pPr>
        <w:rPr>
          <w:sz w:val="24"/>
          <w:szCs w:val="24"/>
        </w:rPr>
      </w:pPr>
    </w:p>
    <w:p w14:paraId="4E18BAFA" w14:textId="77777777" w:rsidR="002E4EA4" w:rsidRDefault="002E4EA4" w:rsidP="002E4EA4">
      <w:pPr>
        <w:jc w:val="center"/>
        <w:rPr>
          <w:rFonts w:ascii="Edwardian Script ITC" w:hAnsi="Edwardian Script ITC" w:cstheme="minorHAnsi"/>
          <w:b/>
          <w:bCs/>
          <w:sz w:val="72"/>
          <w:szCs w:val="72"/>
        </w:rPr>
      </w:pPr>
      <w:r w:rsidRPr="00D94B7D">
        <w:rPr>
          <w:rFonts w:ascii="Edwardian Script ITC" w:hAnsi="Edwardian Script ITC" w:cstheme="minorHAnsi"/>
          <w:b/>
          <w:bCs/>
          <w:sz w:val="72"/>
          <w:szCs w:val="72"/>
        </w:rPr>
        <w:lastRenderedPageBreak/>
        <w:t>Work that Satisfies</w:t>
      </w:r>
    </w:p>
    <w:p w14:paraId="25C9D9F8" w14:textId="77777777" w:rsidR="002E4EA4" w:rsidRPr="00D94B7D" w:rsidRDefault="002E4EA4" w:rsidP="002E4EA4">
      <w:pPr>
        <w:jc w:val="center"/>
        <w:rPr>
          <w:rFonts w:asciiTheme="minorHAnsi" w:hAnsiTheme="minorHAnsi" w:cstheme="minorHAnsi"/>
          <w:b/>
          <w:bCs/>
          <w:sz w:val="28"/>
          <w:szCs w:val="28"/>
        </w:rPr>
      </w:pPr>
      <w:r w:rsidRPr="00D94B7D">
        <w:rPr>
          <w:rFonts w:asciiTheme="minorHAnsi" w:hAnsiTheme="minorHAnsi" w:cstheme="minorHAnsi"/>
          <w:b/>
          <w:bCs/>
          <w:sz w:val="28"/>
          <w:szCs w:val="28"/>
        </w:rPr>
        <w:t>Key Passages</w:t>
      </w:r>
    </w:p>
    <w:p w14:paraId="4BBBCE11" w14:textId="77777777" w:rsidR="002E4EA4" w:rsidRDefault="002E4EA4" w:rsidP="002E4EA4">
      <w:pPr>
        <w:spacing w:after="0"/>
        <w:jc w:val="center"/>
        <w:rPr>
          <w:b/>
          <w:bCs/>
          <w:sz w:val="24"/>
          <w:szCs w:val="24"/>
        </w:rPr>
      </w:pPr>
      <w:r>
        <w:rPr>
          <w:b/>
          <w:bCs/>
          <w:sz w:val="24"/>
          <w:szCs w:val="24"/>
        </w:rPr>
        <w:t>John 4:31-38 (NET)</w:t>
      </w:r>
    </w:p>
    <w:p w14:paraId="7EDD4D3F" w14:textId="77777777" w:rsidR="002E4EA4" w:rsidRPr="00F603D5" w:rsidRDefault="002E4EA4" w:rsidP="002E4EA4">
      <w:pPr>
        <w:spacing w:after="0"/>
        <w:jc w:val="center"/>
        <w:rPr>
          <w:rFonts w:asciiTheme="minorHAnsi" w:hAnsiTheme="minorHAnsi" w:cstheme="minorHAnsi"/>
          <w:b/>
          <w:i/>
          <w:sz w:val="24"/>
          <w:szCs w:val="24"/>
        </w:rPr>
      </w:pPr>
      <w:r w:rsidRPr="00F603D5">
        <w:rPr>
          <w:rStyle w:val="s"/>
          <w:rFonts w:asciiTheme="minorHAnsi" w:hAnsiTheme="minorHAnsi" w:cstheme="minorHAnsi"/>
          <w:b/>
          <w:i/>
          <w:color w:val="000000"/>
          <w:sz w:val="24"/>
          <w:szCs w:val="24"/>
          <w:shd w:val="clear" w:color="auto" w:fill="FFFFFF"/>
        </w:rPr>
        <w:t>Meanwhile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disciples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were urging</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him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Rabbi</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eat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something</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But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he said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them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food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eat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know</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nothing about</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disciples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began to say</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one another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one brought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him</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anything</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to eat</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did they?</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Jesus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said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them</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food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will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of the one who sent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complete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his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work</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Don’t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say</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There are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four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more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months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then comes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harvest?’ I tell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look up</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see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fields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are already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white</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vertAlign w:val="superscript"/>
        </w:rPr>
        <w:t> </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harvest!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one who reaps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receives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pay</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 gathers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fruit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eternal</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life</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so that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 one who sows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 the one who reaps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can rejoice</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together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For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 this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instance the saying</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true</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vertAlign w:val="superscript"/>
        </w:rPr>
        <w:t> </w:t>
      </w:r>
      <w:r w:rsidRPr="00F603D5">
        <w:rPr>
          <w:rStyle w:val="netverse"/>
          <w:rFonts w:asciiTheme="minorHAnsi" w:hAnsiTheme="minorHAnsi" w:cstheme="minorHAnsi"/>
          <w:b/>
          <w:i/>
          <w:color w:val="000000"/>
          <w:sz w:val="24"/>
          <w:szCs w:val="24"/>
          <w:shd w:val="clear" w:color="auto" w:fill="FFFFFF"/>
        </w:rPr>
        <w:t>‘</w:t>
      </w:r>
      <w:r w:rsidRPr="00F603D5">
        <w:rPr>
          <w:rStyle w:val="s"/>
          <w:rFonts w:asciiTheme="minorHAnsi" w:hAnsiTheme="minorHAnsi" w:cstheme="minorHAnsi"/>
          <w:b/>
          <w:i/>
          <w:color w:val="000000"/>
          <w:sz w:val="24"/>
          <w:szCs w:val="24"/>
          <w:shd w:val="clear" w:color="auto" w:fill="FFFFFF"/>
        </w:rPr>
        <w:t>One sows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another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reaps</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sent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to reap</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what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did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not work for</w:t>
      </w:r>
      <w:r w:rsidRPr="00F603D5">
        <w:rPr>
          <w:rStyle w:val="netverse"/>
          <w:rFonts w:asciiTheme="minorHAnsi" w:hAnsiTheme="minorHAnsi" w:cstheme="minorHAnsi"/>
          <w:b/>
          <w:i/>
          <w:color w:val="000000"/>
          <w:sz w:val="24"/>
          <w:szCs w:val="24"/>
          <w:shd w:val="clear" w:color="auto" w:fill="FFFFFF"/>
        </w:rPr>
        <w:t>;</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others</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 labored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and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you</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have entered</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into</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their</w:t>
      </w:r>
      <w:r w:rsidRPr="00F603D5">
        <w:rPr>
          <w:rStyle w:val="apple-converted-space"/>
          <w:rFonts w:asciiTheme="minorHAnsi" w:hAnsiTheme="minorHAnsi" w:cstheme="minorHAnsi"/>
          <w:b/>
          <w:i/>
          <w:color w:val="000000"/>
          <w:sz w:val="24"/>
          <w:szCs w:val="24"/>
          <w:shd w:val="clear" w:color="auto" w:fill="FFFFFF"/>
        </w:rPr>
        <w:t> </w:t>
      </w:r>
      <w:r w:rsidRPr="00F603D5">
        <w:rPr>
          <w:rStyle w:val="s"/>
          <w:rFonts w:asciiTheme="minorHAnsi" w:hAnsiTheme="minorHAnsi" w:cstheme="minorHAnsi"/>
          <w:b/>
          <w:i/>
          <w:color w:val="000000"/>
          <w:sz w:val="24"/>
          <w:szCs w:val="24"/>
          <w:shd w:val="clear" w:color="auto" w:fill="FFFFFF"/>
        </w:rPr>
        <w:t>labor</w:t>
      </w:r>
      <w:r w:rsidRPr="00F603D5">
        <w:rPr>
          <w:rStyle w:val="netverse"/>
          <w:rFonts w:asciiTheme="minorHAnsi" w:hAnsiTheme="minorHAnsi" w:cstheme="minorHAnsi"/>
          <w:b/>
          <w:i/>
          <w:color w:val="000000"/>
          <w:sz w:val="24"/>
          <w:szCs w:val="24"/>
          <w:shd w:val="clear" w:color="auto" w:fill="FFFFFF"/>
        </w:rPr>
        <w:t>.”</w:t>
      </w:r>
    </w:p>
    <w:p w14:paraId="0AE95962" w14:textId="77777777" w:rsidR="002E4EA4" w:rsidRDefault="002E4EA4" w:rsidP="002E4EA4">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
          <w:iCs/>
          <w:color w:val="000000" w:themeColor="text1"/>
        </w:rPr>
      </w:pPr>
    </w:p>
    <w:p w14:paraId="3516C2DE" w14:textId="77777777" w:rsidR="002E4EA4" w:rsidRPr="00D94B7D" w:rsidRDefault="002E4EA4" w:rsidP="002E4EA4">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Cs/>
          <w:color w:val="000000" w:themeColor="text1"/>
          <w:sz w:val="28"/>
          <w:szCs w:val="28"/>
        </w:rPr>
      </w:pPr>
      <w:r w:rsidRPr="00D94B7D">
        <w:rPr>
          <w:rStyle w:val="woj"/>
          <w:rFonts w:asciiTheme="minorHAnsi" w:eastAsiaTheme="minorEastAsia" w:hAnsiTheme="minorHAnsi" w:cstheme="minorBidi"/>
          <w:b/>
          <w:bCs/>
          <w:iCs/>
          <w:color w:val="000000" w:themeColor="text1"/>
          <w:sz w:val="28"/>
          <w:szCs w:val="28"/>
        </w:rPr>
        <w:t xml:space="preserve">Introduction </w:t>
      </w:r>
    </w:p>
    <w:p w14:paraId="453E9651" w14:textId="77777777" w:rsidR="002E4EA4" w:rsidRDefault="002E4EA4" w:rsidP="002E4EA4">
      <w:pPr>
        <w:pStyle w:val="NormalWeb"/>
        <w:shd w:val="clear" w:color="auto" w:fill="FFFFFF" w:themeFill="background1"/>
        <w:spacing w:before="0" w:beforeAutospacing="0" w:after="0" w:afterAutospacing="0" w:line="360" w:lineRule="atLeast"/>
        <w:jc w:val="center"/>
        <w:rPr>
          <w:rStyle w:val="woj"/>
          <w:rFonts w:asciiTheme="minorHAnsi" w:eastAsiaTheme="minorEastAsia" w:hAnsiTheme="minorHAnsi" w:cstheme="minorBidi"/>
          <w:b/>
          <w:bCs/>
          <w:i/>
          <w:iCs/>
          <w:color w:val="000000" w:themeColor="text1"/>
        </w:rPr>
      </w:pPr>
    </w:p>
    <w:p w14:paraId="0D1968D6" w14:textId="77777777" w:rsidR="002E4EA4" w:rsidRDefault="002E4EA4" w:rsidP="002E4EA4">
      <w:pPr>
        <w:ind w:firstLine="720"/>
        <w:jc w:val="both"/>
        <w:rPr>
          <w:sz w:val="24"/>
          <w:szCs w:val="24"/>
        </w:rPr>
      </w:pPr>
      <w:r>
        <w:rPr>
          <w:sz w:val="24"/>
          <w:szCs w:val="24"/>
        </w:rPr>
        <w:t xml:space="preserve"> The above passage is very precious to me because, some 18 years ago, the Lord used these words to confirm the specific calling on my life to the ministry, which is women’s discipleship. Although, it took a while for me to learn what disciple making is all about. </w:t>
      </w:r>
    </w:p>
    <w:p w14:paraId="22D79131" w14:textId="77777777" w:rsidR="002E4EA4" w:rsidRDefault="002E4EA4" w:rsidP="002E4EA4">
      <w:pPr>
        <w:ind w:firstLine="720"/>
        <w:jc w:val="both"/>
        <w:rPr>
          <w:sz w:val="24"/>
          <w:szCs w:val="24"/>
        </w:rPr>
      </w:pPr>
      <w:r>
        <w:rPr>
          <w:sz w:val="24"/>
          <w:szCs w:val="24"/>
        </w:rPr>
        <w:t xml:space="preserve">Eric Liddell, the gold medalist in the 1924 Paris Olympics and the author of </w:t>
      </w:r>
      <w:r w:rsidRPr="00296748">
        <w:rPr>
          <w:i/>
          <w:sz w:val="24"/>
          <w:szCs w:val="24"/>
        </w:rPr>
        <w:t>The Disciplines of the Christian Life</w:t>
      </w:r>
      <w:r>
        <w:rPr>
          <w:sz w:val="24"/>
          <w:szCs w:val="24"/>
        </w:rPr>
        <w:t xml:space="preserve"> said, “I believe that God made me for a purpose, but he also made me fast, and when I run, I feel His pleasure.” Now this was a man who understood what is meant by doing what you were created to do and enjoying God forever. </w:t>
      </w:r>
    </w:p>
    <w:p w14:paraId="42E9C829" w14:textId="77777777" w:rsidR="002E4EA4" w:rsidRDefault="002E4EA4" w:rsidP="002E4EA4">
      <w:pPr>
        <w:ind w:firstLine="720"/>
        <w:jc w:val="both"/>
        <w:rPr>
          <w:sz w:val="24"/>
          <w:szCs w:val="24"/>
        </w:rPr>
      </w:pPr>
      <w:r>
        <w:rPr>
          <w:sz w:val="24"/>
          <w:szCs w:val="24"/>
        </w:rPr>
        <w:t xml:space="preserve">In the narrative of Jesus’ encounter with the Woman at the Well, there is an important lesson for Jesus’ disciples (including those who are living today.)  In the lesson, we titled The Well Who Came to the Woman, we learned that Jesus and His disciples had walked seventy-five miles, they were weary, thirsty and hungry. The disciples went to Samaria to get bread to fill their bellies. Jesus, on the other hand, went there to get something far more valuable, the spiritually empty woman. After He had found her, she immediately went to work, left her water bucket and essentially became the first female evangelist. Those she led to Jesus then declared Him to be “The Savior of the world!” </w:t>
      </w:r>
    </w:p>
    <w:p w14:paraId="1DB0B20D" w14:textId="77777777" w:rsidR="002E4EA4" w:rsidRDefault="002E4EA4" w:rsidP="002E4EA4">
      <w:pPr>
        <w:ind w:firstLine="720"/>
        <w:jc w:val="both"/>
        <w:rPr>
          <w:sz w:val="24"/>
          <w:szCs w:val="24"/>
        </w:rPr>
      </w:pPr>
      <w:r>
        <w:rPr>
          <w:sz w:val="24"/>
          <w:szCs w:val="24"/>
        </w:rPr>
        <w:t>But, that’s not the part of the story that I want to hone in on.  The second illustration in this account is even more personally applicable to us today as His disciples. When Jesus said:</w:t>
      </w:r>
    </w:p>
    <w:p w14:paraId="1EAB5871" w14:textId="77777777" w:rsidR="002E4EA4" w:rsidRDefault="002E4EA4" w:rsidP="002E4EA4">
      <w:pPr>
        <w:ind w:firstLine="720"/>
        <w:jc w:val="both"/>
        <w:rPr>
          <w:bCs/>
          <w:i/>
          <w:iCs/>
          <w:sz w:val="24"/>
          <w:szCs w:val="24"/>
        </w:rPr>
      </w:pPr>
      <w:r>
        <w:rPr>
          <w:sz w:val="24"/>
          <w:szCs w:val="24"/>
        </w:rPr>
        <w:lastRenderedPageBreak/>
        <w:t xml:space="preserve"> “I have food to eat that you know nothing about,” what food was He referring to?</w:t>
      </w:r>
      <w:r w:rsidRPr="00C735D3">
        <w:rPr>
          <w:sz w:val="24"/>
          <w:szCs w:val="24"/>
        </w:rPr>
        <w:t xml:space="preserve"> </w:t>
      </w:r>
      <w:r>
        <w:rPr>
          <w:sz w:val="24"/>
          <w:szCs w:val="24"/>
        </w:rPr>
        <w:t xml:space="preserve">God’s love, in Greek, is Agape. The definition of this word is short and sweet…. It means a love feast or a banquet of love. I would like to suggest that the “food” that satisfied Jesus was the </w:t>
      </w:r>
      <w:r w:rsidRPr="008F33BF">
        <w:rPr>
          <w:bCs/>
          <w:iCs/>
          <w:sz w:val="24"/>
          <w:szCs w:val="24"/>
        </w:rPr>
        <w:t>love of</w:t>
      </w:r>
      <w:r w:rsidRPr="008F33BF">
        <w:rPr>
          <w:sz w:val="24"/>
          <w:szCs w:val="24"/>
        </w:rPr>
        <w:t xml:space="preserve"> </w:t>
      </w:r>
      <w:r w:rsidRPr="008F33BF">
        <w:rPr>
          <w:bCs/>
          <w:iCs/>
          <w:sz w:val="24"/>
          <w:szCs w:val="24"/>
        </w:rPr>
        <w:t>His Father</w:t>
      </w:r>
      <w:r w:rsidRPr="008F33BF">
        <w:rPr>
          <w:sz w:val="24"/>
          <w:szCs w:val="24"/>
        </w:rPr>
        <w:t>.</w:t>
      </w:r>
      <w:r>
        <w:rPr>
          <w:sz w:val="24"/>
          <w:szCs w:val="24"/>
        </w:rPr>
        <w:t xml:space="preserve"> What Jesus taught me is this: His </w:t>
      </w:r>
      <w:r>
        <w:rPr>
          <w:bCs/>
          <w:i/>
          <w:iCs/>
          <w:sz w:val="24"/>
          <w:szCs w:val="24"/>
        </w:rPr>
        <w:t>food was</w:t>
      </w:r>
      <w:r>
        <w:rPr>
          <w:sz w:val="24"/>
          <w:szCs w:val="24"/>
        </w:rPr>
        <w:t xml:space="preserve"> to do the </w:t>
      </w:r>
      <w:r>
        <w:rPr>
          <w:bCs/>
          <w:i/>
          <w:iCs/>
          <w:sz w:val="24"/>
          <w:szCs w:val="24"/>
        </w:rPr>
        <w:t>will of His Father and finish his work.</w:t>
      </w:r>
    </w:p>
    <w:p w14:paraId="2E6CB7FA" w14:textId="77777777" w:rsidR="002E4EA4" w:rsidRDefault="002E4EA4" w:rsidP="002E4EA4">
      <w:pPr>
        <w:spacing w:after="0"/>
        <w:jc w:val="center"/>
        <w:rPr>
          <w:b/>
          <w:sz w:val="24"/>
          <w:szCs w:val="24"/>
        </w:rPr>
      </w:pPr>
      <w:r>
        <w:rPr>
          <w:b/>
          <w:bCs/>
          <w:iCs/>
          <w:sz w:val="24"/>
          <w:szCs w:val="24"/>
        </w:rPr>
        <w:t>Song of Songs 2:4 (KJV)</w:t>
      </w:r>
    </w:p>
    <w:p w14:paraId="1BDAABE4" w14:textId="77777777" w:rsidR="002E4EA4" w:rsidRDefault="002E4EA4" w:rsidP="002E4EA4">
      <w:pPr>
        <w:pStyle w:val="line"/>
        <w:shd w:val="clear" w:color="auto" w:fill="FFFFFF" w:themeFill="background1"/>
        <w:spacing w:before="0" w:beforeAutospacing="0" w:after="0" w:afterAutospacing="0" w:line="360" w:lineRule="atLeast"/>
        <w:jc w:val="center"/>
        <w:rPr>
          <w:rStyle w:val="text"/>
          <w:rFonts w:asciiTheme="minorHAnsi" w:eastAsiaTheme="minorEastAsia" w:hAnsiTheme="minorHAnsi" w:cstheme="minorBidi"/>
          <w:i/>
          <w:iCs/>
          <w:color w:val="000000" w:themeColor="text1"/>
        </w:rPr>
      </w:pPr>
      <w:r>
        <w:rPr>
          <w:rStyle w:val="text"/>
          <w:rFonts w:asciiTheme="minorHAnsi" w:eastAsiaTheme="minorEastAsia" w:hAnsiTheme="minorHAnsi" w:cstheme="minorBidi"/>
          <w:b/>
          <w:i/>
          <w:iCs/>
          <w:color w:val="000000" w:themeColor="text1"/>
        </w:rPr>
        <w:t>He brought me to the banqueting house, and his banner over me was love.</w:t>
      </w:r>
    </w:p>
    <w:p w14:paraId="2F011AE7" w14:textId="77777777" w:rsidR="002E4EA4" w:rsidRDefault="002E4EA4" w:rsidP="002E4EA4">
      <w:pPr>
        <w:pStyle w:val="line"/>
        <w:shd w:val="clear" w:color="auto" w:fill="FFFFFF" w:themeFill="background1"/>
        <w:spacing w:before="0" w:beforeAutospacing="0" w:after="0" w:afterAutospacing="0" w:line="360" w:lineRule="atLeast"/>
        <w:jc w:val="center"/>
        <w:rPr>
          <w:rStyle w:val="text"/>
          <w:rFonts w:asciiTheme="minorHAnsi" w:eastAsiaTheme="minorEastAsia" w:hAnsiTheme="minorHAnsi" w:cstheme="minorBidi"/>
          <w:b/>
          <w:bCs/>
          <w:i/>
          <w:iCs/>
          <w:color w:val="000000" w:themeColor="text1"/>
        </w:rPr>
      </w:pPr>
    </w:p>
    <w:p w14:paraId="5871D7EC" w14:textId="77777777" w:rsidR="002E4EA4" w:rsidRDefault="002E4EA4" w:rsidP="002E4EA4">
      <w:pPr>
        <w:ind w:firstLine="720"/>
        <w:jc w:val="both"/>
        <w:rPr>
          <w:sz w:val="24"/>
          <w:szCs w:val="24"/>
        </w:rPr>
      </w:pPr>
      <w:r>
        <w:rPr>
          <w:sz w:val="24"/>
          <w:szCs w:val="24"/>
        </w:rPr>
        <w:t xml:space="preserve">What is the work of God that satisfied the Lord Jesus? </w:t>
      </w:r>
      <w:r w:rsidRPr="00296748">
        <w:rPr>
          <w:sz w:val="24"/>
          <w:szCs w:val="24"/>
        </w:rPr>
        <w:t xml:space="preserve">It was the </w:t>
      </w:r>
      <w:r w:rsidRPr="00296748">
        <w:rPr>
          <w:bCs/>
          <w:iCs/>
          <w:sz w:val="24"/>
          <w:szCs w:val="24"/>
        </w:rPr>
        <w:t>work of fishing for men and women and making disciples.</w:t>
      </w:r>
      <w:r w:rsidRPr="00296748">
        <w:rPr>
          <w:sz w:val="24"/>
          <w:szCs w:val="24"/>
        </w:rPr>
        <w:t xml:space="preserve"> We wouldn’t know this unless we study The Lord’s Prayer found in John, chapter seventeen. By the way, you may be thinking, “Isn’t the Lord’s Prayer found</w:t>
      </w:r>
      <w:r>
        <w:rPr>
          <w:sz w:val="24"/>
          <w:szCs w:val="24"/>
        </w:rPr>
        <w:t xml:space="preserve"> in Luke, chapter eleven?” Well-no: that is the model prayer. The Lord’s Prayer is recorded in John, chapter seventeen. </w:t>
      </w:r>
    </w:p>
    <w:p w14:paraId="227567EE" w14:textId="77777777" w:rsidR="002E4EA4" w:rsidRDefault="002E4EA4" w:rsidP="002E4EA4">
      <w:pPr>
        <w:spacing w:after="0"/>
        <w:jc w:val="center"/>
        <w:rPr>
          <w:rFonts w:asciiTheme="minorHAnsi" w:eastAsiaTheme="minorEastAsia" w:hAnsiTheme="minorHAnsi" w:cstheme="minorBidi"/>
          <w:b/>
          <w:bCs/>
          <w:iCs/>
          <w:sz w:val="24"/>
          <w:szCs w:val="24"/>
        </w:rPr>
      </w:pPr>
      <w:r>
        <w:rPr>
          <w:rFonts w:asciiTheme="minorHAnsi" w:eastAsiaTheme="minorEastAsia" w:hAnsiTheme="minorHAnsi" w:cstheme="minorBidi"/>
          <w:b/>
          <w:bCs/>
          <w:iCs/>
          <w:sz w:val="24"/>
          <w:szCs w:val="24"/>
        </w:rPr>
        <w:t>John 17:1-6 (NET)</w:t>
      </w:r>
    </w:p>
    <w:p w14:paraId="0D20DE38" w14:textId="77777777" w:rsidR="002E4EA4" w:rsidRPr="00C735D3" w:rsidRDefault="002E4EA4" w:rsidP="002E4EA4">
      <w:pPr>
        <w:pStyle w:val="bodytext"/>
        <w:shd w:val="clear" w:color="auto" w:fill="FFFFFF"/>
        <w:spacing w:before="0" w:beforeAutospacing="0" w:after="0" w:afterAutospacing="0"/>
        <w:jc w:val="center"/>
        <w:rPr>
          <w:rFonts w:asciiTheme="minorHAnsi" w:hAnsiTheme="minorHAnsi" w:cstheme="minorHAnsi"/>
          <w:b/>
          <w:i/>
          <w:color w:val="000000"/>
        </w:rPr>
      </w:pPr>
      <w:r w:rsidRPr="00C735D3">
        <w:rPr>
          <w:rStyle w:val="s"/>
          <w:rFonts w:asciiTheme="minorHAnsi" w:eastAsiaTheme="majorEastAsia" w:hAnsiTheme="minorHAnsi" w:cstheme="minorHAnsi"/>
          <w:b/>
          <w:i/>
          <w:color w:val="000000"/>
        </w:rPr>
        <w:t>When Jesus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had finished saying</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these things</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looked upward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to</w:t>
      </w:r>
      <w:r w:rsidRPr="00C735D3">
        <w:rPr>
          <w:rStyle w:val="s"/>
          <w:rFonts w:asciiTheme="minorHAnsi" w:eastAsiaTheme="majorEastAsia" w:hAnsiTheme="minorHAnsi" w:cstheme="minorHAnsi"/>
          <w:b/>
          <w:i/>
          <w:color w:val="000000"/>
        </w:rPr>
        <w:t xml:space="preserve"> heaven</w:t>
      </w:r>
      <w:r w:rsidRPr="00C735D3">
        <w:rPr>
          <w:rStyle w:val="netvers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and</w:t>
      </w:r>
      <w:r w:rsidRPr="00C735D3">
        <w:rPr>
          <w:rStyle w:val="s"/>
          <w:rFonts w:asciiTheme="minorHAnsi" w:eastAsiaTheme="majorEastAsia" w:hAnsiTheme="minorHAnsi" w:cstheme="minorHAnsi"/>
          <w:b/>
          <w:i/>
          <w:color w:val="000000"/>
        </w:rPr>
        <w:t xml:space="preserve"> said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“Father</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time</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has</w:t>
      </w:r>
      <w:r w:rsidRPr="00C735D3">
        <w:rPr>
          <w:rStyle w:val="s"/>
          <w:rFonts w:asciiTheme="minorHAnsi" w:eastAsiaTheme="majorEastAsia" w:hAnsiTheme="minorHAnsi" w:cstheme="minorHAnsi"/>
          <w:b/>
          <w:i/>
          <w:color w:val="000000"/>
        </w:rPr>
        <w:t xml:space="preserve"> come</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your</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Son</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so that your</w:t>
      </w:r>
      <w:r w:rsidRPr="00C735D3">
        <w:rPr>
          <w:rStyle w:val="apple-converted-space"/>
          <w:rFonts w:asciiTheme="minorHAnsi" w:eastAsiaTheme="majorEastAsia" w:hAnsiTheme="minorHAnsi" w:cstheme="minorHAnsi"/>
          <w:b/>
          <w:i/>
          <w:color w:val="000000"/>
          <w:vertAlign w:val="superscript"/>
        </w:rPr>
        <w:t> </w:t>
      </w:r>
      <w:r w:rsidRPr="00C735D3">
        <w:rPr>
          <w:rStyle w:val="s"/>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Son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may 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just as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have given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him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authority over all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humanity</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so</w:t>
      </w:r>
      <w:r w:rsidRPr="00C735D3">
        <w:rPr>
          <w:rStyle w:val="s"/>
          <w:rFonts w:asciiTheme="minorHAnsi" w:eastAsiaTheme="majorEastAsia" w:hAnsiTheme="minorHAnsi" w:cstheme="minorHAnsi"/>
          <w:b/>
          <w:i/>
          <w:color w:val="000000"/>
        </w:rPr>
        <w:t xml:space="preserve"> that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he may give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eternal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life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everyone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have given</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him</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Now</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this</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is </w:t>
      </w:r>
      <w:r w:rsidRPr="00C735D3">
        <w:rPr>
          <w:rStyle w:val="s"/>
          <w:rFonts w:asciiTheme="minorHAnsi" w:eastAsiaTheme="majorEastAsia" w:hAnsiTheme="minorHAnsi" w:cstheme="minorHAnsi"/>
          <w:b/>
          <w:i/>
          <w:color w:val="000000"/>
        </w:rPr>
        <w:t>eternal</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life</w:t>
      </w:r>
      <w:r w:rsidRPr="00C735D3">
        <w:rPr>
          <w:rStyle w:val="apple-converted-space"/>
          <w:rFonts w:asciiTheme="minorHAnsi" w:eastAsiaTheme="majorEastAsia" w:hAnsiTheme="minorHAnsi" w:cstheme="minorHAnsi"/>
          <w:b/>
          <w:i/>
          <w:color w:val="000000"/>
          <w:vertAlign w:val="superscript"/>
        </w:rPr>
        <w:t> </w:t>
      </w:r>
      <w:r w:rsidRPr="00C735D3">
        <w:rPr>
          <w:rStyle w:val="netvers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know</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only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true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God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Jesus</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Christ</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whom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sent</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I</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glorified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on earth</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by completing</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the</w:t>
      </w:r>
      <w:r w:rsidRPr="00C735D3">
        <w:rPr>
          <w:rStyle w:val="s"/>
          <w:rFonts w:asciiTheme="minorHAnsi" w:eastAsiaTheme="majorEastAsia" w:hAnsiTheme="minorHAnsi" w:cstheme="minorHAnsi"/>
          <w:b/>
          <w:i/>
          <w:color w:val="000000"/>
        </w:rPr>
        <w:t xml:space="preserve"> work</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do</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now</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Father</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glorify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your side</w:t>
      </w:r>
      <w:r w:rsidRPr="00C735D3">
        <w:rPr>
          <w:rStyle w:val="apple-converted-space"/>
          <w:rFonts w:asciiTheme="minorHAnsi" w:eastAsiaTheme="majorEastAsia" w:hAnsiTheme="minorHAnsi" w:cstheme="minorHAnsi"/>
          <w:b/>
          <w:i/>
          <w:color w:val="000000"/>
          <w:vertAlign w:val="superscript"/>
        </w:rPr>
        <w:t> </w:t>
      </w:r>
      <w:hyperlink r:id="rId87" w:history="1"/>
      <w:r w:rsidRPr="00C735D3">
        <w:rPr>
          <w:rStyle w:val="netvers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with the glory</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I had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with</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you</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before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 world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was created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 </w:t>
      </w:r>
      <w:r w:rsidRPr="00C735D3">
        <w:rPr>
          <w:rStyle w:val="netverse"/>
          <w:rFonts w:asciiTheme="minorHAnsi" w:eastAsiaTheme="majorEastAsia" w:hAnsiTheme="minorHAnsi" w:cstheme="minorHAnsi"/>
          <w:b/>
          <w:i/>
          <w:color w:val="000000"/>
        </w:rPr>
        <w:t>“</w:t>
      </w:r>
      <w:r w:rsidRPr="00C735D3">
        <w:rPr>
          <w:rStyle w:val="s"/>
          <w:rFonts w:asciiTheme="minorHAnsi" w:eastAsiaTheme="majorEastAsia" w:hAnsiTheme="minorHAnsi" w:cstheme="minorHAnsi"/>
          <w:b/>
          <w:i/>
          <w:color w:val="000000"/>
        </w:rPr>
        <w:t>I have revealed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your </w:t>
      </w:r>
      <w:r w:rsidRPr="00C735D3">
        <w:rPr>
          <w:rStyle w:val="s"/>
          <w:rFonts w:asciiTheme="minorHAnsi" w:eastAsiaTheme="majorEastAsia" w:hAnsiTheme="minorHAnsi" w:cstheme="minorHAnsi"/>
          <w:b/>
          <w:i/>
          <w:color w:val="000000"/>
        </w:rPr>
        <w:t>name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the men</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w:t>
      </w:r>
      <w:r w:rsidRPr="00C735D3">
        <w:rPr>
          <w:rStyle w:val="s"/>
          <w:rFonts w:asciiTheme="minorHAnsi" w:eastAsiaTheme="majorEastAsia" w:hAnsiTheme="minorHAnsi" w:cstheme="minorHAnsi"/>
          <w:b/>
          <w:i/>
          <w:color w:val="000000"/>
        </w:rPr>
        <w:t xml:space="preserve">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me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out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of the world</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belonged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you</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and</w:t>
      </w:r>
      <w:r w:rsidRPr="00C735D3">
        <w:rPr>
          <w:rStyle w:val="s"/>
          <w:rFonts w:asciiTheme="minorHAnsi" w:eastAsiaTheme="majorEastAsia" w:hAnsiTheme="minorHAnsi" w:cstheme="minorHAnsi"/>
          <w:b/>
          <w:i/>
          <w:color w:val="000000"/>
        </w:rPr>
        <w:t xml:space="preserve"> you gave</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them</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to me</w:t>
      </w:r>
      <w:r w:rsidRPr="00C735D3">
        <w:rPr>
          <w:rStyle w:val="netverse"/>
          <w:rFonts w:asciiTheme="minorHAnsi" w:eastAsiaTheme="majorEastAsia" w:hAnsiTheme="minorHAnsi" w:cstheme="minorHAnsi"/>
          <w:b/>
          <w:i/>
          <w:color w:val="000000"/>
        </w:rPr>
        <w:t>,</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and</w:t>
      </w:r>
      <w:r w:rsidRPr="00C735D3">
        <w:rPr>
          <w:rStyle w:val="apple-converted-space"/>
          <w:rFonts w:asciiTheme="minorHAnsi" w:eastAsiaTheme="majorEastAsia" w:hAnsiTheme="minorHAnsi" w:cstheme="minorHAnsi"/>
          <w:b/>
          <w:i/>
          <w:color w:val="000000"/>
        </w:rPr>
        <w:t> </w:t>
      </w:r>
      <w:r w:rsidRPr="00C735D3">
        <w:rPr>
          <w:rStyle w:val="s"/>
          <w:rFonts w:asciiTheme="minorHAnsi" w:eastAsiaTheme="majorEastAsia" w:hAnsiTheme="minorHAnsi" w:cstheme="minorHAnsi"/>
          <w:b/>
          <w:i/>
          <w:color w:val="000000"/>
        </w:rPr>
        <w:t>they have obeyed</w:t>
      </w:r>
      <w:r w:rsidRPr="00C735D3">
        <w:rPr>
          <w:rStyle w:val="apple-converted-space"/>
          <w:rFonts w:asciiTheme="minorHAnsi" w:eastAsiaTheme="majorEastAsia" w:hAnsiTheme="minorHAnsi" w:cstheme="minorHAnsi"/>
          <w:b/>
          <w:i/>
          <w:color w:val="000000"/>
          <w:vertAlign w:val="superscript"/>
        </w:rPr>
        <w:t> </w:t>
      </w:r>
      <w:r w:rsidRPr="00C735D3">
        <w:rPr>
          <w:rStyle w:val="apple-converted-space"/>
          <w:rFonts w:asciiTheme="minorHAnsi" w:eastAsiaTheme="majorEastAsia" w:hAnsiTheme="minorHAnsi" w:cstheme="minorHAnsi"/>
          <w:b/>
          <w:i/>
          <w:color w:val="000000"/>
        </w:rPr>
        <w:t>your </w:t>
      </w:r>
      <w:r w:rsidRPr="00C735D3">
        <w:rPr>
          <w:rStyle w:val="s"/>
          <w:rFonts w:asciiTheme="minorHAnsi" w:eastAsiaTheme="majorEastAsia" w:hAnsiTheme="minorHAnsi" w:cstheme="minorHAnsi"/>
          <w:b/>
          <w:i/>
          <w:color w:val="000000"/>
        </w:rPr>
        <w:t>word</w:t>
      </w:r>
      <w:r w:rsidRPr="00C735D3">
        <w:rPr>
          <w:rStyle w:val="netverse"/>
          <w:rFonts w:asciiTheme="minorHAnsi" w:eastAsiaTheme="majorEastAsia" w:hAnsiTheme="minorHAnsi" w:cstheme="minorHAnsi"/>
          <w:b/>
          <w:i/>
          <w:color w:val="000000"/>
        </w:rPr>
        <w:t>.</w:t>
      </w:r>
    </w:p>
    <w:p w14:paraId="40F9CC22" w14:textId="77777777" w:rsidR="002E4EA4" w:rsidRPr="00C735D3" w:rsidRDefault="002E4EA4" w:rsidP="002E4EA4">
      <w:pPr>
        <w:spacing w:after="0"/>
        <w:jc w:val="center"/>
        <w:rPr>
          <w:rFonts w:asciiTheme="minorHAnsi" w:hAnsiTheme="minorHAnsi" w:cstheme="minorHAnsi"/>
          <w:b/>
          <w:i/>
          <w:sz w:val="24"/>
          <w:szCs w:val="24"/>
        </w:rPr>
      </w:pPr>
    </w:p>
    <w:p w14:paraId="4A18FA42" w14:textId="77777777" w:rsidR="002E4EA4" w:rsidRPr="005C2D9D" w:rsidRDefault="002E4EA4" w:rsidP="002E4EA4">
      <w:pPr>
        <w:ind w:firstLine="720"/>
        <w:jc w:val="both"/>
        <w:rPr>
          <w:sz w:val="24"/>
          <w:szCs w:val="24"/>
        </w:rPr>
      </w:pPr>
      <w:r w:rsidRPr="005C2D9D">
        <w:rPr>
          <w:sz w:val="24"/>
          <w:szCs w:val="24"/>
        </w:rPr>
        <w:t>In one of his many messages, Herb Hodges brought to my attention one statement in the Lord’s prayer that is key to understanding the work Jesus was sent to do. In John 17:4, Jesus said to the Father, “</w:t>
      </w:r>
      <w:r w:rsidRPr="005C2D9D">
        <w:rPr>
          <w:rFonts w:asciiTheme="minorHAnsi" w:eastAsiaTheme="minorEastAsia" w:hAnsiTheme="minorHAnsi" w:cstheme="minorBidi"/>
          <w:bCs/>
          <w:iCs/>
          <w:color w:val="000000" w:themeColor="text1"/>
          <w:sz w:val="24"/>
          <w:szCs w:val="24"/>
        </w:rPr>
        <w:t xml:space="preserve">I have brought you glory on earth by </w:t>
      </w:r>
      <w:r w:rsidRPr="005C2D9D">
        <w:rPr>
          <w:rFonts w:asciiTheme="minorHAnsi" w:eastAsiaTheme="minorEastAsia" w:hAnsiTheme="minorHAnsi" w:cstheme="minorBidi"/>
          <w:bCs/>
          <w:iCs/>
          <w:color w:val="000000" w:themeColor="text1"/>
          <w:sz w:val="24"/>
          <w:szCs w:val="24"/>
          <w:u w:val="single"/>
        </w:rPr>
        <w:t>finishing the work</w:t>
      </w:r>
      <w:r w:rsidRPr="005C2D9D">
        <w:rPr>
          <w:rFonts w:asciiTheme="minorHAnsi" w:eastAsiaTheme="minorEastAsia" w:hAnsiTheme="minorHAnsi" w:cstheme="minorBidi"/>
          <w:bCs/>
          <w:iCs/>
          <w:color w:val="000000" w:themeColor="text1"/>
          <w:sz w:val="24"/>
          <w:szCs w:val="24"/>
        </w:rPr>
        <w:t xml:space="preserve"> you gave me to do.” </w:t>
      </w:r>
      <w:r w:rsidRPr="005C2D9D">
        <w:rPr>
          <w:sz w:val="24"/>
          <w:szCs w:val="24"/>
        </w:rPr>
        <w:t xml:space="preserve">This word “finished” in Greek is teleiotes. He used the same word here as well as John 4:34. It should look familiar because it is kin to the word spoken from the cross when Jesus said, “It is </w:t>
      </w:r>
      <w:r w:rsidRPr="005967AD">
        <w:rPr>
          <w:i/>
          <w:sz w:val="24"/>
          <w:szCs w:val="24"/>
        </w:rPr>
        <w:t>finished</w:t>
      </w:r>
      <w:r>
        <w:rPr>
          <w:i/>
          <w:sz w:val="24"/>
          <w:szCs w:val="24"/>
        </w:rPr>
        <w:t xml:space="preserve">!” </w:t>
      </w:r>
      <w:r>
        <w:rPr>
          <w:sz w:val="24"/>
          <w:szCs w:val="24"/>
        </w:rPr>
        <w:t xml:space="preserve">In Greek, the word is </w:t>
      </w:r>
      <w:r w:rsidRPr="005C2D9D">
        <w:rPr>
          <w:sz w:val="24"/>
          <w:szCs w:val="24"/>
        </w:rPr>
        <w:t>telos.</w:t>
      </w:r>
      <w:r>
        <w:rPr>
          <w:sz w:val="24"/>
          <w:szCs w:val="24"/>
        </w:rPr>
        <w:t xml:space="preserve"> However, here He was speaking of the work of redemption.  So, what was the “work” had Jesus finished before He went to the cross? In this detailed prayer, the main subject of the conversation Jesus had with the Father was </w:t>
      </w:r>
      <w:r>
        <w:rPr>
          <w:iCs/>
          <w:sz w:val="24"/>
          <w:szCs w:val="24"/>
        </w:rPr>
        <w:t>His disciples</w:t>
      </w:r>
      <w:r>
        <w:rPr>
          <w:sz w:val="24"/>
          <w:szCs w:val="24"/>
        </w:rPr>
        <w:t xml:space="preserve">. </w:t>
      </w:r>
      <w:r w:rsidRPr="005C2D9D">
        <w:rPr>
          <w:iCs/>
          <w:sz w:val="24"/>
          <w:szCs w:val="24"/>
        </w:rPr>
        <w:t>The work He had finished was the making or building of His disciples</w:t>
      </w:r>
      <w:r>
        <w:rPr>
          <w:iCs/>
          <w:sz w:val="24"/>
          <w:szCs w:val="24"/>
        </w:rPr>
        <w:t>.</w:t>
      </w:r>
    </w:p>
    <w:p w14:paraId="3B45A1E0" w14:textId="77777777" w:rsidR="002E4EA4" w:rsidRDefault="002E4EA4" w:rsidP="002E4EA4">
      <w:pPr>
        <w:jc w:val="center"/>
        <w:rPr>
          <w:rStyle w:val="woc"/>
          <w:b/>
          <w:sz w:val="28"/>
          <w:szCs w:val="28"/>
        </w:rPr>
      </w:pPr>
      <w:r>
        <w:rPr>
          <w:rStyle w:val="woc"/>
          <w:b/>
          <w:sz w:val="28"/>
          <w:szCs w:val="28"/>
        </w:rPr>
        <w:t>Three “Good Works” of a Woman</w:t>
      </w:r>
    </w:p>
    <w:p w14:paraId="795FD76D" w14:textId="15857027" w:rsidR="002E4EA4" w:rsidRPr="005C2D9D" w:rsidRDefault="002E4EA4" w:rsidP="002E4EA4">
      <w:pPr>
        <w:ind w:firstLine="720"/>
        <w:jc w:val="both"/>
        <w:rPr>
          <w:sz w:val="24"/>
          <w:szCs w:val="24"/>
        </w:rPr>
      </w:pPr>
      <w:r w:rsidRPr="005C2D9D">
        <w:rPr>
          <w:sz w:val="24"/>
          <w:szCs w:val="24"/>
        </w:rPr>
        <w:t xml:space="preserve">Surely, it was a woman who came up with the adage, “Man may work from dust till dawn, but a woman’s work is never done.” Can I get a witness? Most of us are bombarded daily with work that must be done. What makes matters worse is that other people have their own ideas of what work we should do.  And if you are a people pleaser, you will allow others to dictate your </w:t>
      </w:r>
      <w:r w:rsidRPr="005C2D9D">
        <w:rPr>
          <w:sz w:val="24"/>
          <w:szCs w:val="24"/>
        </w:rPr>
        <w:lastRenderedPageBreak/>
        <w:t>schedule so that you are so busy doing g</w:t>
      </w:r>
      <w:r w:rsidRPr="005C2D9D">
        <w:rPr>
          <w:iCs/>
          <w:sz w:val="24"/>
          <w:szCs w:val="24"/>
        </w:rPr>
        <w:t>ood</w:t>
      </w:r>
      <w:r w:rsidRPr="005C2D9D">
        <w:rPr>
          <w:sz w:val="24"/>
          <w:szCs w:val="24"/>
        </w:rPr>
        <w:t xml:space="preserve"> t</w:t>
      </w:r>
      <w:r w:rsidRPr="005C2D9D">
        <w:rPr>
          <w:iCs/>
          <w:sz w:val="24"/>
          <w:szCs w:val="24"/>
        </w:rPr>
        <w:t xml:space="preserve">hings that there is no time to do God’s things. </w:t>
      </w:r>
      <w:r w:rsidRPr="005C2D9D">
        <w:rPr>
          <w:sz w:val="24"/>
          <w:szCs w:val="24"/>
        </w:rPr>
        <w:t xml:space="preserve"> This is especially true for those of us who have a reputation as being a "work-horse." It’s been said that, “Grace can’t be earned, but faith is not lazy” (James 2:14-26)</w:t>
      </w:r>
      <w:r>
        <w:rPr>
          <w:sz w:val="24"/>
          <w:szCs w:val="24"/>
        </w:rPr>
        <w:t>.</w:t>
      </w:r>
      <w:r w:rsidRPr="005C2D9D">
        <w:rPr>
          <w:sz w:val="24"/>
          <w:szCs w:val="24"/>
        </w:rPr>
        <w:t xml:space="preserve"> If you happen to be a woman who has a “Martha personality,” laziness is not your problem - busyness is. The question we need to ask ourselves is this: “If what I am busy doing is </w:t>
      </w:r>
      <w:r w:rsidRPr="005C2D9D">
        <w:rPr>
          <w:iCs/>
          <w:sz w:val="24"/>
          <w:szCs w:val="24"/>
        </w:rPr>
        <w:t>not the work God has planned for me, then</w:t>
      </w:r>
      <w:r w:rsidRPr="005C2D9D">
        <w:rPr>
          <w:sz w:val="24"/>
          <w:szCs w:val="24"/>
        </w:rPr>
        <w:t xml:space="preserve"> is it really </w:t>
      </w:r>
      <w:r w:rsidRPr="005C2D9D">
        <w:rPr>
          <w:iCs/>
          <w:sz w:val="24"/>
          <w:szCs w:val="24"/>
        </w:rPr>
        <w:t>good</w:t>
      </w:r>
      <w:r w:rsidRPr="005C2D9D">
        <w:rPr>
          <w:sz w:val="24"/>
          <w:szCs w:val="24"/>
        </w:rPr>
        <w:t xml:space="preserve">?” Even good work can be sinful </w:t>
      </w:r>
      <w:r w:rsidR="005967AD">
        <w:rPr>
          <w:sz w:val="24"/>
          <w:szCs w:val="24"/>
        </w:rPr>
        <w:t xml:space="preserve">if it’s not God’s work for me. </w:t>
      </w:r>
      <w:r w:rsidRPr="005C2D9D">
        <w:rPr>
          <w:sz w:val="24"/>
          <w:szCs w:val="24"/>
        </w:rPr>
        <w:t xml:space="preserve">What is more, it’s possible that I could be doing work that God planned for someone else to do! </w:t>
      </w:r>
    </w:p>
    <w:p w14:paraId="6CD8749E" w14:textId="77777777" w:rsidR="002E4EA4" w:rsidRDefault="002E4EA4" w:rsidP="002E4EA4">
      <w:pPr>
        <w:ind w:firstLine="720"/>
        <w:jc w:val="both"/>
        <w:rPr>
          <w:sz w:val="24"/>
          <w:szCs w:val="24"/>
        </w:rPr>
      </w:pPr>
      <w:r>
        <w:rPr>
          <w:sz w:val="24"/>
          <w:szCs w:val="24"/>
        </w:rPr>
        <w:t xml:space="preserve"> Part of the problem for a lot of us is that we are addicted to our cell phones, and therefore, we are at the bidding-call of anyone and everyone. Granted, some of these calls are truly urgent. For instance, in the last month I have received three urgent phone calls, one was that my daughter had a miscarriage and needed me to take care of her other two children. Then there was the call that my brother was in the emergency room in critical condition, and this was followed by the call that my mother was having a heart attack. </w:t>
      </w:r>
    </w:p>
    <w:p w14:paraId="46FED3B3" w14:textId="77777777" w:rsidR="002E4EA4" w:rsidRPr="00296748" w:rsidRDefault="002E4EA4" w:rsidP="002E4EA4">
      <w:pPr>
        <w:ind w:firstLine="720"/>
        <w:jc w:val="both"/>
        <w:rPr>
          <w:sz w:val="24"/>
          <w:szCs w:val="24"/>
        </w:rPr>
      </w:pPr>
      <w:r>
        <w:rPr>
          <w:sz w:val="24"/>
          <w:szCs w:val="24"/>
        </w:rPr>
        <w:t>At the end of the day it all boils down to this: Biblically speaking, there are three categories of “good works” that every saint in Christ can be certain is their personal responsibility. And they are: work up</w:t>
      </w:r>
      <w:r>
        <w:rPr>
          <w:b/>
          <w:sz w:val="24"/>
          <w:szCs w:val="24"/>
        </w:rPr>
        <w:t xml:space="preserve"> </w:t>
      </w:r>
      <w:r>
        <w:rPr>
          <w:sz w:val="24"/>
          <w:szCs w:val="24"/>
        </w:rPr>
        <w:t xml:space="preserve">- </w:t>
      </w:r>
      <w:r w:rsidRPr="00296748">
        <w:rPr>
          <w:sz w:val="24"/>
          <w:szCs w:val="24"/>
        </w:rPr>
        <w:t>worship God first, work within</w:t>
      </w:r>
      <w:r w:rsidRPr="00296748">
        <w:rPr>
          <w:b/>
          <w:sz w:val="24"/>
          <w:szCs w:val="24"/>
        </w:rPr>
        <w:t xml:space="preserve"> </w:t>
      </w:r>
      <w:r w:rsidRPr="00296748">
        <w:rPr>
          <w:sz w:val="24"/>
          <w:szCs w:val="24"/>
        </w:rPr>
        <w:t>- our own families and lastly, work out</w:t>
      </w:r>
      <w:r w:rsidRPr="00296748">
        <w:rPr>
          <w:b/>
          <w:sz w:val="24"/>
          <w:szCs w:val="24"/>
        </w:rPr>
        <w:t xml:space="preserve"> </w:t>
      </w:r>
      <w:r w:rsidRPr="00296748">
        <w:rPr>
          <w:sz w:val="24"/>
          <w:szCs w:val="24"/>
        </w:rPr>
        <w:t>- fish for men and women in the world and make disciples of all nations</w:t>
      </w:r>
      <w:r>
        <w:rPr>
          <w:sz w:val="24"/>
          <w:szCs w:val="24"/>
        </w:rPr>
        <w:t>.</w:t>
      </w:r>
      <w:r w:rsidRPr="00296748">
        <w:rPr>
          <w:sz w:val="24"/>
          <w:szCs w:val="24"/>
        </w:rPr>
        <w:t xml:space="preserve"> </w:t>
      </w:r>
    </w:p>
    <w:p w14:paraId="390C4F12" w14:textId="2E958D95" w:rsidR="002E4EA4" w:rsidRDefault="002E4EA4" w:rsidP="002E4EA4">
      <w:pPr>
        <w:pStyle w:val="ListParagraph"/>
        <w:numPr>
          <w:ilvl w:val="0"/>
          <w:numId w:val="80"/>
        </w:numPr>
        <w:jc w:val="both"/>
        <w:rPr>
          <w:b/>
          <w:sz w:val="28"/>
          <w:szCs w:val="28"/>
        </w:rPr>
      </w:pPr>
      <w:r>
        <w:rPr>
          <w:b/>
          <w:sz w:val="28"/>
          <w:szCs w:val="28"/>
        </w:rPr>
        <w:t xml:space="preserve">Work </w:t>
      </w:r>
      <w:r w:rsidR="005967AD">
        <w:rPr>
          <w:b/>
          <w:sz w:val="28"/>
          <w:szCs w:val="28"/>
        </w:rPr>
        <w:t>U</w:t>
      </w:r>
      <w:r>
        <w:rPr>
          <w:b/>
          <w:sz w:val="28"/>
          <w:szCs w:val="28"/>
        </w:rPr>
        <w:t>p</w:t>
      </w:r>
    </w:p>
    <w:p w14:paraId="28424599" w14:textId="77777777" w:rsidR="002E4EA4" w:rsidRDefault="002E4EA4" w:rsidP="002E4EA4">
      <w:pPr>
        <w:spacing w:after="0"/>
        <w:jc w:val="center"/>
        <w:rPr>
          <w:b/>
          <w:sz w:val="24"/>
          <w:szCs w:val="24"/>
        </w:rPr>
      </w:pPr>
      <w:r>
        <w:rPr>
          <w:b/>
          <w:sz w:val="24"/>
          <w:szCs w:val="24"/>
        </w:rPr>
        <w:t>Acts 2:39 (NET)</w:t>
      </w:r>
    </w:p>
    <w:p w14:paraId="1174D32E" w14:textId="77777777" w:rsidR="002E4EA4" w:rsidRDefault="002E4EA4" w:rsidP="002E4EA4">
      <w:pPr>
        <w:jc w:val="center"/>
        <w:rPr>
          <w:b/>
          <w:i/>
          <w:sz w:val="24"/>
          <w:szCs w:val="24"/>
        </w:rPr>
      </w:pPr>
      <w:r>
        <w:rPr>
          <w:b/>
          <w:i/>
          <w:sz w:val="24"/>
          <w:szCs w:val="24"/>
        </w:rPr>
        <w:t>For the promise is for you and your children, and for all who are far away, as many as the Lord our God will call to himself.</w:t>
      </w:r>
    </w:p>
    <w:p w14:paraId="49D641F5" w14:textId="77777777" w:rsidR="002E4EA4" w:rsidRDefault="002E4EA4" w:rsidP="002E4EA4">
      <w:pPr>
        <w:ind w:firstLine="720"/>
        <w:jc w:val="both"/>
        <w:rPr>
          <w:sz w:val="24"/>
          <w:szCs w:val="24"/>
        </w:rPr>
      </w:pPr>
      <w:r>
        <w:rPr>
          <w:sz w:val="24"/>
          <w:szCs w:val="24"/>
        </w:rPr>
        <w:t xml:space="preserve">As the above passage indicates, God </w:t>
      </w:r>
      <w:r w:rsidRPr="00296748">
        <w:rPr>
          <w:sz w:val="24"/>
          <w:szCs w:val="24"/>
        </w:rPr>
        <w:t>called us to Himself. It’s why</w:t>
      </w:r>
      <w:r>
        <w:rPr>
          <w:sz w:val="24"/>
          <w:szCs w:val="24"/>
        </w:rPr>
        <w:t xml:space="preserve"> He set us free from the bondage of sin. He desires to have an intimate relationship with His Bride. It’s more than just communication, it’s about communion and worship. To cultivate this kind of relationship, will require having a daily time at His feet and knowing Him better through His Word. It’s this simple, worship should always precede work! Without seeking Him first, not only do we not know what works we should do, but we will lack the strength to do them. Too many of us are running around trying to serve others in our own strength, and we end up burnt-out. How can we exhibit all the fruits of the Spirit such as love, joy, peace, and patience unless we are being filled with the Spirit? And furthermore, these fruits will validate the message of Christ we wish to proclaim. Besides all of this, without this </w:t>
      </w:r>
      <w:r>
        <w:rPr>
          <w:bCs/>
          <w:sz w:val="24"/>
          <w:szCs w:val="24"/>
        </w:rPr>
        <w:t xml:space="preserve">time alone with God, trying to work within and without are moot points </w:t>
      </w:r>
      <w:r>
        <w:rPr>
          <w:sz w:val="24"/>
          <w:szCs w:val="24"/>
        </w:rPr>
        <w:t>(John 15:5-7; Gal.5:16-26; 1 Cor. 13:1-7).</w:t>
      </w:r>
    </w:p>
    <w:p w14:paraId="3BAD4153" w14:textId="257C967C" w:rsidR="002E4EA4" w:rsidRDefault="002E4EA4" w:rsidP="002E4EA4">
      <w:pPr>
        <w:pStyle w:val="ListParagraph"/>
        <w:numPr>
          <w:ilvl w:val="0"/>
          <w:numId w:val="81"/>
        </w:numPr>
        <w:jc w:val="both"/>
        <w:rPr>
          <w:rFonts w:eastAsiaTheme="minorEastAsia"/>
          <w:b/>
          <w:sz w:val="28"/>
          <w:szCs w:val="28"/>
        </w:rPr>
      </w:pPr>
      <w:r>
        <w:rPr>
          <w:b/>
          <w:sz w:val="28"/>
          <w:szCs w:val="28"/>
        </w:rPr>
        <w:t xml:space="preserve">Work </w:t>
      </w:r>
      <w:r w:rsidR="005967AD">
        <w:rPr>
          <w:b/>
          <w:sz w:val="28"/>
          <w:szCs w:val="28"/>
        </w:rPr>
        <w:t>W</w:t>
      </w:r>
      <w:r>
        <w:rPr>
          <w:b/>
          <w:sz w:val="28"/>
          <w:szCs w:val="28"/>
        </w:rPr>
        <w:t>ithin</w:t>
      </w:r>
    </w:p>
    <w:p w14:paraId="00AFE785" w14:textId="77777777" w:rsidR="002E4EA4" w:rsidRDefault="002E4EA4" w:rsidP="002E4EA4">
      <w:pPr>
        <w:ind w:firstLine="720"/>
        <w:jc w:val="both"/>
        <w:rPr>
          <w:sz w:val="24"/>
          <w:szCs w:val="24"/>
        </w:rPr>
      </w:pPr>
      <w:r>
        <w:rPr>
          <w:sz w:val="24"/>
          <w:szCs w:val="24"/>
        </w:rPr>
        <w:t xml:space="preserve">Just prior to his departure from Ephesus, Paul tasked the leaders with these words: </w:t>
      </w:r>
    </w:p>
    <w:p w14:paraId="77518F09" w14:textId="77777777" w:rsidR="002E4EA4" w:rsidRPr="00296748" w:rsidRDefault="002E4EA4" w:rsidP="002E4EA4">
      <w:pPr>
        <w:spacing w:after="0"/>
        <w:jc w:val="center"/>
        <w:rPr>
          <w:rStyle w:val="s"/>
          <w:rFonts w:asciiTheme="minorHAnsi" w:hAnsiTheme="minorHAnsi" w:cstheme="minorHAnsi"/>
          <w:b/>
          <w:color w:val="000000"/>
          <w:sz w:val="24"/>
          <w:szCs w:val="24"/>
          <w:shd w:val="clear" w:color="auto" w:fill="FFFFFF"/>
        </w:rPr>
      </w:pPr>
      <w:r w:rsidRPr="00296748">
        <w:rPr>
          <w:rStyle w:val="s"/>
          <w:rFonts w:asciiTheme="minorHAnsi" w:hAnsiTheme="minorHAnsi" w:cstheme="minorHAnsi"/>
          <w:b/>
          <w:color w:val="000000"/>
          <w:sz w:val="24"/>
          <w:szCs w:val="24"/>
          <w:shd w:val="clear" w:color="auto" w:fill="FFFFFF"/>
        </w:rPr>
        <w:lastRenderedPageBreak/>
        <w:t>Acts 20:27-28 (NET)</w:t>
      </w:r>
    </w:p>
    <w:p w14:paraId="0EE9558B" w14:textId="040B86F3" w:rsidR="002E4EA4" w:rsidRDefault="002E4EA4" w:rsidP="002E4EA4">
      <w:pPr>
        <w:spacing w:after="0"/>
        <w:ind w:firstLine="720"/>
        <w:jc w:val="center"/>
        <w:rPr>
          <w:rStyle w:val="netverse"/>
          <w:rFonts w:asciiTheme="minorHAnsi" w:hAnsiTheme="minorHAnsi" w:cstheme="minorHAnsi"/>
          <w:b/>
          <w:i/>
          <w:color w:val="000000"/>
          <w:sz w:val="24"/>
          <w:szCs w:val="24"/>
          <w:shd w:val="clear" w:color="auto" w:fill="FFFFFF"/>
        </w:rPr>
      </w:pPr>
      <w:r w:rsidRPr="00296748">
        <w:rPr>
          <w:rStyle w:val="s"/>
          <w:rFonts w:asciiTheme="minorHAnsi" w:hAnsiTheme="minorHAnsi" w:cstheme="minorHAnsi"/>
          <w:b/>
          <w:i/>
          <w:color w:val="000000"/>
          <w:sz w:val="24"/>
          <w:szCs w:val="24"/>
          <w:shd w:val="clear" w:color="auto" w:fill="FFFFFF"/>
        </w:rPr>
        <w:t>For</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I did not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hold back</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from</w:t>
      </w:r>
      <w:r w:rsidRPr="00296748">
        <w:rPr>
          <w:rStyle w:val="s"/>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rPr>
        <w:t>announcing</w:t>
      </w:r>
      <w:r w:rsidR="005967AD">
        <w:rPr>
          <w:rStyle w:val="s"/>
          <w:rFonts w:asciiTheme="minorHAnsi" w:hAnsiTheme="minorHAnsi" w:cstheme="minorHAnsi"/>
          <w:b/>
          <w:i/>
          <w:color w:val="000000"/>
          <w:sz w:val="24"/>
          <w:szCs w:val="24"/>
          <w:shd w:val="clear" w:color="auto" w:fill="FFFFFF"/>
        </w:rPr>
        <w:t xml:space="preserve"> to</w:t>
      </w:r>
      <w:r w:rsidRPr="00296748">
        <w:rPr>
          <w:rStyle w:val="s"/>
          <w:rFonts w:asciiTheme="minorHAnsi" w:hAnsiTheme="minorHAnsi" w:cstheme="minorHAnsi"/>
          <w:b/>
          <w:i/>
          <w:color w:val="000000"/>
          <w:sz w:val="24"/>
          <w:szCs w:val="24"/>
          <w:shd w:val="clear" w:color="auto" w:fill="FFFFFF"/>
        </w:rPr>
        <w:t xml:space="preserve"> you the whole</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purpose</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of</w:t>
      </w:r>
      <w:r w:rsidRPr="00296748">
        <w:rPr>
          <w:rStyle w:val="s"/>
          <w:rFonts w:asciiTheme="minorHAnsi" w:hAnsiTheme="minorHAnsi" w:cstheme="minorHAnsi"/>
          <w:b/>
          <w:i/>
          <w:color w:val="000000"/>
          <w:sz w:val="24"/>
          <w:szCs w:val="24"/>
          <w:shd w:val="clear" w:color="auto" w:fill="FFFFFF"/>
        </w:rPr>
        <w:t xml:space="preserve"> God</w:t>
      </w:r>
      <w:r w:rsidRPr="00296748">
        <w:rPr>
          <w:rStyle w:val="netverse"/>
          <w:rFonts w:asciiTheme="minorHAnsi" w:hAnsiTheme="minorHAnsi" w:cstheme="minorHAnsi"/>
          <w:b/>
          <w:i/>
          <w:color w:val="000000"/>
          <w:sz w:val="24"/>
          <w:szCs w:val="24"/>
          <w:shd w:val="clear" w:color="auto" w:fill="FFFFFF"/>
        </w:rPr>
        <w: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Watch out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for</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yourselves</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and for all</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flock</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which</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netvers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Holy</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Spirit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has made</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you</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overseers</w:t>
      </w:r>
      <w:r w:rsidRPr="00296748">
        <w:rPr>
          <w:rStyle w:val="netverse"/>
          <w:rFonts w:asciiTheme="minorHAnsi" w:hAnsiTheme="minorHAnsi" w:cstheme="minorHAnsi"/>
          <w:b/>
          <w:i/>
          <w:color w:val="000000"/>
          <w:sz w:val="24"/>
          <w:szCs w:val="24"/>
          <w:shd w:val="clear" w:color="auto" w:fill="FFFFFF"/>
        </w:rPr>
        <w: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to shepherd</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the church</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God</w:t>
      </w:r>
      <w:r w:rsidRPr="00296748">
        <w:rPr>
          <w:rStyle w:val="apple-converted-space"/>
          <w:rFonts w:asciiTheme="minorHAnsi" w:hAnsiTheme="minorHAnsi" w:cstheme="minorHAnsi"/>
          <w:b/>
          <w:i/>
          <w:color w:val="000000"/>
          <w:sz w:val="24"/>
          <w:szCs w:val="24"/>
          <w:shd w:val="clear" w:color="auto" w:fill="FFFFFF"/>
          <w:vertAlign w:val="superscript"/>
        </w:rPr>
        <w:t> </w:t>
      </w:r>
      <w:hyperlink r:id="rId88" w:history="1"/>
      <w:r w:rsidRPr="00296748">
        <w:rPr>
          <w:rStyle w:val="netverse"/>
          <w:rFonts w:asciiTheme="minorHAnsi" w:hAnsiTheme="minorHAnsi" w:cstheme="minorHAnsi"/>
          <w:b/>
          <w:i/>
          <w:color w:val="000000"/>
          <w:sz w:val="24"/>
          <w:szCs w:val="24"/>
          <w:shd w:val="clear" w:color="auto" w:fill="FFFFFF"/>
          <w:vertAlign w:val="superscript"/>
        </w:rPr>
        <w:t> </w:t>
      </w:r>
      <w:r w:rsidRPr="00296748">
        <w:rPr>
          <w:rStyle w:val="s"/>
          <w:rFonts w:asciiTheme="minorHAnsi" w:hAnsiTheme="minorHAnsi" w:cstheme="minorHAnsi"/>
          <w:b/>
          <w:i/>
          <w:color w:val="000000"/>
          <w:sz w:val="24"/>
          <w:szCs w:val="24"/>
          <w:shd w:val="clear" w:color="auto" w:fill="FFFFFF"/>
        </w:rPr>
        <w:t>that</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he obtained</w:t>
      </w:r>
      <w:r w:rsidRPr="00296748">
        <w:rPr>
          <w:rStyle w:val="apple-converted-space"/>
          <w:rFonts w:asciiTheme="minorHAnsi" w:hAnsiTheme="minorHAnsi" w:cstheme="minorHAnsi"/>
          <w:b/>
          <w:i/>
          <w:color w:val="000000"/>
          <w:sz w:val="24"/>
          <w:szCs w:val="24"/>
          <w:shd w:val="clear" w:color="auto" w:fill="FFFFFF"/>
          <w:vertAlign w:val="superscript"/>
        </w:rPr>
        <w:t> </w:t>
      </w:r>
      <w:r w:rsidRPr="00296748">
        <w:rPr>
          <w:rStyle w:val="apple-converted-space"/>
          <w:rFonts w:asciiTheme="minorHAnsi" w:hAnsiTheme="minorHAnsi" w:cstheme="minorHAnsi"/>
          <w:b/>
          <w:i/>
          <w:color w:val="000000"/>
          <w:sz w:val="24"/>
          <w:szCs w:val="24"/>
          <w:shd w:val="clear" w:color="auto" w:fill="FFFFFF"/>
        </w:rPr>
        <w:t>with </w:t>
      </w:r>
      <w:r w:rsidRPr="00296748">
        <w:rPr>
          <w:rStyle w:val="s"/>
          <w:rFonts w:asciiTheme="minorHAnsi" w:hAnsiTheme="minorHAnsi" w:cstheme="minorHAnsi"/>
          <w:b/>
          <w:i/>
          <w:color w:val="000000"/>
          <w:sz w:val="24"/>
          <w:szCs w:val="24"/>
          <w:shd w:val="clear" w:color="auto" w:fill="FFFFFF"/>
        </w:rPr>
        <w:t>the blood</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of his own</w:t>
      </w:r>
      <w:r w:rsidRPr="00296748">
        <w:rPr>
          <w:rStyle w:val="apple-converted-space"/>
          <w:rFonts w:asciiTheme="minorHAnsi" w:hAnsiTheme="minorHAnsi" w:cstheme="minorHAnsi"/>
          <w:b/>
          <w:i/>
          <w:color w:val="000000"/>
          <w:sz w:val="24"/>
          <w:szCs w:val="24"/>
          <w:shd w:val="clear" w:color="auto" w:fill="FFFFFF"/>
        </w:rPr>
        <w:t> </w:t>
      </w:r>
      <w:r w:rsidRPr="00296748">
        <w:rPr>
          <w:rStyle w:val="s"/>
          <w:rFonts w:asciiTheme="minorHAnsi" w:hAnsiTheme="minorHAnsi" w:cstheme="minorHAnsi"/>
          <w:b/>
          <w:i/>
          <w:color w:val="000000"/>
          <w:sz w:val="24"/>
          <w:szCs w:val="24"/>
          <w:shd w:val="clear" w:color="auto" w:fill="FFFFFF"/>
        </w:rPr>
        <w:t>Son</w:t>
      </w:r>
      <w:r w:rsidRPr="00296748">
        <w:rPr>
          <w:rStyle w:val="netverse"/>
          <w:rFonts w:asciiTheme="minorHAnsi" w:hAnsiTheme="minorHAnsi" w:cstheme="minorHAnsi"/>
          <w:b/>
          <w:i/>
          <w:color w:val="000000"/>
          <w:sz w:val="24"/>
          <w:szCs w:val="24"/>
          <w:shd w:val="clear" w:color="auto" w:fill="FFFFFF"/>
        </w:rPr>
        <w:t>.</w:t>
      </w:r>
    </w:p>
    <w:p w14:paraId="28836B85" w14:textId="77777777" w:rsidR="002E4EA4" w:rsidRPr="00296748" w:rsidRDefault="002E4EA4" w:rsidP="002E4EA4">
      <w:pPr>
        <w:spacing w:after="0"/>
        <w:ind w:firstLine="720"/>
        <w:jc w:val="center"/>
        <w:rPr>
          <w:rFonts w:asciiTheme="minorHAnsi" w:hAnsiTheme="minorHAnsi" w:cstheme="minorHAnsi"/>
          <w:b/>
          <w:i/>
          <w:sz w:val="24"/>
          <w:szCs w:val="24"/>
        </w:rPr>
      </w:pPr>
    </w:p>
    <w:p w14:paraId="54C0A5BB" w14:textId="77777777" w:rsidR="002E4EA4" w:rsidRDefault="002E4EA4" w:rsidP="002E4EA4">
      <w:pPr>
        <w:ind w:firstLine="720"/>
        <w:jc w:val="both"/>
      </w:pPr>
      <w:r>
        <w:rPr>
          <w:sz w:val="24"/>
          <w:szCs w:val="24"/>
        </w:rPr>
        <w:t>How does this apply to you? Your ‘flock,” if you will, is whomever the Lord has given you to care for.  Much of</w:t>
      </w:r>
      <w:r>
        <w:rPr>
          <w:rFonts w:eastAsiaTheme="minorEastAsia"/>
          <w:sz w:val="24"/>
          <w:szCs w:val="24"/>
        </w:rPr>
        <w:t xml:space="preserve"> our time and energy needs to be invested into the precious lives of those whom God has entrusted to our care. It’s our job. For example,</w:t>
      </w:r>
      <w:r>
        <w:rPr>
          <w:sz w:val="24"/>
          <w:szCs w:val="24"/>
        </w:rPr>
        <w:t xml:space="preserve"> if we are married, this relationship should trump all others. And if God has blessed you with children, whether they be physical or spiritual, after your husband, they are your primary work. </w:t>
      </w:r>
      <w:r>
        <w:rPr>
          <w:rFonts w:eastAsiaTheme="minorEastAsia"/>
          <w:sz w:val="24"/>
          <w:szCs w:val="24"/>
        </w:rPr>
        <w:t xml:space="preserve">David Lawrence, my pastor, once said, “Everybody wants to change the world, but no one wants to change diapers. But the world is changed one diaper at a time.” Naturally, our work within will change in each season of life. For instance, when you are caring for aging parents, or when your children have grown and “left the nest,” then this would be a great time to bring a few younger women into your life and model for them what it looks like to live for others. </w:t>
      </w:r>
      <w:r>
        <w:rPr>
          <w:sz w:val="24"/>
          <w:szCs w:val="24"/>
        </w:rPr>
        <w:t xml:space="preserve">We should see them as an extension of our ministry to Christ. As Jesus said in Matthew 25:40, “And the King will answer them, I assure you: whatever you did for one of the least of these brothers of mine, </w:t>
      </w:r>
      <w:r>
        <w:rPr>
          <w:bCs/>
          <w:sz w:val="24"/>
          <w:szCs w:val="24"/>
        </w:rPr>
        <w:t>you did for me</w:t>
      </w:r>
      <w:r>
        <w:rPr>
          <w:sz w:val="24"/>
          <w:szCs w:val="24"/>
        </w:rPr>
        <w:t xml:space="preserve">.” </w:t>
      </w:r>
      <w:r>
        <w:rPr>
          <w:rFonts w:eastAsiaTheme="minorEastAsia"/>
          <w:sz w:val="24"/>
          <w:szCs w:val="24"/>
        </w:rPr>
        <w:t>If you are single, try to find a godly woman to disciple you. Ideally, all of us will have someone in our life - like a Paul - who will pour into us. And then we need a person into whom we can reinvest God’s truth just as Paul did for Timothy.</w:t>
      </w:r>
    </w:p>
    <w:p w14:paraId="7DA2DDA8" w14:textId="77777777" w:rsidR="002E4EA4" w:rsidRDefault="002E4EA4" w:rsidP="002E4EA4">
      <w:pPr>
        <w:ind w:firstLine="720"/>
        <w:jc w:val="both"/>
        <w:rPr>
          <w:rFonts w:eastAsiaTheme="minorEastAsia"/>
          <w:sz w:val="24"/>
          <w:szCs w:val="24"/>
        </w:rPr>
      </w:pPr>
      <w:r>
        <w:rPr>
          <w:sz w:val="24"/>
          <w:szCs w:val="24"/>
        </w:rPr>
        <w:t>Roy (Soup) Campbell is a disciple maker, and His spiritual offspring are scattered throughout the globe. Yet, his home base is the inner-city of Memphis, Tennessee, in what is known as “the Hood.”</w:t>
      </w:r>
      <w:r w:rsidRPr="005C2D9D">
        <w:rPr>
          <w:sz w:val="24"/>
          <w:szCs w:val="24"/>
        </w:rPr>
        <w:t xml:space="preserve"> </w:t>
      </w:r>
      <w:r>
        <w:rPr>
          <w:sz w:val="24"/>
          <w:szCs w:val="24"/>
        </w:rPr>
        <w:t xml:space="preserve">In the midst of a community riddled by poverty, crime and gangs, Soup, his wife Linda, and their disciples, are bringing light into the darkness. This is his quote: “The light that shines the farthest away will shine the brightest at home.” </w:t>
      </w:r>
      <w:r>
        <w:rPr>
          <w:rFonts w:eastAsiaTheme="minorEastAsia"/>
          <w:sz w:val="24"/>
          <w:szCs w:val="24"/>
        </w:rPr>
        <w:t>Before we move to our last work, let’s not forget this important fact: If we get our priorities out of order, we will find ourselves ineffective or unproductive in all the other areas of our lives.</w:t>
      </w:r>
    </w:p>
    <w:p w14:paraId="6C1E775B" w14:textId="77777777" w:rsidR="002E4EA4" w:rsidRDefault="002E4EA4" w:rsidP="002E4EA4">
      <w:pPr>
        <w:rPr>
          <w:sz w:val="24"/>
          <w:szCs w:val="24"/>
        </w:rPr>
      </w:pPr>
      <w:r>
        <w:rPr>
          <w:b/>
          <w:bCs/>
          <w:sz w:val="28"/>
          <w:szCs w:val="28"/>
        </w:rPr>
        <w:t xml:space="preserve">DIGGING DEEPER: </w:t>
      </w:r>
      <w:r>
        <w:rPr>
          <w:sz w:val="24"/>
          <w:szCs w:val="24"/>
        </w:rPr>
        <w:t>Titus 2:1-14; Ephesians 5:22-24; Philippians 1:6; Colossians 1:10, 3:12-24; 1 Timothy 2:9-15, 5:3-16, 6:18; 2 Timothy 3:10; 1 Corinthians 7:1-40; 1 Peter 5:7; Proverbs 16:3; Ecclesiastes 2:17-26; 9:7-10</w:t>
      </w:r>
    </w:p>
    <w:p w14:paraId="67D5CBAD" w14:textId="5A07BFC8" w:rsidR="002E4EA4" w:rsidRDefault="002E4EA4" w:rsidP="002E4EA4">
      <w:pPr>
        <w:pStyle w:val="ListParagraph"/>
        <w:numPr>
          <w:ilvl w:val="0"/>
          <w:numId w:val="82"/>
        </w:numPr>
        <w:jc w:val="both"/>
        <w:rPr>
          <w:b/>
          <w:sz w:val="28"/>
          <w:szCs w:val="28"/>
        </w:rPr>
      </w:pPr>
      <w:r>
        <w:rPr>
          <w:b/>
          <w:sz w:val="28"/>
          <w:szCs w:val="28"/>
        </w:rPr>
        <w:t xml:space="preserve">Work </w:t>
      </w:r>
      <w:r w:rsidR="005967AD">
        <w:rPr>
          <w:b/>
          <w:sz w:val="28"/>
          <w:szCs w:val="28"/>
        </w:rPr>
        <w:t>O</w:t>
      </w:r>
      <w:r>
        <w:rPr>
          <w:b/>
          <w:sz w:val="28"/>
          <w:szCs w:val="28"/>
        </w:rPr>
        <w:t>ut</w:t>
      </w:r>
    </w:p>
    <w:p w14:paraId="0FF3A22A" w14:textId="77777777" w:rsidR="002E4EA4" w:rsidRDefault="002E4EA4" w:rsidP="002E4EA4">
      <w:pPr>
        <w:ind w:firstLine="720"/>
        <w:jc w:val="both"/>
        <w:rPr>
          <w:rFonts w:eastAsiaTheme="minorEastAsia"/>
          <w:sz w:val="24"/>
          <w:szCs w:val="24"/>
        </w:rPr>
      </w:pPr>
      <w:r>
        <w:rPr>
          <w:rFonts w:eastAsiaTheme="minorEastAsia"/>
          <w:sz w:val="24"/>
          <w:szCs w:val="24"/>
        </w:rPr>
        <w:t xml:space="preserve">If we are a true follower of Christ, we will be busy doing the same work that He did. And what was that work? He was fishing for men and making disciples. I would like to add a side note, and it just so happens to tie this lesson together from beginning to end. Go back to Psalm 19 at the beginning of the last lesson. (It’s the one about the heavens declaring the glory of the Lord.) </w:t>
      </w:r>
      <w:r>
        <w:rPr>
          <w:rFonts w:eastAsiaTheme="minorEastAsia"/>
          <w:sz w:val="24"/>
          <w:szCs w:val="24"/>
        </w:rPr>
        <w:lastRenderedPageBreak/>
        <w:t xml:space="preserve">Well this passage is also quoted in the New Testament in Romans chapter 10. Only this time, the passage is attributed to those who go all over the world preaching the good news (Romans 10:9-21). To quote another Psalm, “Not to us, O Lord, not to us! But to your name bring honor, for the sake of your loyal love and faithfulness” (Psalm 115:1). </w:t>
      </w:r>
    </w:p>
    <w:p w14:paraId="10A0D178" w14:textId="77777777" w:rsidR="002E4EA4" w:rsidRPr="00AD445A" w:rsidRDefault="002E4EA4" w:rsidP="002E4EA4">
      <w:pPr>
        <w:ind w:firstLine="720"/>
        <w:jc w:val="both"/>
        <w:rPr>
          <w:rFonts w:eastAsiaTheme="minorEastAsia"/>
          <w:sz w:val="24"/>
          <w:szCs w:val="24"/>
        </w:rPr>
      </w:pPr>
      <w:r w:rsidRPr="00AD445A">
        <w:rPr>
          <w:rFonts w:eastAsiaTheme="minorEastAsia"/>
          <w:sz w:val="24"/>
          <w:szCs w:val="24"/>
        </w:rPr>
        <w:t xml:space="preserve"> If you are not sure about what this entails, then look back over the section titled Jesus’ Work Was the Building of 12 Men. For the sake of clarification, fishing for men and making disciples is a lifestyle, not a program! Because of this, discipling takes place as we go and wherever we go. </w:t>
      </w:r>
      <w:r w:rsidRPr="00AD445A">
        <w:rPr>
          <w:rFonts w:eastAsiaTheme="minorEastAsia"/>
          <w:bCs/>
          <w:iCs/>
          <w:sz w:val="24"/>
          <w:szCs w:val="24"/>
        </w:rPr>
        <w:t>Instead of adding more to our very busy schedules, we are inviting people to join us in our daily routine.</w:t>
      </w:r>
      <w:r w:rsidRPr="00AD445A">
        <w:rPr>
          <w:rFonts w:eastAsiaTheme="minorEastAsia"/>
          <w:sz w:val="24"/>
          <w:szCs w:val="24"/>
        </w:rPr>
        <w:t xml:space="preserve"> If you cannot let a few other women see how you walk with God in all areas of your life, they will not know how to follow you. Not only do they need to hear the truth, they need to learn by your example how to live the truth. This requires transparency and accountability. It is an investment of your life. But remember this: </w:t>
      </w:r>
      <w:r w:rsidRPr="00AD445A">
        <w:rPr>
          <w:rFonts w:eastAsiaTheme="minorEastAsia"/>
          <w:bCs/>
          <w:iCs/>
          <w:sz w:val="24"/>
          <w:szCs w:val="24"/>
        </w:rPr>
        <w:t>If it is not a spiritual relationship, then it is not discipleship!</w:t>
      </w:r>
      <w:r w:rsidRPr="00AD445A">
        <w:rPr>
          <w:rFonts w:eastAsiaTheme="minorEastAsia"/>
          <w:sz w:val="24"/>
          <w:szCs w:val="24"/>
        </w:rPr>
        <w:t xml:space="preserve"> And you can’t have a spiritual relationship with out the Word of God (John 6:63)</w:t>
      </w:r>
      <w:r>
        <w:rPr>
          <w:rFonts w:eastAsiaTheme="minorEastAsia"/>
          <w:sz w:val="24"/>
          <w:szCs w:val="24"/>
        </w:rPr>
        <w:t>.</w:t>
      </w:r>
      <w:r w:rsidRPr="00AD445A">
        <w:rPr>
          <w:rFonts w:eastAsiaTheme="minorEastAsia"/>
          <w:sz w:val="24"/>
          <w:szCs w:val="24"/>
        </w:rPr>
        <w:t xml:space="preserve"> It is the instrument that prepares us for good works (2 Timothy 3:17).  I can testify to the fact that in this process, you will grow in your personal relationship with Christ, and your life will be blessed more than you can ever imagine. </w:t>
      </w:r>
    </w:p>
    <w:p w14:paraId="0490A284" w14:textId="77777777" w:rsidR="002E4EA4" w:rsidRDefault="002E4EA4" w:rsidP="002E4EA4">
      <w:pPr>
        <w:ind w:firstLine="720"/>
        <w:jc w:val="both"/>
        <w:rPr>
          <w:sz w:val="24"/>
          <w:szCs w:val="24"/>
        </w:rPr>
      </w:pPr>
      <w:r>
        <w:rPr>
          <w:sz w:val="24"/>
          <w:szCs w:val="24"/>
        </w:rPr>
        <w:t xml:space="preserve">Finally, as we conclude, let’s remember where we started. What is the purpose for my life, and what is the chief end of man (or woman)? Answer: To glorify God by enjoying Him forever.  By working within the three priority areas (up…within…and out,) we will bring glory to God, and in turn, find that His work truly does bring satisfaction to our soul. For when we are doing His work, in collaboration with the Holy Spirit, the load becomes lighter because we’re co-workers with Christ. “My yoke is easy,” said Jesus, “and My burden is light” (Matthew 11:28-30). He is not obligated to disburse His power in our lives to do whatever we want. It’s given to energize </w:t>
      </w:r>
      <w:r>
        <w:rPr>
          <w:i/>
          <w:iCs/>
          <w:sz w:val="24"/>
          <w:szCs w:val="24"/>
        </w:rPr>
        <w:t>His</w:t>
      </w:r>
      <w:r>
        <w:rPr>
          <w:sz w:val="24"/>
          <w:szCs w:val="24"/>
        </w:rPr>
        <w:t xml:space="preserve"> </w:t>
      </w:r>
      <w:r>
        <w:rPr>
          <w:i/>
          <w:iCs/>
          <w:sz w:val="24"/>
          <w:szCs w:val="24"/>
        </w:rPr>
        <w:t>Work</w:t>
      </w:r>
      <w:r>
        <w:rPr>
          <w:sz w:val="24"/>
          <w:szCs w:val="24"/>
        </w:rPr>
        <w:t xml:space="preserve">.  One day our works will be tested, and the only works that will survive the Judgment Seat of Christ is the “good works” God ordained for each of us before the foundation of the earth. </w:t>
      </w:r>
    </w:p>
    <w:p w14:paraId="3BB76517" w14:textId="77777777" w:rsidR="002E4EA4" w:rsidRDefault="002E4EA4" w:rsidP="002E4EA4">
      <w:pPr>
        <w:spacing w:after="0"/>
        <w:jc w:val="center"/>
        <w:rPr>
          <w:rFonts w:cstheme="minorHAnsi"/>
          <w:b/>
          <w:sz w:val="24"/>
          <w:szCs w:val="24"/>
        </w:rPr>
      </w:pPr>
      <w:r>
        <w:rPr>
          <w:rFonts w:cstheme="minorHAnsi"/>
          <w:b/>
          <w:sz w:val="24"/>
          <w:szCs w:val="24"/>
        </w:rPr>
        <w:t>Colossians 1:26-29 (NET)</w:t>
      </w:r>
    </w:p>
    <w:p w14:paraId="05ADF39C"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r w:rsidRPr="00AD445A">
        <w:rPr>
          <w:rStyle w:val="s"/>
          <w:rFonts w:asciiTheme="minorHAnsi" w:hAnsiTheme="minorHAnsi" w:cstheme="minorHAnsi"/>
          <w:b/>
          <w:i/>
          <w:color w:val="000000"/>
          <w:sz w:val="24"/>
          <w:szCs w:val="24"/>
          <w:shd w:val="clear" w:color="auto" w:fill="FFFFFF"/>
        </w:rPr>
        <w:t>That is, the mystery</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that has been kept hidden from</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ages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and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generations</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but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has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now</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been revealed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to his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saints</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God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wanted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to make known</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to them the glorious</w:t>
      </w:r>
      <w:r w:rsidRPr="00AD445A">
        <w:rPr>
          <w:rStyle w:val="apple-converted-space"/>
          <w:rFonts w:asciiTheme="minorHAnsi" w:hAnsiTheme="minorHAnsi" w:cstheme="minorHAnsi"/>
          <w:b/>
          <w:i/>
          <w:color w:val="000000"/>
          <w:sz w:val="24"/>
          <w:szCs w:val="24"/>
          <w:shd w:val="clear" w:color="auto" w:fill="FFFFFF"/>
          <w:vertAlign w:val="superscript"/>
        </w:rPr>
        <w:t> </w:t>
      </w:r>
      <w:r w:rsidRPr="00AD445A">
        <w:rPr>
          <w:rStyle w:val="s"/>
          <w:rFonts w:asciiTheme="minorHAnsi" w:hAnsiTheme="minorHAnsi" w:cstheme="minorHAnsi"/>
          <w:b/>
          <w:i/>
          <w:color w:val="000000"/>
          <w:sz w:val="24"/>
          <w:szCs w:val="24"/>
          <w:shd w:val="clear" w:color="auto" w:fill="FFFFFF"/>
        </w:rPr>
        <w:t>riches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of this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mystery among</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the Gentiles</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which is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Christ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in</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you</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the hope</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of glory</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We proclaim</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him by instructing</w:t>
      </w:r>
      <w:r w:rsidRPr="00AD445A">
        <w:rPr>
          <w:rStyle w:val="apple-converted-space"/>
          <w:rFonts w:asciiTheme="minorHAnsi" w:hAnsiTheme="minorHAnsi" w:cstheme="minorHAnsi"/>
          <w:b/>
          <w:i/>
          <w:color w:val="000000"/>
          <w:sz w:val="24"/>
          <w:szCs w:val="24"/>
          <w:shd w:val="clear" w:color="auto" w:fill="FFFFFF"/>
          <w:vertAlign w:val="superscript"/>
        </w:rPr>
        <w:t> </w:t>
      </w:r>
      <w:r w:rsidRPr="00AD445A">
        <w:rPr>
          <w:rStyle w:val="s"/>
          <w:rFonts w:asciiTheme="minorHAnsi" w:hAnsiTheme="minorHAnsi" w:cstheme="minorHAnsi"/>
          <w:b/>
          <w:i/>
          <w:color w:val="000000"/>
          <w:sz w:val="24"/>
          <w:szCs w:val="24"/>
          <w:shd w:val="clear" w:color="auto" w:fill="FFFFFF"/>
        </w:rPr>
        <w:t>and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teaching</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all</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people</w:t>
      </w:r>
      <w:r w:rsidRPr="00AD445A">
        <w:rPr>
          <w:rStyle w:val="apple-converted-space"/>
          <w:rFonts w:asciiTheme="minorHAnsi" w:hAnsiTheme="minorHAnsi" w:cstheme="minorHAnsi"/>
          <w:b/>
          <w:i/>
          <w:color w:val="000000"/>
          <w:sz w:val="24"/>
          <w:szCs w:val="24"/>
          <w:shd w:val="clear" w:color="auto" w:fill="FFFFFF"/>
          <w:vertAlign w:val="superscript"/>
        </w:rPr>
        <w:t> </w:t>
      </w:r>
      <w:r w:rsidRPr="00AD445A">
        <w:rPr>
          <w:rStyle w:val="s"/>
          <w:rFonts w:asciiTheme="minorHAnsi" w:hAnsiTheme="minorHAnsi" w:cstheme="minorHAnsi"/>
          <w:b/>
          <w:i/>
          <w:color w:val="000000"/>
          <w:sz w:val="24"/>
          <w:szCs w:val="24"/>
          <w:shd w:val="clear" w:color="auto" w:fill="FFFFFF"/>
        </w:rPr>
        <w:t>with</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all wisdom</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so that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we may present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every</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person</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mature</w:t>
      </w:r>
      <w:r w:rsidRPr="00AD445A">
        <w:rPr>
          <w:rStyle w:val="apple-converted-space"/>
          <w:rFonts w:asciiTheme="minorHAnsi" w:hAnsiTheme="minorHAnsi" w:cstheme="minorHAnsi"/>
          <w:b/>
          <w:i/>
          <w:color w:val="000000"/>
          <w:sz w:val="24"/>
          <w:szCs w:val="24"/>
          <w:shd w:val="clear" w:color="auto" w:fill="FFFFFF"/>
          <w:vertAlign w:val="superscript"/>
        </w:rPr>
        <w:t> </w:t>
      </w:r>
      <w:r w:rsidRPr="00AD445A">
        <w:rPr>
          <w:rStyle w:val="s"/>
          <w:rFonts w:asciiTheme="minorHAnsi" w:hAnsiTheme="minorHAnsi" w:cstheme="minorHAnsi"/>
          <w:b/>
          <w:i/>
          <w:color w:val="000000"/>
          <w:sz w:val="24"/>
          <w:szCs w:val="24"/>
          <w:shd w:val="clear" w:color="auto" w:fill="FFFFFF"/>
        </w:rPr>
        <w:t>in</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Christ</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Toward</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this goal</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I</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also</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labor</w:t>
      </w:r>
      <w:r w:rsidRPr="00AD445A">
        <w:rPr>
          <w:rStyle w:val="netverse"/>
          <w:rFonts w:asciiTheme="minorHAnsi" w:hAnsiTheme="minorHAnsi" w:cstheme="minorHAnsi"/>
          <w:b/>
          <w:i/>
          <w:color w:val="000000"/>
          <w:sz w:val="24"/>
          <w:szCs w:val="24"/>
          <w:shd w:val="clear" w:color="auto" w:fill="FFFFFF"/>
        </w:rPr>
        <w:t>,</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struggling</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according</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to his power</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that powerfully</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works</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in</w:t>
      </w:r>
      <w:r w:rsidRPr="00AD445A">
        <w:rPr>
          <w:rStyle w:val="apple-converted-space"/>
          <w:rFonts w:asciiTheme="minorHAnsi" w:hAnsiTheme="minorHAnsi" w:cstheme="minorHAnsi"/>
          <w:b/>
          <w:i/>
          <w:color w:val="000000"/>
          <w:sz w:val="24"/>
          <w:szCs w:val="24"/>
          <w:shd w:val="clear" w:color="auto" w:fill="FFFFFF"/>
        </w:rPr>
        <w:t> </w:t>
      </w:r>
      <w:r w:rsidRPr="00AD445A">
        <w:rPr>
          <w:rStyle w:val="s"/>
          <w:rFonts w:asciiTheme="minorHAnsi" w:hAnsiTheme="minorHAnsi" w:cstheme="minorHAnsi"/>
          <w:b/>
          <w:i/>
          <w:color w:val="000000"/>
          <w:sz w:val="24"/>
          <w:szCs w:val="24"/>
          <w:shd w:val="clear" w:color="auto" w:fill="FFFFFF"/>
        </w:rPr>
        <w:t>me</w:t>
      </w:r>
      <w:r w:rsidRPr="00AD445A">
        <w:rPr>
          <w:rStyle w:val="netverse"/>
          <w:rFonts w:asciiTheme="minorHAnsi" w:hAnsiTheme="minorHAnsi" w:cstheme="minorHAnsi"/>
          <w:b/>
          <w:i/>
          <w:color w:val="000000"/>
          <w:sz w:val="24"/>
          <w:szCs w:val="24"/>
          <w:shd w:val="clear" w:color="auto" w:fill="FFFFFF"/>
        </w:rPr>
        <w:t>.</w:t>
      </w:r>
    </w:p>
    <w:p w14:paraId="7D674963" w14:textId="77777777" w:rsidR="002E4EA4" w:rsidRPr="00AD445A"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7E775120" w14:textId="77777777" w:rsidR="002E4EA4" w:rsidRDefault="002E4EA4" w:rsidP="002E4EA4">
      <w:pPr>
        <w:spacing w:after="0"/>
        <w:jc w:val="center"/>
        <w:rPr>
          <w:rFonts w:cstheme="minorHAnsi"/>
          <w:b/>
          <w:sz w:val="24"/>
          <w:szCs w:val="24"/>
        </w:rPr>
      </w:pPr>
    </w:p>
    <w:p w14:paraId="427023B3" w14:textId="77777777" w:rsidR="002E4EA4" w:rsidRDefault="002E4EA4" w:rsidP="002E4EA4">
      <w:pPr>
        <w:rPr>
          <w:sz w:val="24"/>
          <w:szCs w:val="24"/>
        </w:rPr>
      </w:pPr>
      <w:r>
        <w:rPr>
          <w:b/>
          <w:bCs/>
          <w:sz w:val="28"/>
          <w:szCs w:val="28"/>
        </w:rPr>
        <w:lastRenderedPageBreak/>
        <w:t xml:space="preserve">DIGGING DEEPER: </w:t>
      </w:r>
      <w:r>
        <w:rPr>
          <w:sz w:val="24"/>
          <w:szCs w:val="24"/>
        </w:rPr>
        <w:t>Matthew 4:19, 19:18-19, 22:36-40; 1 Corinthians 3:5-15; 2 Corinthians 5:13-6:2; Romans 10:19-20; John 15:26-27; Acts 1:8</w:t>
      </w:r>
    </w:p>
    <w:p w14:paraId="6316533B" w14:textId="77777777" w:rsidR="002E4EA4" w:rsidRDefault="002E4EA4" w:rsidP="002E4EA4">
      <w:pPr>
        <w:spacing w:after="0"/>
        <w:jc w:val="center"/>
        <w:rPr>
          <w:rFonts w:eastAsiaTheme="minorEastAsia"/>
          <w:b/>
          <w:sz w:val="24"/>
          <w:szCs w:val="24"/>
        </w:rPr>
      </w:pPr>
      <w:r>
        <w:rPr>
          <w:rFonts w:eastAsiaTheme="minorEastAsia"/>
          <w:b/>
          <w:sz w:val="24"/>
          <w:szCs w:val="24"/>
        </w:rPr>
        <w:t>Colossians 3:23-24 (NET)</w:t>
      </w:r>
    </w:p>
    <w:p w14:paraId="6A83EA07"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r w:rsidRPr="002E4EA4">
        <w:rPr>
          <w:rStyle w:val="s"/>
          <w:rFonts w:asciiTheme="minorHAnsi" w:hAnsiTheme="minorHAnsi" w:cstheme="minorHAnsi"/>
          <w:b/>
          <w:i/>
          <w:color w:val="000000"/>
          <w:sz w:val="24"/>
          <w:szCs w:val="24"/>
          <w:shd w:val="clear" w:color="auto" w:fill="FFFFFF"/>
        </w:rPr>
        <w:t>Slaves</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obey</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your earthly</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masters </w:t>
      </w:r>
      <w:r w:rsidRPr="002E4EA4">
        <w:rPr>
          <w:rStyle w:val="s"/>
          <w:rFonts w:asciiTheme="minorHAnsi" w:hAnsiTheme="minorHAnsi" w:cstheme="minorHAnsi"/>
          <w:b/>
          <w:i/>
          <w:color w:val="000000"/>
          <w:sz w:val="24"/>
          <w:szCs w:val="24"/>
          <w:shd w:val="clear" w:color="auto" w:fill="FFFFFF"/>
        </w:rPr>
        <w:t>in</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every respect, not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only when they are watching</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 like</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those who are strictly people-pleasers</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 but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with</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a sincere</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heart</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fearing</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the Lord</w:t>
      </w:r>
      <w:r w:rsidRPr="002E4EA4">
        <w:rPr>
          <w:rStyle w:val="netverse"/>
          <w:rFonts w:asciiTheme="minorHAnsi" w:hAnsiTheme="minorHAnsi" w:cstheme="minorHAnsi"/>
          <w:b/>
          <w:i/>
          <w:color w:val="000000"/>
          <w:sz w:val="24"/>
          <w:szCs w:val="24"/>
          <w:shd w:val="clear" w:color="auto" w:fill="FFFFFF"/>
        </w:rPr>
        <w:t xml:space="preserve">. </w:t>
      </w:r>
      <w:r w:rsidRPr="002E4EA4">
        <w:rPr>
          <w:rStyle w:val="s"/>
          <w:rFonts w:asciiTheme="minorHAnsi" w:hAnsiTheme="minorHAnsi" w:cstheme="minorHAnsi"/>
          <w:b/>
          <w:i/>
          <w:color w:val="000000"/>
          <w:sz w:val="24"/>
          <w:szCs w:val="24"/>
          <w:shd w:val="clear" w:color="auto" w:fill="FFFFFF"/>
        </w:rPr>
        <w:t>Whatever</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 are doing</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work </w:t>
      </w:r>
      <w:r w:rsidRPr="002E4EA4">
        <w:rPr>
          <w:rStyle w:val="s"/>
          <w:rFonts w:asciiTheme="minorHAnsi" w:hAnsiTheme="minorHAnsi" w:cstheme="minorHAnsi"/>
          <w:b/>
          <w:i/>
          <w:color w:val="000000"/>
          <w:sz w:val="24"/>
          <w:szCs w:val="24"/>
          <w:shd w:val="clear" w:color="auto" w:fill="FFFFFF"/>
        </w:rPr>
        <w:t>at it with</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enthusiasm</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as </w:t>
      </w:r>
      <w:r w:rsidRPr="002E4EA4">
        <w:rPr>
          <w:rStyle w:val="s"/>
          <w:rFonts w:asciiTheme="minorHAnsi" w:hAnsiTheme="minorHAnsi" w:cstheme="minorHAnsi"/>
          <w:b/>
          <w:i/>
          <w:color w:val="000000"/>
          <w:sz w:val="24"/>
          <w:szCs w:val="24"/>
          <w:shd w:val="clear" w:color="auto" w:fill="FFFFFF"/>
        </w:rPr>
        <w:t>to the Lord and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not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for people</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because</w:t>
      </w:r>
      <w:r w:rsidRPr="002E4EA4">
        <w:rPr>
          <w:rStyle w:val="s"/>
          <w:rFonts w:asciiTheme="minorHAnsi" w:hAnsiTheme="minorHAnsi" w:cstheme="minorHAnsi"/>
          <w:b/>
          <w:i/>
          <w:color w:val="000000"/>
          <w:sz w:val="24"/>
          <w:szCs w:val="24"/>
          <w:shd w:val="clear" w:color="auto" w:fill="FFFFFF"/>
        </w:rPr>
        <w:t xml:space="preserve"> you know</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that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 will receive</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your</w:t>
      </w:r>
      <w:r w:rsidRPr="002E4EA4">
        <w:rPr>
          <w:rStyle w:val="s"/>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inheritance</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from </w:t>
      </w:r>
      <w:r w:rsidRPr="002E4EA4">
        <w:rPr>
          <w:rStyle w:val="s"/>
          <w:rFonts w:asciiTheme="minorHAnsi" w:hAnsiTheme="minorHAnsi" w:cstheme="minorHAnsi"/>
          <w:b/>
          <w:i/>
          <w:color w:val="000000"/>
          <w:sz w:val="24"/>
          <w:szCs w:val="24"/>
          <w:shd w:val="clear" w:color="auto" w:fill="FFFFFF"/>
        </w:rPr>
        <w:t>the Lord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as the reward</w:t>
      </w:r>
      <w:r w:rsidRPr="002E4EA4">
        <w:rPr>
          <w:rStyle w:val="netverse"/>
          <w:rFonts w:asciiTheme="minorHAnsi" w:hAnsiTheme="minorHAnsi" w:cstheme="minorHAnsi"/>
          <w:b/>
          <w:i/>
          <w:color w:val="000000"/>
          <w:sz w:val="24"/>
          <w:szCs w:val="24"/>
          <w:shd w:val="clear" w:color="auto" w:fill="FFFFFF"/>
        </w:rPr>
        <w:t>.</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Serve</w:t>
      </w:r>
      <w:r w:rsidRPr="002E4EA4">
        <w:rPr>
          <w:rStyle w:val="apple-converted-space"/>
          <w:rFonts w:asciiTheme="minorHAnsi" w:hAnsiTheme="minorHAnsi" w:cstheme="minorHAnsi"/>
          <w:b/>
          <w:i/>
          <w:color w:val="000000"/>
          <w:sz w:val="24"/>
          <w:szCs w:val="24"/>
          <w:shd w:val="clear" w:color="auto" w:fill="FFFFFF"/>
          <w:vertAlign w:val="superscript"/>
        </w:rPr>
        <w:t> </w:t>
      </w:r>
      <w:r w:rsidRPr="002E4EA4">
        <w:rPr>
          <w:rStyle w:val="apple-converted-space"/>
          <w:rFonts w:asciiTheme="minorHAnsi" w:hAnsiTheme="minorHAnsi" w:cstheme="minorHAnsi"/>
          <w:b/>
          <w:i/>
          <w:color w:val="000000"/>
          <w:sz w:val="24"/>
          <w:szCs w:val="24"/>
          <w:shd w:val="clear" w:color="auto" w:fill="FFFFFF"/>
        </w:rPr>
        <w:t>the</w:t>
      </w:r>
      <w:r w:rsidRPr="002E4EA4">
        <w:rPr>
          <w:rStyle w:val="s"/>
          <w:rFonts w:asciiTheme="minorHAnsi" w:hAnsiTheme="minorHAnsi" w:cstheme="minorHAnsi"/>
          <w:b/>
          <w:i/>
          <w:color w:val="000000"/>
          <w:sz w:val="24"/>
          <w:szCs w:val="24"/>
          <w:shd w:val="clear" w:color="auto" w:fill="FFFFFF"/>
        </w:rPr>
        <w:t xml:space="preserve"> Lord</w:t>
      </w:r>
      <w:r w:rsidRPr="002E4EA4">
        <w:rPr>
          <w:rStyle w:val="apple-converted-space"/>
          <w:rFonts w:asciiTheme="minorHAnsi" w:hAnsiTheme="minorHAnsi" w:cstheme="minorHAnsi"/>
          <w:b/>
          <w:i/>
          <w:color w:val="000000"/>
          <w:sz w:val="24"/>
          <w:szCs w:val="24"/>
          <w:shd w:val="clear" w:color="auto" w:fill="FFFFFF"/>
        </w:rPr>
        <w:t> </w:t>
      </w:r>
      <w:r w:rsidRPr="002E4EA4">
        <w:rPr>
          <w:rStyle w:val="s"/>
          <w:rFonts w:asciiTheme="minorHAnsi" w:hAnsiTheme="minorHAnsi" w:cstheme="minorHAnsi"/>
          <w:b/>
          <w:i/>
          <w:color w:val="000000"/>
          <w:sz w:val="24"/>
          <w:szCs w:val="24"/>
          <w:shd w:val="clear" w:color="auto" w:fill="FFFFFF"/>
        </w:rPr>
        <w:t>Christ</w:t>
      </w:r>
      <w:r w:rsidRPr="002E4EA4">
        <w:rPr>
          <w:rStyle w:val="netverse"/>
          <w:rFonts w:asciiTheme="minorHAnsi" w:hAnsiTheme="minorHAnsi" w:cstheme="minorHAnsi"/>
          <w:b/>
          <w:i/>
          <w:color w:val="000000"/>
          <w:sz w:val="24"/>
          <w:szCs w:val="24"/>
          <w:shd w:val="clear" w:color="auto" w:fill="FFFFFF"/>
        </w:rPr>
        <w:t>.</w:t>
      </w:r>
    </w:p>
    <w:p w14:paraId="61B60873"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F6F11ED"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30F6507"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0A36C4D"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87E86A4"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490002AF"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2073DABC"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79B1E37"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34E2D522"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7D17592E"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3C54621"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422022C0"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65E1F385"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28481201"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6FE77E49"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EE4B321"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46B8AF29"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36249E3F"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35D7B55F"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2F55D93A"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B7B4623"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33E6BCF"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5CBA956D"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7D035D65"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0522F3FD"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28F6F3F9"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24FA60BD" w14:textId="77777777" w:rsid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345DFEDD" w14:textId="77777777" w:rsidR="002E4EA4" w:rsidRPr="002E4EA4" w:rsidRDefault="002E4EA4" w:rsidP="002E4EA4">
      <w:pPr>
        <w:spacing w:after="0"/>
        <w:jc w:val="center"/>
        <w:rPr>
          <w:rStyle w:val="netverse"/>
          <w:rFonts w:asciiTheme="minorHAnsi" w:hAnsiTheme="minorHAnsi" w:cstheme="minorHAnsi"/>
          <w:b/>
          <w:i/>
          <w:color w:val="000000"/>
          <w:sz w:val="24"/>
          <w:szCs w:val="24"/>
          <w:shd w:val="clear" w:color="auto" w:fill="FFFFFF"/>
        </w:rPr>
      </w:pPr>
    </w:p>
    <w:p w14:paraId="150733B6" w14:textId="77777777" w:rsidR="002E4EA4" w:rsidRDefault="002E4EA4" w:rsidP="002E4EA4">
      <w:pPr>
        <w:spacing w:after="0"/>
        <w:jc w:val="center"/>
        <w:rPr>
          <w:rFonts w:eastAsiaTheme="minorEastAsia"/>
          <w:b/>
          <w:sz w:val="24"/>
          <w:szCs w:val="24"/>
        </w:rPr>
      </w:pPr>
    </w:p>
    <w:p w14:paraId="50579546" w14:textId="77777777" w:rsidR="002E4EA4" w:rsidRDefault="002E4EA4" w:rsidP="002E4EA4">
      <w:pPr>
        <w:tabs>
          <w:tab w:val="left" w:pos="945"/>
          <w:tab w:val="center" w:pos="5040"/>
        </w:tabs>
        <w:jc w:val="center"/>
        <w:rPr>
          <w:b/>
          <w:sz w:val="28"/>
          <w:szCs w:val="28"/>
        </w:rPr>
      </w:pPr>
      <w:r>
        <w:rPr>
          <w:b/>
          <w:bCs/>
          <w:sz w:val="28"/>
          <w:szCs w:val="28"/>
        </w:rPr>
        <w:lastRenderedPageBreak/>
        <w:t>DISCUSSION QUESTIONS: Let’s talk about it.</w:t>
      </w:r>
    </w:p>
    <w:p w14:paraId="4B067532" w14:textId="088826EA" w:rsidR="002E4EA4" w:rsidRPr="005967AD" w:rsidRDefault="002E4EA4" w:rsidP="005967AD">
      <w:pPr>
        <w:pStyle w:val="ListParagraph"/>
        <w:numPr>
          <w:ilvl w:val="0"/>
          <w:numId w:val="92"/>
        </w:numPr>
        <w:jc w:val="both"/>
        <w:rPr>
          <w:sz w:val="24"/>
          <w:szCs w:val="24"/>
        </w:rPr>
      </w:pPr>
      <w:r w:rsidRPr="005967AD">
        <w:rPr>
          <w:sz w:val="24"/>
          <w:szCs w:val="24"/>
        </w:rPr>
        <w:t>How are you currently serving God at home, church and in the workplace? ________________________________________________________________________________________________________________________________________________________________________________________________________________________</w:t>
      </w:r>
    </w:p>
    <w:p w14:paraId="51CAE60A" w14:textId="77777777" w:rsidR="002E4EA4" w:rsidRPr="005967AD" w:rsidRDefault="002E4EA4" w:rsidP="005967AD">
      <w:pPr>
        <w:pStyle w:val="ListParagraph"/>
        <w:numPr>
          <w:ilvl w:val="0"/>
          <w:numId w:val="92"/>
        </w:numPr>
        <w:rPr>
          <w:sz w:val="24"/>
          <w:szCs w:val="24"/>
        </w:rPr>
      </w:pPr>
      <w:r w:rsidRPr="005967AD">
        <w:rPr>
          <w:sz w:val="24"/>
          <w:szCs w:val="24"/>
        </w:rPr>
        <w:t>Do you feel stressed or drained physically when you do this work? ________________________________________________________________________</w:t>
      </w:r>
    </w:p>
    <w:p w14:paraId="6FE7F688" w14:textId="77777777" w:rsidR="002E4EA4" w:rsidRPr="005967AD" w:rsidRDefault="002E4EA4" w:rsidP="005967AD">
      <w:pPr>
        <w:pStyle w:val="ListParagraph"/>
        <w:numPr>
          <w:ilvl w:val="0"/>
          <w:numId w:val="92"/>
        </w:numPr>
        <w:rPr>
          <w:sz w:val="24"/>
          <w:szCs w:val="24"/>
        </w:rPr>
      </w:pPr>
      <w:r w:rsidRPr="005967AD">
        <w:rPr>
          <w:sz w:val="24"/>
          <w:szCs w:val="24"/>
        </w:rPr>
        <w:t>When you are busy at this task, do you feel energized and at peace with God and others? _________________________________________________________________ ________________________________________________________________________</w:t>
      </w:r>
    </w:p>
    <w:p w14:paraId="30E9A4A3" w14:textId="1A99D1B2" w:rsidR="002E4EA4" w:rsidRPr="007D28FF" w:rsidRDefault="002E4EA4" w:rsidP="007D28FF">
      <w:pPr>
        <w:pStyle w:val="ListParagraph"/>
        <w:numPr>
          <w:ilvl w:val="0"/>
          <w:numId w:val="92"/>
        </w:numPr>
        <w:rPr>
          <w:sz w:val="24"/>
          <w:szCs w:val="24"/>
        </w:rPr>
      </w:pPr>
      <w:r w:rsidRPr="007D28FF">
        <w:rPr>
          <w:sz w:val="24"/>
          <w:szCs w:val="24"/>
        </w:rPr>
        <w:t>Describe a time when you found that two are better than one in getting a job done (Ecclesiastes 4:9-12</w:t>
      </w:r>
      <w:r w:rsidR="005967AD" w:rsidRPr="007D28FF">
        <w:rPr>
          <w:sz w:val="24"/>
          <w:szCs w:val="24"/>
        </w:rPr>
        <w:t>.</w:t>
      </w:r>
      <w:r w:rsidRPr="007D28FF">
        <w:rPr>
          <w:sz w:val="24"/>
          <w:szCs w:val="24"/>
        </w:rPr>
        <w:t>) How does this apply to making disciples? _____________________ _______________________________________________________________________</w:t>
      </w:r>
      <w:r w:rsidR="007D28FF">
        <w:rPr>
          <w:sz w:val="24"/>
          <w:szCs w:val="24"/>
        </w:rPr>
        <w:t>_</w:t>
      </w:r>
    </w:p>
    <w:p w14:paraId="0E5DC3FB" w14:textId="77777777" w:rsidR="002E4EA4" w:rsidRDefault="002E4EA4" w:rsidP="007D28FF">
      <w:pPr>
        <w:pStyle w:val="ListParagraph"/>
        <w:numPr>
          <w:ilvl w:val="0"/>
          <w:numId w:val="92"/>
        </w:numPr>
      </w:pPr>
      <w:r w:rsidRPr="007D28FF">
        <w:rPr>
          <w:sz w:val="24"/>
          <w:szCs w:val="24"/>
        </w:rPr>
        <w:t>If I continue directing my own paths, then one day all my work will be __________ in the judgment seat of Christ. ____________________________________________________ ________________________________________________________________________</w:t>
      </w:r>
    </w:p>
    <w:p w14:paraId="3E342197" w14:textId="77777777" w:rsidR="002E4EA4" w:rsidRDefault="002E4EA4" w:rsidP="007D28FF">
      <w:pPr>
        <w:pStyle w:val="ListParagraph"/>
        <w:numPr>
          <w:ilvl w:val="0"/>
          <w:numId w:val="92"/>
        </w:numPr>
      </w:pPr>
      <w:r w:rsidRPr="007D28FF">
        <w:rPr>
          <w:sz w:val="24"/>
          <w:szCs w:val="24"/>
        </w:rPr>
        <w:t>What is the chief end of man? ________________________________________________________________________</w:t>
      </w:r>
    </w:p>
    <w:p w14:paraId="70F97A8A" w14:textId="2E30E8D9" w:rsidR="002E4EA4" w:rsidRDefault="002E4EA4" w:rsidP="007D28FF">
      <w:pPr>
        <w:pStyle w:val="ListParagraph"/>
        <w:numPr>
          <w:ilvl w:val="0"/>
          <w:numId w:val="92"/>
        </w:numPr>
      </w:pPr>
      <w:r w:rsidRPr="007D28FF">
        <w:rPr>
          <w:sz w:val="24"/>
          <w:szCs w:val="24"/>
        </w:rPr>
        <w:t xml:space="preserve">Explain how our work </w:t>
      </w:r>
      <w:r w:rsidR="007D28FF">
        <w:rPr>
          <w:sz w:val="24"/>
          <w:szCs w:val="24"/>
        </w:rPr>
        <w:t>might bring</w:t>
      </w:r>
      <w:r w:rsidRPr="007D28FF">
        <w:rPr>
          <w:sz w:val="24"/>
          <w:szCs w:val="24"/>
        </w:rPr>
        <w:t xml:space="preserve"> glory to God. ________________________________________________________________________</w:t>
      </w:r>
    </w:p>
    <w:p w14:paraId="2DDEF46C" w14:textId="77777777" w:rsidR="002E4EA4" w:rsidRDefault="002E4EA4" w:rsidP="002E4EA4"/>
    <w:p w14:paraId="5D53A97A" w14:textId="77777777" w:rsidR="002E4EA4" w:rsidRDefault="002E4EA4" w:rsidP="002E4EA4"/>
    <w:p w14:paraId="6D9989C8" w14:textId="77777777" w:rsidR="002E4EA4" w:rsidRDefault="002E4EA4" w:rsidP="002E4EA4"/>
    <w:p w14:paraId="36479D0A" w14:textId="77777777" w:rsidR="002E4EA4" w:rsidRDefault="002E4EA4" w:rsidP="002E4EA4"/>
    <w:p w14:paraId="74606B4F" w14:textId="77777777" w:rsidR="002E4EA4" w:rsidRDefault="002E4EA4" w:rsidP="002E4EA4"/>
    <w:p w14:paraId="3201BE5F" w14:textId="77777777" w:rsidR="002E4EA4" w:rsidRDefault="002E4EA4" w:rsidP="002E4EA4"/>
    <w:p w14:paraId="07F101FB" w14:textId="77777777" w:rsidR="002E4EA4" w:rsidRDefault="002E4EA4" w:rsidP="002E4EA4"/>
    <w:p w14:paraId="43E5A7E4" w14:textId="77777777" w:rsidR="002E4EA4" w:rsidRDefault="002E4EA4" w:rsidP="002E4EA4"/>
    <w:p w14:paraId="5C66A806" w14:textId="77777777" w:rsidR="002E4EA4" w:rsidRDefault="002E4EA4" w:rsidP="002E4EA4"/>
    <w:p w14:paraId="6948D1FB" w14:textId="77777777" w:rsidR="002E4EA4" w:rsidRDefault="002E4EA4" w:rsidP="002E4EA4"/>
    <w:p w14:paraId="17C601F2" w14:textId="69C4A077" w:rsidR="008F221D" w:rsidRDefault="008F221D" w:rsidP="008F221D">
      <w:pPr>
        <w:jc w:val="center"/>
        <w:rPr>
          <w:rFonts w:ascii="Edwardian Script ITC" w:hAnsi="Edwardian Script ITC"/>
          <w:b/>
          <w:sz w:val="72"/>
          <w:szCs w:val="72"/>
        </w:rPr>
      </w:pPr>
      <w:r>
        <w:rPr>
          <w:rFonts w:ascii="Edwardian Script ITC" w:hAnsi="Edwardian Script ITC"/>
          <w:b/>
          <w:sz w:val="72"/>
          <w:szCs w:val="72"/>
        </w:rPr>
        <w:lastRenderedPageBreak/>
        <w:t xml:space="preserve">Woman </w:t>
      </w:r>
      <w:r w:rsidR="005D2D6C">
        <w:rPr>
          <w:rFonts w:ascii="Edwardian Script ITC" w:hAnsi="Edwardian Script ITC"/>
          <w:b/>
          <w:sz w:val="72"/>
          <w:szCs w:val="72"/>
        </w:rPr>
        <w:t>o</w:t>
      </w:r>
      <w:r w:rsidR="00265DEA">
        <w:rPr>
          <w:rFonts w:ascii="Edwardian Script ITC" w:hAnsi="Edwardian Script ITC"/>
          <w:b/>
          <w:sz w:val="72"/>
          <w:szCs w:val="72"/>
        </w:rPr>
        <w:t>f God Prepared fo</w:t>
      </w:r>
      <w:r>
        <w:rPr>
          <w:rFonts w:ascii="Edwardian Script ITC" w:hAnsi="Edwardian Script ITC"/>
          <w:b/>
          <w:sz w:val="72"/>
          <w:szCs w:val="72"/>
        </w:rPr>
        <w:t>r Battle</w:t>
      </w:r>
    </w:p>
    <w:p w14:paraId="374CE46D" w14:textId="45D0BB3D" w:rsidR="007D28FF" w:rsidRPr="007D28FF" w:rsidRDefault="007D28FF" w:rsidP="008F221D">
      <w:pPr>
        <w:jc w:val="center"/>
        <w:rPr>
          <w:rFonts w:asciiTheme="minorHAnsi" w:hAnsiTheme="minorHAnsi" w:cstheme="minorHAnsi"/>
          <w:b/>
          <w:sz w:val="28"/>
          <w:szCs w:val="28"/>
        </w:rPr>
      </w:pPr>
      <w:r>
        <w:rPr>
          <w:rFonts w:asciiTheme="minorHAnsi" w:hAnsiTheme="minorHAnsi" w:cstheme="minorHAnsi"/>
          <w:b/>
          <w:sz w:val="28"/>
          <w:szCs w:val="28"/>
        </w:rPr>
        <w:t>Key Passages</w:t>
      </w:r>
    </w:p>
    <w:p w14:paraId="2245701E" w14:textId="2689B600" w:rsidR="008F221D" w:rsidRDefault="008F221D" w:rsidP="008F221D">
      <w:pPr>
        <w:spacing w:after="0"/>
        <w:jc w:val="center"/>
        <w:rPr>
          <w:rFonts w:eastAsia="Times New Roman" w:cstheme="minorHAnsi"/>
          <w:b/>
          <w:sz w:val="24"/>
          <w:szCs w:val="24"/>
        </w:rPr>
      </w:pPr>
      <w:r w:rsidRPr="009322E7">
        <w:rPr>
          <w:rFonts w:eastAsia="Times New Roman" w:cstheme="minorHAnsi"/>
          <w:b/>
          <w:bCs/>
          <w:sz w:val="24"/>
          <w:szCs w:val="24"/>
        </w:rPr>
        <w:t>Ephesians 6:10-12</w:t>
      </w:r>
      <w:r w:rsidRPr="009322E7">
        <w:rPr>
          <w:rFonts w:eastAsia="Times New Roman" w:cstheme="minorHAnsi"/>
          <w:b/>
          <w:sz w:val="24"/>
          <w:szCs w:val="24"/>
        </w:rPr>
        <w:t xml:space="preserve"> (N</w:t>
      </w:r>
      <w:r w:rsidR="009322E7" w:rsidRPr="009322E7">
        <w:rPr>
          <w:rFonts w:eastAsia="Times New Roman" w:cstheme="minorHAnsi"/>
          <w:b/>
          <w:sz w:val="24"/>
          <w:szCs w:val="24"/>
        </w:rPr>
        <w:t>ET</w:t>
      </w:r>
      <w:r w:rsidRPr="009322E7">
        <w:rPr>
          <w:rFonts w:eastAsia="Times New Roman" w:cstheme="minorHAnsi"/>
          <w:b/>
          <w:sz w:val="24"/>
          <w:szCs w:val="24"/>
        </w:rPr>
        <w:t>)</w:t>
      </w:r>
    </w:p>
    <w:p w14:paraId="40570C3F" w14:textId="6C5A25E8" w:rsidR="009322E7" w:rsidRPr="009322E7" w:rsidRDefault="009322E7" w:rsidP="009322E7">
      <w:pPr>
        <w:jc w:val="center"/>
        <w:rPr>
          <w:rStyle w:val="text"/>
          <w:rFonts w:asciiTheme="minorHAnsi" w:hAnsiTheme="minorHAnsi" w:cstheme="minorHAnsi"/>
          <w:b/>
          <w:i/>
          <w:sz w:val="24"/>
          <w:szCs w:val="24"/>
        </w:rPr>
      </w:pPr>
      <w:r w:rsidRPr="009322E7">
        <w:rPr>
          <w:rStyle w:val="text"/>
          <w:rFonts w:asciiTheme="minorHAnsi" w:hAnsiTheme="minorHAnsi" w:cstheme="minorHAnsi"/>
          <w:b/>
          <w:i/>
          <w:sz w:val="24"/>
          <w:szCs w:val="24"/>
        </w:rPr>
        <w:t>Finally, be strengthened in the Lord and in the strength of his power.</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 xml:space="preserve">Clothe yourselves with the full armor of God so that you may be able to stand against the schemes of the devil. </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For our struggle is not against flesh and blood, but against the rulers, against the powers, against the world rulers of this darkness, against the spiritual forces of evil in the heavens.</w:t>
      </w:r>
    </w:p>
    <w:p w14:paraId="4152E328" w14:textId="77777777" w:rsidR="008F221D" w:rsidRDefault="008F221D" w:rsidP="008F221D">
      <w:pPr>
        <w:jc w:val="center"/>
        <w:rPr>
          <w:b/>
          <w:sz w:val="28"/>
          <w:szCs w:val="28"/>
        </w:rPr>
      </w:pPr>
      <w:r w:rsidRPr="003021FD">
        <w:rPr>
          <w:b/>
          <w:sz w:val="28"/>
          <w:szCs w:val="28"/>
        </w:rPr>
        <w:t>Introduction</w:t>
      </w:r>
    </w:p>
    <w:p w14:paraId="23E15883" w14:textId="4FBB4857" w:rsidR="008F221D" w:rsidRDefault="008F221D" w:rsidP="008F221D">
      <w:pPr>
        <w:ind w:firstLine="720"/>
        <w:jc w:val="both"/>
        <w:rPr>
          <w:sz w:val="24"/>
          <w:szCs w:val="24"/>
        </w:rPr>
      </w:pPr>
      <w:r>
        <w:rPr>
          <w:sz w:val="24"/>
          <w:szCs w:val="24"/>
        </w:rPr>
        <w:t xml:space="preserve">During war times, </w:t>
      </w:r>
      <w:r w:rsidR="00810E1C">
        <w:rPr>
          <w:sz w:val="24"/>
          <w:szCs w:val="24"/>
        </w:rPr>
        <w:t xml:space="preserve">people are on high alert and prepared. And the </w:t>
      </w:r>
      <w:r>
        <w:rPr>
          <w:sz w:val="24"/>
          <w:szCs w:val="24"/>
        </w:rPr>
        <w:t>prudent</w:t>
      </w:r>
      <w:r w:rsidR="00810E1C">
        <w:rPr>
          <w:sz w:val="24"/>
          <w:szCs w:val="24"/>
        </w:rPr>
        <w:t>,</w:t>
      </w:r>
      <w:r>
        <w:rPr>
          <w:sz w:val="24"/>
          <w:szCs w:val="24"/>
        </w:rPr>
        <w:t xml:space="preserve"> stay alert and ready to defend </w:t>
      </w:r>
      <w:r w:rsidR="007505A7">
        <w:rPr>
          <w:sz w:val="24"/>
          <w:szCs w:val="24"/>
        </w:rPr>
        <w:t>their</w:t>
      </w:r>
      <w:r>
        <w:rPr>
          <w:sz w:val="24"/>
          <w:szCs w:val="24"/>
        </w:rPr>
        <w:t xml:space="preserve"> family and home.</w:t>
      </w:r>
      <w:r w:rsidR="007D28FF">
        <w:rPr>
          <w:sz w:val="24"/>
          <w:szCs w:val="24"/>
        </w:rPr>
        <w:t xml:space="preserve"> But sadly, i</w:t>
      </w:r>
      <w:r>
        <w:rPr>
          <w:sz w:val="24"/>
          <w:szCs w:val="24"/>
        </w:rPr>
        <w:t xml:space="preserve">n the spiritual realm, though, </w:t>
      </w:r>
      <w:r w:rsidR="002F177E">
        <w:rPr>
          <w:sz w:val="24"/>
          <w:szCs w:val="24"/>
        </w:rPr>
        <w:t>for the most part, we</w:t>
      </w:r>
      <w:r>
        <w:rPr>
          <w:sz w:val="24"/>
          <w:szCs w:val="24"/>
        </w:rPr>
        <w:t xml:space="preserve"> are not even cognizant of the battle that is being waged all around us. Most of us don’t even</w:t>
      </w:r>
      <w:r w:rsidRPr="00CD2E60">
        <w:rPr>
          <w:sz w:val="24"/>
          <w:szCs w:val="24"/>
        </w:rPr>
        <w:t xml:space="preserve"> know </w:t>
      </w:r>
      <w:r w:rsidR="00BD536F">
        <w:rPr>
          <w:sz w:val="24"/>
          <w:szCs w:val="24"/>
        </w:rPr>
        <w:t xml:space="preserve">that we have an </w:t>
      </w:r>
      <w:r w:rsidRPr="00CD2E60">
        <w:rPr>
          <w:sz w:val="24"/>
          <w:szCs w:val="24"/>
        </w:rPr>
        <w:t>enemy</w:t>
      </w:r>
      <w:r>
        <w:rPr>
          <w:sz w:val="24"/>
          <w:szCs w:val="24"/>
        </w:rPr>
        <w:t>, much less</w:t>
      </w:r>
      <w:r w:rsidR="00BD536F">
        <w:rPr>
          <w:sz w:val="24"/>
          <w:szCs w:val="24"/>
        </w:rPr>
        <w:t xml:space="preserve">, </w:t>
      </w:r>
      <w:r w:rsidRPr="00CD2E60">
        <w:rPr>
          <w:sz w:val="24"/>
          <w:szCs w:val="24"/>
        </w:rPr>
        <w:t xml:space="preserve">how </w:t>
      </w:r>
      <w:r w:rsidR="00BD536F">
        <w:rPr>
          <w:sz w:val="24"/>
          <w:szCs w:val="24"/>
        </w:rPr>
        <w:t>we protect ourselves</w:t>
      </w:r>
      <w:r>
        <w:rPr>
          <w:sz w:val="24"/>
          <w:szCs w:val="24"/>
        </w:rPr>
        <w:t>.</w:t>
      </w:r>
    </w:p>
    <w:p w14:paraId="170D7169" w14:textId="35201365" w:rsidR="008F221D" w:rsidRDefault="008F221D" w:rsidP="008F221D">
      <w:pPr>
        <w:ind w:firstLine="720"/>
        <w:jc w:val="both"/>
        <w:rPr>
          <w:rFonts w:eastAsia="Times New Roman" w:cstheme="minorHAnsi"/>
          <w:sz w:val="24"/>
          <w:szCs w:val="24"/>
        </w:rPr>
      </w:pPr>
      <w:r w:rsidRPr="00BD536F">
        <w:rPr>
          <w:sz w:val="24"/>
          <w:szCs w:val="24"/>
        </w:rPr>
        <w:t xml:space="preserve"> Until we are rescued from the kingdom of darkness and placed in Christ, we are like defenseless sheep against the schemes of the evil-one. For those in</w:t>
      </w:r>
      <w:r w:rsidRPr="00BD536F">
        <w:rPr>
          <w:rFonts w:eastAsia="Times New Roman" w:cstheme="minorHAnsi"/>
          <w:sz w:val="24"/>
          <w:szCs w:val="24"/>
        </w:rPr>
        <w:t xml:space="preserve"> Christ, </w:t>
      </w:r>
      <w:r w:rsidR="007D28FF">
        <w:rPr>
          <w:rFonts w:eastAsia="Times New Roman" w:cstheme="minorHAnsi"/>
          <w:sz w:val="24"/>
          <w:szCs w:val="24"/>
        </w:rPr>
        <w:t xml:space="preserve">though, </w:t>
      </w:r>
      <w:r w:rsidRPr="00BD536F">
        <w:rPr>
          <w:rFonts w:eastAsia="Times New Roman" w:cstheme="minorHAnsi"/>
          <w:sz w:val="24"/>
          <w:szCs w:val="24"/>
        </w:rPr>
        <w:t>the victory is already won. But make no mistake about it, w</w:t>
      </w:r>
      <w:r w:rsidRPr="00BD536F">
        <w:rPr>
          <w:sz w:val="24"/>
          <w:szCs w:val="24"/>
        </w:rPr>
        <w:t>e are in a war with a real and unseen enemy. We must be alert and made aware of who he is and his methods to destroy us. In this lesson, we will</w:t>
      </w:r>
      <w:r w:rsidRPr="00BD536F">
        <w:rPr>
          <w:rFonts w:eastAsia="Times New Roman" w:cstheme="minorHAnsi"/>
          <w:sz w:val="24"/>
          <w:szCs w:val="24"/>
        </w:rPr>
        <w:t xml:space="preserve"> learn to take our stand upon the Word of God so that we can take back surrendered ground and </w:t>
      </w:r>
      <w:r w:rsidR="002F177E" w:rsidRPr="00BD536F">
        <w:rPr>
          <w:rFonts w:eastAsia="Times New Roman" w:cstheme="minorHAnsi"/>
          <w:sz w:val="24"/>
          <w:szCs w:val="24"/>
        </w:rPr>
        <w:t>claim</w:t>
      </w:r>
      <w:r w:rsidRPr="00BD536F">
        <w:rPr>
          <w:rFonts w:eastAsia="Times New Roman" w:cstheme="minorHAnsi"/>
          <w:sz w:val="24"/>
          <w:szCs w:val="24"/>
        </w:rPr>
        <w:t xml:space="preserve"> the victory purchased for us by the Lord.</w:t>
      </w:r>
    </w:p>
    <w:p w14:paraId="4BD7DE8F" w14:textId="77777777" w:rsidR="009322E7" w:rsidRPr="00810E1C" w:rsidRDefault="009322E7" w:rsidP="009322E7">
      <w:pPr>
        <w:spacing w:after="0"/>
        <w:jc w:val="center"/>
        <w:rPr>
          <w:b/>
          <w:sz w:val="24"/>
          <w:szCs w:val="24"/>
        </w:rPr>
      </w:pPr>
      <w:r w:rsidRPr="00810E1C">
        <w:rPr>
          <w:b/>
          <w:sz w:val="24"/>
          <w:szCs w:val="24"/>
        </w:rPr>
        <w:t>1 Corinthians 15:57-58 (NET)</w:t>
      </w:r>
    </w:p>
    <w:p w14:paraId="3381EF70" w14:textId="33F9DACF" w:rsidR="009322E7" w:rsidRDefault="009322E7" w:rsidP="009322E7">
      <w:pPr>
        <w:spacing w:after="0"/>
        <w:jc w:val="center"/>
        <w:rPr>
          <w:rStyle w:val="text"/>
          <w:rFonts w:asciiTheme="minorHAnsi" w:hAnsiTheme="minorHAnsi" w:cstheme="minorHAnsi"/>
          <w:b/>
          <w:i/>
          <w:sz w:val="24"/>
          <w:szCs w:val="24"/>
        </w:rPr>
      </w:pPr>
      <w:r w:rsidRPr="009322E7">
        <w:rPr>
          <w:rStyle w:val="text"/>
          <w:rFonts w:asciiTheme="minorHAnsi" w:hAnsiTheme="minorHAnsi" w:cstheme="minorHAnsi"/>
          <w:b/>
          <w:i/>
          <w:sz w:val="24"/>
          <w:szCs w:val="24"/>
        </w:rPr>
        <w:t xml:space="preserve">But thanks be to God, who gives us the victory through our Lord Jesus Christ! </w:t>
      </w:r>
      <w:r w:rsidRPr="009322E7">
        <w:rPr>
          <w:rStyle w:val="text"/>
          <w:rFonts w:asciiTheme="minorHAnsi" w:hAnsiTheme="minorHAnsi" w:cstheme="minorHAnsi"/>
          <w:b/>
          <w:i/>
          <w:sz w:val="24"/>
          <w:szCs w:val="24"/>
          <w:vertAlign w:val="superscript"/>
        </w:rPr>
        <w:t> </w:t>
      </w:r>
      <w:r w:rsidRPr="009322E7">
        <w:rPr>
          <w:rStyle w:val="text"/>
          <w:rFonts w:asciiTheme="minorHAnsi" w:hAnsiTheme="minorHAnsi" w:cstheme="minorHAnsi"/>
          <w:b/>
          <w:i/>
          <w:sz w:val="24"/>
          <w:szCs w:val="24"/>
        </w:rPr>
        <w:t>So then, dear brothers and sisters, be firm. Do not be moved! Always be outstanding in the work of the Lord, knowing that your labor is not in vain in the Lord.</w:t>
      </w:r>
    </w:p>
    <w:p w14:paraId="134C0068" w14:textId="77777777" w:rsidR="00810E1C" w:rsidRPr="009322E7" w:rsidRDefault="00810E1C" w:rsidP="009322E7">
      <w:pPr>
        <w:spacing w:after="0"/>
        <w:jc w:val="center"/>
        <w:rPr>
          <w:rStyle w:val="text"/>
          <w:rFonts w:asciiTheme="minorHAnsi" w:hAnsiTheme="minorHAnsi" w:cstheme="minorHAnsi"/>
          <w:b/>
          <w:i/>
          <w:sz w:val="24"/>
          <w:szCs w:val="24"/>
        </w:rPr>
      </w:pPr>
    </w:p>
    <w:p w14:paraId="1D8FD649"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Know Your Enemy</w:t>
      </w:r>
    </w:p>
    <w:p w14:paraId="321C6A9D" w14:textId="65E2A4AF" w:rsidR="008F221D" w:rsidRPr="009322E7" w:rsidRDefault="008F221D" w:rsidP="008F221D">
      <w:pPr>
        <w:pStyle w:val="ListParagraph"/>
        <w:ind w:left="0"/>
        <w:jc w:val="center"/>
        <w:rPr>
          <w:rFonts w:eastAsia="Times New Roman" w:cstheme="minorHAnsi"/>
          <w:b/>
          <w:sz w:val="24"/>
          <w:szCs w:val="24"/>
        </w:rPr>
      </w:pPr>
      <w:r w:rsidRPr="009322E7">
        <w:rPr>
          <w:rFonts w:eastAsia="Times New Roman" w:cstheme="minorHAnsi"/>
          <w:b/>
          <w:sz w:val="24"/>
          <w:szCs w:val="24"/>
        </w:rPr>
        <w:t>1 Peter 5:8-9</w:t>
      </w:r>
      <w:r w:rsidR="009322E7" w:rsidRPr="009322E7">
        <w:rPr>
          <w:rFonts w:eastAsia="Times New Roman" w:cstheme="minorHAnsi"/>
          <w:b/>
          <w:sz w:val="24"/>
          <w:szCs w:val="24"/>
        </w:rPr>
        <w:t xml:space="preserve"> </w:t>
      </w:r>
      <w:r w:rsidRPr="009322E7">
        <w:rPr>
          <w:rFonts w:eastAsia="Times New Roman" w:cstheme="minorHAnsi"/>
          <w:b/>
          <w:sz w:val="24"/>
          <w:szCs w:val="24"/>
        </w:rPr>
        <w:t>(N</w:t>
      </w:r>
      <w:r w:rsidR="009322E7" w:rsidRPr="009322E7">
        <w:rPr>
          <w:rFonts w:eastAsia="Times New Roman" w:cstheme="minorHAnsi"/>
          <w:b/>
          <w:sz w:val="24"/>
          <w:szCs w:val="24"/>
        </w:rPr>
        <w:t>ET</w:t>
      </w:r>
      <w:r w:rsidRPr="009322E7">
        <w:rPr>
          <w:rFonts w:eastAsia="Times New Roman" w:cstheme="minorHAnsi"/>
          <w:b/>
          <w:sz w:val="24"/>
          <w:szCs w:val="24"/>
        </w:rPr>
        <w:t>)</w:t>
      </w:r>
    </w:p>
    <w:p w14:paraId="5F0A84A6" w14:textId="77777777" w:rsidR="009322E7" w:rsidRPr="00242ECA" w:rsidRDefault="009322E7" w:rsidP="009322E7">
      <w:pPr>
        <w:pStyle w:val="ListParagraph"/>
        <w:ind w:left="0"/>
        <w:jc w:val="center"/>
        <w:rPr>
          <w:rFonts w:eastAsia="Times New Roman" w:cstheme="minorHAnsi"/>
          <w:b/>
          <w:i/>
          <w:sz w:val="28"/>
          <w:szCs w:val="24"/>
        </w:rPr>
      </w:pPr>
      <w:r w:rsidRPr="00242ECA">
        <w:rPr>
          <w:rStyle w:val="text"/>
          <w:b/>
          <w:i/>
          <w:sz w:val="24"/>
        </w:rPr>
        <w:t xml:space="preserve">Be sober and alert. Your enemy the devil, </w:t>
      </w:r>
      <w:r w:rsidRPr="00242ECA">
        <w:rPr>
          <w:rStyle w:val="text"/>
          <w:b/>
          <w:i/>
          <w:iCs/>
          <w:sz w:val="24"/>
        </w:rPr>
        <w:t>like a roaring lion,</w:t>
      </w:r>
      <w:r w:rsidRPr="00242ECA">
        <w:rPr>
          <w:rStyle w:val="text"/>
          <w:b/>
          <w:i/>
          <w:sz w:val="24"/>
        </w:rPr>
        <w:t xml:space="preserve"> is on the prowl looking for someone to devour. Resist him, strong in your faith, because you know that your brothers and sisters throughout the world are enduring the same kinds of suffering.</w:t>
      </w:r>
    </w:p>
    <w:p w14:paraId="0732D671" w14:textId="78311EED" w:rsidR="008F221D" w:rsidRPr="0086112F" w:rsidRDefault="008F221D" w:rsidP="008F221D">
      <w:pPr>
        <w:pStyle w:val="ListParagraph"/>
        <w:ind w:left="0"/>
        <w:jc w:val="center"/>
        <w:rPr>
          <w:rFonts w:eastAsia="Times New Roman" w:cstheme="minorHAnsi"/>
          <w:b/>
          <w:i/>
          <w:sz w:val="24"/>
          <w:szCs w:val="24"/>
        </w:rPr>
      </w:pPr>
      <w:r w:rsidRPr="0086112F">
        <w:rPr>
          <w:rFonts w:eastAsia="Times New Roman" w:cstheme="minorHAnsi"/>
          <w:b/>
          <w:i/>
          <w:sz w:val="24"/>
          <w:szCs w:val="24"/>
          <w:vertAlign w:val="superscript"/>
        </w:rPr>
        <w:t> </w:t>
      </w:r>
      <w:r w:rsidRPr="0086112F">
        <w:rPr>
          <w:rFonts w:eastAsia="Times New Roman" w:cstheme="minorHAnsi"/>
          <w:b/>
          <w:i/>
          <w:sz w:val="24"/>
          <w:szCs w:val="24"/>
          <w:u w:val="single"/>
        </w:rPr>
        <w:t>Be alert</w:t>
      </w:r>
      <w:r w:rsidRPr="0086112F">
        <w:rPr>
          <w:rFonts w:eastAsia="Times New Roman" w:cstheme="minorHAnsi"/>
          <w:b/>
          <w:i/>
          <w:sz w:val="24"/>
          <w:szCs w:val="24"/>
        </w:rPr>
        <w:t xml:space="preserve"> and of sober mind. Your enemy the devil prowls around like a roaring lion</w:t>
      </w:r>
      <w:r w:rsidR="007D28FF">
        <w:rPr>
          <w:rFonts w:eastAsia="Times New Roman" w:cstheme="minorHAnsi"/>
          <w:b/>
          <w:i/>
          <w:sz w:val="24"/>
          <w:szCs w:val="24"/>
        </w:rPr>
        <w:t xml:space="preserve"> looking for someone to devour.</w:t>
      </w:r>
      <w:r w:rsidRPr="0086112F">
        <w:rPr>
          <w:rFonts w:eastAsia="Times New Roman" w:cstheme="minorHAnsi"/>
          <w:b/>
          <w:i/>
          <w:sz w:val="24"/>
          <w:szCs w:val="24"/>
          <w:vertAlign w:val="superscript"/>
        </w:rPr>
        <w:t> </w:t>
      </w:r>
      <w:r w:rsidRPr="0086112F">
        <w:rPr>
          <w:rFonts w:eastAsia="Times New Roman" w:cstheme="minorHAnsi"/>
          <w:b/>
          <w:i/>
          <w:sz w:val="24"/>
          <w:szCs w:val="24"/>
        </w:rPr>
        <w:t xml:space="preserve">Resist him, </w:t>
      </w:r>
      <w:r w:rsidRPr="0086112F">
        <w:rPr>
          <w:rFonts w:eastAsia="Times New Roman" w:cstheme="minorHAnsi"/>
          <w:b/>
          <w:i/>
          <w:sz w:val="24"/>
          <w:szCs w:val="24"/>
          <w:u w:val="single"/>
        </w:rPr>
        <w:t>standing firm in the faith</w:t>
      </w:r>
      <w:r w:rsidRPr="0086112F">
        <w:rPr>
          <w:rFonts w:eastAsia="Times New Roman" w:cstheme="minorHAnsi"/>
          <w:b/>
          <w:i/>
          <w:sz w:val="24"/>
          <w:szCs w:val="24"/>
        </w:rPr>
        <w:t>, because you know that the family of believers throughout the world is undergoing the same kind of sufferings.</w:t>
      </w:r>
    </w:p>
    <w:p w14:paraId="44595284" w14:textId="77777777" w:rsidR="008F221D" w:rsidRPr="007D28FF" w:rsidRDefault="008F221D" w:rsidP="008F221D">
      <w:pPr>
        <w:jc w:val="both"/>
        <w:rPr>
          <w:rFonts w:eastAsia="Times New Roman" w:cstheme="minorHAnsi"/>
          <w:sz w:val="24"/>
          <w:szCs w:val="24"/>
        </w:rPr>
      </w:pPr>
      <w:r w:rsidRPr="007D28FF">
        <w:rPr>
          <w:rFonts w:eastAsia="Times New Roman" w:cstheme="minorHAnsi"/>
          <w:sz w:val="24"/>
          <w:szCs w:val="24"/>
        </w:rPr>
        <w:lastRenderedPageBreak/>
        <w:t xml:space="preserve"> “</w:t>
      </w:r>
      <w:r w:rsidRPr="007D28FF">
        <w:rPr>
          <w:rFonts w:eastAsia="Times New Roman" w:cstheme="minorHAnsi"/>
          <w:i/>
          <w:sz w:val="24"/>
          <w:szCs w:val="24"/>
        </w:rPr>
        <w:t xml:space="preserve">The goal of every Christian should be to learn the identity, plans and purposes of the devil and to stand firm against him! </w:t>
      </w:r>
      <w:r w:rsidRPr="007D28FF">
        <w:rPr>
          <w:rFonts w:eastAsia="Times New Roman" w:cstheme="minorHAnsi"/>
          <w:sz w:val="24"/>
          <w:szCs w:val="24"/>
        </w:rPr>
        <w:t xml:space="preserve">----Dr. David Jeremiah.  I would like to add to Doctor Jeremiah’s quote. We need to know our God well, through His Word, and find our identity </w:t>
      </w:r>
      <w:r w:rsidRPr="007D28FF">
        <w:rPr>
          <w:rFonts w:eastAsia="Times New Roman" w:cstheme="minorHAnsi"/>
          <w:i/>
          <w:sz w:val="24"/>
          <w:szCs w:val="24"/>
        </w:rPr>
        <w:t xml:space="preserve">In Christ. </w:t>
      </w:r>
      <w:r w:rsidRPr="007D28FF">
        <w:rPr>
          <w:rFonts w:eastAsia="Times New Roman" w:cstheme="minorHAnsi"/>
          <w:sz w:val="24"/>
          <w:szCs w:val="24"/>
        </w:rPr>
        <w:t xml:space="preserve"> As we become well-equipped soldiers, we can take our stand and win the daily battles. Let’s learn the tactics that are used against us.</w:t>
      </w:r>
    </w:p>
    <w:p w14:paraId="31BF64E6" w14:textId="77777777" w:rsidR="008F221D" w:rsidRPr="009322E7" w:rsidRDefault="008F221D" w:rsidP="008F221D">
      <w:pPr>
        <w:spacing w:after="0"/>
        <w:jc w:val="center"/>
        <w:rPr>
          <w:b/>
          <w:sz w:val="24"/>
          <w:szCs w:val="24"/>
        </w:rPr>
      </w:pPr>
      <w:r w:rsidRPr="009322E7">
        <w:rPr>
          <w:b/>
          <w:sz w:val="24"/>
          <w:szCs w:val="24"/>
        </w:rPr>
        <w:t>Psalm 138:7-8 (KJV)</w:t>
      </w:r>
    </w:p>
    <w:p w14:paraId="168EA852" w14:textId="77777777" w:rsidR="008F221D" w:rsidRDefault="008F221D" w:rsidP="008F221D">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79DC0051" w14:textId="77777777" w:rsidR="008F221D" w:rsidRPr="00200932" w:rsidRDefault="008F221D" w:rsidP="008F221D">
      <w:pPr>
        <w:spacing w:after="0"/>
        <w:jc w:val="center"/>
        <w:rPr>
          <w:b/>
          <w:i/>
          <w:sz w:val="24"/>
          <w:szCs w:val="24"/>
        </w:rPr>
      </w:pPr>
    </w:p>
    <w:p w14:paraId="08051BEA" w14:textId="54CE403C" w:rsidR="008F221D" w:rsidRDefault="008F221D" w:rsidP="008F221D">
      <w:pPr>
        <w:jc w:val="both"/>
        <w:rPr>
          <w:rFonts w:eastAsia="Times New Roman" w:cstheme="minorHAnsi"/>
          <w:sz w:val="24"/>
          <w:szCs w:val="24"/>
        </w:rPr>
      </w:pPr>
      <w:r w:rsidRPr="007F5E44">
        <w:rPr>
          <w:rFonts w:eastAsia="Times New Roman" w:cstheme="minorHAnsi"/>
          <w:b/>
          <w:sz w:val="28"/>
          <w:szCs w:val="28"/>
        </w:rPr>
        <w:t>Digging Deeper</w:t>
      </w:r>
      <w:r w:rsidRPr="00FF74AE">
        <w:rPr>
          <w:rFonts w:eastAsia="Times New Roman" w:cstheme="minorHAnsi"/>
          <w:b/>
          <w:sz w:val="24"/>
          <w:szCs w:val="24"/>
        </w:rPr>
        <w:t>:</w:t>
      </w:r>
      <w:r>
        <w:rPr>
          <w:rFonts w:eastAsia="Times New Roman" w:cstheme="minorHAnsi"/>
          <w:b/>
          <w:sz w:val="24"/>
          <w:szCs w:val="24"/>
        </w:rPr>
        <w:t xml:space="preserve"> </w:t>
      </w:r>
      <w:r>
        <w:rPr>
          <w:rFonts w:eastAsia="Times New Roman" w:cstheme="minorHAnsi"/>
          <w:sz w:val="24"/>
          <w:szCs w:val="24"/>
        </w:rPr>
        <w:t>Co</w:t>
      </w:r>
      <w:r w:rsidR="007D28FF">
        <w:rPr>
          <w:rFonts w:eastAsia="Times New Roman" w:cstheme="minorHAnsi"/>
          <w:sz w:val="24"/>
          <w:szCs w:val="24"/>
        </w:rPr>
        <w:t>lossians</w:t>
      </w:r>
      <w:r>
        <w:rPr>
          <w:rFonts w:eastAsia="Times New Roman" w:cstheme="minorHAnsi"/>
          <w:sz w:val="24"/>
          <w:szCs w:val="24"/>
        </w:rPr>
        <w:t xml:space="preserve"> 1:9-13; </w:t>
      </w:r>
      <w:r w:rsidRPr="00B44B3A">
        <w:rPr>
          <w:rFonts w:eastAsia="Times New Roman" w:cstheme="minorHAnsi"/>
          <w:sz w:val="24"/>
          <w:szCs w:val="24"/>
        </w:rPr>
        <w:t>Acts 17:11; 1 Peter 1:13-16</w:t>
      </w:r>
      <w:r w:rsidR="007D28FF">
        <w:rPr>
          <w:rFonts w:eastAsia="Times New Roman" w:cstheme="minorHAnsi"/>
          <w:sz w:val="24"/>
          <w:szCs w:val="24"/>
        </w:rPr>
        <w:t>,</w:t>
      </w:r>
      <w:r w:rsidRPr="00B44B3A">
        <w:rPr>
          <w:rFonts w:eastAsia="Times New Roman" w:cstheme="minorHAnsi"/>
          <w:sz w:val="24"/>
          <w:szCs w:val="24"/>
        </w:rPr>
        <w:t xml:space="preserve"> 5:6-11</w:t>
      </w:r>
      <w:r>
        <w:rPr>
          <w:rFonts w:eastAsia="Times New Roman" w:cstheme="minorHAnsi"/>
          <w:sz w:val="24"/>
          <w:szCs w:val="24"/>
        </w:rPr>
        <w:t>; Deut</w:t>
      </w:r>
      <w:r w:rsidR="007D28FF">
        <w:rPr>
          <w:rFonts w:eastAsia="Times New Roman" w:cstheme="minorHAnsi"/>
          <w:sz w:val="24"/>
          <w:szCs w:val="24"/>
        </w:rPr>
        <w:t>ronomy</w:t>
      </w:r>
      <w:r>
        <w:rPr>
          <w:rFonts w:eastAsia="Times New Roman" w:cstheme="minorHAnsi"/>
          <w:sz w:val="24"/>
          <w:szCs w:val="24"/>
        </w:rPr>
        <w:t xml:space="preserve"> 1:29-31</w:t>
      </w:r>
      <w:r w:rsidR="007D28FF">
        <w:rPr>
          <w:rFonts w:eastAsia="Times New Roman" w:cstheme="minorHAnsi"/>
          <w:sz w:val="24"/>
          <w:szCs w:val="24"/>
        </w:rPr>
        <w:t>,</w:t>
      </w:r>
      <w:r>
        <w:rPr>
          <w:rFonts w:eastAsia="Times New Roman" w:cstheme="minorHAnsi"/>
          <w:sz w:val="24"/>
          <w:szCs w:val="24"/>
        </w:rPr>
        <w:t xml:space="preserve"> 3:22; Psalm 97:9-10</w:t>
      </w:r>
    </w:p>
    <w:p w14:paraId="470C967B" w14:textId="77777777" w:rsidR="008F221D" w:rsidRDefault="008F221D" w:rsidP="008F221D">
      <w:pPr>
        <w:jc w:val="both"/>
        <w:rPr>
          <w:rFonts w:eastAsia="Times New Roman" w:cstheme="minorHAnsi"/>
          <w:b/>
          <w:sz w:val="28"/>
          <w:szCs w:val="28"/>
        </w:rPr>
      </w:pPr>
      <w:r w:rsidRPr="00F96692">
        <w:rPr>
          <w:rFonts w:eastAsia="Times New Roman" w:cstheme="minorHAnsi"/>
          <w:b/>
          <w:sz w:val="28"/>
          <w:szCs w:val="28"/>
        </w:rPr>
        <w:t>Word Search:</w:t>
      </w:r>
      <w:r>
        <w:rPr>
          <w:rFonts w:eastAsia="Times New Roman" w:cstheme="minorHAnsi"/>
          <w:b/>
          <w:sz w:val="28"/>
          <w:szCs w:val="28"/>
        </w:rPr>
        <w:t xml:space="preserve"> </w:t>
      </w:r>
    </w:p>
    <w:p w14:paraId="48F5C88C" w14:textId="58C52BFE" w:rsidR="008F221D" w:rsidRPr="00265DEA" w:rsidRDefault="008F221D" w:rsidP="00265DEA">
      <w:pPr>
        <w:pStyle w:val="ListParagraph"/>
        <w:numPr>
          <w:ilvl w:val="0"/>
          <w:numId w:val="86"/>
        </w:numPr>
        <w:jc w:val="both"/>
        <w:rPr>
          <w:rFonts w:eastAsia="Times New Roman" w:cstheme="minorHAnsi"/>
          <w:sz w:val="24"/>
          <w:szCs w:val="24"/>
        </w:rPr>
      </w:pPr>
      <w:r w:rsidRPr="00265DEA">
        <w:rPr>
          <w:rFonts w:eastAsia="Times New Roman" w:cstheme="minorHAnsi"/>
          <w:b/>
          <w:sz w:val="24"/>
          <w:szCs w:val="24"/>
          <w:u w:val="single"/>
        </w:rPr>
        <w:t>DEVIL</w:t>
      </w:r>
      <w:r w:rsidRPr="00265DEA">
        <w:rPr>
          <w:rFonts w:eastAsia="Times New Roman" w:cstheme="minorHAnsi"/>
          <w:sz w:val="24"/>
          <w:szCs w:val="24"/>
        </w:rPr>
        <w:t xml:space="preserve"> #1228 DIABOLOS-FALSE ACCUSER, Satan, and slanderer. (1</w:t>
      </w:r>
      <w:r w:rsidR="007D28FF">
        <w:rPr>
          <w:rFonts w:eastAsia="Times New Roman" w:cstheme="minorHAnsi"/>
          <w:sz w:val="24"/>
          <w:szCs w:val="24"/>
        </w:rPr>
        <w:t xml:space="preserve"> </w:t>
      </w:r>
      <w:r w:rsidRPr="00265DEA">
        <w:rPr>
          <w:rFonts w:eastAsia="Times New Roman" w:cstheme="minorHAnsi"/>
          <w:sz w:val="24"/>
          <w:szCs w:val="24"/>
        </w:rPr>
        <w:t>Peter</w:t>
      </w:r>
      <w:r w:rsidR="007D4C8E">
        <w:rPr>
          <w:rFonts w:eastAsia="Times New Roman" w:cstheme="minorHAnsi"/>
          <w:sz w:val="24"/>
          <w:szCs w:val="24"/>
        </w:rPr>
        <w:t xml:space="preserve"> </w:t>
      </w:r>
      <w:r w:rsidRPr="00265DEA">
        <w:rPr>
          <w:rFonts w:eastAsia="Times New Roman" w:cstheme="minorHAnsi"/>
          <w:sz w:val="24"/>
          <w:szCs w:val="24"/>
        </w:rPr>
        <w:t>5:8</w:t>
      </w:r>
      <w:r w:rsidR="007D4C8E">
        <w:rPr>
          <w:rFonts w:eastAsia="Times New Roman" w:cstheme="minorHAnsi"/>
          <w:sz w:val="24"/>
          <w:szCs w:val="24"/>
        </w:rPr>
        <w:t>;</w:t>
      </w:r>
      <w:r w:rsidRPr="00265DEA">
        <w:rPr>
          <w:rFonts w:eastAsia="Times New Roman" w:cstheme="minorHAnsi"/>
          <w:sz w:val="24"/>
          <w:szCs w:val="24"/>
        </w:rPr>
        <w:t xml:space="preserve"> Acts</w:t>
      </w:r>
      <w:r w:rsidR="007D28FF">
        <w:rPr>
          <w:rFonts w:eastAsia="Times New Roman" w:cstheme="minorHAnsi"/>
          <w:sz w:val="24"/>
          <w:szCs w:val="24"/>
        </w:rPr>
        <w:t xml:space="preserve"> </w:t>
      </w:r>
      <w:r w:rsidRPr="00265DEA">
        <w:rPr>
          <w:rFonts w:eastAsia="Times New Roman" w:cstheme="minorHAnsi"/>
          <w:sz w:val="24"/>
          <w:szCs w:val="24"/>
        </w:rPr>
        <w:t>13:10</w:t>
      </w:r>
      <w:r w:rsidR="007D28FF">
        <w:rPr>
          <w:rFonts w:eastAsia="Times New Roman" w:cstheme="minorHAnsi"/>
          <w:sz w:val="24"/>
          <w:szCs w:val="24"/>
        </w:rPr>
        <w:t>;</w:t>
      </w:r>
      <w:r w:rsidRPr="00265DEA">
        <w:rPr>
          <w:rFonts w:eastAsia="Times New Roman" w:cstheme="minorHAnsi"/>
          <w:sz w:val="24"/>
          <w:szCs w:val="24"/>
        </w:rPr>
        <w:t xml:space="preserve"> Heb</w:t>
      </w:r>
      <w:r w:rsidR="007D4C8E">
        <w:rPr>
          <w:rFonts w:eastAsia="Times New Roman" w:cstheme="minorHAnsi"/>
          <w:sz w:val="24"/>
          <w:szCs w:val="24"/>
        </w:rPr>
        <w:t>rews</w:t>
      </w:r>
      <w:r w:rsidRPr="00265DEA">
        <w:rPr>
          <w:rFonts w:eastAsia="Times New Roman" w:cstheme="minorHAnsi"/>
          <w:sz w:val="24"/>
          <w:szCs w:val="24"/>
        </w:rPr>
        <w:t xml:space="preserve"> 2:4; Rev</w:t>
      </w:r>
      <w:r w:rsidR="007D4C8E">
        <w:rPr>
          <w:rFonts w:eastAsia="Times New Roman" w:cstheme="minorHAnsi"/>
          <w:sz w:val="24"/>
          <w:szCs w:val="24"/>
        </w:rPr>
        <w:t>elation</w:t>
      </w:r>
      <w:r w:rsidRPr="00265DEA">
        <w:rPr>
          <w:rFonts w:eastAsia="Times New Roman" w:cstheme="minorHAnsi"/>
          <w:sz w:val="24"/>
          <w:szCs w:val="24"/>
        </w:rPr>
        <w:t xml:space="preserve"> 12:9</w:t>
      </w:r>
      <w:r w:rsidR="007D4C8E">
        <w:rPr>
          <w:rFonts w:eastAsia="Times New Roman" w:cstheme="minorHAnsi"/>
          <w:sz w:val="24"/>
          <w:szCs w:val="24"/>
        </w:rPr>
        <w:t>,</w:t>
      </w:r>
      <w:r w:rsidRPr="00265DEA">
        <w:rPr>
          <w:rFonts w:eastAsia="Times New Roman" w:cstheme="minorHAnsi"/>
          <w:sz w:val="24"/>
          <w:szCs w:val="24"/>
        </w:rPr>
        <w:t xml:space="preserve"> 20:10)</w:t>
      </w:r>
    </w:p>
    <w:p w14:paraId="181B70DD" w14:textId="4DE37D4B" w:rsidR="008F221D" w:rsidRPr="00265DEA" w:rsidRDefault="008F221D" w:rsidP="00265DEA">
      <w:pPr>
        <w:pStyle w:val="ListParagraph"/>
        <w:numPr>
          <w:ilvl w:val="0"/>
          <w:numId w:val="86"/>
        </w:numPr>
        <w:rPr>
          <w:rFonts w:eastAsia="Times New Roman" w:cstheme="minorHAnsi"/>
          <w:sz w:val="24"/>
          <w:szCs w:val="24"/>
        </w:rPr>
      </w:pPr>
      <w:r w:rsidRPr="00265DEA">
        <w:rPr>
          <w:rFonts w:eastAsia="Times New Roman" w:cstheme="minorHAnsi"/>
          <w:b/>
          <w:sz w:val="24"/>
          <w:szCs w:val="24"/>
          <w:u w:val="single"/>
        </w:rPr>
        <w:t>Schemes</w:t>
      </w:r>
      <w:r w:rsidRPr="00265DEA">
        <w:rPr>
          <w:rFonts w:eastAsia="Times New Roman" w:cstheme="minorHAnsi"/>
          <w:b/>
          <w:sz w:val="24"/>
          <w:szCs w:val="24"/>
        </w:rPr>
        <w:t>/</w:t>
      </w:r>
      <w:r w:rsidR="007D28FF">
        <w:rPr>
          <w:rFonts w:eastAsia="Times New Roman" w:cstheme="minorHAnsi"/>
          <w:b/>
          <w:sz w:val="24"/>
          <w:szCs w:val="24"/>
        </w:rPr>
        <w:t>d</w:t>
      </w:r>
      <w:r w:rsidRPr="00265DEA">
        <w:rPr>
          <w:rFonts w:eastAsia="Times New Roman" w:cstheme="minorHAnsi"/>
          <w:b/>
          <w:sz w:val="24"/>
          <w:szCs w:val="24"/>
        </w:rPr>
        <w:t>evices</w:t>
      </w:r>
      <w:r w:rsidR="007D28FF">
        <w:rPr>
          <w:rFonts w:eastAsia="Times New Roman" w:cstheme="minorHAnsi"/>
          <w:b/>
          <w:sz w:val="24"/>
          <w:szCs w:val="24"/>
        </w:rPr>
        <w:t xml:space="preserve">  </w:t>
      </w:r>
      <w:r w:rsidRPr="00265DEA">
        <w:rPr>
          <w:rFonts w:eastAsia="Times New Roman" w:cstheme="minorHAnsi"/>
          <w:sz w:val="24"/>
          <w:szCs w:val="24"/>
        </w:rPr>
        <w:t>#3540-Noema-thoughts; perception; purpose; intelligence. (2Co</w:t>
      </w:r>
      <w:r w:rsidR="007D4C8E">
        <w:rPr>
          <w:rFonts w:eastAsia="Times New Roman" w:cstheme="minorHAnsi"/>
          <w:sz w:val="24"/>
          <w:szCs w:val="24"/>
        </w:rPr>
        <w:t xml:space="preserve">rinthians </w:t>
      </w:r>
      <w:r w:rsidRPr="00265DEA">
        <w:rPr>
          <w:rFonts w:eastAsia="Times New Roman" w:cstheme="minorHAnsi"/>
          <w:sz w:val="24"/>
          <w:szCs w:val="24"/>
        </w:rPr>
        <w:t>2:11)</w:t>
      </w:r>
    </w:p>
    <w:p w14:paraId="6FC58521" w14:textId="446DCA1F" w:rsidR="008F221D" w:rsidRPr="00265DEA" w:rsidRDefault="008F221D" w:rsidP="00265DEA">
      <w:pPr>
        <w:pStyle w:val="ListParagraph"/>
        <w:numPr>
          <w:ilvl w:val="0"/>
          <w:numId w:val="86"/>
        </w:numPr>
        <w:jc w:val="both"/>
        <w:rPr>
          <w:rFonts w:eastAsia="Times New Roman" w:cstheme="minorHAnsi"/>
          <w:sz w:val="24"/>
          <w:szCs w:val="24"/>
        </w:rPr>
      </w:pPr>
      <w:r w:rsidRPr="00265DEA">
        <w:rPr>
          <w:rFonts w:eastAsia="Times New Roman" w:cstheme="minorHAnsi"/>
          <w:b/>
          <w:sz w:val="24"/>
          <w:szCs w:val="24"/>
          <w:u w:val="single"/>
        </w:rPr>
        <w:t>Schemes</w:t>
      </w:r>
      <w:r w:rsidRPr="00265DEA">
        <w:rPr>
          <w:rFonts w:eastAsia="Times New Roman" w:cstheme="minorHAnsi"/>
          <w:b/>
          <w:sz w:val="24"/>
          <w:szCs w:val="24"/>
        </w:rPr>
        <w:t>/wiles</w:t>
      </w:r>
      <w:r w:rsidR="007D28FF">
        <w:rPr>
          <w:rFonts w:eastAsia="Times New Roman" w:cstheme="minorHAnsi"/>
          <w:b/>
          <w:sz w:val="24"/>
          <w:szCs w:val="24"/>
        </w:rPr>
        <w:t xml:space="preserve"> </w:t>
      </w:r>
      <w:r w:rsidRPr="00265DEA">
        <w:rPr>
          <w:rFonts w:eastAsia="Times New Roman" w:cstheme="minorHAnsi"/>
          <w:sz w:val="24"/>
          <w:szCs w:val="24"/>
        </w:rPr>
        <w:t xml:space="preserve"> #3180-Methodeia- trickery-to lie in wait. (Eph</w:t>
      </w:r>
      <w:r w:rsidR="007D4C8E">
        <w:rPr>
          <w:rFonts w:eastAsia="Times New Roman" w:cstheme="minorHAnsi"/>
          <w:sz w:val="24"/>
          <w:szCs w:val="24"/>
        </w:rPr>
        <w:t>esians</w:t>
      </w:r>
      <w:r w:rsidRPr="00265DEA">
        <w:rPr>
          <w:rFonts w:eastAsia="Times New Roman" w:cstheme="minorHAnsi"/>
          <w:sz w:val="24"/>
          <w:szCs w:val="24"/>
        </w:rPr>
        <w:t xml:space="preserve"> 6:11)</w:t>
      </w:r>
    </w:p>
    <w:p w14:paraId="079141B2" w14:textId="77777777" w:rsidR="008F221D" w:rsidRPr="004303DD" w:rsidRDefault="008F221D" w:rsidP="008F221D">
      <w:pPr>
        <w:jc w:val="center"/>
        <w:rPr>
          <w:b/>
          <w:i/>
          <w:sz w:val="24"/>
          <w:szCs w:val="24"/>
        </w:rPr>
      </w:pPr>
      <w:r w:rsidRPr="004303DD">
        <w:rPr>
          <w:rFonts w:eastAsia="Times New Roman" w:cstheme="minorHAnsi"/>
          <w:b/>
          <w:sz w:val="28"/>
          <w:szCs w:val="28"/>
        </w:rPr>
        <w:t>Identify His Methods</w:t>
      </w:r>
    </w:p>
    <w:p w14:paraId="55505D99" w14:textId="19482440" w:rsidR="008F221D" w:rsidRDefault="008F221D" w:rsidP="008F221D">
      <w:pPr>
        <w:ind w:firstLine="720"/>
        <w:jc w:val="both"/>
        <w:rPr>
          <w:rFonts w:eastAsia="Times New Roman" w:cstheme="minorHAnsi"/>
          <w:sz w:val="24"/>
          <w:szCs w:val="24"/>
        </w:rPr>
      </w:pPr>
      <w:r>
        <w:rPr>
          <w:rFonts w:cstheme="minorHAnsi"/>
          <w:sz w:val="24"/>
          <w:szCs w:val="24"/>
        </w:rPr>
        <w:t xml:space="preserve">These are some of the </w:t>
      </w:r>
      <w:r w:rsidRPr="00CD2E60">
        <w:rPr>
          <w:rFonts w:cstheme="minorHAnsi"/>
          <w:sz w:val="24"/>
          <w:szCs w:val="24"/>
        </w:rPr>
        <w:t>methods</w:t>
      </w:r>
      <w:r>
        <w:rPr>
          <w:rFonts w:cstheme="minorHAnsi"/>
          <w:sz w:val="24"/>
          <w:szCs w:val="24"/>
        </w:rPr>
        <w:t xml:space="preserve"> that the enemy uses against us</w:t>
      </w:r>
      <w:r w:rsidRPr="00CD2E60">
        <w:rPr>
          <w:rFonts w:cstheme="minorHAnsi"/>
          <w:sz w:val="24"/>
          <w:szCs w:val="24"/>
        </w:rPr>
        <w:t xml:space="preserve">: </w:t>
      </w:r>
      <w:r>
        <w:rPr>
          <w:rFonts w:cstheme="minorHAnsi"/>
          <w:sz w:val="24"/>
          <w:szCs w:val="24"/>
        </w:rPr>
        <w:t>t</w:t>
      </w:r>
      <w:r w:rsidRPr="00CD2E60">
        <w:rPr>
          <w:rFonts w:cstheme="minorHAnsi"/>
          <w:sz w:val="24"/>
          <w:szCs w:val="24"/>
        </w:rPr>
        <w:t>emptations of flesh</w:t>
      </w:r>
      <w:r>
        <w:rPr>
          <w:rFonts w:cstheme="minorHAnsi"/>
          <w:sz w:val="24"/>
          <w:szCs w:val="24"/>
        </w:rPr>
        <w:t>,</w:t>
      </w:r>
      <w:r w:rsidRPr="00CD2E60">
        <w:rPr>
          <w:rFonts w:cstheme="minorHAnsi"/>
          <w:sz w:val="24"/>
          <w:szCs w:val="24"/>
        </w:rPr>
        <w:t xml:space="preserve"> </w:t>
      </w:r>
      <w:r w:rsidRPr="00CD2E60">
        <w:rPr>
          <w:rFonts w:eastAsia="Times New Roman" w:cstheme="minorHAnsi"/>
          <w:sz w:val="24"/>
          <w:szCs w:val="24"/>
        </w:rPr>
        <w:t>offense</w:t>
      </w:r>
      <w:r>
        <w:rPr>
          <w:rFonts w:eastAsia="Times New Roman" w:cstheme="minorHAnsi"/>
          <w:sz w:val="24"/>
          <w:szCs w:val="24"/>
        </w:rPr>
        <w:t>,</w:t>
      </w:r>
      <w:r w:rsidRPr="00CD2E60">
        <w:rPr>
          <w:rFonts w:eastAsia="Times New Roman" w:cstheme="minorHAnsi"/>
          <w:sz w:val="24"/>
          <w:szCs w:val="24"/>
        </w:rPr>
        <w:t xml:space="preserve"> sinful</w:t>
      </w:r>
      <w:r>
        <w:rPr>
          <w:rFonts w:eastAsia="Times New Roman" w:cstheme="minorHAnsi"/>
          <w:sz w:val="24"/>
          <w:szCs w:val="24"/>
        </w:rPr>
        <w:t xml:space="preserve"> </w:t>
      </w:r>
      <w:r w:rsidRPr="00CD2E60">
        <w:rPr>
          <w:rFonts w:eastAsia="Times New Roman" w:cstheme="minorHAnsi"/>
          <w:sz w:val="24"/>
          <w:szCs w:val="24"/>
        </w:rPr>
        <w:t>anger</w:t>
      </w:r>
      <w:r>
        <w:rPr>
          <w:rFonts w:eastAsia="Times New Roman" w:cstheme="minorHAnsi"/>
          <w:sz w:val="24"/>
          <w:szCs w:val="24"/>
        </w:rPr>
        <w:t>,</w:t>
      </w:r>
      <w:r w:rsidRPr="00CD2E60">
        <w:rPr>
          <w:rFonts w:eastAsia="Times New Roman" w:cstheme="minorHAnsi"/>
          <w:sz w:val="24"/>
          <w:szCs w:val="24"/>
        </w:rPr>
        <w:t xml:space="preserve"> unforgiveness</w:t>
      </w:r>
      <w:r>
        <w:rPr>
          <w:rFonts w:eastAsia="Times New Roman" w:cstheme="minorHAnsi"/>
          <w:sz w:val="24"/>
          <w:szCs w:val="24"/>
        </w:rPr>
        <w:t>, disputes,</w:t>
      </w:r>
      <w:r w:rsidRPr="00CD2E60">
        <w:rPr>
          <w:rFonts w:eastAsia="Times New Roman" w:cstheme="minorHAnsi"/>
          <w:sz w:val="24"/>
          <w:szCs w:val="24"/>
        </w:rPr>
        <w:t xml:space="preserve"> insecurities</w:t>
      </w:r>
      <w:r>
        <w:rPr>
          <w:rFonts w:eastAsia="Times New Roman" w:cstheme="minorHAnsi"/>
          <w:sz w:val="24"/>
          <w:szCs w:val="24"/>
        </w:rPr>
        <w:t>,</w:t>
      </w:r>
      <w:r w:rsidRPr="00CD2E60">
        <w:rPr>
          <w:rFonts w:eastAsia="Times New Roman" w:cstheme="minorHAnsi"/>
          <w:sz w:val="24"/>
          <w:szCs w:val="24"/>
        </w:rPr>
        <w:t xml:space="preserve"> fear</w:t>
      </w:r>
      <w:r>
        <w:rPr>
          <w:rFonts w:eastAsia="Times New Roman" w:cstheme="minorHAnsi"/>
          <w:sz w:val="24"/>
          <w:szCs w:val="24"/>
        </w:rPr>
        <w:t>,</w:t>
      </w:r>
      <w:r w:rsidRPr="00CD2E60">
        <w:rPr>
          <w:rFonts w:eastAsia="Times New Roman" w:cstheme="minorHAnsi"/>
          <w:sz w:val="24"/>
          <w:szCs w:val="24"/>
        </w:rPr>
        <w:t xml:space="preserve"> ignorance or deceptions</w:t>
      </w:r>
      <w:r>
        <w:rPr>
          <w:rFonts w:eastAsia="Times New Roman" w:cstheme="minorHAnsi"/>
          <w:sz w:val="24"/>
          <w:szCs w:val="24"/>
        </w:rPr>
        <w:t>,</w:t>
      </w:r>
      <w:r w:rsidRPr="00CD2E60">
        <w:rPr>
          <w:rFonts w:eastAsia="Times New Roman" w:cstheme="minorHAnsi"/>
          <w:sz w:val="24"/>
          <w:szCs w:val="24"/>
        </w:rPr>
        <w:t xml:space="preserve"> pride</w:t>
      </w:r>
      <w:r>
        <w:rPr>
          <w:rFonts w:eastAsia="Times New Roman" w:cstheme="minorHAnsi"/>
          <w:sz w:val="24"/>
          <w:szCs w:val="24"/>
        </w:rPr>
        <w:t>,</w:t>
      </w:r>
      <w:r w:rsidRPr="00CD2E60">
        <w:rPr>
          <w:rFonts w:eastAsia="Times New Roman" w:cstheme="minorHAnsi"/>
          <w:sz w:val="24"/>
          <w:szCs w:val="24"/>
        </w:rPr>
        <w:t xml:space="preserve"> distractions</w:t>
      </w:r>
      <w:r>
        <w:rPr>
          <w:rFonts w:eastAsia="Times New Roman" w:cstheme="minorHAnsi"/>
          <w:sz w:val="24"/>
          <w:szCs w:val="24"/>
        </w:rPr>
        <w:t>,</w:t>
      </w:r>
      <w:r w:rsidRPr="00CD2E60">
        <w:rPr>
          <w:rFonts w:eastAsia="Times New Roman" w:cstheme="minorHAnsi"/>
          <w:sz w:val="24"/>
          <w:szCs w:val="24"/>
        </w:rPr>
        <w:t xml:space="preserve"> confusion</w:t>
      </w:r>
      <w:r>
        <w:rPr>
          <w:rFonts w:eastAsia="Times New Roman" w:cstheme="minorHAnsi"/>
          <w:sz w:val="24"/>
          <w:szCs w:val="24"/>
        </w:rPr>
        <w:t xml:space="preserve">, </w:t>
      </w:r>
      <w:r w:rsidRPr="00CD2E60">
        <w:rPr>
          <w:rFonts w:eastAsia="Times New Roman" w:cstheme="minorHAnsi"/>
          <w:sz w:val="24"/>
          <w:szCs w:val="24"/>
        </w:rPr>
        <w:t>delusions</w:t>
      </w:r>
      <w:r>
        <w:rPr>
          <w:rFonts w:eastAsia="Times New Roman" w:cstheme="minorHAnsi"/>
          <w:sz w:val="24"/>
          <w:szCs w:val="24"/>
        </w:rPr>
        <w:t xml:space="preserve"> and </w:t>
      </w:r>
      <w:r w:rsidRPr="00CD2E60">
        <w:rPr>
          <w:rFonts w:eastAsia="Times New Roman" w:cstheme="minorHAnsi"/>
          <w:sz w:val="24"/>
          <w:szCs w:val="24"/>
        </w:rPr>
        <w:t xml:space="preserve">discouragement. </w:t>
      </w:r>
      <w:r>
        <w:rPr>
          <w:rFonts w:eastAsia="Times New Roman" w:cstheme="minorHAnsi"/>
          <w:sz w:val="24"/>
          <w:szCs w:val="24"/>
        </w:rPr>
        <w:t>In the previous list, can you identify the methods the enemy has used on you?</w:t>
      </w:r>
    </w:p>
    <w:p w14:paraId="0F0FB525" w14:textId="77777777" w:rsidR="007D4C8E" w:rsidRPr="007D4C8E" w:rsidRDefault="007D4C8E" w:rsidP="007D4C8E">
      <w:pPr>
        <w:spacing w:after="0"/>
        <w:jc w:val="center"/>
        <w:rPr>
          <w:rFonts w:asciiTheme="minorHAnsi" w:hAnsiTheme="minorHAnsi" w:cstheme="minorHAnsi"/>
          <w:b/>
          <w:sz w:val="24"/>
          <w:szCs w:val="24"/>
        </w:rPr>
      </w:pPr>
      <w:r w:rsidRPr="007D4C8E">
        <w:rPr>
          <w:rFonts w:asciiTheme="minorHAnsi" w:hAnsiTheme="minorHAnsi" w:cstheme="minorHAnsi"/>
          <w:b/>
          <w:sz w:val="24"/>
          <w:szCs w:val="24"/>
        </w:rPr>
        <w:t>2 Corinthians 2:10-11, 14 (NET)</w:t>
      </w:r>
    </w:p>
    <w:p w14:paraId="68A51006" w14:textId="33EF48B9" w:rsidR="007D4C8E" w:rsidRDefault="007D4C8E" w:rsidP="007D4C8E">
      <w:pPr>
        <w:pStyle w:val="NormalWeb"/>
        <w:spacing w:before="0" w:beforeAutospacing="0" w:after="0" w:afterAutospacing="0"/>
        <w:jc w:val="center"/>
        <w:rPr>
          <w:rFonts w:asciiTheme="minorHAnsi" w:hAnsiTheme="minorHAnsi" w:cstheme="minorHAnsi"/>
          <w:b/>
        </w:rPr>
      </w:pPr>
      <w:r w:rsidRPr="007D4C8E">
        <w:rPr>
          <w:rStyle w:val="text"/>
          <w:rFonts w:asciiTheme="minorHAnsi" w:hAnsiTheme="minorHAnsi" w:cstheme="minorHAnsi"/>
          <w:b/>
          <w:i/>
        </w:rPr>
        <w:t xml:space="preserve">If you forgive anyone for anything, I also forgive him—for indeed what I have forgiven (if I have forgiven anything) I did so for you in the presence of Christ, </w:t>
      </w:r>
      <w:r w:rsidRPr="007D4C8E">
        <w:rPr>
          <w:rStyle w:val="text"/>
          <w:rFonts w:asciiTheme="minorHAnsi" w:hAnsiTheme="minorHAnsi" w:cstheme="minorHAnsi"/>
          <w:b/>
          <w:i/>
          <w:vertAlign w:val="superscript"/>
        </w:rPr>
        <w:t>11 </w:t>
      </w:r>
      <w:r w:rsidRPr="007D4C8E">
        <w:rPr>
          <w:rStyle w:val="text"/>
          <w:rFonts w:asciiTheme="minorHAnsi" w:hAnsiTheme="minorHAnsi" w:cstheme="minorHAnsi"/>
          <w:b/>
          <w:i/>
        </w:rPr>
        <w:t xml:space="preserve">so that we may not be exploited by Satan (for we are not ignorant of his schemes).  </w:t>
      </w:r>
      <w:r w:rsidRPr="007D4C8E">
        <w:rPr>
          <w:rStyle w:val="text"/>
          <w:rFonts w:asciiTheme="minorHAnsi" w:hAnsiTheme="minorHAnsi" w:cstheme="minorHAnsi"/>
          <w:b/>
          <w:i/>
          <w:vertAlign w:val="superscript"/>
        </w:rPr>
        <w:t>14 </w:t>
      </w:r>
      <w:r w:rsidRPr="007D4C8E">
        <w:rPr>
          <w:rStyle w:val="text"/>
          <w:rFonts w:asciiTheme="minorHAnsi" w:hAnsiTheme="minorHAnsi" w:cstheme="minorHAnsi"/>
          <w:b/>
          <w:i/>
        </w:rPr>
        <w:t xml:space="preserve">But thanks be to God who always leads us in triumphal procession in Christ and who makes known through us the fragrance that consists of the knowledge of him in every place. </w:t>
      </w:r>
      <w:r w:rsidRPr="007D4C8E">
        <w:rPr>
          <w:rFonts w:asciiTheme="minorHAnsi" w:hAnsiTheme="minorHAnsi" w:cstheme="minorHAnsi"/>
          <w:b/>
          <w:i/>
        </w:rPr>
        <w:t>These are some of the methods that the enemy uses against us: temptations of flesh, offense, sinful anger, unforgiveness, disputes, insecurities, fear, ignorance or deceptions, pride, distractions, confusion, delusions and discouragement. In the previous list, can you identify the methods the enemy has used on you</w:t>
      </w:r>
      <w:r w:rsidRPr="007D4C8E">
        <w:rPr>
          <w:rFonts w:asciiTheme="minorHAnsi" w:hAnsiTheme="minorHAnsi" w:cstheme="minorHAnsi"/>
          <w:b/>
        </w:rPr>
        <w:t>?</w:t>
      </w:r>
    </w:p>
    <w:p w14:paraId="7DC5AF0E" w14:textId="77777777" w:rsidR="000C6D6E" w:rsidRPr="007D4C8E" w:rsidRDefault="000C6D6E" w:rsidP="007D4C8E">
      <w:pPr>
        <w:pStyle w:val="NormalWeb"/>
        <w:spacing w:before="0" w:beforeAutospacing="0" w:after="0" w:afterAutospacing="0"/>
        <w:jc w:val="center"/>
        <w:rPr>
          <w:rFonts w:asciiTheme="minorHAnsi" w:hAnsiTheme="minorHAnsi" w:cstheme="minorHAnsi"/>
          <w:b/>
          <w:i/>
        </w:rPr>
      </w:pPr>
    </w:p>
    <w:p w14:paraId="011E2ECA" w14:textId="77777777" w:rsidR="007D4C8E" w:rsidRPr="007D4C8E" w:rsidRDefault="007D4C8E" w:rsidP="007D4C8E">
      <w:pPr>
        <w:keepNext/>
        <w:spacing w:after="0"/>
        <w:jc w:val="center"/>
        <w:outlineLvl w:val="2"/>
        <w:rPr>
          <w:rFonts w:cstheme="minorHAnsi"/>
          <w:b/>
          <w:bCs/>
          <w:sz w:val="24"/>
          <w:szCs w:val="24"/>
        </w:rPr>
      </w:pPr>
      <w:r w:rsidRPr="007D4C8E">
        <w:rPr>
          <w:rFonts w:cstheme="minorHAnsi"/>
          <w:b/>
          <w:bCs/>
          <w:sz w:val="24"/>
          <w:szCs w:val="24"/>
        </w:rPr>
        <w:lastRenderedPageBreak/>
        <w:t>2 Corinthians 11:3-5</w:t>
      </w:r>
      <w:r w:rsidRPr="007D4C8E">
        <w:rPr>
          <w:rFonts w:cstheme="minorHAnsi"/>
          <w:b/>
          <w:sz w:val="24"/>
          <w:szCs w:val="24"/>
        </w:rPr>
        <w:t xml:space="preserve"> (NET)</w:t>
      </w:r>
    </w:p>
    <w:p w14:paraId="7DF5AAF5" w14:textId="1696EF37" w:rsidR="007D4C8E" w:rsidRPr="007D4C8E" w:rsidRDefault="007D4C8E" w:rsidP="007D4C8E">
      <w:pPr>
        <w:keepNext/>
        <w:spacing w:after="0"/>
        <w:jc w:val="center"/>
        <w:outlineLvl w:val="2"/>
        <w:rPr>
          <w:rFonts w:asciiTheme="minorHAnsi" w:hAnsiTheme="minorHAnsi" w:cstheme="minorHAnsi"/>
          <w:b/>
          <w:i/>
          <w:sz w:val="24"/>
          <w:szCs w:val="24"/>
        </w:rPr>
      </w:pPr>
      <w:r w:rsidRPr="007D4C8E">
        <w:rPr>
          <w:rStyle w:val="text"/>
          <w:rFonts w:asciiTheme="minorHAnsi" w:hAnsiTheme="minorHAnsi" w:cstheme="minorHAnsi"/>
          <w:b/>
          <w:i/>
          <w:sz w:val="24"/>
          <w:szCs w:val="24"/>
        </w:rPr>
        <w:t xml:space="preserve">But I am afraid that just as the serpent deceived </w:t>
      </w:r>
      <w:r w:rsidRPr="007D4C8E">
        <w:rPr>
          <w:rStyle w:val="text"/>
          <w:rFonts w:asciiTheme="minorHAnsi" w:hAnsiTheme="minorHAnsi" w:cstheme="minorHAnsi"/>
          <w:b/>
          <w:i/>
          <w:sz w:val="24"/>
          <w:szCs w:val="24"/>
          <w:u w:val="single"/>
        </w:rPr>
        <w:t xml:space="preserve">Eve by his treachery, your minds may be led astray from a sincere and pure devotion to Christ.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For if someone comes and proclaims another Jesus different from the one we proclaimed, or if you receive a different spirit than the one you received, or a different gospel than the one you accepted, you put up with it well enough!</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For I consider myself not at all inferior to those “super-apostles.”</w:t>
      </w:r>
      <w:r w:rsidRPr="007D4C8E">
        <w:rPr>
          <w:rFonts w:asciiTheme="minorHAnsi" w:hAnsiTheme="minorHAnsi" w:cstheme="minorHAnsi"/>
          <w:b/>
          <w:i/>
          <w:sz w:val="24"/>
          <w:szCs w:val="24"/>
          <w:vertAlign w:val="superscript"/>
        </w:rPr>
        <w:t> </w:t>
      </w:r>
    </w:p>
    <w:p w14:paraId="5F3E5D52" w14:textId="77777777" w:rsidR="008F221D" w:rsidRPr="00085579" w:rsidRDefault="008F221D" w:rsidP="008F221D">
      <w:pPr>
        <w:keepNext/>
        <w:spacing w:after="0" w:line="240" w:lineRule="auto"/>
        <w:jc w:val="center"/>
        <w:outlineLvl w:val="2"/>
        <w:rPr>
          <w:rFonts w:eastAsia="Times New Roman" w:cstheme="minorHAnsi"/>
          <w:b/>
          <w:bCs/>
          <w:i/>
          <w:sz w:val="24"/>
          <w:szCs w:val="24"/>
        </w:rPr>
      </w:pPr>
    </w:p>
    <w:p w14:paraId="768EEEB9" w14:textId="63046489" w:rsidR="008F221D" w:rsidRPr="00265DEA" w:rsidRDefault="008F221D" w:rsidP="008F221D">
      <w:pPr>
        <w:rPr>
          <w:rFonts w:eastAsia="Times New Roman" w:cstheme="minorHAnsi"/>
          <w:sz w:val="24"/>
          <w:szCs w:val="24"/>
        </w:rPr>
      </w:pPr>
      <w:r w:rsidRPr="00FF74AE">
        <w:rPr>
          <w:rFonts w:cstheme="minorHAnsi"/>
          <w:b/>
          <w:sz w:val="28"/>
          <w:szCs w:val="28"/>
        </w:rPr>
        <w:t>Digging Deeper:</w:t>
      </w:r>
      <w:r>
        <w:rPr>
          <w:rFonts w:cstheme="minorHAnsi"/>
          <w:b/>
          <w:sz w:val="28"/>
          <w:szCs w:val="28"/>
        </w:rPr>
        <w:t xml:space="preserve"> </w:t>
      </w:r>
      <w:r w:rsidRPr="00033516">
        <w:rPr>
          <w:rFonts w:eastAsia="Times New Roman" w:cstheme="minorHAnsi"/>
          <w:sz w:val="24"/>
          <w:szCs w:val="24"/>
        </w:rPr>
        <w:t>1 Cor</w:t>
      </w:r>
      <w:r>
        <w:rPr>
          <w:rFonts w:eastAsia="Times New Roman" w:cstheme="minorHAnsi"/>
          <w:sz w:val="24"/>
          <w:szCs w:val="24"/>
        </w:rPr>
        <w:t>inthians</w:t>
      </w:r>
      <w:r w:rsidRPr="00033516">
        <w:rPr>
          <w:rFonts w:eastAsia="Times New Roman" w:cstheme="minorHAnsi"/>
          <w:sz w:val="24"/>
          <w:szCs w:val="24"/>
        </w:rPr>
        <w:t xml:space="preserve"> 7:2-5</w:t>
      </w:r>
      <w:r w:rsidR="00BF7C56">
        <w:rPr>
          <w:rFonts w:eastAsia="Times New Roman" w:cstheme="minorHAnsi"/>
          <w:sz w:val="24"/>
          <w:szCs w:val="24"/>
        </w:rPr>
        <w:t>;</w:t>
      </w:r>
      <w:r w:rsidRPr="00033516">
        <w:rPr>
          <w:rFonts w:eastAsia="Times New Roman" w:cstheme="minorHAnsi"/>
          <w:sz w:val="24"/>
          <w:szCs w:val="24"/>
        </w:rPr>
        <w:t xml:space="preserve"> Matt</w:t>
      </w:r>
      <w:r>
        <w:rPr>
          <w:rFonts w:eastAsia="Times New Roman" w:cstheme="minorHAnsi"/>
          <w:sz w:val="24"/>
          <w:szCs w:val="24"/>
        </w:rPr>
        <w:t xml:space="preserve">hew </w:t>
      </w:r>
      <w:r w:rsidRPr="00033516">
        <w:rPr>
          <w:rFonts w:eastAsia="Times New Roman" w:cstheme="minorHAnsi"/>
          <w:sz w:val="24"/>
          <w:szCs w:val="24"/>
        </w:rPr>
        <w:t>4:1-4</w:t>
      </w:r>
      <w:r>
        <w:rPr>
          <w:rFonts w:eastAsia="Times New Roman" w:cstheme="minorHAnsi"/>
          <w:sz w:val="24"/>
          <w:szCs w:val="24"/>
        </w:rPr>
        <w:t xml:space="preserve">, 7:7-14; </w:t>
      </w:r>
      <w:r w:rsidRPr="00033516">
        <w:rPr>
          <w:rFonts w:eastAsia="Times New Roman" w:cstheme="minorHAnsi"/>
          <w:sz w:val="24"/>
          <w:szCs w:val="24"/>
        </w:rPr>
        <w:t xml:space="preserve">James 1:19-25; </w:t>
      </w:r>
      <w:r w:rsidRPr="00265DEA">
        <w:rPr>
          <w:rFonts w:eastAsia="Times New Roman" w:cstheme="minorHAnsi"/>
          <w:sz w:val="24"/>
          <w:szCs w:val="24"/>
        </w:rPr>
        <w:t>Ephesians 4:25-27;</w:t>
      </w:r>
      <w:r w:rsidR="00BF7C56">
        <w:rPr>
          <w:rFonts w:eastAsia="Times New Roman" w:cstheme="minorHAnsi"/>
          <w:sz w:val="24"/>
          <w:szCs w:val="24"/>
        </w:rPr>
        <w:t xml:space="preserve"> </w:t>
      </w:r>
      <w:r w:rsidRPr="00265DEA">
        <w:rPr>
          <w:rFonts w:eastAsia="Times New Roman" w:cstheme="minorHAnsi"/>
          <w:sz w:val="24"/>
          <w:szCs w:val="24"/>
        </w:rPr>
        <w:t>James 4:1-11; 2 Corinthians 2: 10-11, 14-17, 11:3-4; 2 Timothy 2:3-4</w:t>
      </w:r>
    </w:p>
    <w:p w14:paraId="64692A8A" w14:textId="77777777" w:rsidR="008F221D" w:rsidRPr="004303DD" w:rsidRDefault="008F221D" w:rsidP="008F221D">
      <w:pPr>
        <w:jc w:val="center"/>
        <w:rPr>
          <w:rFonts w:eastAsia="Times New Roman" w:cstheme="minorHAnsi"/>
          <w:sz w:val="24"/>
          <w:szCs w:val="24"/>
        </w:rPr>
      </w:pPr>
      <w:r w:rsidRPr="004303DD">
        <w:rPr>
          <w:rFonts w:eastAsia="Times New Roman" w:cstheme="minorHAnsi"/>
          <w:b/>
          <w:sz w:val="28"/>
          <w:szCs w:val="28"/>
        </w:rPr>
        <w:t>Identify His Messengers</w:t>
      </w:r>
    </w:p>
    <w:p w14:paraId="6CCE6787" w14:textId="22C69576" w:rsidR="008F221D" w:rsidRPr="00BF7C56" w:rsidRDefault="008F221D" w:rsidP="008F221D">
      <w:pPr>
        <w:ind w:firstLine="720"/>
        <w:jc w:val="both"/>
        <w:rPr>
          <w:rFonts w:eastAsia="Times New Roman" w:cstheme="minorHAnsi"/>
          <w:i/>
          <w:sz w:val="24"/>
          <w:szCs w:val="24"/>
        </w:rPr>
      </w:pPr>
      <w:r w:rsidRPr="00BF7C56">
        <w:rPr>
          <w:rFonts w:eastAsia="Times New Roman" w:cstheme="minorHAnsi"/>
          <w:sz w:val="24"/>
          <w:szCs w:val="24"/>
        </w:rPr>
        <w:t>Although people are sometimes used as</w:t>
      </w:r>
      <w:r w:rsidR="00724600">
        <w:rPr>
          <w:rFonts w:eastAsia="Times New Roman" w:cstheme="minorHAnsi"/>
          <w:sz w:val="24"/>
          <w:szCs w:val="24"/>
        </w:rPr>
        <w:t xml:space="preserve"> the devils</w:t>
      </w:r>
      <w:r w:rsidRPr="00BF7C56">
        <w:rPr>
          <w:rFonts w:eastAsia="Times New Roman" w:cstheme="minorHAnsi"/>
          <w:sz w:val="24"/>
          <w:szCs w:val="24"/>
        </w:rPr>
        <w:t xml:space="preserve"> instruments, </w:t>
      </w:r>
      <w:r w:rsidR="00724600">
        <w:rPr>
          <w:rFonts w:eastAsia="Times New Roman" w:cstheme="minorHAnsi"/>
          <w:sz w:val="24"/>
          <w:szCs w:val="24"/>
        </w:rPr>
        <w:t>and it certianly seem they are the enemy, he hides behind them. W</w:t>
      </w:r>
      <w:r w:rsidRPr="00BF7C56">
        <w:rPr>
          <w:rFonts w:eastAsia="Times New Roman" w:cstheme="minorHAnsi"/>
          <w:sz w:val="24"/>
          <w:szCs w:val="24"/>
        </w:rPr>
        <w:t>e are not fighting people</w:t>
      </w:r>
      <w:r w:rsidR="00BF7C56" w:rsidRPr="00BF7C56">
        <w:rPr>
          <w:rFonts w:eastAsia="Times New Roman" w:cstheme="minorHAnsi"/>
          <w:sz w:val="24"/>
          <w:szCs w:val="24"/>
        </w:rPr>
        <w:t>.</w:t>
      </w:r>
      <w:r w:rsidRPr="00BF7C56">
        <w:rPr>
          <w:rFonts w:eastAsia="Times New Roman" w:cstheme="minorHAnsi"/>
          <w:sz w:val="24"/>
          <w:szCs w:val="24"/>
        </w:rPr>
        <w:t xml:space="preserve"> We overcome evil with Good</w:t>
      </w:r>
      <w:r w:rsidR="00BF7C56" w:rsidRPr="00BF7C56">
        <w:rPr>
          <w:rFonts w:eastAsia="Times New Roman" w:cstheme="minorHAnsi"/>
          <w:sz w:val="24"/>
          <w:szCs w:val="24"/>
        </w:rPr>
        <w:t xml:space="preserve"> </w:t>
      </w:r>
      <w:r w:rsidRPr="00BF7C56">
        <w:rPr>
          <w:rFonts w:eastAsia="Times New Roman" w:cstheme="minorHAnsi"/>
          <w:sz w:val="24"/>
          <w:szCs w:val="24"/>
        </w:rPr>
        <w:t>(Luke 6:27-36; Romans 12:14-21; Matthew 5:43-44)</w:t>
      </w:r>
      <w:r w:rsidR="00BF7C56" w:rsidRPr="00BF7C56">
        <w:rPr>
          <w:rFonts w:eastAsia="Times New Roman" w:cstheme="minorHAnsi"/>
          <w:sz w:val="24"/>
          <w:szCs w:val="24"/>
        </w:rPr>
        <w:t>.</w:t>
      </w:r>
      <w:r w:rsidRPr="00BF7C56">
        <w:rPr>
          <w:rFonts w:eastAsia="Times New Roman" w:cstheme="minorHAnsi"/>
          <w:sz w:val="24"/>
          <w:szCs w:val="24"/>
        </w:rPr>
        <w:t xml:space="preserve"> </w:t>
      </w:r>
      <w:r w:rsidR="00BF7C56">
        <w:rPr>
          <w:rFonts w:eastAsia="Times New Roman" w:cstheme="minorHAnsi"/>
          <w:sz w:val="24"/>
          <w:szCs w:val="24"/>
        </w:rPr>
        <w:t>My p</w:t>
      </w:r>
      <w:r w:rsidRPr="00BF7C56">
        <w:rPr>
          <w:rFonts w:eastAsia="Times New Roman" w:cstheme="minorHAnsi"/>
          <w:sz w:val="24"/>
          <w:szCs w:val="24"/>
        </w:rPr>
        <w:t>astor</w:t>
      </w:r>
      <w:r w:rsidR="00BF7C56">
        <w:rPr>
          <w:rFonts w:eastAsia="Times New Roman" w:cstheme="minorHAnsi"/>
          <w:sz w:val="24"/>
          <w:szCs w:val="24"/>
        </w:rPr>
        <w:t>,</w:t>
      </w:r>
      <w:r w:rsidRPr="00BF7C56">
        <w:rPr>
          <w:rFonts w:eastAsia="Times New Roman" w:cstheme="minorHAnsi"/>
          <w:sz w:val="24"/>
          <w:szCs w:val="24"/>
        </w:rPr>
        <w:t xml:space="preserve"> David Lawrence</w:t>
      </w:r>
      <w:r w:rsidR="00BF7C56">
        <w:rPr>
          <w:rFonts w:eastAsia="Times New Roman" w:cstheme="minorHAnsi"/>
          <w:sz w:val="24"/>
          <w:szCs w:val="24"/>
        </w:rPr>
        <w:t xml:space="preserve">, in his message on forgivness, clarifies </w:t>
      </w:r>
      <w:r w:rsidRPr="00BF7C56">
        <w:rPr>
          <w:rFonts w:eastAsia="Times New Roman" w:cstheme="minorHAnsi"/>
          <w:sz w:val="24"/>
          <w:szCs w:val="24"/>
        </w:rPr>
        <w:t xml:space="preserve">what </w:t>
      </w:r>
      <w:r w:rsidRPr="00BF7C56">
        <w:rPr>
          <w:rFonts w:eastAsia="Times New Roman" w:cstheme="minorHAnsi"/>
          <w:i/>
          <w:sz w:val="24"/>
          <w:szCs w:val="24"/>
        </w:rPr>
        <w:t>forgiveness</w:t>
      </w:r>
      <w:r w:rsidRPr="00BF7C56">
        <w:rPr>
          <w:rFonts w:eastAsia="Times New Roman" w:cstheme="minorHAnsi"/>
          <w:sz w:val="24"/>
          <w:szCs w:val="24"/>
        </w:rPr>
        <w:t xml:space="preserve"> is not</w:t>
      </w:r>
      <w:r w:rsidR="00BF7C56">
        <w:rPr>
          <w:rFonts w:eastAsia="Times New Roman" w:cstheme="minorHAnsi"/>
          <w:sz w:val="24"/>
          <w:szCs w:val="24"/>
        </w:rPr>
        <w:t>. He said</w:t>
      </w:r>
      <w:r w:rsidRPr="00BF7C56">
        <w:rPr>
          <w:rFonts w:eastAsia="Times New Roman" w:cstheme="minorHAnsi"/>
          <w:sz w:val="24"/>
          <w:szCs w:val="24"/>
        </w:rPr>
        <w:t>: 1. approval of the offense, 2. excusing the offense, 3. justifying the offense, 4. reconciling with the offender, 5. forgetting the offense, 6. pretending we’re not hurt! What is forgiveness? Dr. Chuck Hannaford defines it, “</w:t>
      </w:r>
      <w:r w:rsidRPr="00BF7C56">
        <w:rPr>
          <w:rFonts w:eastAsia="Times New Roman" w:cstheme="minorHAnsi"/>
          <w:i/>
          <w:sz w:val="24"/>
          <w:szCs w:val="24"/>
        </w:rPr>
        <w:t>Forgiveness is an act of my will making use of God’s grace in order to cancel a debt owed me…forgiveness is a choice.”</w:t>
      </w:r>
    </w:p>
    <w:p w14:paraId="4004A783" w14:textId="77777777" w:rsidR="007D4C8E" w:rsidRPr="007D4C8E" w:rsidRDefault="007D4C8E" w:rsidP="007D4C8E">
      <w:pPr>
        <w:pStyle w:val="NormalWeb"/>
        <w:spacing w:before="0" w:beforeAutospacing="0" w:after="0" w:afterAutospacing="0"/>
        <w:jc w:val="center"/>
        <w:rPr>
          <w:rStyle w:val="text"/>
          <w:rFonts w:eastAsiaTheme="minorEastAsia"/>
          <w:b/>
          <w:vertAlign w:val="superscript"/>
        </w:rPr>
      </w:pPr>
      <w:r w:rsidRPr="007D4C8E">
        <w:rPr>
          <w:rStyle w:val="text"/>
          <w:rFonts w:asciiTheme="minorHAnsi" w:eastAsiaTheme="minorEastAsia" w:hAnsiTheme="minorHAnsi"/>
          <w:b/>
        </w:rPr>
        <w:t>1 John 3:7-13 (NET)</w:t>
      </w:r>
    </w:p>
    <w:p w14:paraId="0D9B344B" w14:textId="1BD64209" w:rsidR="007D4C8E" w:rsidRDefault="007D4C8E" w:rsidP="007D4C8E">
      <w:pPr>
        <w:pStyle w:val="NormalWeb"/>
        <w:spacing w:before="0" w:beforeAutospacing="0" w:after="0" w:afterAutospacing="0"/>
        <w:jc w:val="center"/>
        <w:rPr>
          <w:rStyle w:val="text"/>
          <w:rFonts w:asciiTheme="minorHAnsi" w:hAnsiTheme="minorHAnsi" w:cstheme="minorHAnsi"/>
          <w:b/>
          <w:i/>
        </w:rPr>
      </w:pPr>
      <w:r w:rsidRPr="00BA1606">
        <w:rPr>
          <w:rStyle w:val="text"/>
          <w:rFonts w:asciiTheme="minorHAnsi" w:hAnsiTheme="minorHAnsi" w:cstheme="minorHAnsi"/>
          <w:b/>
          <w:i/>
        </w:rPr>
        <w:t xml:space="preserve">Little children, let no one deceive you: The one who practices righteousness is righteous, just as Jesus is righteous. The one who practices sin is of the devil, because the devil has been sinning from the beginning. For this purpose, the Son of God was revealed: to destroy the works of the devil. Everyone who has been fathered by God does not practice sin, because God’s seed resides in him, and thus he is not able to sin, because he has been fathered by God. </w:t>
      </w:r>
      <w:r w:rsidRPr="00BA1606">
        <w:rPr>
          <w:rStyle w:val="text"/>
          <w:rFonts w:asciiTheme="minorHAnsi" w:hAnsiTheme="minorHAnsi" w:cstheme="minorHAnsi"/>
          <w:b/>
          <w:i/>
          <w:vertAlign w:val="superscript"/>
        </w:rPr>
        <w:t> </w:t>
      </w:r>
      <w:r w:rsidRPr="00BA1606">
        <w:rPr>
          <w:rStyle w:val="text"/>
          <w:rFonts w:asciiTheme="minorHAnsi" w:hAnsiTheme="minorHAnsi" w:cstheme="minorHAnsi"/>
          <w:b/>
          <w:i/>
        </w:rPr>
        <w:t>By this the children of God and the children of the devil are revealed: Everyone who does not practice righteousness—the one who does not love his fellow Christian—is not of God.</w:t>
      </w:r>
    </w:p>
    <w:p w14:paraId="05B004A7" w14:textId="77777777" w:rsidR="00810E1C" w:rsidRPr="00BA1606" w:rsidRDefault="00810E1C" w:rsidP="007D4C8E">
      <w:pPr>
        <w:pStyle w:val="NormalWeb"/>
        <w:spacing w:before="0" w:beforeAutospacing="0" w:after="0" w:afterAutospacing="0"/>
        <w:jc w:val="center"/>
        <w:rPr>
          <w:rFonts w:asciiTheme="minorHAnsi" w:hAnsiTheme="minorHAnsi" w:cstheme="minorHAnsi"/>
          <w:b/>
          <w:i/>
        </w:rPr>
      </w:pPr>
    </w:p>
    <w:p w14:paraId="12F97504" w14:textId="77777777" w:rsidR="007D4C8E" w:rsidRPr="007D4C8E" w:rsidRDefault="007D4C8E" w:rsidP="007D4C8E">
      <w:pPr>
        <w:spacing w:after="0"/>
        <w:jc w:val="center"/>
        <w:rPr>
          <w:rFonts w:cstheme="minorHAnsi"/>
          <w:b/>
          <w:sz w:val="24"/>
          <w:szCs w:val="24"/>
        </w:rPr>
      </w:pPr>
      <w:r w:rsidRPr="007D4C8E">
        <w:rPr>
          <w:rFonts w:cstheme="minorHAnsi"/>
          <w:b/>
          <w:sz w:val="24"/>
          <w:szCs w:val="24"/>
        </w:rPr>
        <w:t>1 John 4:4-7 (NET)</w:t>
      </w:r>
    </w:p>
    <w:p w14:paraId="070AE144" w14:textId="44EB6652" w:rsidR="007D4C8E" w:rsidRDefault="007D4C8E" w:rsidP="007D4C8E">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rPr>
        <w:t xml:space="preserve">You are from God, little children, and have conquered them, because the one who is in you is greater than the one who is in the world.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 xml:space="preserve">They are from the world; therefore they speak from the world’s perspective and the world listens to them.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We are from God; the person who knows God listens to us, but whoever is not from God does not listen to us. By this we know the Spirit of truth and the spirit of deceit.</w:t>
      </w:r>
    </w:p>
    <w:p w14:paraId="3CAED2ED" w14:textId="77777777" w:rsidR="007D4C8E" w:rsidRPr="007D4C8E" w:rsidRDefault="007D4C8E" w:rsidP="007D4C8E">
      <w:pPr>
        <w:spacing w:after="0"/>
        <w:jc w:val="center"/>
        <w:rPr>
          <w:rStyle w:val="text"/>
          <w:rFonts w:asciiTheme="minorHAnsi" w:hAnsiTheme="minorHAnsi" w:cstheme="minorHAnsi"/>
          <w:b/>
          <w:i/>
          <w:sz w:val="24"/>
          <w:szCs w:val="24"/>
        </w:rPr>
      </w:pPr>
    </w:p>
    <w:p w14:paraId="6BDA3D33" w14:textId="77777777" w:rsidR="007D4C8E" w:rsidRPr="00810E1C" w:rsidRDefault="007D4C8E" w:rsidP="007D4C8E">
      <w:pPr>
        <w:spacing w:after="0"/>
        <w:jc w:val="center"/>
        <w:rPr>
          <w:rFonts w:cstheme="minorHAnsi"/>
          <w:b/>
          <w:sz w:val="24"/>
          <w:szCs w:val="24"/>
        </w:rPr>
      </w:pPr>
      <w:r w:rsidRPr="00810E1C">
        <w:rPr>
          <w:rFonts w:cstheme="minorHAnsi"/>
          <w:b/>
          <w:sz w:val="24"/>
          <w:szCs w:val="24"/>
        </w:rPr>
        <w:t>2 Corinthians 10:3-5 (NET)</w:t>
      </w:r>
    </w:p>
    <w:p w14:paraId="1E9BAD57" w14:textId="7180A8B1" w:rsidR="000C6D6E" w:rsidRDefault="007D4C8E" w:rsidP="007D4C8E">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rPr>
        <w:lastRenderedPageBreak/>
        <w:t>For though we live as human beings, we do not wage war according to human standards,</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 xml:space="preserve">for the weapons of our warfare are not human weapons, but are made powerful by God for tearing down strongholds. </w:t>
      </w:r>
    </w:p>
    <w:p w14:paraId="2E6AD034" w14:textId="44291201" w:rsidR="007D4C8E" w:rsidRDefault="007D4C8E" w:rsidP="007D4C8E">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rPr>
        <w:t xml:space="preserve">We tear down arguments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and every arrogant obstacle that is raised up against the knowledge of God, and we take every thought captive to make it obey Christ.</w:t>
      </w:r>
    </w:p>
    <w:p w14:paraId="191D7FC9" w14:textId="77777777" w:rsidR="007D4C8E" w:rsidRPr="007D4C8E" w:rsidRDefault="007D4C8E" w:rsidP="007D4C8E">
      <w:pPr>
        <w:spacing w:after="0"/>
        <w:jc w:val="center"/>
        <w:rPr>
          <w:rStyle w:val="text"/>
          <w:rFonts w:asciiTheme="minorHAnsi" w:hAnsiTheme="minorHAnsi" w:cstheme="minorHAnsi"/>
          <w:b/>
          <w:i/>
          <w:sz w:val="24"/>
          <w:szCs w:val="24"/>
          <w:vertAlign w:val="superscript"/>
        </w:rPr>
      </w:pPr>
    </w:p>
    <w:p w14:paraId="456694C9" w14:textId="77777777" w:rsidR="008F221D" w:rsidRDefault="008F221D" w:rsidP="008F221D">
      <w:pPr>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085579">
        <w:rPr>
          <w:rFonts w:eastAsia="Times New Roman" w:cstheme="minorHAnsi"/>
          <w:sz w:val="24"/>
          <w:szCs w:val="24"/>
        </w:rPr>
        <w:t xml:space="preserve"> Acts 20:20; 2 Corinthians </w:t>
      </w:r>
      <w:r>
        <w:rPr>
          <w:rFonts w:eastAsia="Times New Roman" w:cstheme="minorHAnsi"/>
          <w:sz w:val="24"/>
          <w:szCs w:val="24"/>
        </w:rPr>
        <w:t xml:space="preserve">2:11, </w:t>
      </w:r>
      <w:r w:rsidRPr="00085579">
        <w:rPr>
          <w:rFonts w:eastAsia="Times New Roman" w:cstheme="minorHAnsi"/>
          <w:sz w:val="24"/>
          <w:szCs w:val="24"/>
        </w:rPr>
        <w:t>10:3-6</w:t>
      </w:r>
      <w:r>
        <w:rPr>
          <w:rFonts w:eastAsia="Times New Roman" w:cstheme="minorHAnsi"/>
          <w:sz w:val="24"/>
          <w:szCs w:val="24"/>
        </w:rPr>
        <w:t>, 11:3-16</w:t>
      </w:r>
      <w:r w:rsidRPr="00085579">
        <w:rPr>
          <w:rFonts w:eastAsia="Times New Roman" w:cstheme="minorHAnsi"/>
          <w:sz w:val="24"/>
          <w:szCs w:val="24"/>
        </w:rPr>
        <w:t>; 1 John</w:t>
      </w:r>
      <w:r>
        <w:rPr>
          <w:rFonts w:eastAsia="Times New Roman" w:cstheme="minorHAnsi"/>
          <w:sz w:val="24"/>
          <w:szCs w:val="24"/>
        </w:rPr>
        <w:t xml:space="preserve"> </w:t>
      </w:r>
      <w:r w:rsidRPr="00085579">
        <w:rPr>
          <w:rFonts w:eastAsia="Times New Roman" w:cstheme="minorHAnsi"/>
          <w:sz w:val="24"/>
          <w:szCs w:val="24"/>
        </w:rPr>
        <w:t>3:7-13</w:t>
      </w:r>
      <w:r>
        <w:rPr>
          <w:rFonts w:eastAsia="Times New Roman" w:cstheme="minorHAnsi"/>
          <w:sz w:val="24"/>
          <w:szCs w:val="24"/>
        </w:rPr>
        <w:t xml:space="preserve">, </w:t>
      </w:r>
      <w:r w:rsidRPr="00085579">
        <w:rPr>
          <w:rFonts w:eastAsia="Times New Roman" w:cstheme="minorHAnsi"/>
          <w:sz w:val="24"/>
          <w:szCs w:val="24"/>
        </w:rPr>
        <w:t xml:space="preserve">4:14; </w:t>
      </w:r>
      <w:r>
        <w:rPr>
          <w:rFonts w:eastAsia="Times New Roman" w:cstheme="minorHAnsi"/>
          <w:sz w:val="24"/>
          <w:szCs w:val="24"/>
        </w:rPr>
        <w:t xml:space="preserve">       </w:t>
      </w:r>
      <w:r w:rsidRPr="00085579">
        <w:rPr>
          <w:rFonts w:eastAsia="Times New Roman" w:cstheme="minorHAnsi"/>
          <w:sz w:val="24"/>
          <w:szCs w:val="24"/>
        </w:rPr>
        <w:t xml:space="preserve">John </w:t>
      </w:r>
      <w:r>
        <w:rPr>
          <w:rFonts w:eastAsia="Times New Roman" w:cstheme="minorHAnsi"/>
          <w:sz w:val="24"/>
          <w:szCs w:val="24"/>
        </w:rPr>
        <w:t>8:44-45</w:t>
      </w:r>
      <w:r w:rsidRPr="00085579">
        <w:rPr>
          <w:rFonts w:eastAsia="Times New Roman" w:cstheme="minorHAnsi"/>
          <w:sz w:val="24"/>
          <w:szCs w:val="24"/>
        </w:rPr>
        <w:t>; Gal</w:t>
      </w:r>
      <w:r>
        <w:rPr>
          <w:rFonts w:eastAsia="Times New Roman" w:cstheme="minorHAnsi"/>
          <w:sz w:val="24"/>
          <w:szCs w:val="24"/>
        </w:rPr>
        <w:t>atians</w:t>
      </w:r>
      <w:r w:rsidRPr="00085579">
        <w:rPr>
          <w:rFonts w:eastAsia="Times New Roman" w:cstheme="minorHAnsi"/>
          <w:sz w:val="24"/>
          <w:szCs w:val="24"/>
        </w:rPr>
        <w:t xml:space="preserve"> 4:29; Ma</w:t>
      </w:r>
      <w:r>
        <w:rPr>
          <w:rFonts w:eastAsia="Times New Roman" w:cstheme="minorHAnsi"/>
          <w:sz w:val="24"/>
          <w:szCs w:val="24"/>
        </w:rPr>
        <w:t>tthew 7:16-22, 13:36-43</w:t>
      </w:r>
      <w:r w:rsidRPr="00085579">
        <w:rPr>
          <w:rFonts w:eastAsia="Times New Roman" w:cstheme="minorHAnsi"/>
          <w:sz w:val="24"/>
          <w:szCs w:val="24"/>
        </w:rPr>
        <w:t xml:space="preserve"> </w:t>
      </w:r>
    </w:p>
    <w:p w14:paraId="0B66CED8" w14:textId="77777777" w:rsidR="008F221D" w:rsidRDefault="008F221D" w:rsidP="008F221D">
      <w:pPr>
        <w:jc w:val="center"/>
        <w:rPr>
          <w:rFonts w:eastAsia="Times New Roman" w:cstheme="minorHAnsi"/>
          <w:b/>
          <w:sz w:val="28"/>
          <w:szCs w:val="28"/>
        </w:rPr>
      </w:pPr>
      <w:r w:rsidRPr="004303DD">
        <w:rPr>
          <w:rFonts w:eastAsia="Times New Roman" w:cstheme="minorHAnsi"/>
          <w:b/>
          <w:sz w:val="28"/>
          <w:szCs w:val="28"/>
        </w:rPr>
        <w:t>Defensive Armor</w:t>
      </w:r>
    </w:p>
    <w:p w14:paraId="0219F68F" w14:textId="77777777" w:rsidR="008F221D" w:rsidRPr="004303DD" w:rsidRDefault="008F221D" w:rsidP="008F221D">
      <w:pPr>
        <w:jc w:val="center"/>
        <w:rPr>
          <w:rFonts w:eastAsia="Times New Roman" w:cstheme="minorHAnsi"/>
          <w:b/>
          <w:sz w:val="28"/>
          <w:szCs w:val="28"/>
        </w:rPr>
      </w:pPr>
      <w:r>
        <w:rPr>
          <w:noProof/>
          <w:sz w:val="24"/>
          <w:szCs w:val="24"/>
        </w:rPr>
        <w:drawing>
          <wp:inline distT="0" distB="0" distL="0" distR="0" wp14:anchorId="6FD96CD3" wp14:editId="0330CA99">
            <wp:extent cx="28194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89">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43179474" w14:textId="2F1B4A8A" w:rsidR="007D4C8E" w:rsidRDefault="007D4C8E" w:rsidP="008F221D">
      <w:pPr>
        <w:spacing w:after="0"/>
        <w:jc w:val="center"/>
        <w:rPr>
          <w:rFonts w:eastAsia="Times New Roman" w:cstheme="minorHAnsi"/>
          <w:b/>
          <w:i/>
          <w:sz w:val="24"/>
          <w:szCs w:val="24"/>
        </w:rPr>
      </w:pPr>
    </w:p>
    <w:p w14:paraId="37603437" w14:textId="77777777" w:rsidR="007D4C8E" w:rsidRPr="007D4C8E" w:rsidRDefault="007D4C8E" w:rsidP="007D4C8E">
      <w:pPr>
        <w:spacing w:after="0"/>
        <w:jc w:val="center"/>
        <w:rPr>
          <w:rFonts w:cstheme="minorHAnsi"/>
          <w:b/>
          <w:sz w:val="24"/>
          <w:szCs w:val="24"/>
        </w:rPr>
      </w:pPr>
      <w:r w:rsidRPr="007D4C8E">
        <w:rPr>
          <w:rFonts w:asciiTheme="minorHAnsi" w:hAnsiTheme="minorHAnsi" w:cstheme="minorHAnsi"/>
          <w:b/>
          <w:sz w:val="24"/>
          <w:szCs w:val="24"/>
        </w:rPr>
        <w:t>Romans 13:11-14</w:t>
      </w:r>
      <w:r w:rsidRPr="007D4C8E">
        <w:rPr>
          <w:rFonts w:cstheme="minorHAnsi"/>
          <w:b/>
          <w:sz w:val="24"/>
          <w:szCs w:val="24"/>
        </w:rPr>
        <w:t xml:space="preserve"> (NET)</w:t>
      </w:r>
    </w:p>
    <w:p w14:paraId="00C0009E" w14:textId="7BC77AB0" w:rsidR="007D4C8E" w:rsidRDefault="007D4C8E" w:rsidP="007D4C8E">
      <w:pPr>
        <w:spacing w:after="0"/>
        <w:jc w:val="center"/>
        <w:rPr>
          <w:rStyle w:val="text"/>
          <w:sz w:val="24"/>
          <w:szCs w:val="24"/>
        </w:rPr>
      </w:pPr>
      <w:r w:rsidRPr="007D4C8E">
        <w:rPr>
          <w:rStyle w:val="text"/>
          <w:rFonts w:asciiTheme="minorHAnsi" w:hAnsiTheme="minorHAnsi" w:cstheme="minorHAnsi"/>
          <w:b/>
          <w:i/>
          <w:sz w:val="24"/>
          <w:szCs w:val="24"/>
        </w:rPr>
        <w:t>And do this because we know the time, that it is already the hour for us to awake from sleep, for our salvation is now nearer than when we became believers. The night has advanced toward dawn; the day is near. So then we must lay aside the works of darkness, and put on the weapons of light. Let us live decently as in the daytime, not in carousing and drunkenness, not in sexual immorality and sensuality, not in discord and jealousy. Instead, put on the Lord Jesus Christ, and make no provision for the flesh to arouse its desires</w:t>
      </w:r>
      <w:r w:rsidRPr="007D4C8E">
        <w:rPr>
          <w:rStyle w:val="text"/>
          <w:sz w:val="24"/>
          <w:szCs w:val="24"/>
        </w:rPr>
        <w:t>.</w:t>
      </w:r>
    </w:p>
    <w:p w14:paraId="2EBAA135" w14:textId="638404F5" w:rsidR="000C6D6E" w:rsidRDefault="000C6D6E" w:rsidP="007D4C8E">
      <w:pPr>
        <w:spacing w:after="0"/>
        <w:jc w:val="center"/>
        <w:rPr>
          <w:rStyle w:val="text"/>
          <w:sz w:val="24"/>
          <w:szCs w:val="24"/>
        </w:rPr>
      </w:pPr>
    </w:p>
    <w:p w14:paraId="5ABF2150" w14:textId="0CE436F5" w:rsidR="000C6D6E" w:rsidRDefault="000C6D6E" w:rsidP="007D4C8E">
      <w:pPr>
        <w:spacing w:after="0"/>
        <w:jc w:val="center"/>
        <w:rPr>
          <w:rStyle w:val="text"/>
          <w:sz w:val="24"/>
          <w:szCs w:val="24"/>
        </w:rPr>
      </w:pPr>
    </w:p>
    <w:p w14:paraId="2A1D1AC4" w14:textId="77777777" w:rsidR="000C6D6E" w:rsidRPr="007D4C8E" w:rsidRDefault="000C6D6E" w:rsidP="007D4C8E">
      <w:pPr>
        <w:spacing w:after="0"/>
        <w:jc w:val="center"/>
        <w:rPr>
          <w:rStyle w:val="text"/>
          <w:b/>
          <w:i/>
          <w:sz w:val="24"/>
          <w:szCs w:val="24"/>
          <w:vertAlign w:val="superscript"/>
        </w:rPr>
      </w:pPr>
    </w:p>
    <w:p w14:paraId="60E470AF" w14:textId="77777777" w:rsidR="007D4C8E" w:rsidRPr="007D4C8E" w:rsidRDefault="007D4C8E" w:rsidP="007D4C8E">
      <w:pPr>
        <w:spacing w:after="0"/>
        <w:jc w:val="center"/>
        <w:rPr>
          <w:rStyle w:val="text"/>
          <w:b/>
          <w:i/>
          <w:sz w:val="24"/>
          <w:szCs w:val="24"/>
          <w:vertAlign w:val="superscript"/>
        </w:rPr>
      </w:pPr>
    </w:p>
    <w:p w14:paraId="36C3C7C3" w14:textId="77777777" w:rsidR="007D4C8E" w:rsidRPr="007D4C8E" w:rsidRDefault="007D4C8E" w:rsidP="007D4C8E">
      <w:pPr>
        <w:spacing w:after="0"/>
        <w:jc w:val="center"/>
        <w:rPr>
          <w:rStyle w:val="text"/>
          <w:rFonts w:asciiTheme="minorHAnsi" w:hAnsiTheme="minorHAnsi" w:cstheme="minorHAnsi"/>
          <w:b/>
          <w:sz w:val="24"/>
          <w:szCs w:val="24"/>
        </w:rPr>
      </w:pPr>
      <w:r w:rsidRPr="007D4C8E">
        <w:rPr>
          <w:rStyle w:val="text"/>
          <w:rFonts w:asciiTheme="minorHAnsi" w:hAnsiTheme="minorHAnsi" w:cstheme="minorHAnsi"/>
          <w:b/>
          <w:sz w:val="24"/>
          <w:szCs w:val="24"/>
        </w:rPr>
        <w:t>Ephesians 6:13-20 (NET)</w:t>
      </w:r>
    </w:p>
    <w:p w14:paraId="0FD34F25" w14:textId="77777777" w:rsidR="007D4C8E" w:rsidRPr="007D4C8E" w:rsidRDefault="007D4C8E" w:rsidP="007D4C8E">
      <w:pPr>
        <w:spacing w:after="0"/>
        <w:jc w:val="center"/>
        <w:rPr>
          <w:rFonts w:cstheme="minorHAnsi"/>
          <w:b/>
          <w:sz w:val="24"/>
          <w:szCs w:val="24"/>
        </w:rPr>
      </w:pPr>
      <w:r w:rsidRPr="007D4C8E">
        <w:rPr>
          <w:rStyle w:val="text"/>
          <w:rFonts w:asciiTheme="minorHAnsi" w:hAnsiTheme="minorHAnsi" w:cstheme="minorHAnsi"/>
          <w:b/>
          <w:i/>
          <w:sz w:val="24"/>
          <w:szCs w:val="24"/>
        </w:rPr>
        <w:t xml:space="preserve">For this reason, take up the full armor of God so that you may be able to stand your ground on the evil day, and having done everything, to stand.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Stand firm therefore, by fastening the belt of truth around your waist, by putting on the breastplate of righteousness,</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 xml:space="preserve">by fitting your feet with the preparation that comes from the good news of peace, and in all of this, by taking up the shield of faith with which you can extinguish all the flaming arrows of the evil one. And take </w:t>
      </w:r>
      <w:r w:rsidRPr="007D4C8E">
        <w:rPr>
          <w:rStyle w:val="text"/>
          <w:rFonts w:asciiTheme="minorHAnsi" w:hAnsiTheme="minorHAnsi" w:cstheme="minorHAnsi"/>
          <w:b/>
          <w:i/>
          <w:iCs/>
          <w:sz w:val="24"/>
          <w:szCs w:val="24"/>
        </w:rPr>
        <w:t>the helmet of salvation</w:t>
      </w:r>
      <w:r w:rsidRPr="007D4C8E">
        <w:rPr>
          <w:rStyle w:val="text"/>
          <w:rFonts w:asciiTheme="minorHAnsi" w:hAnsiTheme="minorHAnsi" w:cstheme="minorHAnsi"/>
          <w:b/>
          <w:i/>
          <w:sz w:val="24"/>
          <w:szCs w:val="24"/>
        </w:rPr>
        <w:t xml:space="preserve"> and the sword of the Spirit, which is the word of God. With every prayer and petition, pray at all times in the Spirit, and to this end be alert, with all perseverance and requests for all the saints. Pray for me also, that I may be given the message when I begin to speak—that I may confidently make known the mystery of the gospel,</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for which I am an ambassador in chains. Pray that I may be able to speak boldly as I ought to speak</w:t>
      </w:r>
      <w:r w:rsidRPr="007D4C8E">
        <w:rPr>
          <w:rStyle w:val="text"/>
          <w:sz w:val="24"/>
          <w:szCs w:val="24"/>
        </w:rPr>
        <w:t>.</w:t>
      </w:r>
    </w:p>
    <w:p w14:paraId="3D113E1E" w14:textId="77777777" w:rsidR="007D4C8E" w:rsidRDefault="007D4C8E" w:rsidP="008F221D">
      <w:pPr>
        <w:spacing w:after="0"/>
        <w:jc w:val="center"/>
        <w:rPr>
          <w:rFonts w:eastAsia="Times New Roman" w:cstheme="minorHAnsi"/>
          <w:b/>
          <w:i/>
          <w:sz w:val="24"/>
          <w:szCs w:val="24"/>
        </w:rPr>
      </w:pPr>
    </w:p>
    <w:p w14:paraId="5F76E08B" w14:textId="63B81E7D" w:rsidR="008F221D" w:rsidRPr="009A2FC1" w:rsidRDefault="008F221D" w:rsidP="0037103A">
      <w:pPr>
        <w:pStyle w:val="ListParagraph"/>
        <w:numPr>
          <w:ilvl w:val="0"/>
          <w:numId w:val="31"/>
        </w:numPr>
        <w:jc w:val="both"/>
      </w:pPr>
      <w:r w:rsidRPr="0077183E">
        <w:rPr>
          <w:rFonts w:eastAsia="Times New Roman" w:cstheme="minorHAnsi"/>
          <w:b/>
          <w:sz w:val="24"/>
          <w:szCs w:val="24"/>
        </w:rPr>
        <w:t xml:space="preserve">Verse 14 </w:t>
      </w:r>
      <w:r w:rsidRPr="0077183E">
        <w:rPr>
          <w:rFonts w:eastAsia="Times New Roman" w:cstheme="minorHAnsi"/>
          <w:b/>
          <w:sz w:val="24"/>
          <w:szCs w:val="24"/>
          <w:u w:val="single"/>
        </w:rPr>
        <w:t xml:space="preserve">Truth </w:t>
      </w:r>
      <w:r w:rsidR="00BF7C56">
        <w:rPr>
          <w:rFonts w:eastAsia="Times New Roman" w:cstheme="minorHAnsi"/>
          <w:b/>
          <w:sz w:val="24"/>
          <w:szCs w:val="24"/>
          <w:u w:val="single"/>
        </w:rPr>
        <w:t xml:space="preserve">is </w:t>
      </w:r>
      <w:r w:rsidRPr="0077183E">
        <w:rPr>
          <w:rFonts w:eastAsia="Times New Roman" w:cstheme="minorHAnsi"/>
          <w:b/>
          <w:sz w:val="24"/>
          <w:szCs w:val="24"/>
          <w:u w:val="single"/>
        </w:rPr>
        <w:t>like a belt</w:t>
      </w:r>
      <w:r w:rsidR="00BF7C56">
        <w:rPr>
          <w:rFonts w:eastAsia="Times New Roman" w:cstheme="minorHAnsi"/>
          <w:b/>
          <w:sz w:val="24"/>
          <w:szCs w:val="24"/>
          <w:u w:val="single"/>
        </w:rPr>
        <w:t>.</w:t>
      </w:r>
      <w:r>
        <w:rPr>
          <w:rFonts w:eastAsia="Times New Roman" w:cstheme="minorHAnsi"/>
          <w:sz w:val="24"/>
          <w:szCs w:val="24"/>
        </w:rPr>
        <w:t xml:space="preserve"> </w:t>
      </w:r>
      <w:r w:rsidRPr="0077183E">
        <w:rPr>
          <w:rFonts w:eastAsia="Times New Roman" w:cstheme="minorHAnsi"/>
          <w:sz w:val="24"/>
          <w:szCs w:val="24"/>
        </w:rPr>
        <w:t xml:space="preserve">The breastplate of Righteousness helps us do what is right when the enemy comes against us. This is imparted righteousness. </w:t>
      </w:r>
      <w:r>
        <w:rPr>
          <w:rFonts w:eastAsia="Times New Roman" w:cstheme="minorHAnsi"/>
          <w:sz w:val="24"/>
          <w:szCs w:val="24"/>
        </w:rPr>
        <w:t xml:space="preserve"> </w:t>
      </w:r>
      <w:r w:rsidRPr="009A2FC1">
        <w:rPr>
          <w:rFonts w:eastAsia="Times New Roman" w:cstheme="minorHAnsi"/>
          <w:sz w:val="24"/>
          <w:szCs w:val="24"/>
        </w:rPr>
        <w:t>We must know the Word of God well in order to identify the twisted lies of the enemy.</w:t>
      </w:r>
    </w:p>
    <w:p w14:paraId="6E911A9F" w14:textId="278798BE" w:rsidR="008F221D" w:rsidRDefault="008F221D" w:rsidP="008F221D">
      <w:pPr>
        <w:rPr>
          <w:rFonts w:eastAsia="Times New Roman" w:cstheme="minorHAnsi"/>
          <w:sz w:val="24"/>
          <w:szCs w:val="24"/>
        </w:rPr>
      </w:pPr>
      <w:r w:rsidRPr="009A2FC1">
        <w:rPr>
          <w:rFonts w:eastAsia="Times New Roman" w:cstheme="minorHAnsi"/>
          <w:b/>
          <w:sz w:val="28"/>
          <w:szCs w:val="28"/>
        </w:rPr>
        <w:t>Digging Deeper</w:t>
      </w:r>
      <w:r w:rsidRPr="009A2FC1">
        <w:rPr>
          <w:rFonts w:eastAsia="Times New Roman" w:cstheme="minorHAnsi"/>
          <w:b/>
          <w:sz w:val="24"/>
          <w:szCs w:val="24"/>
        </w:rPr>
        <w:t xml:space="preserve">: </w:t>
      </w:r>
      <w:r w:rsidRPr="009A2FC1">
        <w:rPr>
          <w:rFonts w:eastAsia="Times New Roman" w:cstheme="minorHAnsi"/>
          <w:sz w:val="24"/>
          <w:szCs w:val="24"/>
        </w:rPr>
        <w:t>Acts 17:11; 2 Peter 3:14-18; 2 Corinthians 4:2-6; Deuteronomy 4:2-6; Prov</w:t>
      </w:r>
      <w:r w:rsidR="00BF7C56">
        <w:rPr>
          <w:rFonts w:eastAsia="Times New Roman" w:cstheme="minorHAnsi"/>
          <w:sz w:val="24"/>
          <w:szCs w:val="24"/>
        </w:rPr>
        <w:t>erbs</w:t>
      </w:r>
      <w:r w:rsidRPr="009A2FC1">
        <w:rPr>
          <w:rFonts w:eastAsia="Times New Roman" w:cstheme="minorHAnsi"/>
          <w:sz w:val="24"/>
          <w:szCs w:val="24"/>
        </w:rPr>
        <w:t xml:space="preserve"> 30:5-6; Revelations 22:18-20</w:t>
      </w:r>
      <w:r>
        <w:rPr>
          <w:rFonts w:eastAsia="Times New Roman" w:cstheme="minorHAnsi"/>
          <w:sz w:val="24"/>
          <w:szCs w:val="24"/>
        </w:rPr>
        <w:t>;</w:t>
      </w:r>
      <w:hyperlink r:id="rId90"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91" w:history="1">
        <w:r w:rsidRPr="009A2FC1">
          <w:rPr>
            <w:rStyle w:val="Hyperlink"/>
            <w:b/>
            <w:vanish/>
            <w:sz w:val="28"/>
            <w:szCs w:val="28"/>
          </w:rPr>
          <w:t>2Co 7:6, 13; 8:6, 16, 23; 12:18; Gal 2:1, 3; Tit 1:4</w:t>
        </w:r>
      </w:hyperlink>
      <w:hyperlink r:id="rId92"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93" w:history="1">
        <w:r w:rsidRPr="009A2FC1">
          <w:rPr>
            <w:rStyle w:val="Hyperlink"/>
            <w:b/>
            <w:vanish/>
            <w:sz w:val="28"/>
            <w:szCs w:val="28"/>
          </w:rPr>
          <w:t>S Ac 16:9</w:t>
        </w:r>
      </w:hyperlink>
      <w:hyperlink r:id="rId94"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95" w:history="1">
        <w:r w:rsidRPr="009A2FC1">
          <w:rPr>
            <w:rStyle w:val="Hyperlink"/>
            <w:b/>
            <w:vanish/>
            <w:sz w:val="28"/>
            <w:szCs w:val="28"/>
          </w:rPr>
          <w:t>Ro 6:17; 7:25; 1Co 15:57; 2Co 9:15</w:t>
        </w:r>
      </w:hyperlink>
      <w:hyperlink r:id="rId96" w:anchor="en-NIV-28839" w:tooltip="Go to 2 Corinthians 2:14" w:history="1">
        <w:r w:rsidRPr="009A2FC1">
          <w:rPr>
            <w:rStyle w:val="Hyperlink"/>
            <w:b/>
            <w:vanish/>
            <w:sz w:val="28"/>
            <w:szCs w:val="28"/>
          </w:rPr>
          <w:t>2 Corinthians 2:14</w:t>
        </w:r>
      </w:hyperlink>
      <w:r w:rsidRPr="009A2FC1">
        <w:rPr>
          <w:b/>
          <w:vanish/>
          <w:sz w:val="28"/>
          <w:szCs w:val="28"/>
        </w:rPr>
        <w:t xml:space="preserve"> : Eze 20:41; Eph 5:2; Php 4:18</w:t>
      </w:r>
      <w:hyperlink r:id="rId97"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98" w:history="1">
        <w:r w:rsidRPr="009A2FC1">
          <w:rPr>
            <w:rStyle w:val="Hyperlink"/>
            <w:b/>
            <w:vanish/>
            <w:sz w:val="28"/>
            <w:szCs w:val="28"/>
          </w:rPr>
          <w:t>S 2Co 8:7</w:t>
        </w:r>
      </w:hyperlink>
      <w:r>
        <w:rPr>
          <w:rFonts w:eastAsia="Times New Roman" w:cstheme="minorHAnsi"/>
          <w:sz w:val="24"/>
          <w:szCs w:val="24"/>
        </w:rPr>
        <w:t xml:space="preserve"> </w:t>
      </w:r>
      <w:r w:rsidRPr="0077183E">
        <w:rPr>
          <w:rFonts w:eastAsia="Times New Roman" w:cstheme="minorHAnsi"/>
          <w:sz w:val="24"/>
          <w:szCs w:val="24"/>
        </w:rPr>
        <w:t>John 14:6</w:t>
      </w:r>
      <w:r w:rsidR="00BF7C56">
        <w:rPr>
          <w:rFonts w:eastAsia="Times New Roman" w:cstheme="minorHAnsi"/>
          <w:sz w:val="24"/>
          <w:szCs w:val="24"/>
        </w:rPr>
        <w:t>,</w:t>
      </w:r>
      <w:r w:rsidRPr="0077183E">
        <w:rPr>
          <w:rFonts w:eastAsia="Times New Roman" w:cstheme="minorHAnsi"/>
          <w:sz w:val="24"/>
          <w:szCs w:val="24"/>
        </w:rPr>
        <w:t xml:space="preserve"> 17:17</w:t>
      </w:r>
      <w:r>
        <w:rPr>
          <w:rFonts w:eastAsia="Times New Roman" w:cstheme="minorHAnsi"/>
          <w:sz w:val="24"/>
          <w:szCs w:val="24"/>
        </w:rPr>
        <w:t>; Revelation 19:7-9</w:t>
      </w:r>
      <w:r w:rsidRPr="0077183E">
        <w:rPr>
          <w:rFonts w:eastAsia="Times New Roman" w:cstheme="minorHAnsi"/>
          <w:sz w:val="24"/>
          <w:szCs w:val="24"/>
        </w:rPr>
        <w:t xml:space="preserve"> </w:t>
      </w:r>
    </w:p>
    <w:p w14:paraId="4294229E" w14:textId="7112BD9D" w:rsidR="008F221D" w:rsidRPr="00BF7C56" w:rsidRDefault="008F221D" w:rsidP="00513EAF">
      <w:pPr>
        <w:pStyle w:val="ListParagraph"/>
        <w:numPr>
          <w:ilvl w:val="0"/>
          <w:numId w:val="31"/>
        </w:numPr>
        <w:jc w:val="both"/>
        <w:rPr>
          <w:rFonts w:eastAsia="Times New Roman" w:cstheme="minorHAnsi"/>
          <w:sz w:val="24"/>
          <w:szCs w:val="24"/>
        </w:rPr>
      </w:pPr>
      <w:r w:rsidRPr="00BF7C56">
        <w:rPr>
          <w:rFonts w:eastAsia="Times New Roman" w:cstheme="minorHAnsi"/>
          <w:b/>
          <w:sz w:val="24"/>
          <w:szCs w:val="24"/>
        </w:rPr>
        <w:t xml:space="preserve">Verse 15 Feet ready with the </w:t>
      </w:r>
      <w:r w:rsidRPr="00BF7C56">
        <w:rPr>
          <w:rFonts w:eastAsia="Times New Roman" w:cstheme="minorHAnsi"/>
          <w:b/>
          <w:sz w:val="24"/>
          <w:szCs w:val="24"/>
          <w:u w:val="single"/>
        </w:rPr>
        <w:t>Gospel of Peace</w:t>
      </w:r>
      <w:r w:rsidRPr="00BF7C56">
        <w:rPr>
          <w:rFonts w:eastAsia="Times New Roman" w:cstheme="minorHAnsi"/>
          <w:b/>
          <w:sz w:val="24"/>
          <w:szCs w:val="24"/>
        </w:rPr>
        <w:t xml:space="preserve">.  </w:t>
      </w:r>
      <w:r w:rsidRPr="00BF7C56">
        <w:rPr>
          <w:rFonts w:eastAsia="Times New Roman" w:cstheme="minorHAnsi"/>
          <w:sz w:val="24"/>
          <w:szCs w:val="24"/>
        </w:rPr>
        <w:t>We must be at peace with God, reconciled to Him through repentance and faith in Christ Jesus. If our ways are pleasing to the Lord, our commander, then He will make our enemy be at peace with us.</w:t>
      </w:r>
      <w:r w:rsidRPr="00BF7C56">
        <w:rPr>
          <w:rFonts w:eastAsia="Times New Roman" w:cstheme="minorHAnsi"/>
          <w:i/>
          <w:sz w:val="24"/>
          <w:szCs w:val="24"/>
        </w:rPr>
        <w:t xml:space="preserve"> Do you have beautiful feet? Who prepared you with the gospel?</w:t>
      </w:r>
    </w:p>
    <w:p w14:paraId="4800D446" w14:textId="1C22F294"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033516">
        <w:rPr>
          <w:rFonts w:eastAsia="Times New Roman" w:cstheme="minorHAnsi"/>
          <w:sz w:val="24"/>
          <w:szCs w:val="24"/>
        </w:rPr>
        <w:t>Romans 1:1-10</w:t>
      </w:r>
      <w:r>
        <w:rPr>
          <w:rFonts w:eastAsia="Times New Roman" w:cstheme="minorHAnsi"/>
          <w:sz w:val="24"/>
          <w:szCs w:val="24"/>
        </w:rPr>
        <w:t>, 8:5-11,</w:t>
      </w:r>
      <w:r w:rsidRPr="00033516">
        <w:rPr>
          <w:rFonts w:eastAsia="Times New Roman" w:cstheme="minorHAnsi"/>
          <w:sz w:val="24"/>
          <w:szCs w:val="24"/>
        </w:rPr>
        <w:t xml:space="preserve"> 10:15-18;</w:t>
      </w:r>
      <w:r>
        <w:rPr>
          <w:rFonts w:eastAsia="Times New Roman" w:cstheme="minorHAnsi"/>
          <w:sz w:val="24"/>
          <w:szCs w:val="24"/>
        </w:rPr>
        <w:t xml:space="preserve"> John 17:9-21;</w:t>
      </w:r>
      <w:r w:rsidRPr="00033516">
        <w:rPr>
          <w:rFonts w:eastAsia="Times New Roman" w:cstheme="minorHAnsi"/>
          <w:sz w:val="24"/>
          <w:szCs w:val="24"/>
        </w:rPr>
        <w:t xml:space="preserve"> 2</w:t>
      </w:r>
      <w:r w:rsidR="00BF7C56">
        <w:rPr>
          <w:rFonts w:eastAsia="Times New Roman" w:cstheme="minorHAnsi"/>
          <w:sz w:val="24"/>
          <w:szCs w:val="24"/>
        </w:rPr>
        <w:t xml:space="preserve"> </w:t>
      </w:r>
      <w:r w:rsidRPr="00033516">
        <w:rPr>
          <w:rFonts w:eastAsia="Times New Roman" w:cstheme="minorHAnsi"/>
          <w:sz w:val="24"/>
          <w:szCs w:val="24"/>
        </w:rPr>
        <w:t>Timothy 2: 1-4; Proverbs 16:7;</w:t>
      </w:r>
      <w:r w:rsidR="00BF7C56">
        <w:rPr>
          <w:rFonts w:eastAsia="Times New Roman" w:cstheme="minorHAnsi"/>
          <w:sz w:val="24"/>
          <w:szCs w:val="24"/>
        </w:rPr>
        <w:t xml:space="preserve"> </w:t>
      </w:r>
      <w:r w:rsidRPr="00033516">
        <w:rPr>
          <w:rFonts w:eastAsia="Times New Roman" w:cstheme="minorHAnsi"/>
          <w:sz w:val="24"/>
          <w:szCs w:val="24"/>
        </w:rPr>
        <w:t>2 Cor</w:t>
      </w:r>
      <w:r w:rsidR="00BF7C56">
        <w:rPr>
          <w:rFonts w:eastAsia="Times New Roman" w:cstheme="minorHAnsi"/>
          <w:sz w:val="24"/>
          <w:szCs w:val="24"/>
        </w:rPr>
        <w:t>onthians</w:t>
      </w:r>
      <w:r w:rsidRPr="00033516">
        <w:rPr>
          <w:rFonts w:eastAsia="Times New Roman" w:cstheme="minorHAnsi"/>
          <w:sz w:val="24"/>
          <w:szCs w:val="24"/>
        </w:rPr>
        <w:t xml:space="preserve"> 5:18-20</w:t>
      </w:r>
    </w:p>
    <w:p w14:paraId="62DC6934" w14:textId="7F7199A6" w:rsidR="008F221D" w:rsidRPr="00BF7C56" w:rsidRDefault="008F221D" w:rsidP="00513EAF">
      <w:pPr>
        <w:pStyle w:val="ListParagraph"/>
        <w:numPr>
          <w:ilvl w:val="0"/>
          <w:numId w:val="31"/>
        </w:numPr>
        <w:jc w:val="both"/>
        <w:rPr>
          <w:rFonts w:eastAsia="Times New Roman" w:cstheme="minorHAnsi"/>
          <w:sz w:val="24"/>
          <w:szCs w:val="24"/>
        </w:rPr>
      </w:pPr>
      <w:r w:rsidRPr="00BF7C56">
        <w:rPr>
          <w:rFonts w:eastAsia="Times New Roman" w:cstheme="minorHAnsi"/>
          <w:b/>
          <w:sz w:val="24"/>
          <w:szCs w:val="24"/>
        </w:rPr>
        <w:t xml:space="preserve">Verse 16 </w:t>
      </w:r>
      <w:r w:rsidRPr="00BF7C56">
        <w:rPr>
          <w:rFonts w:eastAsia="Times New Roman" w:cstheme="minorHAnsi"/>
          <w:b/>
          <w:sz w:val="24"/>
          <w:szCs w:val="24"/>
          <w:u w:val="single"/>
        </w:rPr>
        <w:t>Shield of faith</w:t>
      </w:r>
      <w:r w:rsidRPr="00BF7C56">
        <w:rPr>
          <w:rFonts w:eastAsia="Times New Roman" w:cstheme="minorHAnsi"/>
          <w:b/>
          <w:sz w:val="24"/>
          <w:szCs w:val="24"/>
        </w:rPr>
        <w:t xml:space="preserve">. </w:t>
      </w:r>
      <w:r w:rsidRPr="00BF7C56">
        <w:rPr>
          <w:rFonts w:eastAsia="Times New Roman" w:cstheme="minorHAnsi"/>
          <w:sz w:val="24"/>
          <w:szCs w:val="24"/>
        </w:rPr>
        <w:t>Who is teaching you the Word of God?</w:t>
      </w:r>
    </w:p>
    <w:p w14:paraId="3CBCDFAF" w14:textId="51384715"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77183E">
        <w:rPr>
          <w:rFonts w:eastAsia="Times New Roman" w:cstheme="minorHAnsi"/>
          <w:sz w:val="24"/>
          <w:szCs w:val="24"/>
        </w:rPr>
        <w:t>Romans</w:t>
      </w:r>
      <w:r w:rsidR="00BF7C56">
        <w:rPr>
          <w:rFonts w:eastAsia="Times New Roman" w:cstheme="minorHAnsi"/>
          <w:sz w:val="24"/>
          <w:szCs w:val="24"/>
        </w:rPr>
        <w:t xml:space="preserve"> 8:11,</w:t>
      </w:r>
      <w:r w:rsidRPr="0077183E">
        <w:rPr>
          <w:rFonts w:eastAsia="Times New Roman" w:cstheme="minorHAnsi"/>
          <w:sz w:val="24"/>
          <w:szCs w:val="24"/>
        </w:rPr>
        <w:t xml:space="preserve"> 10:17; John 6:63; 1 Tim</w:t>
      </w:r>
      <w:r w:rsidR="00BF7C56">
        <w:rPr>
          <w:rFonts w:eastAsia="Times New Roman" w:cstheme="minorHAnsi"/>
          <w:sz w:val="24"/>
          <w:szCs w:val="24"/>
        </w:rPr>
        <w:t>othy</w:t>
      </w:r>
      <w:r w:rsidRPr="0077183E">
        <w:rPr>
          <w:rFonts w:eastAsia="Times New Roman" w:cstheme="minorHAnsi"/>
          <w:sz w:val="24"/>
          <w:szCs w:val="24"/>
        </w:rPr>
        <w:t xml:space="preserve"> 6:12</w:t>
      </w:r>
    </w:p>
    <w:p w14:paraId="34DE16B7" w14:textId="1CB763CC" w:rsidR="008F221D" w:rsidRPr="0077183E" w:rsidRDefault="008F221D" w:rsidP="0037103A">
      <w:pPr>
        <w:pStyle w:val="ListParagraph"/>
        <w:numPr>
          <w:ilvl w:val="0"/>
          <w:numId w:val="31"/>
        </w:numPr>
        <w:jc w:val="both"/>
        <w:rPr>
          <w:rFonts w:eastAsia="Times New Roman" w:cstheme="minorHAnsi"/>
          <w:sz w:val="24"/>
          <w:szCs w:val="24"/>
        </w:rPr>
      </w:pPr>
      <w:r w:rsidRPr="0077183E">
        <w:rPr>
          <w:rFonts w:eastAsia="Times New Roman" w:cstheme="minorHAnsi"/>
          <w:b/>
          <w:sz w:val="24"/>
          <w:szCs w:val="24"/>
        </w:rPr>
        <w:t xml:space="preserve">Verse 18 </w:t>
      </w:r>
      <w:r w:rsidRPr="00C8333E">
        <w:rPr>
          <w:rFonts w:eastAsia="Times New Roman" w:cstheme="minorHAnsi"/>
          <w:b/>
          <w:sz w:val="24"/>
          <w:szCs w:val="24"/>
          <w:u w:val="single"/>
        </w:rPr>
        <w:t>Helmet of salvation</w:t>
      </w:r>
      <w:r w:rsidRPr="00C8333E">
        <w:rPr>
          <w:rFonts w:eastAsia="Times New Roman" w:cstheme="minorHAnsi"/>
          <w:b/>
          <w:sz w:val="24"/>
          <w:szCs w:val="24"/>
        </w:rPr>
        <w:t xml:space="preserve"> </w:t>
      </w:r>
      <w:r w:rsidRPr="0077183E">
        <w:rPr>
          <w:rFonts w:eastAsia="Times New Roman" w:cstheme="minorHAnsi"/>
          <w:sz w:val="24"/>
          <w:szCs w:val="24"/>
        </w:rPr>
        <w:t xml:space="preserve">guards your mind-the battlefield.  Where is your mind set? (Romans 8:5-11) </w:t>
      </w:r>
      <w:r w:rsidRPr="0077183E">
        <w:rPr>
          <w:rFonts w:eastAsia="Times New Roman" w:cstheme="minorHAnsi"/>
          <w:b/>
          <w:sz w:val="24"/>
          <w:szCs w:val="24"/>
          <w:u w:val="single"/>
        </w:rPr>
        <w:t>Arrows are thoughts, false perceptions,</w:t>
      </w:r>
      <w:r w:rsidRPr="0077183E">
        <w:rPr>
          <w:rFonts w:eastAsia="Times New Roman" w:cstheme="minorHAnsi"/>
          <w:b/>
          <w:sz w:val="24"/>
          <w:szCs w:val="24"/>
        </w:rPr>
        <w:t xml:space="preserve"> </w:t>
      </w:r>
      <w:r w:rsidRPr="0077183E">
        <w:rPr>
          <w:rFonts w:eastAsia="Times New Roman" w:cstheme="minorHAnsi"/>
          <w:b/>
          <w:sz w:val="24"/>
          <w:szCs w:val="24"/>
          <w:u w:val="single"/>
        </w:rPr>
        <w:t>and speculations</w:t>
      </w:r>
      <w:r w:rsidRPr="0077183E">
        <w:rPr>
          <w:rFonts w:eastAsia="Times New Roman" w:cstheme="minorHAnsi"/>
          <w:sz w:val="24"/>
          <w:szCs w:val="24"/>
        </w:rPr>
        <w:t xml:space="preserve">. He will attack you with the following:  </w:t>
      </w:r>
      <w:r w:rsidRPr="00C8333E">
        <w:rPr>
          <w:rFonts w:eastAsia="Times New Roman" w:cstheme="minorHAnsi"/>
          <w:sz w:val="24"/>
          <w:szCs w:val="24"/>
          <w:u w:val="single"/>
        </w:rPr>
        <w:t>past</w:t>
      </w:r>
      <w:r w:rsidRPr="0077183E">
        <w:rPr>
          <w:rFonts w:eastAsia="Times New Roman" w:cstheme="minorHAnsi"/>
          <w:sz w:val="24"/>
          <w:szCs w:val="24"/>
        </w:rPr>
        <w:t>-Justification (1 Cor. 6:9-11)</w:t>
      </w:r>
      <w:r w:rsidR="00BF7C56">
        <w:rPr>
          <w:rFonts w:eastAsia="Times New Roman" w:cstheme="minorHAnsi"/>
          <w:sz w:val="24"/>
          <w:szCs w:val="24"/>
        </w:rPr>
        <w:t>;</w:t>
      </w:r>
      <w:r w:rsidRPr="0077183E">
        <w:rPr>
          <w:rFonts w:eastAsia="Times New Roman" w:cstheme="minorHAnsi"/>
          <w:sz w:val="24"/>
          <w:szCs w:val="24"/>
        </w:rPr>
        <w:t xml:space="preserve"> </w:t>
      </w:r>
      <w:r w:rsidRPr="00C8333E">
        <w:rPr>
          <w:rFonts w:eastAsia="Times New Roman" w:cstheme="minorHAnsi"/>
          <w:sz w:val="24"/>
          <w:szCs w:val="24"/>
          <w:u w:val="single"/>
        </w:rPr>
        <w:t>presen</w:t>
      </w:r>
      <w:r w:rsidRPr="0077183E">
        <w:rPr>
          <w:rFonts w:eastAsia="Times New Roman" w:cstheme="minorHAnsi"/>
          <w:sz w:val="24"/>
          <w:szCs w:val="24"/>
          <w:u w:val="single"/>
        </w:rPr>
        <w:t>t</w:t>
      </w:r>
      <w:r w:rsidRPr="0077183E">
        <w:rPr>
          <w:rFonts w:eastAsia="Times New Roman" w:cstheme="minorHAnsi"/>
          <w:sz w:val="24"/>
          <w:szCs w:val="24"/>
        </w:rPr>
        <w:t xml:space="preserve">-sanctification (2 Cor. 5:17; John 17:17; Ephesians 4:22-24), and </w:t>
      </w:r>
      <w:r w:rsidRPr="00C8333E">
        <w:rPr>
          <w:rFonts w:eastAsia="Times New Roman" w:cstheme="minorHAnsi"/>
          <w:sz w:val="24"/>
          <w:szCs w:val="24"/>
          <w:u w:val="single"/>
        </w:rPr>
        <w:t>future</w:t>
      </w:r>
      <w:r w:rsidRPr="0077183E">
        <w:rPr>
          <w:rFonts w:eastAsia="Times New Roman" w:cstheme="minorHAnsi"/>
          <w:sz w:val="24"/>
          <w:szCs w:val="24"/>
        </w:rPr>
        <w:t>-glorification.  He is already defeated</w:t>
      </w:r>
      <w:r>
        <w:rPr>
          <w:rFonts w:eastAsia="Times New Roman" w:cstheme="minorHAnsi"/>
          <w:sz w:val="24"/>
          <w:szCs w:val="24"/>
        </w:rPr>
        <w:t>,</w:t>
      </w:r>
      <w:r w:rsidRPr="0077183E">
        <w:rPr>
          <w:rFonts w:eastAsia="Times New Roman" w:cstheme="minorHAnsi"/>
          <w:sz w:val="24"/>
          <w:szCs w:val="24"/>
        </w:rPr>
        <w:t xml:space="preserve"> for we are In Christ! </w:t>
      </w:r>
    </w:p>
    <w:p w14:paraId="471A31AA" w14:textId="4504DBA7" w:rsidR="008F221D" w:rsidRDefault="008F221D" w:rsidP="008F221D">
      <w:pPr>
        <w:pStyle w:val="ListParagraph"/>
        <w:ind w:left="0"/>
        <w:jc w:val="both"/>
        <w:rPr>
          <w:rFonts w:eastAsia="Times New Roman" w:cstheme="minorHAnsi"/>
          <w:sz w:val="24"/>
          <w:szCs w:val="24"/>
        </w:rPr>
      </w:pPr>
      <w:r w:rsidRPr="00B84E2E">
        <w:rPr>
          <w:rFonts w:eastAsia="Times New Roman" w:cstheme="minorHAnsi"/>
          <w:b/>
          <w:sz w:val="28"/>
          <w:szCs w:val="28"/>
        </w:rPr>
        <w:lastRenderedPageBreak/>
        <w:t xml:space="preserve">Digging Deeper: </w:t>
      </w:r>
      <w:r w:rsidRPr="00B84E2E">
        <w:rPr>
          <w:rFonts w:eastAsia="Times New Roman" w:cstheme="minorHAnsi"/>
          <w:sz w:val="24"/>
          <w:szCs w:val="24"/>
        </w:rPr>
        <w:t>Romans 5:1-11, 8:1-39</w:t>
      </w:r>
      <w:r>
        <w:rPr>
          <w:rFonts w:eastAsia="Times New Roman" w:cstheme="minorHAnsi"/>
          <w:sz w:val="24"/>
          <w:szCs w:val="24"/>
        </w:rPr>
        <w:t>, 12:1-2</w:t>
      </w:r>
      <w:r w:rsidRPr="00B84E2E">
        <w:rPr>
          <w:rFonts w:eastAsia="Times New Roman" w:cstheme="minorHAnsi"/>
          <w:sz w:val="24"/>
          <w:szCs w:val="24"/>
        </w:rPr>
        <w:t>; Colossians 2:10-15</w:t>
      </w:r>
    </w:p>
    <w:p w14:paraId="666B787F" w14:textId="77777777" w:rsidR="000C6D6E" w:rsidRDefault="000C6D6E" w:rsidP="008F221D">
      <w:pPr>
        <w:pStyle w:val="ListParagraph"/>
        <w:ind w:left="0"/>
        <w:jc w:val="both"/>
        <w:rPr>
          <w:rFonts w:eastAsia="Times New Roman" w:cstheme="minorHAnsi"/>
          <w:sz w:val="24"/>
          <w:szCs w:val="24"/>
        </w:rPr>
      </w:pPr>
    </w:p>
    <w:p w14:paraId="5E95BC7B" w14:textId="22C32649" w:rsidR="008F221D" w:rsidRDefault="008F221D" w:rsidP="008F221D">
      <w:pPr>
        <w:jc w:val="center"/>
        <w:rPr>
          <w:rFonts w:eastAsia="Times New Roman" w:cstheme="minorHAnsi"/>
          <w:b/>
          <w:sz w:val="28"/>
          <w:szCs w:val="28"/>
        </w:rPr>
      </w:pPr>
      <w:r w:rsidRPr="004303DD">
        <w:rPr>
          <w:rFonts w:eastAsia="Times New Roman" w:cstheme="minorHAnsi"/>
          <w:b/>
          <w:sz w:val="28"/>
          <w:szCs w:val="28"/>
        </w:rPr>
        <w:t xml:space="preserve">Offensive Weapons of </w:t>
      </w:r>
      <w:r>
        <w:rPr>
          <w:rFonts w:eastAsia="Times New Roman" w:cstheme="minorHAnsi"/>
          <w:b/>
          <w:sz w:val="28"/>
          <w:szCs w:val="28"/>
        </w:rPr>
        <w:t>T</w:t>
      </w:r>
      <w:r w:rsidRPr="004303DD">
        <w:rPr>
          <w:rFonts w:eastAsia="Times New Roman" w:cstheme="minorHAnsi"/>
          <w:b/>
          <w:sz w:val="28"/>
          <w:szCs w:val="28"/>
        </w:rPr>
        <w:t>he Spirit</w:t>
      </w:r>
    </w:p>
    <w:p w14:paraId="22E54C52" w14:textId="77777777" w:rsidR="007D4C8E" w:rsidRPr="00C35822" w:rsidRDefault="007D4C8E" w:rsidP="007D4C8E">
      <w:pPr>
        <w:spacing w:after="0"/>
        <w:jc w:val="center"/>
        <w:rPr>
          <w:rFonts w:asciiTheme="minorHAnsi" w:hAnsiTheme="minorHAnsi" w:cstheme="minorHAnsi"/>
          <w:b/>
          <w:sz w:val="24"/>
          <w:szCs w:val="24"/>
        </w:rPr>
      </w:pPr>
      <w:r w:rsidRPr="00C35822">
        <w:rPr>
          <w:rFonts w:asciiTheme="minorHAnsi" w:hAnsiTheme="minorHAnsi" w:cstheme="minorHAnsi"/>
          <w:b/>
          <w:sz w:val="24"/>
          <w:szCs w:val="24"/>
        </w:rPr>
        <w:t>2 Corinthians 6:1-7 (NET)</w:t>
      </w:r>
    </w:p>
    <w:p w14:paraId="51ADB97C" w14:textId="4FC2721F" w:rsidR="007D4C8E" w:rsidRPr="007D4C8E" w:rsidRDefault="007D4C8E" w:rsidP="007D4C8E">
      <w:pPr>
        <w:pStyle w:val="chapter-1"/>
        <w:spacing w:before="0" w:beforeAutospacing="0" w:after="0" w:afterAutospacing="0"/>
        <w:jc w:val="center"/>
        <w:rPr>
          <w:rStyle w:val="text"/>
          <w:rFonts w:asciiTheme="minorHAnsi" w:eastAsiaTheme="minorEastAsia" w:hAnsiTheme="minorHAnsi" w:cstheme="minorHAnsi"/>
          <w:b/>
          <w:i/>
        </w:rPr>
      </w:pPr>
      <w:r w:rsidRPr="007D4C8E">
        <w:rPr>
          <w:rStyle w:val="text"/>
          <w:rFonts w:asciiTheme="minorHAnsi" w:hAnsiTheme="minorHAnsi" w:cstheme="minorHAnsi"/>
          <w:b/>
          <w:i/>
        </w:rPr>
        <w:t xml:space="preserve">Now because we are fellow workers, we also urge you not to receive the grace of God in vain. </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For he says, “</w:t>
      </w:r>
      <w:r w:rsidRPr="007D4C8E">
        <w:rPr>
          <w:rStyle w:val="text"/>
          <w:rFonts w:asciiTheme="minorHAnsi" w:hAnsiTheme="minorHAnsi" w:cstheme="minorHAnsi"/>
          <w:b/>
          <w:bCs/>
          <w:i/>
          <w:iCs/>
        </w:rPr>
        <w:t>I heard you at the acceptable time</w:t>
      </w:r>
      <w:r w:rsidRPr="007D4C8E">
        <w:rPr>
          <w:rStyle w:val="text"/>
          <w:rFonts w:asciiTheme="minorHAnsi" w:hAnsiTheme="minorHAnsi" w:cstheme="minorHAnsi"/>
          <w:b/>
          <w:i/>
          <w:iCs/>
        </w:rPr>
        <w:t xml:space="preserve">, </w:t>
      </w:r>
      <w:r w:rsidRPr="007D4C8E">
        <w:rPr>
          <w:rStyle w:val="text"/>
          <w:rFonts w:asciiTheme="minorHAnsi" w:hAnsiTheme="minorHAnsi" w:cstheme="minorHAnsi"/>
          <w:b/>
          <w:bCs/>
          <w:i/>
          <w:iCs/>
        </w:rPr>
        <w:t>and in the day of salvation I helped you</w:t>
      </w:r>
      <w:r w:rsidRPr="007D4C8E">
        <w:rPr>
          <w:rStyle w:val="text"/>
          <w:rFonts w:asciiTheme="minorHAnsi" w:hAnsiTheme="minorHAnsi" w:cstheme="minorHAnsi"/>
          <w:b/>
          <w:i/>
        </w:rPr>
        <w:t xml:space="preserve">.” Look, now is </w:t>
      </w:r>
      <w:r w:rsidRPr="007D4C8E">
        <w:rPr>
          <w:rStyle w:val="text"/>
          <w:rFonts w:asciiTheme="minorHAnsi" w:hAnsiTheme="minorHAnsi" w:cstheme="minorHAnsi"/>
          <w:b/>
          <w:bCs/>
          <w:i/>
          <w:iCs/>
        </w:rPr>
        <w:t>the acceptable time</w:t>
      </w:r>
      <w:r w:rsidRPr="007D4C8E">
        <w:rPr>
          <w:rStyle w:val="text"/>
          <w:rFonts w:asciiTheme="minorHAnsi" w:hAnsiTheme="minorHAnsi" w:cstheme="minorHAnsi"/>
          <w:b/>
          <w:i/>
        </w:rPr>
        <w:t xml:space="preserve">; look, now is </w:t>
      </w:r>
      <w:r w:rsidRPr="007D4C8E">
        <w:rPr>
          <w:rStyle w:val="text"/>
          <w:rFonts w:asciiTheme="minorHAnsi" w:hAnsiTheme="minorHAnsi" w:cstheme="minorHAnsi"/>
          <w:b/>
          <w:bCs/>
          <w:i/>
          <w:iCs/>
        </w:rPr>
        <w:t>the day of salvation</w:t>
      </w:r>
      <w:r w:rsidRPr="007D4C8E">
        <w:rPr>
          <w:rStyle w:val="text"/>
          <w:rFonts w:asciiTheme="minorHAnsi" w:hAnsiTheme="minorHAnsi" w:cstheme="minorHAnsi"/>
          <w:b/>
          <w:i/>
        </w:rPr>
        <w:t xml:space="preserve">! </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 xml:space="preserve">We do not give anyone an occasion for taking an offense in anything, so that no fault may be found with our ministry. </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 xml:space="preserve">But as God’s servants, we have commended ourselves in every way, with great endurance, in persecutions, in difficulties, in distresses, </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 xml:space="preserve">in beatings, in imprisonments, in riots, in troubles, in sleepless nights, in hunger, </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by purity, by knowledge, by patience, by benevolence, by the Holy Spirit, by genuine love,</w:t>
      </w:r>
      <w:r w:rsidRPr="007D4C8E">
        <w:rPr>
          <w:rStyle w:val="text"/>
          <w:rFonts w:asciiTheme="minorHAnsi" w:hAnsiTheme="minorHAnsi" w:cstheme="minorHAnsi"/>
          <w:b/>
          <w:i/>
          <w:vertAlign w:val="superscript"/>
        </w:rPr>
        <w:t> </w:t>
      </w:r>
      <w:r w:rsidRPr="007D4C8E">
        <w:rPr>
          <w:rStyle w:val="text"/>
          <w:rFonts w:asciiTheme="minorHAnsi" w:hAnsiTheme="minorHAnsi" w:cstheme="minorHAnsi"/>
          <w:b/>
          <w:i/>
        </w:rPr>
        <w:t>by truthful teaching, by the power of God, with weapons of righteousness both for the right hand and for the left</w:t>
      </w:r>
      <w:r w:rsidR="00C35822">
        <w:rPr>
          <w:rStyle w:val="text"/>
          <w:rFonts w:asciiTheme="minorHAnsi" w:hAnsiTheme="minorHAnsi" w:cstheme="minorHAnsi"/>
          <w:b/>
          <w:i/>
        </w:rPr>
        <w:t>.</w:t>
      </w:r>
    </w:p>
    <w:p w14:paraId="10B19FC5" w14:textId="77777777" w:rsidR="007D4C8E" w:rsidRPr="007D4C8E" w:rsidRDefault="007D4C8E" w:rsidP="007D4C8E">
      <w:pPr>
        <w:pStyle w:val="chapter-1"/>
        <w:spacing w:before="0" w:beforeAutospacing="0" w:after="0" w:afterAutospacing="0"/>
        <w:jc w:val="center"/>
        <w:rPr>
          <w:rFonts w:asciiTheme="minorHAnsi" w:hAnsiTheme="minorHAnsi" w:cstheme="minorHAnsi"/>
          <w:b/>
          <w:i/>
        </w:rPr>
      </w:pPr>
    </w:p>
    <w:p w14:paraId="094AF441" w14:textId="77777777" w:rsidR="007D4C8E" w:rsidRPr="00C35822" w:rsidRDefault="007D4C8E" w:rsidP="007D4C8E">
      <w:pPr>
        <w:spacing w:after="0"/>
        <w:jc w:val="center"/>
        <w:rPr>
          <w:rFonts w:asciiTheme="minorHAnsi" w:hAnsiTheme="minorHAnsi" w:cstheme="minorHAnsi"/>
          <w:b/>
          <w:sz w:val="24"/>
          <w:szCs w:val="24"/>
        </w:rPr>
      </w:pPr>
      <w:r w:rsidRPr="00C35822">
        <w:rPr>
          <w:rFonts w:asciiTheme="minorHAnsi" w:hAnsiTheme="minorHAnsi" w:cstheme="minorHAnsi"/>
          <w:b/>
          <w:sz w:val="24"/>
          <w:szCs w:val="24"/>
        </w:rPr>
        <w:t>Ephesians 6:17b-20 (NET)</w:t>
      </w:r>
    </w:p>
    <w:p w14:paraId="1B89111F" w14:textId="61E71E5F" w:rsidR="007D4C8E" w:rsidRPr="007D4C8E" w:rsidRDefault="007D4C8E" w:rsidP="007D4C8E">
      <w:pPr>
        <w:spacing w:after="0"/>
        <w:jc w:val="center"/>
        <w:rPr>
          <w:rFonts w:asciiTheme="minorHAnsi" w:hAnsiTheme="minorHAnsi" w:cstheme="minorHAnsi"/>
          <w:b/>
          <w:i/>
          <w:sz w:val="24"/>
          <w:szCs w:val="24"/>
        </w:rPr>
      </w:pPr>
      <w:r w:rsidRPr="007D4C8E">
        <w:rPr>
          <w:rStyle w:val="text"/>
          <w:rFonts w:asciiTheme="minorHAnsi" w:hAnsiTheme="minorHAnsi" w:cstheme="minorHAnsi"/>
          <w:b/>
          <w:i/>
          <w:sz w:val="24"/>
          <w:szCs w:val="24"/>
        </w:rPr>
        <w:t xml:space="preserve">And take </w:t>
      </w:r>
      <w:r w:rsidRPr="007D4C8E">
        <w:rPr>
          <w:rStyle w:val="text"/>
          <w:rFonts w:asciiTheme="minorHAnsi" w:hAnsiTheme="minorHAnsi" w:cstheme="minorHAnsi"/>
          <w:b/>
          <w:i/>
          <w:iCs/>
          <w:sz w:val="24"/>
          <w:szCs w:val="24"/>
        </w:rPr>
        <w:t>the helmet of salvation</w:t>
      </w:r>
      <w:r w:rsidRPr="007D4C8E">
        <w:rPr>
          <w:rStyle w:val="text"/>
          <w:rFonts w:asciiTheme="minorHAnsi" w:hAnsiTheme="minorHAnsi" w:cstheme="minorHAnsi"/>
          <w:b/>
          <w:i/>
          <w:sz w:val="24"/>
          <w:szCs w:val="24"/>
        </w:rPr>
        <w:t xml:space="preserve"> and the sword of the Spirit, which is the word of God.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 xml:space="preserve">With every prayer and petition, pray at all times in the Spirit, and to this end be alert, with all perseverance and requests for all the saints. </w:t>
      </w:r>
      <w:r w:rsidRPr="007D4C8E">
        <w:rPr>
          <w:rStyle w:val="text"/>
          <w:rFonts w:asciiTheme="minorHAnsi" w:hAnsiTheme="minorHAnsi" w:cstheme="minorHAnsi"/>
          <w:b/>
          <w:i/>
          <w:sz w:val="24"/>
          <w:szCs w:val="24"/>
          <w:vertAlign w:val="superscript"/>
        </w:rPr>
        <w:t> </w:t>
      </w:r>
      <w:r w:rsidRPr="007D4C8E">
        <w:rPr>
          <w:rStyle w:val="text"/>
          <w:rFonts w:asciiTheme="minorHAnsi" w:hAnsiTheme="minorHAnsi" w:cstheme="minorHAnsi"/>
          <w:b/>
          <w:i/>
          <w:sz w:val="24"/>
          <w:szCs w:val="24"/>
        </w:rPr>
        <w:t>Pray for me also, that I may be given the message when I begin to speak—that I may confidently make known the mystery of the gospel, for which I am an ambassador in chains. Pray that I may be able to speak boldly as I ought to speak.</w:t>
      </w:r>
    </w:p>
    <w:p w14:paraId="74628BE1" w14:textId="77777777" w:rsidR="007D4C8E" w:rsidRPr="007D4C8E" w:rsidRDefault="007D4C8E" w:rsidP="007D4C8E">
      <w:pPr>
        <w:spacing w:after="0"/>
        <w:jc w:val="center"/>
        <w:rPr>
          <w:rFonts w:asciiTheme="minorHAnsi" w:hAnsiTheme="minorHAnsi" w:cstheme="minorHAnsi"/>
          <w:b/>
          <w:sz w:val="24"/>
          <w:szCs w:val="24"/>
        </w:rPr>
      </w:pPr>
    </w:p>
    <w:p w14:paraId="039D2ABB" w14:textId="7E35B6FA" w:rsidR="007D4C8E" w:rsidRDefault="007D4C8E" w:rsidP="007D4C8E">
      <w:pPr>
        <w:spacing w:after="0"/>
        <w:jc w:val="center"/>
        <w:rPr>
          <w:rFonts w:asciiTheme="minorHAnsi" w:hAnsiTheme="minorHAnsi" w:cstheme="minorHAnsi"/>
          <w:b/>
          <w:sz w:val="28"/>
          <w:szCs w:val="28"/>
        </w:rPr>
      </w:pPr>
      <w:r w:rsidRPr="007D4C8E">
        <w:rPr>
          <w:rFonts w:asciiTheme="minorHAnsi" w:hAnsiTheme="minorHAnsi" w:cstheme="minorHAnsi"/>
          <w:b/>
          <w:sz w:val="28"/>
          <w:szCs w:val="28"/>
        </w:rPr>
        <w:t>Word of God</w:t>
      </w:r>
    </w:p>
    <w:p w14:paraId="36D86654" w14:textId="77777777" w:rsidR="00C35822" w:rsidRDefault="00C35822" w:rsidP="007D4C8E">
      <w:pPr>
        <w:spacing w:after="0"/>
        <w:jc w:val="center"/>
        <w:rPr>
          <w:rFonts w:asciiTheme="minorHAnsi" w:eastAsia="Times New Roman" w:hAnsiTheme="minorHAnsi" w:cstheme="minorHAnsi"/>
          <w:b/>
          <w:sz w:val="24"/>
          <w:szCs w:val="24"/>
        </w:rPr>
      </w:pPr>
    </w:p>
    <w:p w14:paraId="3F7D024E" w14:textId="5FC8D676" w:rsidR="007D4C8E" w:rsidRPr="00C35822" w:rsidRDefault="007D4C8E" w:rsidP="007D4C8E">
      <w:pPr>
        <w:spacing w:after="0"/>
        <w:jc w:val="center"/>
        <w:rPr>
          <w:rFonts w:asciiTheme="minorHAnsi" w:eastAsia="Times New Roman" w:hAnsiTheme="minorHAnsi" w:cstheme="minorHAnsi"/>
          <w:b/>
          <w:sz w:val="24"/>
          <w:szCs w:val="24"/>
        </w:rPr>
      </w:pPr>
      <w:r w:rsidRPr="00C35822">
        <w:rPr>
          <w:rFonts w:asciiTheme="minorHAnsi" w:eastAsia="Times New Roman" w:hAnsiTheme="minorHAnsi" w:cstheme="minorHAnsi"/>
          <w:b/>
          <w:sz w:val="24"/>
          <w:szCs w:val="24"/>
        </w:rPr>
        <w:t>John 6:63 (NET)</w:t>
      </w:r>
    </w:p>
    <w:p w14:paraId="39CE30EB" w14:textId="7B740940" w:rsidR="007D4C8E" w:rsidRDefault="007D4C8E" w:rsidP="007D4C8E">
      <w:pPr>
        <w:spacing w:after="0"/>
        <w:jc w:val="center"/>
        <w:rPr>
          <w:rStyle w:val="text"/>
          <w:rFonts w:asciiTheme="minorHAnsi" w:hAnsiTheme="minorHAnsi" w:cstheme="minorHAnsi"/>
          <w:b/>
          <w:i/>
          <w:sz w:val="24"/>
          <w:szCs w:val="24"/>
        </w:rPr>
      </w:pPr>
      <w:r w:rsidRPr="007D4C8E">
        <w:rPr>
          <w:rStyle w:val="text"/>
          <w:rFonts w:asciiTheme="minorHAnsi" w:hAnsiTheme="minorHAnsi" w:cstheme="minorHAnsi"/>
          <w:b/>
          <w:i/>
          <w:sz w:val="24"/>
          <w:szCs w:val="24"/>
        </w:rPr>
        <w:t>The Spirit is the one who gives life; human nature is of no help! The words that I have spoken to you are spirit and are life.</w:t>
      </w:r>
    </w:p>
    <w:p w14:paraId="2D93CDFE" w14:textId="77777777" w:rsidR="00C35822" w:rsidRPr="007D4C8E" w:rsidRDefault="00C35822" w:rsidP="007D4C8E">
      <w:pPr>
        <w:spacing w:after="0"/>
        <w:jc w:val="center"/>
        <w:rPr>
          <w:rFonts w:asciiTheme="minorHAnsi" w:eastAsia="Times New Roman" w:hAnsiTheme="minorHAnsi" w:cstheme="minorHAnsi"/>
          <w:b/>
          <w:i/>
          <w:sz w:val="24"/>
          <w:szCs w:val="24"/>
        </w:rPr>
      </w:pPr>
    </w:p>
    <w:p w14:paraId="5365F227" w14:textId="45BD6E5E" w:rsidR="00DF5903" w:rsidRPr="00DF5903" w:rsidRDefault="00363BAD" w:rsidP="00DF5903">
      <w:pPr>
        <w:pStyle w:val="NormalWeb"/>
        <w:ind w:firstLine="720"/>
        <w:jc w:val="both"/>
        <w:rPr>
          <w:rFonts w:asciiTheme="minorHAnsi" w:hAnsiTheme="minorHAnsi" w:cstheme="minorHAnsi"/>
        </w:rPr>
      </w:pPr>
      <w:r w:rsidRPr="00DF5903">
        <w:rPr>
          <w:rFonts w:asciiTheme="minorHAnsi" w:hAnsiTheme="minorHAnsi" w:cstheme="minorHAnsi"/>
        </w:rPr>
        <w:t>Spiritual battles, requires spiritual weapons. For example</w:t>
      </w:r>
      <w:r w:rsidR="00DF5903" w:rsidRPr="00DF5903">
        <w:rPr>
          <w:rFonts w:asciiTheme="minorHAnsi" w:hAnsiTheme="minorHAnsi" w:cstheme="minorHAnsi"/>
        </w:rPr>
        <w:t xml:space="preserve"> t</w:t>
      </w:r>
      <w:r w:rsidRPr="00DF5903">
        <w:rPr>
          <w:rFonts w:asciiTheme="minorHAnsi" w:hAnsiTheme="minorHAnsi" w:cstheme="minorHAnsi"/>
        </w:rPr>
        <w:t>he sword of the Spirit – the Word of God Ephesians 5:1-18). It is our offensive weapon of righteousness</w:t>
      </w:r>
      <w:r w:rsidR="00DF5903">
        <w:rPr>
          <w:rFonts w:asciiTheme="minorHAnsi" w:hAnsiTheme="minorHAnsi" w:cstheme="minorHAnsi"/>
        </w:rPr>
        <w:t>, but t</w:t>
      </w:r>
      <w:r w:rsidR="00DF5903" w:rsidRPr="00DF5903">
        <w:rPr>
          <w:rFonts w:asciiTheme="minorHAnsi" w:hAnsiTheme="minorHAnsi" w:cstheme="minorHAnsi"/>
        </w:rPr>
        <w:t>o wield this weapon, we must be yielded to the Spirit</w:t>
      </w:r>
      <w:r w:rsidR="00DF5903">
        <w:rPr>
          <w:rFonts w:asciiTheme="minorHAnsi" w:hAnsiTheme="minorHAnsi" w:cstheme="minorHAnsi"/>
        </w:rPr>
        <w:t xml:space="preserve">. In other words, </w:t>
      </w:r>
      <w:r w:rsidR="00DF5903" w:rsidRPr="00DF5903">
        <w:rPr>
          <w:rFonts w:asciiTheme="minorHAnsi" w:hAnsiTheme="minorHAnsi" w:cstheme="minorHAnsi"/>
        </w:rPr>
        <w:t xml:space="preserve">under </w:t>
      </w:r>
      <w:r w:rsidR="00DF5903">
        <w:rPr>
          <w:rFonts w:asciiTheme="minorHAnsi" w:hAnsiTheme="minorHAnsi" w:cstheme="minorHAnsi"/>
        </w:rPr>
        <w:t>the</w:t>
      </w:r>
      <w:r w:rsidR="00DF5903" w:rsidRPr="00DF5903">
        <w:rPr>
          <w:rFonts w:asciiTheme="minorHAnsi" w:hAnsiTheme="minorHAnsi" w:cstheme="minorHAnsi"/>
        </w:rPr>
        <w:t xml:space="preserve"> control</w:t>
      </w:r>
      <w:r w:rsidR="00DF5903">
        <w:rPr>
          <w:rFonts w:asciiTheme="minorHAnsi" w:hAnsiTheme="minorHAnsi" w:cstheme="minorHAnsi"/>
        </w:rPr>
        <w:t xml:space="preserve"> of the Holy Spirit</w:t>
      </w:r>
      <w:r w:rsidR="00DF5903" w:rsidRPr="00DF5903">
        <w:rPr>
          <w:rFonts w:asciiTheme="minorHAnsi" w:hAnsiTheme="minorHAnsi" w:cstheme="minorHAnsi"/>
        </w:rPr>
        <w:t>.</w:t>
      </w:r>
    </w:p>
    <w:p w14:paraId="7FFEC7B5" w14:textId="5933BB78" w:rsidR="008F221D" w:rsidRPr="006A7EE5" w:rsidRDefault="00363BAD" w:rsidP="00DF5903">
      <w:pPr>
        <w:ind w:firstLine="720"/>
        <w:jc w:val="both"/>
        <w:rPr>
          <w:rFonts w:asciiTheme="minorHAnsi" w:hAnsiTheme="minorHAnsi" w:cstheme="minorHAnsi"/>
        </w:rPr>
      </w:pPr>
      <w:r w:rsidRPr="00DF5903">
        <w:rPr>
          <w:rFonts w:cstheme="minorHAnsi"/>
          <w:sz w:val="24"/>
          <w:szCs w:val="24"/>
        </w:rPr>
        <w:t xml:space="preserve"> </w:t>
      </w:r>
      <w:r w:rsidR="008F221D" w:rsidRPr="00DF5903">
        <w:rPr>
          <w:rFonts w:asciiTheme="minorHAnsi" w:hAnsiTheme="minorHAnsi" w:cstheme="minorHAnsi"/>
          <w:sz w:val="24"/>
          <w:szCs w:val="24"/>
        </w:rPr>
        <w:t>We must use the very same strate</w:t>
      </w:r>
      <w:r w:rsidRPr="00DF5903">
        <w:rPr>
          <w:rFonts w:asciiTheme="minorHAnsi" w:hAnsiTheme="minorHAnsi" w:cstheme="minorHAnsi"/>
          <w:sz w:val="24"/>
          <w:szCs w:val="24"/>
        </w:rPr>
        <w:t>gy as Jesus to combat our enemy</w:t>
      </w:r>
      <w:r w:rsidR="008F221D" w:rsidRPr="00DF5903">
        <w:rPr>
          <w:rFonts w:asciiTheme="minorHAnsi" w:hAnsiTheme="minorHAnsi" w:cstheme="minorHAnsi"/>
          <w:sz w:val="24"/>
          <w:szCs w:val="24"/>
        </w:rPr>
        <w:t xml:space="preserve"> (Matthew 4:1-4)</w:t>
      </w:r>
      <w:r w:rsidRPr="00DF5903">
        <w:rPr>
          <w:rFonts w:asciiTheme="minorHAnsi" w:hAnsiTheme="minorHAnsi" w:cstheme="minorHAnsi"/>
          <w:sz w:val="24"/>
          <w:szCs w:val="24"/>
        </w:rPr>
        <w:t>.</w:t>
      </w:r>
      <w:r w:rsidR="008F221D" w:rsidRPr="00DF5903">
        <w:rPr>
          <w:rFonts w:asciiTheme="minorHAnsi" w:hAnsiTheme="minorHAnsi" w:cstheme="minorHAnsi"/>
          <w:sz w:val="24"/>
          <w:szCs w:val="24"/>
        </w:rPr>
        <w:t xml:space="preserve"> The Sword of the Spirit is the use of </w:t>
      </w:r>
      <w:r w:rsidR="008F221D" w:rsidRPr="00DF5903">
        <w:rPr>
          <w:rFonts w:asciiTheme="minorHAnsi" w:hAnsiTheme="minorHAnsi" w:cstheme="minorHAnsi"/>
          <w:i/>
          <w:sz w:val="24"/>
          <w:szCs w:val="24"/>
        </w:rPr>
        <w:t>very</w:t>
      </w:r>
      <w:r w:rsidR="008F221D" w:rsidRPr="00DF5903">
        <w:rPr>
          <w:rFonts w:asciiTheme="minorHAnsi" w:hAnsiTheme="minorHAnsi" w:cstheme="minorHAnsi"/>
          <w:sz w:val="24"/>
          <w:szCs w:val="24"/>
        </w:rPr>
        <w:t xml:space="preserve"> </w:t>
      </w:r>
      <w:r w:rsidR="008F221D" w:rsidRPr="00DF5903">
        <w:rPr>
          <w:rFonts w:asciiTheme="minorHAnsi" w:hAnsiTheme="minorHAnsi" w:cstheme="minorHAnsi"/>
          <w:i/>
          <w:sz w:val="24"/>
          <w:szCs w:val="24"/>
        </w:rPr>
        <w:t>specific scriptures</w:t>
      </w:r>
      <w:r w:rsidR="008F221D" w:rsidRPr="00DF5903">
        <w:rPr>
          <w:rFonts w:asciiTheme="minorHAnsi" w:hAnsiTheme="minorHAnsi" w:cstheme="minorHAnsi"/>
          <w:sz w:val="24"/>
          <w:szCs w:val="24"/>
        </w:rPr>
        <w:t xml:space="preserve">; truths that combat the lies. (See the Word Search below, to define the difference in the two words translated in Greek for </w:t>
      </w:r>
      <w:r w:rsidR="008F221D" w:rsidRPr="00DF5903">
        <w:rPr>
          <w:rFonts w:asciiTheme="minorHAnsi" w:hAnsiTheme="minorHAnsi" w:cstheme="minorHAnsi"/>
          <w:i/>
          <w:sz w:val="24"/>
          <w:szCs w:val="24"/>
        </w:rPr>
        <w:t>Word</w:t>
      </w:r>
      <w:r w:rsidR="008F221D" w:rsidRPr="00DF5903">
        <w:rPr>
          <w:rFonts w:asciiTheme="minorHAnsi" w:hAnsiTheme="minorHAnsi" w:cstheme="minorHAnsi"/>
          <w:sz w:val="24"/>
          <w:szCs w:val="24"/>
        </w:rPr>
        <w:t xml:space="preserve"> of God.)</w:t>
      </w:r>
      <w:r>
        <w:rPr>
          <w:rFonts w:asciiTheme="minorHAnsi" w:hAnsiTheme="minorHAnsi" w:cstheme="minorHAnsi"/>
        </w:rPr>
        <w:t xml:space="preserve"> </w:t>
      </w:r>
      <w:r w:rsidR="008F221D" w:rsidRPr="006A7EE5">
        <w:rPr>
          <w:rFonts w:asciiTheme="minorHAnsi" w:hAnsiTheme="minorHAnsi" w:cstheme="minorHAnsi"/>
        </w:rPr>
        <w:t>To be right with God, we must be living out His word in obedience.</w:t>
      </w:r>
      <w:r w:rsidR="008F221D" w:rsidRPr="006A7EE5">
        <w:t xml:space="preserve"> </w:t>
      </w:r>
      <w:r w:rsidR="008F221D" w:rsidRPr="006A7EE5">
        <w:rPr>
          <w:rFonts w:asciiTheme="minorHAnsi" w:hAnsiTheme="minorHAnsi" w:cstheme="minorHAnsi"/>
        </w:rPr>
        <w:t>If I turn my face away from hearing God’s Word, He will turn his face away from me when I pray.</w:t>
      </w:r>
    </w:p>
    <w:p w14:paraId="6C40681B" w14:textId="50C4CDA7" w:rsidR="008F221D" w:rsidRPr="0076329C" w:rsidRDefault="008F221D" w:rsidP="008F221D">
      <w:pPr>
        <w:pStyle w:val="NormalWeb"/>
        <w:jc w:val="both"/>
        <w:rPr>
          <w:rFonts w:asciiTheme="minorHAnsi" w:hAnsiTheme="minorHAnsi" w:cstheme="minorHAnsi"/>
        </w:rPr>
      </w:pPr>
      <w:r w:rsidRPr="00491ADD">
        <w:rPr>
          <w:rFonts w:asciiTheme="minorHAnsi" w:hAnsiTheme="minorHAnsi" w:cstheme="minorHAnsi"/>
          <w:b/>
          <w:sz w:val="28"/>
          <w:szCs w:val="28"/>
        </w:rPr>
        <w:lastRenderedPageBreak/>
        <w:t>Digging Deep</w:t>
      </w:r>
      <w:r>
        <w:rPr>
          <w:rFonts w:asciiTheme="minorHAnsi" w:hAnsiTheme="minorHAnsi" w:cstheme="minorHAnsi"/>
          <w:b/>
          <w:sz w:val="28"/>
          <w:szCs w:val="28"/>
        </w:rPr>
        <w:t>e</w:t>
      </w:r>
      <w:r w:rsidRPr="00491ADD">
        <w:rPr>
          <w:rFonts w:asciiTheme="minorHAnsi" w:hAnsiTheme="minorHAnsi" w:cstheme="minorHAnsi"/>
          <w:b/>
          <w:sz w:val="28"/>
          <w:szCs w:val="28"/>
        </w:rPr>
        <w:t>r:</w:t>
      </w:r>
      <w:r>
        <w:rPr>
          <w:rFonts w:asciiTheme="minorHAnsi" w:hAnsiTheme="minorHAnsi" w:cstheme="minorHAnsi"/>
        </w:rPr>
        <w:t xml:space="preserve"> </w:t>
      </w:r>
      <w:r w:rsidRPr="0076329C">
        <w:rPr>
          <w:rFonts w:asciiTheme="minorHAnsi" w:hAnsiTheme="minorHAnsi" w:cstheme="minorHAnsi"/>
        </w:rPr>
        <w:t xml:space="preserve"> Proverbs </w:t>
      </w:r>
      <w:r>
        <w:rPr>
          <w:rFonts w:asciiTheme="minorHAnsi" w:hAnsiTheme="minorHAnsi" w:cstheme="minorHAnsi"/>
        </w:rPr>
        <w:t>15:8</w:t>
      </w:r>
      <w:r w:rsidR="00363BAD">
        <w:rPr>
          <w:rFonts w:asciiTheme="minorHAnsi" w:hAnsiTheme="minorHAnsi" w:cstheme="minorHAnsi"/>
        </w:rPr>
        <w:t xml:space="preserve">, </w:t>
      </w:r>
      <w:r>
        <w:rPr>
          <w:rFonts w:asciiTheme="minorHAnsi" w:hAnsiTheme="minorHAnsi" w:cstheme="minorHAnsi"/>
        </w:rPr>
        <w:t xml:space="preserve">29, </w:t>
      </w:r>
      <w:r w:rsidRPr="0076329C">
        <w:rPr>
          <w:rFonts w:asciiTheme="minorHAnsi" w:hAnsiTheme="minorHAnsi" w:cstheme="minorHAnsi"/>
        </w:rPr>
        <w:t>28:9</w:t>
      </w:r>
      <w:r>
        <w:rPr>
          <w:rFonts w:asciiTheme="minorHAnsi" w:hAnsiTheme="minorHAnsi" w:cstheme="minorHAnsi"/>
        </w:rPr>
        <w:t>;</w:t>
      </w:r>
      <w:r w:rsidRPr="0076329C">
        <w:rPr>
          <w:rFonts w:asciiTheme="minorHAnsi" w:hAnsiTheme="minorHAnsi" w:cstheme="minorHAnsi"/>
        </w:rPr>
        <w:t xml:space="preserve"> Isaiah 1:15, 59:1-3, </w:t>
      </w:r>
      <w:r>
        <w:rPr>
          <w:rFonts w:asciiTheme="minorHAnsi" w:hAnsiTheme="minorHAnsi" w:cstheme="minorHAnsi"/>
        </w:rPr>
        <w:t>49:24-26, 54:13-17; Micah 3:4</w:t>
      </w:r>
      <w:r w:rsidR="00363BAD">
        <w:rPr>
          <w:rFonts w:asciiTheme="minorHAnsi" w:hAnsiTheme="minorHAnsi" w:cstheme="minorHAnsi"/>
        </w:rPr>
        <w:t>;</w:t>
      </w:r>
      <w:r>
        <w:rPr>
          <w:rFonts w:asciiTheme="minorHAnsi" w:hAnsiTheme="minorHAnsi" w:cstheme="minorHAnsi"/>
        </w:rPr>
        <w:t xml:space="preserve"> 1 Peter 3:12</w:t>
      </w:r>
      <w:r w:rsidR="00363BAD">
        <w:rPr>
          <w:rFonts w:asciiTheme="minorHAnsi" w:hAnsiTheme="minorHAnsi" w:cstheme="minorHAnsi"/>
        </w:rPr>
        <w:t>;</w:t>
      </w:r>
      <w:r>
        <w:rPr>
          <w:rFonts w:asciiTheme="minorHAnsi" w:hAnsiTheme="minorHAnsi" w:cstheme="minorHAnsi"/>
        </w:rPr>
        <w:t xml:space="preserve"> John 15:7-8</w:t>
      </w:r>
    </w:p>
    <w:p w14:paraId="7DE6CFA9" w14:textId="79542E6D" w:rsidR="008F221D" w:rsidRPr="009A2FC1" w:rsidRDefault="00DF5903" w:rsidP="008F221D">
      <w:pPr>
        <w:ind w:firstLine="720"/>
        <w:jc w:val="both"/>
        <w:rPr>
          <w:rFonts w:eastAsia="Times New Roman" w:cstheme="minorHAnsi"/>
          <w:sz w:val="24"/>
          <w:szCs w:val="24"/>
        </w:rPr>
      </w:pPr>
      <w:r>
        <w:rPr>
          <w:rFonts w:eastAsia="Times New Roman" w:cstheme="minorHAnsi"/>
          <w:sz w:val="24"/>
          <w:szCs w:val="24"/>
        </w:rPr>
        <w:t>As a</w:t>
      </w:r>
      <w:r w:rsidR="008F221D">
        <w:rPr>
          <w:rFonts w:eastAsia="Times New Roman" w:cstheme="minorHAnsi"/>
          <w:sz w:val="24"/>
          <w:szCs w:val="24"/>
        </w:rPr>
        <w:t xml:space="preserve"> personal example</w:t>
      </w:r>
      <w:r>
        <w:rPr>
          <w:rFonts w:eastAsia="Times New Roman" w:cstheme="minorHAnsi"/>
          <w:sz w:val="24"/>
          <w:szCs w:val="24"/>
        </w:rPr>
        <w:t>, once my family experenced a ter</w:t>
      </w:r>
      <w:r w:rsidR="009206BC">
        <w:rPr>
          <w:rFonts w:eastAsia="Times New Roman" w:cstheme="minorHAnsi"/>
          <w:sz w:val="24"/>
          <w:szCs w:val="24"/>
        </w:rPr>
        <w:t>rifying</w:t>
      </w:r>
      <w:r>
        <w:rPr>
          <w:rFonts w:eastAsia="Times New Roman" w:cstheme="minorHAnsi"/>
          <w:sz w:val="24"/>
          <w:szCs w:val="24"/>
        </w:rPr>
        <w:t xml:space="preserve"> ord</w:t>
      </w:r>
      <w:r w:rsidR="009206BC">
        <w:rPr>
          <w:rFonts w:eastAsia="Times New Roman" w:cstheme="minorHAnsi"/>
          <w:sz w:val="24"/>
          <w:szCs w:val="24"/>
        </w:rPr>
        <w:t xml:space="preserve">eal. We incountered a </w:t>
      </w:r>
      <w:r w:rsidR="003A5AB2">
        <w:rPr>
          <w:rFonts w:eastAsia="Times New Roman" w:cstheme="minorHAnsi"/>
          <w:sz w:val="24"/>
          <w:szCs w:val="24"/>
        </w:rPr>
        <w:t>physotic woman who</w:t>
      </w:r>
      <w:r w:rsidR="003D2442">
        <w:rPr>
          <w:rFonts w:eastAsia="Times New Roman" w:cstheme="minorHAnsi"/>
          <w:sz w:val="24"/>
          <w:szCs w:val="24"/>
        </w:rPr>
        <w:t xml:space="preserve"> threatening to kill my son</w:t>
      </w:r>
      <w:r w:rsidR="008F221D">
        <w:rPr>
          <w:rFonts w:eastAsia="Times New Roman" w:cstheme="minorHAnsi"/>
          <w:sz w:val="24"/>
          <w:szCs w:val="24"/>
        </w:rPr>
        <w:t xml:space="preserve"> </w:t>
      </w:r>
      <w:r w:rsidR="008F221D" w:rsidRPr="009A2FC1">
        <w:rPr>
          <w:rFonts w:eastAsia="Times New Roman" w:cstheme="minorHAnsi"/>
          <w:sz w:val="24"/>
          <w:szCs w:val="24"/>
        </w:rPr>
        <w:t>(Luke 6:27-36; Romans 12:14-21; Matthew 5:43-44)</w:t>
      </w:r>
      <w:r w:rsidR="003D2442">
        <w:rPr>
          <w:rFonts w:eastAsia="Times New Roman" w:cstheme="minorHAnsi"/>
          <w:sz w:val="24"/>
          <w:szCs w:val="24"/>
        </w:rPr>
        <w:t>.</w:t>
      </w:r>
      <w:r w:rsidR="008F221D" w:rsidRPr="009A2FC1">
        <w:rPr>
          <w:rFonts w:eastAsia="Times New Roman" w:cstheme="minorHAnsi"/>
          <w:sz w:val="24"/>
          <w:szCs w:val="24"/>
        </w:rPr>
        <w:t xml:space="preserve"> The door was open through anger and unforgiveness toward my husband, we were fighting. I was deceived by the devil. I was not wearing all my armor</w:t>
      </w:r>
      <w:r w:rsidR="008F221D" w:rsidRPr="009A2FC1">
        <w:rPr>
          <w:sz w:val="24"/>
          <w:szCs w:val="24"/>
        </w:rPr>
        <w:t xml:space="preserve"> </w:t>
      </w:r>
      <w:r w:rsidR="008F221D" w:rsidRPr="009A2FC1">
        <w:rPr>
          <w:rFonts w:eastAsia="Times New Roman" w:cstheme="minorHAnsi"/>
          <w:sz w:val="24"/>
          <w:szCs w:val="24"/>
        </w:rPr>
        <w:t>(Eph. 4:17-32; James 1:19-25; Matthew 6:16-22)</w:t>
      </w:r>
      <w:r w:rsidR="003D2442">
        <w:rPr>
          <w:rFonts w:eastAsia="Times New Roman" w:cstheme="minorHAnsi"/>
          <w:sz w:val="24"/>
          <w:szCs w:val="24"/>
        </w:rPr>
        <w:t>.</w:t>
      </w:r>
      <w:r w:rsidR="008F221D" w:rsidRPr="009A2FC1">
        <w:rPr>
          <w:rFonts w:eastAsia="Times New Roman" w:cstheme="minorHAnsi"/>
          <w:sz w:val="24"/>
          <w:szCs w:val="24"/>
        </w:rPr>
        <w:t xml:space="preserve"> </w:t>
      </w:r>
    </w:p>
    <w:p w14:paraId="1AB99057" w14:textId="77777777" w:rsidR="008F221D" w:rsidRDefault="008F221D" w:rsidP="008F221D">
      <w:pPr>
        <w:ind w:firstLine="720"/>
        <w:jc w:val="both"/>
        <w:rPr>
          <w:rFonts w:eastAsia="Times New Roman" w:cstheme="minorHAnsi"/>
          <w:sz w:val="24"/>
          <w:szCs w:val="24"/>
        </w:rPr>
      </w:pPr>
      <w:r w:rsidRPr="006100CD">
        <w:rPr>
          <w:rFonts w:eastAsia="Times New Roman" w:cstheme="minorHAnsi"/>
          <w:sz w:val="24"/>
          <w:szCs w:val="24"/>
        </w:rPr>
        <w:t>To take back surrendered ground</w:t>
      </w:r>
      <w:r>
        <w:rPr>
          <w:rFonts w:eastAsia="Times New Roman" w:cstheme="minorHAnsi"/>
          <w:sz w:val="24"/>
          <w:szCs w:val="24"/>
        </w:rPr>
        <w:t>,</w:t>
      </w:r>
      <w:r w:rsidRPr="006100CD">
        <w:rPr>
          <w:rFonts w:eastAsia="Times New Roman" w:cstheme="minorHAnsi"/>
          <w:sz w:val="24"/>
          <w:szCs w:val="24"/>
        </w:rPr>
        <w:t xml:space="preserve"> you must confess and repent. </w:t>
      </w:r>
      <w:r w:rsidRPr="006100CD">
        <w:rPr>
          <w:sz w:val="24"/>
          <w:szCs w:val="24"/>
        </w:rPr>
        <w:t>Confession is my response to His Righteousness and my own sinfulness. I need to come clean when I see my sin in the mirror of His Word. (</w:t>
      </w:r>
      <w:r w:rsidRPr="006100CD">
        <w:rPr>
          <w:sz w:val="24"/>
          <w:szCs w:val="24"/>
          <w:u w:val="single"/>
        </w:rPr>
        <w:t>James 4:6-10</w:t>
      </w:r>
      <w:r w:rsidRPr="006100CD">
        <w:rPr>
          <w:sz w:val="24"/>
          <w:szCs w:val="24"/>
        </w:rPr>
        <w:t>, 1 John 1:9)</w:t>
      </w:r>
      <w:r w:rsidRPr="00B84E2E">
        <w:rPr>
          <w:sz w:val="24"/>
          <w:szCs w:val="24"/>
        </w:rPr>
        <w:t xml:space="preserve"> </w:t>
      </w:r>
      <w:r w:rsidRPr="006100CD">
        <w:rPr>
          <w:sz w:val="24"/>
          <w:szCs w:val="24"/>
        </w:rPr>
        <w:t>He loves to keep his work in the dark</w:t>
      </w:r>
      <w:r>
        <w:rPr>
          <w:sz w:val="24"/>
          <w:szCs w:val="24"/>
        </w:rPr>
        <w:t>.</w:t>
      </w:r>
      <w:r w:rsidRPr="006100CD">
        <w:rPr>
          <w:sz w:val="24"/>
          <w:szCs w:val="24"/>
        </w:rPr>
        <w:t xml:space="preserve"> When we confess our sins to others, we are shedding light on the work of the </w:t>
      </w:r>
      <w:r>
        <w:rPr>
          <w:sz w:val="24"/>
          <w:szCs w:val="24"/>
        </w:rPr>
        <w:t>D</w:t>
      </w:r>
      <w:r w:rsidRPr="006100CD">
        <w:rPr>
          <w:sz w:val="24"/>
          <w:szCs w:val="24"/>
        </w:rPr>
        <w:t xml:space="preserve">evil. </w:t>
      </w:r>
      <w:r w:rsidRPr="006100CD">
        <w:rPr>
          <w:rFonts w:eastAsia="Times New Roman" w:cstheme="minorHAnsi"/>
          <w:sz w:val="24"/>
          <w:szCs w:val="24"/>
        </w:rPr>
        <w:t xml:space="preserve">To stand, you must first bow to Jesus in </w:t>
      </w:r>
      <w:r w:rsidRPr="004303DD">
        <w:rPr>
          <w:rFonts w:eastAsia="Times New Roman" w:cstheme="minorHAnsi"/>
          <w:sz w:val="24"/>
          <w:szCs w:val="24"/>
        </w:rPr>
        <w:t>humble submission to His Lordship</w:t>
      </w:r>
      <w:r w:rsidRPr="006100CD">
        <w:rPr>
          <w:rFonts w:eastAsia="Times New Roman" w:cstheme="minorHAnsi"/>
          <w:sz w:val="24"/>
          <w:szCs w:val="24"/>
        </w:rPr>
        <w:t xml:space="preserve">. </w:t>
      </w:r>
      <w:r w:rsidRPr="009A2FC1">
        <w:rPr>
          <w:rFonts w:eastAsia="Times New Roman" w:cstheme="minorHAnsi"/>
          <w:sz w:val="24"/>
          <w:szCs w:val="24"/>
        </w:rPr>
        <w:t>Satan can only take the ground we give to him when we have failed to obey God’s Word!</w:t>
      </w:r>
      <w:r w:rsidRPr="009A2FC1">
        <w:rPr>
          <w:sz w:val="24"/>
          <w:szCs w:val="24"/>
        </w:rPr>
        <w:t xml:space="preserve"> </w:t>
      </w:r>
      <w:r w:rsidRPr="009A2FC1">
        <w:rPr>
          <w:rFonts w:eastAsia="Times New Roman" w:cstheme="minorHAnsi"/>
          <w:sz w:val="24"/>
          <w:szCs w:val="24"/>
        </w:rPr>
        <w:t>Some of us are living defeated lives because</w:t>
      </w:r>
      <w:r w:rsidRPr="006100CD">
        <w:rPr>
          <w:rFonts w:eastAsia="Times New Roman" w:cstheme="minorHAnsi"/>
          <w:sz w:val="24"/>
          <w:szCs w:val="24"/>
        </w:rPr>
        <w:t xml:space="preserve"> we have surrendered ground to the adversary by failing to bow to the authority of God. (2 Timothy 2:22-26; Luke 6:43-48) </w:t>
      </w:r>
    </w:p>
    <w:p w14:paraId="5BE31C84" w14:textId="77777777" w:rsidR="008F221D" w:rsidRPr="00270C9D" w:rsidRDefault="008F221D" w:rsidP="008F221D">
      <w:pPr>
        <w:jc w:val="both"/>
        <w:rPr>
          <w:rFonts w:cstheme="minorHAnsi"/>
          <w:b/>
          <w:i/>
          <w:sz w:val="28"/>
          <w:szCs w:val="28"/>
        </w:rPr>
      </w:pPr>
      <w:r w:rsidRPr="00270C9D">
        <w:rPr>
          <w:rFonts w:eastAsia="Times New Roman" w:cstheme="minorHAnsi"/>
          <w:b/>
          <w:sz w:val="28"/>
          <w:szCs w:val="28"/>
        </w:rPr>
        <w:t>W</w:t>
      </w:r>
      <w:r>
        <w:rPr>
          <w:rFonts w:eastAsia="Times New Roman" w:cstheme="minorHAnsi"/>
          <w:b/>
          <w:sz w:val="28"/>
          <w:szCs w:val="28"/>
        </w:rPr>
        <w:t>ord</w:t>
      </w:r>
      <w:r w:rsidRPr="00270C9D">
        <w:rPr>
          <w:rFonts w:eastAsia="Times New Roman" w:cstheme="minorHAnsi"/>
          <w:b/>
          <w:sz w:val="28"/>
          <w:szCs w:val="28"/>
        </w:rPr>
        <w:t xml:space="preserve"> S</w:t>
      </w:r>
      <w:r>
        <w:rPr>
          <w:rFonts w:eastAsia="Times New Roman" w:cstheme="minorHAnsi"/>
          <w:b/>
          <w:sz w:val="28"/>
          <w:szCs w:val="28"/>
        </w:rPr>
        <w:t>earch</w:t>
      </w:r>
      <w:r w:rsidRPr="00270C9D">
        <w:rPr>
          <w:rFonts w:eastAsia="Times New Roman" w:cstheme="minorHAnsi"/>
          <w:b/>
          <w:sz w:val="28"/>
          <w:szCs w:val="28"/>
        </w:rPr>
        <w:t>:</w:t>
      </w:r>
    </w:p>
    <w:p w14:paraId="32C9D5A9" w14:textId="77777777" w:rsidR="008F221D" w:rsidRPr="00265DEA" w:rsidRDefault="008F221D" w:rsidP="00265DEA">
      <w:pPr>
        <w:pStyle w:val="ListParagraph"/>
        <w:numPr>
          <w:ilvl w:val="0"/>
          <w:numId w:val="89"/>
        </w:numPr>
        <w:jc w:val="both"/>
        <w:rPr>
          <w:rFonts w:eastAsia="Times New Roman" w:cstheme="minorHAnsi"/>
          <w:sz w:val="24"/>
          <w:szCs w:val="24"/>
        </w:rPr>
      </w:pPr>
      <w:r w:rsidRPr="00265DEA">
        <w:rPr>
          <w:rFonts w:cstheme="minorHAnsi"/>
          <w:b/>
          <w:sz w:val="24"/>
          <w:szCs w:val="24"/>
        </w:rPr>
        <w:t xml:space="preserve">WORD- Greek-LOGOS: </w:t>
      </w:r>
      <w:r w:rsidRPr="00265DEA">
        <w:rPr>
          <w:rFonts w:cstheme="minorHAnsi"/>
          <w:sz w:val="24"/>
          <w:szCs w:val="24"/>
        </w:rPr>
        <w:t xml:space="preserve">The divine expression –i.e. Christ-communication-utterance-mouth used in the following passages: John 1; 1-14 and 1 Peter 1: 23, Hebrew 4:12, John 8:31, 14:23, 1 John 1:1, Rev. 19:13 </w:t>
      </w:r>
    </w:p>
    <w:p w14:paraId="041688D8" w14:textId="77777777" w:rsidR="008F221D" w:rsidRPr="00265DEA" w:rsidRDefault="008F221D" w:rsidP="00265DEA">
      <w:pPr>
        <w:pStyle w:val="ListParagraph"/>
        <w:numPr>
          <w:ilvl w:val="0"/>
          <w:numId w:val="89"/>
        </w:numPr>
        <w:rPr>
          <w:rFonts w:eastAsia="Times New Roman" w:cstheme="minorHAnsi"/>
          <w:sz w:val="24"/>
          <w:szCs w:val="24"/>
        </w:rPr>
      </w:pPr>
      <w:r w:rsidRPr="00265DEA">
        <w:rPr>
          <w:rFonts w:cstheme="minorHAnsi"/>
          <w:b/>
          <w:sz w:val="24"/>
          <w:szCs w:val="24"/>
        </w:rPr>
        <w:t>WORD- Greek- Rhema</w:t>
      </w:r>
      <w:r w:rsidRPr="00265DEA">
        <w:rPr>
          <w:rFonts w:cstheme="minorHAnsi"/>
          <w:sz w:val="24"/>
          <w:szCs w:val="24"/>
        </w:rPr>
        <w:t xml:space="preserve">:  an utterance a specific a matter or topic command –Word. See this used in the following verses: </w:t>
      </w:r>
      <w:r w:rsidRPr="00265DEA">
        <w:rPr>
          <w:rFonts w:cstheme="minorHAnsi"/>
          <w:b/>
          <w:sz w:val="24"/>
          <w:szCs w:val="24"/>
        </w:rPr>
        <w:t>Matthew</w:t>
      </w:r>
      <w:r w:rsidRPr="00265DEA">
        <w:rPr>
          <w:rFonts w:cstheme="minorHAnsi"/>
          <w:sz w:val="24"/>
          <w:szCs w:val="24"/>
        </w:rPr>
        <w:t xml:space="preserve"> </w:t>
      </w:r>
      <w:r w:rsidRPr="00265DEA">
        <w:rPr>
          <w:rFonts w:cstheme="minorHAnsi"/>
          <w:b/>
          <w:sz w:val="24"/>
          <w:szCs w:val="24"/>
        </w:rPr>
        <w:t>4</w:t>
      </w:r>
      <w:r w:rsidRPr="00265DEA">
        <w:rPr>
          <w:rFonts w:cstheme="minorHAnsi"/>
          <w:sz w:val="24"/>
          <w:szCs w:val="24"/>
        </w:rPr>
        <w:t>:</w:t>
      </w:r>
      <w:r w:rsidRPr="00265DEA">
        <w:rPr>
          <w:rFonts w:cstheme="minorHAnsi"/>
          <w:b/>
          <w:sz w:val="24"/>
          <w:szCs w:val="24"/>
        </w:rPr>
        <w:t>1</w:t>
      </w:r>
      <w:r w:rsidRPr="00265DEA">
        <w:rPr>
          <w:rFonts w:cstheme="minorHAnsi"/>
          <w:sz w:val="24"/>
          <w:szCs w:val="24"/>
        </w:rPr>
        <w:t>-</w:t>
      </w:r>
      <w:r w:rsidRPr="00265DEA">
        <w:rPr>
          <w:rFonts w:cstheme="minorHAnsi"/>
          <w:b/>
          <w:sz w:val="24"/>
          <w:szCs w:val="24"/>
        </w:rPr>
        <w:t>6</w:t>
      </w:r>
      <w:r w:rsidRPr="00265DEA">
        <w:rPr>
          <w:rFonts w:cstheme="minorHAnsi"/>
          <w:sz w:val="24"/>
          <w:szCs w:val="24"/>
        </w:rPr>
        <w:t>; Romans 10:8, 17; 1 Peter 1:26; Ephesians1:13; 5:26 &amp; 6:1; Hebrews 1:3, 11:3; John3:34, 6:63 &amp; 68; John 15:7; 1:25.</w:t>
      </w:r>
    </w:p>
    <w:p w14:paraId="6F8C6EC7" w14:textId="77777777" w:rsidR="008F221D" w:rsidRPr="00265DEA" w:rsidRDefault="008F221D" w:rsidP="00265DEA">
      <w:pPr>
        <w:pStyle w:val="ListParagraph"/>
        <w:numPr>
          <w:ilvl w:val="0"/>
          <w:numId w:val="89"/>
        </w:numPr>
        <w:rPr>
          <w:rFonts w:eastAsia="Times New Roman" w:cstheme="minorHAnsi"/>
          <w:b/>
          <w:sz w:val="24"/>
          <w:szCs w:val="24"/>
        </w:rPr>
      </w:pPr>
      <w:r w:rsidRPr="00265DEA">
        <w:rPr>
          <w:b/>
          <w:sz w:val="24"/>
          <w:szCs w:val="24"/>
        </w:rPr>
        <w:t>PRAY- Greek PROS-EUCHE or Prayer-PROS-EUCHOMAI</w:t>
      </w:r>
      <w:r w:rsidRPr="00265DEA">
        <w:rPr>
          <w:sz w:val="24"/>
          <w:szCs w:val="24"/>
        </w:rPr>
        <w:t>: Worship-oratory chapel-pray earnestly - pray to God i.e. supplicate, worship.</w:t>
      </w:r>
    </w:p>
    <w:p w14:paraId="7982BDDA" w14:textId="77777777" w:rsidR="008F221D" w:rsidRPr="00265DEA" w:rsidRDefault="008F221D" w:rsidP="00265DEA">
      <w:pPr>
        <w:pStyle w:val="ListParagraph"/>
        <w:numPr>
          <w:ilvl w:val="0"/>
          <w:numId w:val="89"/>
        </w:numPr>
        <w:rPr>
          <w:rFonts w:eastAsia="Times New Roman" w:cstheme="minorHAnsi"/>
          <w:b/>
          <w:sz w:val="24"/>
          <w:szCs w:val="24"/>
        </w:rPr>
      </w:pPr>
      <w:r w:rsidRPr="00265DEA">
        <w:rPr>
          <w:b/>
          <w:sz w:val="24"/>
          <w:szCs w:val="24"/>
        </w:rPr>
        <w:t>Worship- Greek is PROS-KUNEO</w:t>
      </w:r>
      <w:r w:rsidRPr="00265DEA">
        <w:rPr>
          <w:sz w:val="24"/>
          <w:szCs w:val="24"/>
        </w:rPr>
        <w:t>: to kiss like a dog licking his master’s hand-to fawn or crouch-to prostrate oneself in homage - do reverence to adore - WORSHIP. (John 4:20-24)</w:t>
      </w:r>
    </w:p>
    <w:p w14:paraId="27BA5440" w14:textId="599A997F" w:rsidR="008F221D" w:rsidRDefault="008F221D" w:rsidP="00265DEA">
      <w:pPr>
        <w:pStyle w:val="ListParagraph"/>
        <w:numPr>
          <w:ilvl w:val="0"/>
          <w:numId w:val="89"/>
        </w:numPr>
        <w:jc w:val="both"/>
        <w:rPr>
          <w:sz w:val="24"/>
          <w:szCs w:val="24"/>
        </w:rPr>
      </w:pPr>
      <w:r w:rsidRPr="00265DEA">
        <w:rPr>
          <w:b/>
          <w:sz w:val="24"/>
          <w:szCs w:val="24"/>
        </w:rPr>
        <w:t>Continually-PROS-KARTEREO:</w:t>
      </w:r>
      <w:r w:rsidRPr="00265DEA">
        <w:rPr>
          <w:sz w:val="24"/>
          <w:szCs w:val="24"/>
        </w:rPr>
        <w:t xml:space="preserve"> earnest toward-persevere, constantly diligent-attend assiduously to all the exercises or to a person - to adhere closely to (as a servitor) attend give self continually, continue with - wait on continually. (Acts </w:t>
      </w:r>
      <w:r w:rsidR="0066161B" w:rsidRPr="00265DEA">
        <w:rPr>
          <w:sz w:val="24"/>
          <w:szCs w:val="24"/>
        </w:rPr>
        <w:t>6:4) KJV</w:t>
      </w:r>
    </w:p>
    <w:p w14:paraId="1AFF8B6F" w14:textId="7304C9EE" w:rsidR="00513EAF" w:rsidRDefault="00513EAF" w:rsidP="00513EAF">
      <w:pPr>
        <w:jc w:val="both"/>
        <w:rPr>
          <w:sz w:val="24"/>
          <w:szCs w:val="24"/>
        </w:rPr>
      </w:pPr>
    </w:p>
    <w:p w14:paraId="19C3AB65" w14:textId="5308A83C" w:rsidR="00513EAF" w:rsidRDefault="00513EAF" w:rsidP="00513EAF">
      <w:pPr>
        <w:jc w:val="both"/>
        <w:rPr>
          <w:sz w:val="24"/>
          <w:szCs w:val="24"/>
        </w:rPr>
      </w:pPr>
    </w:p>
    <w:p w14:paraId="0E2AF55E" w14:textId="77777777" w:rsidR="00513EAF" w:rsidRPr="00513EAF" w:rsidRDefault="00513EAF" w:rsidP="00513EAF">
      <w:pPr>
        <w:jc w:val="both"/>
        <w:rPr>
          <w:sz w:val="24"/>
          <w:szCs w:val="24"/>
        </w:rPr>
      </w:pPr>
    </w:p>
    <w:p w14:paraId="31002B0D" w14:textId="0DA3AF10" w:rsidR="008F221D" w:rsidRDefault="008F221D" w:rsidP="008F221D">
      <w:pPr>
        <w:jc w:val="center"/>
        <w:rPr>
          <w:rFonts w:eastAsia="Times New Roman" w:cstheme="minorHAnsi"/>
          <w:b/>
          <w:sz w:val="28"/>
          <w:szCs w:val="28"/>
        </w:rPr>
      </w:pPr>
      <w:r>
        <w:rPr>
          <w:rFonts w:eastAsia="Times New Roman" w:cstheme="minorHAnsi"/>
          <w:b/>
          <w:sz w:val="28"/>
          <w:szCs w:val="28"/>
        </w:rPr>
        <w:lastRenderedPageBreak/>
        <w:t xml:space="preserve"> The Power of </w:t>
      </w:r>
      <w:r w:rsidRPr="004303DD">
        <w:rPr>
          <w:rFonts w:eastAsia="Times New Roman" w:cstheme="minorHAnsi"/>
          <w:b/>
          <w:sz w:val="28"/>
          <w:szCs w:val="28"/>
        </w:rPr>
        <w:t>Prayer</w:t>
      </w:r>
    </w:p>
    <w:p w14:paraId="704CF9CB" w14:textId="2E92E8FF" w:rsidR="00D23877" w:rsidRPr="00513EAF" w:rsidRDefault="00D23877" w:rsidP="00D23877">
      <w:pPr>
        <w:pStyle w:val="chapter-1"/>
        <w:spacing w:before="0" w:beforeAutospacing="0" w:after="0" w:afterAutospacing="0"/>
        <w:jc w:val="center"/>
        <w:rPr>
          <w:rFonts w:asciiTheme="minorHAnsi" w:hAnsiTheme="minorHAnsi" w:cstheme="minorHAnsi"/>
          <w:b/>
        </w:rPr>
      </w:pPr>
      <w:r w:rsidRPr="00513EAF">
        <w:rPr>
          <w:rFonts w:asciiTheme="minorHAnsi" w:hAnsiTheme="minorHAnsi" w:cstheme="minorHAnsi"/>
          <w:b/>
        </w:rPr>
        <w:t xml:space="preserve">James 4:3-10 (NET)  </w:t>
      </w:r>
    </w:p>
    <w:p w14:paraId="3CE595F4" w14:textId="77777777" w:rsidR="000C6D6E" w:rsidRDefault="00D23877" w:rsidP="00D23877">
      <w:pPr>
        <w:pStyle w:val="chapter-1"/>
        <w:spacing w:before="0" w:beforeAutospacing="0" w:after="0" w:afterAutospacing="0"/>
        <w:jc w:val="center"/>
        <w:rPr>
          <w:rFonts w:asciiTheme="minorHAnsi" w:hAnsiTheme="minorHAnsi" w:cstheme="minorHAnsi"/>
          <w:b/>
          <w:i/>
        </w:rPr>
      </w:pPr>
      <w:r w:rsidRPr="00D23877">
        <w:rPr>
          <w:rFonts w:asciiTheme="minorHAnsi" w:hAnsiTheme="minorHAnsi" w:cstheme="minorHAnsi"/>
          <w:b/>
          <w:i/>
        </w:rPr>
        <w:t>...”you ask and do not receive because you ask wrongly, so you can spend it on your passions.  Adulterers, do you not know that friendship with the world means hostility toward God? So whoever decides to be the world’s friend makes himself God’s enemy.</w:t>
      </w:r>
    </w:p>
    <w:p w14:paraId="1740DAE3" w14:textId="6F5F7A59" w:rsidR="00D23877" w:rsidRPr="00D23877" w:rsidRDefault="00D23877" w:rsidP="00D23877">
      <w:pPr>
        <w:pStyle w:val="chapter-1"/>
        <w:spacing w:before="0" w:beforeAutospacing="0" w:after="0" w:afterAutospacing="0"/>
        <w:jc w:val="center"/>
        <w:rPr>
          <w:rFonts w:asciiTheme="minorHAnsi" w:hAnsiTheme="minorHAnsi" w:cstheme="minorHAnsi"/>
          <w:b/>
          <w:i/>
        </w:rPr>
      </w:pPr>
      <w:r w:rsidRPr="00D23877">
        <w:rPr>
          <w:rFonts w:asciiTheme="minorHAnsi" w:hAnsiTheme="minorHAnsi" w:cstheme="minorHAnsi"/>
          <w:b/>
          <w:i/>
        </w:rPr>
        <w:t xml:space="preserve"> Or do you think the scripture means nothing when it says, “The spirit that God caused to live within us has an envious yearning”? But he gives greater grace.</w:t>
      </w:r>
    </w:p>
    <w:p w14:paraId="5417DED9" w14:textId="69D12337" w:rsidR="00D23877" w:rsidRPr="00D23877" w:rsidRDefault="00D23877" w:rsidP="00D23877">
      <w:pPr>
        <w:pStyle w:val="chapter-1"/>
        <w:spacing w:before="0" w:beforeAutospacing="0" w:after="0" w:afterAutospacing="0"/>
        <w:jc w:val="center"/>
        <w:rPr>
          <w:rFonts w:asciiTheme="minorHAnsi" w:hAnsiTheme="minorHAnsi" w:cstheme="minorHAnsi"/>
          <w:b/>
          <w:i/>
        </w:rPr>
      </w:pPr>
      <w:r w:rsidRPr="00D23877">
        <w:rPr>
          <w:rFonts w:asciiTheme="minorHAnsi" w:hAnsiTheme="minorHAnsi" w:cstheme="minorHAnsi"/>
          <w:b/>
          <w:i/>
        </w:rPr>
        <w:t xml:space="preserve"> Therefore it says, </w:t>
      </w:r>
      <w:r w:rsidRPr="00D23877">
        <w:rPr>
          <w:rFonts w:asciiTheme="minorHAnsi" w:hAnsiTheme="minorHAnsi" w:cstheme="minorHAnsi"/>
          <w:b/>
          <w:i/>
          <w:u w:val="single"/>
        </w:rPr>
        <w:t>“</w:t>
      </w:r>
      <w:r w:rsidRPr="00D23877">
        <w:rPr>
          <w:rFonts w:asciiTheme="minorHAnsi" w:hAnsiTheme="minorHAnsi" w:cstheme="minorHAnsi"/>
          <w:b/>
          <w:bCs/>
          <w:i/>
          <w:iCs/>
          <w:u w:val="single"/>
        </w:rPr>
        <w:t>God opposes the proud</w:t>
      </w:r>
      <w:r w:rsidRPr="00D23877">
        <w:rPr>
          <w:rFonts w:asciiTheme="minorHAnsi" w:hAnsiTheme="minorHAnsi" w:cstheme="minorHAnsi"/>
          <w:b/>
          <w:i/>
          <w:iCs/>
          <w:u w:val="single"/>
        </w:rPr>
        <w:t xml:space="preserve">, </w:t>
      </w:r>
      <w:r w:rsidRPr="00D23877">
        <w:rPr>
          <w:rFonts w:asciiTheme="minorHAnsi" w:hAnsiTheme="minorHAnsi" w:cstheme="minorHAnsi"/>
          <w:b/>
          <w:bCs/>
          <w:i/>
          <w:iCs/>
          <w:u w:val="single"/>
        </w:rPr>
        <w:t>but he gives grace to the humble</w:t>
      </w:r>
      <w:r w:rsidRPr="00D23877">
        <w:rPr>
          <w:rFonts w:asciiTheme="minorHAnsi" w:hAnsiTheme="minorHAnsi" w:cstheme="minorHAnsi"/>
          <w:b/>
          <w:i/>
          <w:u w:val="single"/>
        </w:rPr>
        <w:t>.” So submit to God. But resist the devil and he will flee from you. Draw near to God and he will draw near to you</w:t>
      </w:r>
      <w:r w:rsidRPr="00D23877">
        <w:rPr>
          <w:rFonts w:asciiTheme="minorHAnsi" w:hAnsiTheme="minorHAnsi" w:cstheme="minorHAnsi"/>
          <w:b/>
          <w:i/>
        </w:rPr>
        <w:t>. Cleanse your hands, you sinners, and make your hearts pure, you double-minded. Grieve, mourn, and weep. Turn your laughter into mourning and your joy into despair. Humble yourselves before the Lord and he will exalt you.”</w:t>
      </w:r>
    </w:p>
    <w:p w14:paraId="32CD1FA5" w14:textId="77777777" w:rsidR="00D23877" w:rsidRPr="00D23877" w:rsidRDefault="00D23877" w:rsidP="00D23877">
      <w:pPr>
        <w:pStyle w:val="chapter-1"/>
        <w:ind w:firstLine="720"/>
        <w:jc w:val="both"/>
        <w:rPr>
          <w:rFonts w:asciiTheme="minorHAnsi" w:hAnsiTheme="minorHAnsi" w:cstheme="minorHAnsi"/>
        </w:rPr>
      </w:pPr>
      <w:r w:rsidRPr="00D23877">
        <w:rPr>
          <w:rFonts w:asciiTheme="minorHAnsi" w:hAnsiTheme="minorHAnsi" w:cstheme="minorHAnsi"/>
        </w:rPr>
        <w:t>There's a direct correlation to my humbling myself in prayer and my awareness of His presence in the midst of spiritual battle.</w:t>
      </w:r>
    </w:p>
    <w:p w14:paraId="0243DD9A" w14:textId="77777777" w:rsidR="00D23877" w:rsidRPr="00D23877" w:rsidRDefault="00D23877" w:rsidP="00D23877">
      <w:pPr>
        <w:jc w:val="both"/>
        <w:rPr>
          <w:sz w:val="24"/>
          <w:szCs w:val="24"/>
        </w:rPr>
      </w:pPr>
      <w:r w:rsidRPr="00D23877">
        <w:rPr>
          <w:sz w:val="24"/>
          <w:szCs w:val="24"/>
        </w:rPr>
        <w:t>“Prayer is the greatest power on earth if it is practiced in the true fear of the LORD.” --- A. W. Tozer. When we pray, we not only come near to God, but He comes near to us!</w:t>
      </w:r>
    </w:p>
    <w:p w14:paraId="0CE97BF6" w14:textId="77777777" w:rsidR="00D23877" w:rsidRPr="00D23877" w:rsidRDefault="00D23877" w:rsidP="00D23877">
      <w:pPr>
        <w:spacing w:after="0"/>
        <w:jc w:val="center"/>
        <w:rPr>
          <w:rFonts w:asciiTheme="minorHAnsi" w:hAnsiTheme="minorHAnsi" w:cstheme="minorHAnsi"/>
          <w:b/>
          <w:sz w:val="24"/>
          <w:szCs w:val="24"/>
        </w:rPr>
      </w:pPr>
      <w:r w:rsidRPr="00D23877">
        <w:rPr>
          <w:rFonts w:asciiTheme="minorHAnsi" w:hAnsiTheme="minorHAnsi" w:cstheme="minorHAnsi"/>
          <w:b/>
          <w:sz w:val="24"/>
          <w:szCs w:val="24"/>
        </w:rPr>
        <w:t>Deuteronomy 4:7 (NET)</w:t>
      </w:r>
    </w:p>
    <w:p w14:paraId="744546F4" w14:textId="02D401A7" w:rsidR="00D23877" w:rsidRPr="00D23877" w:rsidRDefault="00D23877" w:rsidP="00D23877">
      <w:pPr>
        <w:spacing w:after="0"/>
        <w:jc w:val="center"/>
        <w:rPr>
          <w:rStyle w:val="text"/>
          <w:rFonts w:asciiTheme="minorHAnsi" w:hAnsiTheme="minorHAnsi" w:cstheme="minorHAnsi"/>
          <w:b/>
          <w:i/>
          <w:sz w:val="24"/>
          <w:szCs w:val="24"/>
        </w:rPr>
      </w:pPr>
      <w:r w:rsidRPr="00D23877">
        <w:rPr>
          <w:rStyle w:val="text"/>
          <w:rFonts w:asciiTheme="minorHAnsi" w:hAnsiTheme="minorHAnsi" w:cstheme="minorHAnsi"/>
          <w:b/>
          <w:i/>
          <w:sz w:val="24"/>
          <w:szCs w:val="24"/>
        </w:rPr>
        <w:t xml:space="preserve">In fact, what other great nation has a god so near to them like the </w:t>
      </w:r>
      <w:r w:rsidRPr="00D23877">
        <w:rPr>
          <w:rStyle w:val="small-caps"/>
          <w:rFonts w:asciiTheme="minorHAnsi" w:hAnsiTheme="minorHAnsi" w:cstheme="minorHAnsi"/>
          <w:b/>
          <w:i/>
          <w:smallCaps/>
          <w:sz w:val="24"/>
          <w:szCs w:val="24"/>
        </w:rPr>
        <w:t>Lord</w:t>
      </w:r>
      <w:r w:rsidRPr="00D23877">
        <w:rPr>
          <w:rStyle w:val="text"/>
          <w:rFonts w:asciiTheme="minorHAnsi" w:hAnsiTheme="minorHAnsi" w:cstheme="minorHAnsi"/>
          <w:b/>
          <w:i/>
          <w:sz w:val="24"/>
          <w:szCs w:val="24"/>
        </w:rPr>
        <w:t xml:space="preserve"> our God whenever we call on him?</w:t>
      </w:r>
    </w:p>
    <w:p w14:paraId="1A5024EF" w14:textId="77777777" w:rsidR="00D23877" w:rsidRPr="00D23877" w:rsidRDefault="00D23877" w:rsidP="00D23877">
      <w:pPr>
        <w:spacing w:after="0"/>
        <w:jc w:val="center"/>
        <w:rPr>
          <w:rFonts w:asciiTheme="minorHAnsi" w:hAnsiTheme="minorHAnsi" w:cstheme="minorHAnsi"/>
          <w:b/>
          <w:i/>
          <w:sz w:val="24"/>
          <w:szCs w:val="24"/>
        </w:rPr>
      </w:pPr>
    </w:p>
    <w:p w14:paraId="7E01FC65" w14:textId="77777777" w:rsidR="00D23877" w:rsidRPr="00D23877" w:rsidRDefault="00D23877" w:rsidP="00D23877">
      <w:pPr>
        <w:ind w:firstLine="720"/>
        <w:jc w:val="both"/>
        <w:rPr>
          <w:sz w:val="24"/>
          <w:szCs w:val="24"/>
        </w:rPr>
      </w:pPr>
      <w:r w:rsidRPr="00D23877">
        <w:rPr>
          <w:sz w:val="24"/>
          <w:szCs w:val="24"/>
        </w:rPr>
        <w:t>The Lord Jesus prayed for us and taught us to pray for deliverance from the evil one (John 17:13-21). The prayers that start in heaven will be powerful on earth!</w:t>
      </w:r>
    </w:p>
    <w:p w14:paraId="0D9DE70A" w14:textId="77777777" w:rsidR="00D23877" w:rsidRPr="00D23877" w:rsidRDefault="00D23877" w:rsidP="00D23877">
      <w:pPr>
        <w:spacing w:after="0"/>
        <w:jc w:val="center"/>
        <w:rPr>
          <w:rFonts w:asciiTheme="minorHAnsi" w:hAnsiTheme="minorHAnsi" w:cstheme="minorHAnsi"/>
          <w:b/>
          <w:sz w:val="24"/>
          <w:szCs w:val="24"/>
        </w:rPr>
      </w:pPr>
      <w:r w:rsidRPr="00D23877">
        <w:rPr>
          <w:rFonts w:asciiTheme="minorHAnsi" w:hAnsiTheme="minorHAnsi" w:cstheme="minorHAnsi"/>
          <w:b/>
          <w:sz w:val="24"/>
          <w:szCs w:val="24"/>
        </w:rPr>
        <w:t>Psalms145:18 (NET)</w:t>
      </w:r>
    </w:p>
    <w:p w14:paraId="7DB52E37" w14:textId="06899718" w:rsidR="00D23877" w:rsidRPr="00D23877" w:rsidRDefault="00D23877" w:rsidP="00D23877">
      <w:pPr>
        <w:spacing w:after="0"/>
        <w:jc w:val="center"/>
        <w:rPr>
          <w:rFonts w:asciiTheme="minorHAnsi" w:hAnsiTheme="minorHAnsi" w:cstheme="minorHAnsi"/>
          <w:b/>
          <w:i/>
          <w:sz w:val="24"/>
          <w:szCs w:val="24"/>
        </w:rPr>
      </w:pPr>
      <w:r w:rsidRPr="00D23877">
        <w:rPr>
          <w:rStyle w:val="text"/>
          <w:rFonts w:asciiTheme="minorHAnsi" w:hAnsiTheme="minorHAnsi" w:cstheme="minorHAnsi"/>
          <w:b/>
          <w:i/>
          <w:sz w:val="24"/>
          <w:szCs w:val="24"/>
          <w:vertAlign w:val="superscript"/>
        </w:rPr>
        <w:t>“</w:t>
      </w:r>
      <w:r w:rsidRPr="00D23877">
        <w:rPr>
          <w:rStyle w:val="text"/>
          <w:rFonts w:asciiTheme="minorHAnsi" w:hAnsiTheme="minorHAnsi" w:cstheme="minorHAnsi"/>
          <w:b/>
          <w:i/>
          <w:sz w:val="24"/>
          <w:szCs w:val="24"/>
        </w:rPr>
        <w:t xml:space="preserve">The </w:t>
      </w:r>
      <w:r w:rsidRPr="00D23877">
        <w:rPr>
          <w:rStyle w:val="small-caps"/>
          <w:rFonts w:asciiTheme="minorHAnsi" w:hAnsiTheme="minorHAnsi" w:cstheme="minorHAnsi"/>
          <w:b/>
          <w:i/>
          <w:smallCaps/>
          <w:sz w:val="24"/>
          <w:szCs w:val="24"/>
        </w:rPr>
        <w:t>Lord</w:t>
      </w:r>
      <w:r w:rsidRPr="00D23877">
        <w:rPr>
          <w:rStyle w:val="text"/>
          <w:rFonts w:asciiTheme="minorHAnsi" w:hAnsiTheme="minorHAnsi" w:cstheme="minorHAnsi"/>
          <w:b/>
          <w:i/>
          <w:sz w:val="24"/>
          <w:szCs w:val="24"/>
        </w:rPr>
        <w:t xml:space="preserve"> is near all who cry out to him, all who cry out to him sincerely.”</w:t>
      </w:r>
    </w:p>
    <w:p w14:paraId="5B7FC430" w14:textId="77777777" w:rsidR="00D23877" w:rsidRPr="00D23877" w:rsidRDefault="00D23877" w:rsidP="008F221D">
      <w:pPr>
        <w:jc w:val="center"/>
        <w:rPr>
          <w:rFonts w:eastAsia="Times New Roman" w:cstheme="minorHAnsi"/>
          <w:b/>
          <w:sz w:val="24"/>
          <w:szCs w:val="24"/>
        </w:rPr>
      </w:pPr>
    </w:p>
    <w:p w14:paraId="37369A81" w14:textId="77777777" w:rsidR="00D23877" w:rsidRDefault="008F221D" w:rsidP="008F221D">
      <w:pPr>
        <w:jc w:val="both"/>
        <w:rPr>
          <w:rFonts w:cstheme="minorHAnsi"/>
          <w:b/>
          <w:sz w:val="24"/>
          <w:szCs w:val="24"/>
        </w:rPr>
      </w:pPr>
      <w:r w:rsidRPr="00D23877">
        <w:rPr>
          <w:b/>
          <w:sz w:val="24"/>
          <w:szCs w:val="24"/>
        </w:rPr>
        <w:tab/>
      </w:r>
      <w:r w:rsidRPr="00D23877">
        <w:rPr>
          <w:sz w:val="24"/>
          <w:szCs w:val="24"/>
        </w:rPr>
        <w:t xml:space="preserve">God’s Word is truth!  </w:t>
      </w:r>
      <w:r w:rsidRPr="00D23877">
        <w:rPr>
          <w:rFonts w:eastAsia="Times New Roman" w:cstheme="minorHAnsi"/>
          <w:sz w:val="24"/>
          <w:szCs w:val="24"/>
        </w:rPr>
        <w:t>Whose prayers are powerful?</w:t>
      </w:r>
      <w:r w:rsidRPr="00D23877">
        <w:rPr>
          <w:rFonts w:eastAsia="Times New Roman" w:cstheme="minorHAnsi"/>
          <w:b/>
          <w:sz w:val="24"/>
          <w:szCs w:val="24"/>
        </w:rPr>
        <w:t xml:space="preserve"> </w:t>
      </w:r>
      <w:r w:rsidRPr="00D23877">
        <w:rPr>
          <w:rFonts w:cstheme="minorHAnsi"/>
          <w:b/>
          <w:sz w:val="24"/>
          <w:szCs w:val="24"/>
        </w:rPr>
        <w:t xml:space="preserve"> </w:t>
      </w:r>
    </w:p>
    <w:p w14:paraId="7D898F89" w14:textId="146DCB60" w:rsidR="00D23877" w:rsidRPr="00D23877" w:rsidRDefault="008F221D" w:rsidP="00D23877">
      <w:pPr>
        <w:spacing w:after="0"/>
        <w:jc w:val="center"/>
        <w:rPr>
          <w:rFonts w:asciiTheme="minorHAnsi" w:hAnsiTheme="minorHAnsi" w:cstheme="minorHAnsi"/>
          <w:b/>
          <w:sz w:val="24"/>
          <w:szCs w:val="24"/>
          <w:vertAlign w:val="superscript"/>
        </w:rPr>
      </w:pPr>
      <w:r w:rsidRPr="00D23877">
        <w:rPr>
          <w:rFonts w:asciiTheme="minorHAnsi" w:hAnsiTheme="minorHAnsi" w:cstheme="minorHAnsi"/>
          <w:b/>
          <w:sz w:val="24"/>
          <w:szCs w:val="24"/>
        </w:rPr>
        <w:t>James 5:13-16 (N</w:t>
      </w:r>
      <w:r w:rsidR="00D23877" w:rsidRPr="00D23877">
        <w:rPr>
          <w:rFonts w:asciiTheme="minorHAnsi" w:hAnsiTheme="minorHAnsi" w:cstheme="minorHAnsi"/>
          <w:b/>
          <w:sz w:val="24"/>
          <w:szCs w:val="24"/>
        </w:rPr>
        <w:t>ET</w:t>
      </w:r>
      <w:r w:rsidRPr="00D23877">
        <w:rPr>
          <w:rFonts w:asciiTheme="minorHAnsi" w:hAnsiTheme="minorHAnsi" w:cstheme="minorHAnsi"/>
          <w:b/>
          <w:sz w:val="24"/>
          <w:szCs w:val="24"/>
        </w:rPr>
        <w:t>)</w:t>
      </w:r>
    </w:p>
    <w:p w14:paraId="18776AF0" w14:textId="1DC767A1" w:rsidR="00D23877" w:rsidRDefault="00D23877" w:rsidP="00D23877">
      <w:pPr>
        <w:spacing w:after="0"/>
        <w:jc w:val="center"/>
        <w:rPr>
          <w:rStyle w:val="netverse"/>
          <w:rFonts w:asciiTheme="minorHAnsi" w:hAnsiTheme="minorHAnsi" w:cstheme="minorHAnsi"/>
          <w:b/>
          <w:i/>
          <w:color w:val="000000"/>
          <w:sz w:val="24"/>
          <w:szCs w:val="24"/>
          <w:shd w:val="clear" w:color="auto" w:fill="FFFFFF"/>
        </w:rPr>
      </w:pPr>
      <w:r w:rsidRPr="00D23877">
        <w:rPr>
          <w:rStyle w:val="s"/>
          <w:rFonts w:asciiTheme="minorHAnsi" w:hAnsiTheme="minorHAnsi" w:cstheme="minorHAnsi"/>
          <w:b/>
          <w:i/>
          <w:color w:val="000000"/>
          <w:sz w:val="24"/>
          <w:szCs w:val="24"/>
          <w:shd w:val="clear" w:color="auto" w:fill="FFFFFF"/>
        </w:rPr>
        <w:t>Is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anyone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among</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you</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suffering? He should pray</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Is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anyone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in good spirits? He should sing praises</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Is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anyone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among</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you</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ill? He should summon</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elders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of the church</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they should pray</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for</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him</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and anoint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him with oil</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in</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name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of the Lord</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prayer</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of faith</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will save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one who is sick</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Lord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will raise</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him</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up</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 and if</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he has committed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sins</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he will be forgiven</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vertAlign w:val="superscript"/>
        </w:rPr>
        <w:t> </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So</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confess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your sins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to one another</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and</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pray</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for</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one another</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so that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you may be healed</w:t>
      </w:r>
      <w:r w:rsidRPr="00D23877">
        <w:rPr>
          <w:rStyle w:val="netverse"/>
          <w:rFonts w:asciiTheme="minorHAnsi" w:hAnsiTheme="minorHAnsi" w:cstheme="minorHAnsi"/>
          <w:b/>
          <w:i/>
          <w:color w:val="000000"/>
          <w:sz w:val="24"/>
          <w:szCs w:val="24"/>
          <w:shd w:val="clear" w:color="auto" w:fill="FFFFFF"/>
        </w:rPr>
        <w: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The prayer</w:t>
      </w:r>
      <w:r>
        <w:rPr>
          <w:rStyle w:val="s"/>
          <w:rFonts w:asciiTheme="minorHAnsi" w:hAnsiTheme="minorHAnsi" w:cstheme="minorHAnsi"/>
          <w:b/>
          <w:i/>
          <w:color w:val="000000"/>
          <w:sz w:val="24"/>
          <w:szCs w:val="24"/>
          <w:shd w:val="clear" w:color="auto" w:fill="FFFFFF"/>
        </w:rPr>
        <w:t xml:space="preserve"> </w:t>
      </w:r>
      <w:r w:rsidRPr="00D23877">
        <w:rPr>
          <w:rStyle w:val="s"/>
          <w:rFonts w:asciiTheme="minorHAnsi" w:hAnsiTheme="minorHAnsi" w:cstheme="minorHAnsi"/>
          <w:b/>
          <w:i/>
          <w:color w:val="000000"/>
          <w:sz w:val="24"/>
          <w:szCs w:val="24"/>
          <w:shd w:val="clear" w:color="auto" w:fill="FFFFFF"/>
        </w:rPr>
        <w:t>of a righteous person</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has</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great</w:t>
      </w:r>
      <w:r w:rsidRPr="00D23877">
        <w:rPr>
          <w:rStyle w:val="apple-converted-space"/>
          <w:rFonts w:asciiTheme="minorHAnsi" w:hAnsiTheme="minorHAnsi" w:cstheme="minorHAnsi"/>
          <w:b/>
          <w:i/>
          <w:color w:val="000000"/>
          <w:sz w:val="24"/>
          <w:szCs w:val="24"/>
          <w:shd w:val="clear" w:color="auto" w:fill="FFFFFF"/>
        </w:rPr>
        <w:t> </w:t>
      </w:r>
      <w:r w:rsidRPr="00D23877">
        <w:rPr>
          <w:rStyle w:val="s"/>
          <w:rFonts w:asciiTheme="minorHAnsi" w:hAnsiTheme="minorHAnsi" w:cstheme="minorHAnsi"/>
          <w:b/>
          <w:i/>
          <w:color w:val="000000"/>
          <w:sz w:val="24"/>
          <w:szCs w:val="24"/>
          <w:shd w:val="clear" w:color="auto" w:fill="FFFFFF"/>
        </w:rPr>
        <w:t>effectiveness</w:t>
      </w:r>
      <w:r w:rsidRPr="00D23877">
        <w:rPr>
          <w:rStyle w:val="netverse"/>
          <w:rFonts w:asciiTheme="minorHAnsi" w:hAnsiTheme="minorHAnsi" w:cstheme="minorHAnsi"/>
          <w:b/>
          <w:i/>
          <w:color w:val="000000"/>
          <w:sz w:val="24"/>
          <w:szCs w:val="24"/>
          <w:shd w:val="clear" w:color="auto" w:fill="FFFFFF"/>
        </w:rPr>
        <w:t>.</w:t>
      </w:r>
    </w:p>
    <w:p w14:paraId="05DF5BAA" w14:textId="77777777" w:rsidR="00810E1C" w:rsidRPr="00D23877" w:rsidRDefault="00810E1C" w:rsidP="00D23877">
      <w:pPr>
        <w:spacing w:after="0"/>
        <w:jc w:val="center"/>
        <w:rPr>
          <w:rFonts w:asciiTheme="minorHAnsi" w:hAnsiTheme="minorHAnsi" w:cstheme="minorHAnsi"/>
          <w:b/>
          <w:i/>
          <w:sz w:val="24"/>
          <w:szCs w:val="24"/>
          <w:vertAlign w:val="superscript"/>
        </w:rPr>
      </w:pPr>
    </w:p>
    <w:p w14:paraId="39B88015" w14:textId="01B31B8D" w:rsidR="008F221D" w:rsidRDefault="008F221D" w:rsidP="008F221D">
      <w:pPr>
        <w:jc w:val="both"/>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491ADD">
        <w:rPr>
          <w:rFonts w:eastAsia="Times New Roman" w:cstheme="minorHAnsi"/>
          <w:sz w:val="24"/>
          <w:szCs w:val="24"/>
        </w:rPr>
        <w:t>Romans 8:26-27; 31-39; 1Peter3:8-12; Proverbs 28:9; 15:8, 29; Isaiah 59:1-</w:t>
      </w:r>
      <w:r>
        <w:rPr>
          <w:rFonts w:eastAsia="Times New Roman" w:cstheme="minorHAnsi"/>
          <w:sz w:val="24"/>
          <w:szCs w:val="24"/>
        </w:rPr>
        <w:t>3</w:t>
      </w:r>
      <w:r w:rsidRPr="00491ADD">
        <w:rPr>
          <w:rFonts w:eastAsia="Times New Roman" w:cstheme="minorHAnsi"/>
          <w:sz w:val="24"/>
          <w:szCs w:val="24"/>
        </w:rPr>
        <w:t xml:space="preserve"> </w:t>
      </w:r>
    </w:p>
    <w:p w14:paraId="76167CC4" w14:textId="7087C468" w:rsidR="008F221D" w:rsidRDefault="008F221D" w:rsidP="008F221D">
      <w:pPr>
        <w:jc w:val="center"/>
        <w:rPr>
          <w:b/>
          <w:sz w:val="28"/>
          <w:szCs w:val="28"/>
        </w:rPr>
      </w:pPr>
      <w:r w:rsidRPr="004303DD">
        <w:rPr>
          <w:b/>
          <w:sz w:val="28"/>
          <w:szCs w:val="28"/>
        </w:rPr>
        <w:lastRenderedPageBreak/>
        <w:t>Who Equips Us for Battle?</w:t>
      </w:r>
    </w:p>
    <w:p w14:paraId="645AA481" w14:textId="77777777" w:rsidR="00D23877" w:rsidRPr="00D23877" w:rsidRDefault="00D23877" w:rsidP="00D23877">
      <w:pPr>
        <w:spacing w:after="0"/>
        <w:jc w:val="center"/>
        <w:rPr>
          <w:rFonts w:asciiTheme="minorHAnsi" w:hAnsiTheme="minorHAnsi" w:cstheme="minorHAnsi"/>
          <w:b/>
          <w:sz w:val="24"/>
          <w:szCs w:val="24"/>
        </w:rPr>
      </w:pPr>
      <w:r w:rsidRPr="00D23877">
        <w:rPr>
          <w:rFonts w:asciiTheme="minorHAnsi" w:hAnsiTheme="minorHAnsi" w:cstheme="minorHAnsi"/>
          <w:b/>
          <w:sz w:val="24"/>
          <w:szCs w:val="24"/>
        </w:rPr>
        <w:t>2 Timothy 2:1-4 (NET)</w:t>
      </w:r>
    </w:p>
    <w:p w14:paraId="0465E34D" w14:textId="77777777" w:rsidR="00D23877" w:rsidRPr="00D23877" w:rsidRDefault="00D23877" w:rsidP="00D23877">
      <w:pPr>
        <w:spacing w:after="0"/>
        <w:jc w:val="center"/>
        <w:rPr>
          <w:rFonts w:asciiTheme="minorHAnsi" w:hAnsiTheme="minorHAnsi" w:cstheme="minorHAnsi"/>
          <w:b/>
          <w:i/>
          <w:sz w:val="24"/>
          <w:szCs w:val="24"/>
        </w:rPr>
      </w:pPr>
      <w:r w:rsidRPr="00D23877">
        <w:rPr>
          <w:rStyle w:val="text"/>
          <w:rFonts w:asciiTheme="minorHAnsi" w:hAnsiTheme="minorHAnsi" w:cstheme="minorHAnsi"/>
          <w:b/>
          <w:i/>
          <w:sz w:val="24"/>
          <w:szCs w:val="24"/>
        </w:rPr>
        <w:t xml:space="preserve">So you, my child, be strong in the grace that is in Christ Jesus. </w:t>
      </w:r>
      <w:r w:rsidRPr="00D23877">
        <w:rPr>
          <w:rStyle w:val="text"/>
          <w:rFonts w:asciiTheme="minorHAnsi" w:hAnsiTheme="minorHAnsi" w:cstheme="minorHAnsi"/>
          <w:b/>
          <w:i/>
          <w:sz w:val="24"/>
          <w:szCs w:val="24"/>
          <w:vertAlign w:val="superscript"/>
        </w:rPr>
        <w:t>2 </w:t>
      </w:r>
      <w:r w:rsidRPr="00D23877">
        <w:rPr>
          <w:rStyle w:val="text"/>
          <w:rFonts w:asciiTheme="minorHAnsi" w:hAnsiTheme="minorHAnsi" w:cstheme="minorHAnsi"/>
          <w:b/>
          <w:i/>
          <w:sz w:val="24"/>
          <w:szCs w:val="24"/>
        </w:rPr>
        <w:t xml:space="preserve">And entrust what you heard me say in the presence of many others as witnesses to faithful people who will be competent to teach others as well. </w:t>
      </w:r>
      <w:r w:rsidRPr="00D23877">
        <w:rPr>
          <w:rStyle w:val="text"/>
          <w:rFonts w:asciiTheme="minorHAnsi" w:hAnsiTheme="minorHAnsi" w:cstheme="minorHAnsi"/>
          <w:b/>
          <w:i/>
          <w:sz w:val="24"/>
          <w:szCs w:val="24"/>
          <w:vertAlign w:val="superscript"/>
        </w:rPr>
        <w:t>3 </w:t>
      </w:r>
      <w:r w:rsidRPr="00D23877">
        <w:rPr>
          <w:rStyle w:val="text"/>
          <w:rFonts w:asciiTheme="minorHAnsi" w:hAnsiTheme="minorHAnsi" w:cstheme="minorHAnsi"/>
          <w:b/>
          <w:i/>
          <w:sz w:val="24"/>
          <w:szCs w:val="24"/>
        </w:rPr>
        <w:t xml:space="preserve">Take your share of suffering as a good soldier of Christ Jesus. </w:t>
      </w:r>
      <w:r w:rsidRPr="00D23877">
        <w:rPr>
          <w:rStyle w:val="text"/>
          <w:rFonts w:asciiTheme="minorHAnsi" w:hAnsiTheme="minorHAnsi" w:cstheme="minorHAnsi"/>
          <w:b/>
          <w:i/>
          <w:sz w:val="24"/>
          <w:szCs w:val="24"/>
          <w:vertAlign w:val="superscript"/>
        </w:rPr>
        <w:t>4 </w:t>
      </w:r>
      <w:r w:rsidRPr="00D23877">
        <w:rPr>
          <w:rStyle w:val="text"/>
          <w:rFonts w:asciiTheme="minorHAnsi" w:hAnsiTheme="minorHAnsi" w:cstheme="minorHAnsi"/>
          <w:b/>
          <w:i/>
          <w:sz w:val="24"/>
          <w:szCs w:val="24"/>
        </w:rPr>
        <w:t>No one in military service gets entangled in matters of everyday life; otherwise he will not please the one who recruited him.</w:t>
      </w:r>
    </w:p>
    <w:p w14:paraId="7165F162" w14:textId="77777777" w:rsidR="008F221D" w:rsidRDefault="008F221D" w:rsidP="008F221D">
      <w:pPr>
        <w:spacing w:after="0"/>
        <w:jc w:val="center"/>
        <w:rPr>
          <w:b/>
          <w:i/>
          <w:sz w:val="24"/>
          <w:szCs w:val="24"/>
        </w:rPr>
      </w:pPr>
    </w:p>
    <w:p w14:paraId="6EEA3229" w14:textId="77777777" w:rsidR="008F221D" w:rsidRPr="00D23877" w:rsidRDefault="008F221D" w:rsidP="008F221D">
      <w:pPr>
        <w:ind w:firstLine="720"/>
        <w:jc w:val="both"/>
        <w:rPr>
          <w:sz w:val="24"/>
          <w:szCs w:val="24"/>
        </w:rPr>
      </w:pPr>
      <w:r w:rsidRPr="009A2FC1">
        <w:rPr>
          <w:sz w:val="24"/>
          <w:szCs w:val="24"/>
        </w:rPr>
        <w:t xml:space="preserve">Do you know the song “Onward Christian Soldier”? </w:t>
      </w:r>
      <w:r w:rsidRPr="009A2FC1">
        <w:t xml:space="preserve"> </w:t>
      </w:r>
      <w:r w:rsidRPr="009A2FC1">
        <w:rPr>
          <w:rFonts w:eastAsia="Times New Roman" w:cstheme="minorHAnsi"/>
          <w:sz w:val="24"/>
          <w:szCs w:val="24"/>
        </w:rPr>
        <w:t xml:space="preserve">A disciple is a soldier in a battle. </w:t>
      </w:r>
      <w:r w:rsidRPr="009A2FC1">
        <w:t xml:space="preserve"> The world in which we now are in, “but not of,” </w:t>
      </w:r>
      <w:r w:rsidRPr="009A2FC1">
        <w:rPr>
          <w:rFonts w:eastAsia="Times New Roman" w:cstheme="minorHAnsi"/>
          <w:sz w:val="24"/>
          <w:szCs w:val="24"/>
        </w:rPr>
        <w:t xml:space="preserve">is a </w:t>
      </w:r>
      <w:r w:rsidRPr="009A2FC1">
        <w:rPr>
          <w:rFonts w:eastAsia="Times New Roman" w:cstheme="minorHAnsi"/>
          <w:i/>
          <w:sz w:val="24"/>
          <w:szCs w:val="24"/>
        </w:rPr>
        <w:t>battle ground</w:t>
      </w:r>
      <w:r w:rsidRPr="009A2FC1">
        <w:rPr>
          <w:rFonts w:eastAsia="Times New Roman" w:cstheme="minorHAnsi"/>
          <w:sz w:val="24"/>
          <w:szCs w:val="24"/>
        </w:rPr>
        <w:t xml:space="preserve">, not a </w:t>
      </w:r>
      <w:r w:rsidRPr="009A2FC1">
        <w:rPr>
          <w:rFonts w:eastAsia="Times New Roman" w:cstheme="minorHAnsi"/>
          <w:i/>
          <w:sz w:val="24"/>
          <w:szCs w:val="24"/>
        </w:rPr>
        <w:t>playground</w:t>
      </w:r>
      <w:r w:rsidRPr="009A2FC1">
        <w:rPr>
          <w:rFonts w:eastAsia="Times New Roman" w:cstheme="minorHAnsi"/>
          <w:sz w:val="24"/>
          <w:szCs w:val="24"/>
        </w:rPr>
        <w:t xml:space="preserve">. How can those who are infants in the faith protect themselves from evil? We must be taught to fight and to learn to stand our ground in the daily attacks. </w:t>
      </w:r>
      <w:r w:rsidRPr="009A2FC1">
        <w:rPr>
          <w:sz w:val="24"/>
          <w:szCs w:val="24"/>
        </w:rPr>
        <w:t xml:space="preserve">Timothy was the pastor of the church of Ephesus when Paul, his spiritual parent and disciple maker, wrote the two letters to him. Paul repeatedly admonished his dear son to </w:t>
      </w:r>
      <w:r w:rsidRPr="009A2FC1">
        <w:rPr>
          <w:i/>
          <w:sz w:val="24"/>
          <w:szCs w:val="24"/>
        </w:rPr>
        <w:t>fight the good fight of the faith</w:t>
      </w:r>
      <w:r w:rsidRPr="009A2FC1">
        <w:rPr>
          <w:sz w:val="24"/>
          <w:szCs w:val="24"/>
        </w:rPr>
        <w:t>.</w:t>
      </w:r>
      <w:r w:rsidRPr="009A2FC1">
        <w:rPr>
          <w:i/>
          <w:sz w:val="24"/>
          <w:szCs w:val="24"/>
        </w:rPr>
        <w:t xml:space="preserve"> </w:t>
      </w:r>
      <w:r w:rsidRPr="009A2FC1">
        <w:rPr>
          <w:sz w:val="24"/>
          <w:szCs w:val="24"/>
        </w:rPr>
        <w:t>“</w:t>
      </w:r>
      <w:r w:rsidRPr="009A2FC1">
        <w:rPr>
          <w:i/>
          <w:sz w:val="24"/>
          <w:szCs w:val="24"/>
        </w:rPr>
        <w:t>We cannot obey a multitude of</w:t>
      </w:r>
      <w:r w:rsidRPr="006100CD">
        <w:rPr>
          <w:i/>
          <w:sz w:val="24"/>
          <w:szCs w:val="24"/>
        </w:rPr>
        <w:t xml:space="preserve"> God’s commands without being in regular, close fellowship with other believers. He has designed this world so that many of our needs get met ONLY through </w:t>
      </w:r>
      <w:r w:rsidRPr="006100CD">
        <w:rPr>
          <w:i/>
          <w:sz w:val="24"/>
          <w:szCs w:val="24"/>
          <w:u w:val="single"/>
        </w:rPr>
        <w:t>mutual interdependence</w:t>
      </w:r>
      <w:r w:rsidRPr="006100CD">
        <w:rPr>
          <w:i/>
          <w:sz w:val="24"/>
          <w:szCs w:val="24"/>
        </w:rPr>
        <w:t xml:space="preserve">.”  </w:t>
      </w:r>
      <w:r w:rsidRPr="0099092F">
        <w:rPr>
          <w:sz w:val="24"/>
          <w:szCs w:val="24"/>
        </w:rPr>
        <w:t>--- Charles Stanley</w:t>
      </w:r>
    </w:p>
    <w:p w14:paraId="29934EF3" w14:textId="4C400A57" w:rsidR="008F221D" w:rsidRDefault="008F221D" w:rsidP="008F221D">
      <w:pPr>
        <w:spacing w:after="0"/>
        <w:jc w:val="center"/>
        <w:rPr>
          <w:rFonts w:cstheme="minorHAnsi"/>
          <w:b/>
          <w:sz w:val="24"/>
          <w:szCs w:val="24"/>
        </w:rPr>
      </w:pPr>
      <w:r w:rsidRPr="00D23877">
        <w:rPr>
          <w:rFonts w:cstheme="minorHAnsi"/>
          <w:b/>
          <w:sz w:val="24"/>
          <w:szCs w:val="24"/>
        </w:rPr>
        <w:t>Ecclesiastes 4:9-12 (N</w:t>
      </w:r>
      <w:r w:rsidR="00D23877" w:rsidRPr="00D23877">
        <w:rPr>
          <w:rFonts w:cstheme="minorHAnsi"/>
          <w:b/>
          <w:sz w:val="24"/>
          <w:szCs w:val="24"/>
        </w:rPr>
        <w:t>ET</w:t>
      </w:r>
      <w:r w:rsidRPr="00D23877">
        <w:rPr>
          <w:rFonts w:cstheme="minorHAnsi"/>
          <w:b/>
          <w:sz w:val="24"/>
          <w:szCs w:val="24"/>
        </w:rPr>
        <w:t>)</w:t>
      </w:r>
    </w:p>
    <w:p w14:paraId="2EC5D554" w14:textId="77777777" w:rsidR="00D23877" w:rsidRPr="00E35826" w:rsidRDefault="00D23877" w:rsidP="00D23877">
      <w:pPr>
        <w:pStyle w:val="line1"/>
        <w:spacing w:before="0" w:beforeAutospacing="0" w:after="0" w:afterAutospacing="0"/>
        <w:jc w:val="center"/>
        <w:rPr>
          <w:rFonts w:asciiTheme="minorHAnsi" w:hAnsiTheme="minorHAnsi" w:cstheme="minorHAnsi"/>
          <w:b/>
          <w:i/>
        </w:rPr>
      </w:pPr>
      <w:r w:rsidRPr="00E35826">
        <w:rPr>
          <w:rStyle w:val="text"/>
          <w:rFonts w:asciiTheme="minorHAnsi" w:hAnsiTheme="minorHAnsi" w:cstheme="minorHAnsi"/>
          <w:b/>
          <w:i/>
        </w:rPr>
        <w:t>Two people are better than one,</w:t>
      </w:r>
      <w:r w:rsidRPr="00E35826">
        <w:rPr>
          <w:rFonts w:asciiTheme="minorHAnsi" w:hAnsiTheme="minorHAnsi" w:cstheme="minorHAnsi"/>
          <w:b/>
          <w:i/>
        </w:rPr>
        <w:t xml:space="preserve"> </w:t>
      </w:r>
      <w:r w:rsidRPr="00E35826">
        <w:rPr>
          <w:rStyle w:val="text"/>
          <w:rFonts w:asciiTheme="minorHAnsi" w:hAnsiTheme="minorHAnsi" w:cstheme="minorHAnsi"/>
          <w:b/>
          <w:i/>
        </w:rPr>
        <w:t>because they can reap more benefit from their labor.</w:t>
      </w:r>
      <w:r w:rsidRPr="00E35826">
        <w:rPr>
          <w:rFonts w:asciiTheme="minorHAnsi" w:hAnsiTheme="minorHAnsi" w:cstheme="minorHAnsi"/>
          <w:b/>
          <w:i/>
        </w:rPr>
        <w:t xml:space="preserve"> F</w:t>
      </w:r>
      <w:r w:rsidRPr="00E35826">
        <w:rPr>
          <w:rStyle w:val="text"/>
          <w:rFonts w:asciiTheme="minorHAnsi" w:hAnsiTheme="minorHAnsi" w:cstheme="minorHAnsi"/>
          <w:b/>
          <w:i/>
        </w:rPr>
        <w:t>or if they fall, one will help his companion up, but pity the person who falls down and has no one to help him up. Furthermore, if two lie down together, they can keep each other warm,</w:t>
      </w:r>
      <w:r w:rsidRPr="00E35826">
        <w:rPr>
          <w:rFonts w:asciiTheme="minorHAnsi" w:hAnsiTheme="minorHAnsi" w:cstheme="minorHAnsi"/>
          <w:b/>
          <w:i/>
        </w:rPr>
        <w:t xml:space="preserve"> </w:t>
      </w:r>
      <w:r w:rsidRPr="00E35826">
        <w:rPr>
          <w:rStyle w:val="text"/>
          <w:rFonts w:asciiTheme="minorHAnsi" w:hAnsiTheme="minorHAnsi" w:cstheme="minorHAnsi"/>
          <w:b/>
          <w:i/>
        </w:rPr>
        <w:t>but how can one person keep warm by himself? Although an assailant may overpower one person,</w:t>
      </w:r>
      <w:r>
        <w:rPr>
          <w:rFonts w:asciiTheme="minorHAnsi" w:hAnsiTheme="minorHAnsi" w:cstheme="minorHAnsi"/>
          <w:b/>
          <w:i/>
        </w:rPr>
        <w:t xml:space="preserve"> </w:t>
      </w:r>
      <w:r w:rsidRPr="00E35826">
        <w:rPr>
          <w:rStyle w:val="text"/>
          <w:rFonts w:asciiTheme="minorHAnsi" w:hAnsiTheme="minorHAnsi" w:cstheme="minorHAnsi"/>
          <w:b/>
          <w:i/>
        </w:rPr>
        <w:t>two can withstand him.</w:t>
      </w:r>
      <w:r w:rsidRPr="00E35826">
        <w:rPr>
          <w:rFonts w:asciiTheme="minorHAnsi" w:hAnsiTheme="minorHAnsi" w:cstheme="minorHAnsi"/>
          <w:b/>
          <w:i/>
        </w:rPr>
        <w:t xml:space="preserve"> </w:t>
      </w:r>
      <w:r w:rsidRPr="00E35826">
        <w:rPr>
          <w:rStyle w:val="text"/>
          <w:rFonts w:asciiTheme="minorHAnsi" w:hAnsiTheme="minorHAnsi" w:cstheme="minorHAnsi"/>
          <w:b/>
          <w:i/>
        </w:rPr>
        <w:t>Moreover, a three-stranded cord is not quickly broken.</w:t>
      </w:r>
    </w:p>
    <w:p w14:paraId="4FD97F4D" w14:textId="77777777" w:rsidR="00D23877" w:rsidRPr="00D23877" w:rsidRDefault="00D23877" w:rsidP="008F221D">
      <w:pPr>
        <w:spacing w:after="0"/>
        <w:jc w:val="center"/>
        <w:rPr>
          <w:rFonts w:cstheme="minorHAnsi"/>
          <w:b/>
          <w:sz w:val="24"/>
          <w:szCs w:val="24"/>
        </w:rPr>
      </w:pPr>
    </w:p>
    <w:p w14:paraId="60002897" w14:textId="77777777" w:rsidR="008F221D" w:rsidRDefault="008F221D" w:rsidP="008F221D">
      <w:pPr>
        <w:pStyle w:val="line1"/>
        <w:spacing w:before="0" w:beforeAutospacing="0" w:after="0" w:afterAutospacing="0"/>
        <w:jc w:val="center"/>
        <w:rPr>
          <w:rFonts w:asciiTheme="minorHAnsi" w:hAnsiTheme="minorHAnsi" w:cstheme="minorHAnsi"/>
          <w:b/>
          <w:i/>
        </w:rPr>
      </w:pPr>
    </w:p>
    <w:p w14:paraId="01221894" w14:textId="77777777" w:rsidR="008F221D" w:rsidRDefault="008F221D" w:rsidP="008F221D">
      <w:pPr>
        <w:jc w:val="both"/>
        <w:rPr>
          <w:sz w:val="24"/>
          <w:szCs w:val="24"/>
        </w:rPr>
      </w:pPr>
      <w:r w:rsidRPr="003E2ECE">
        <w:rPr>
          <w:b/>
          <w:sz w:val="28"/>
          <w:szCs w:val="28"/>
        </w:rPr>
        <w:t>Digging</w:t>
      </w:r>
      <w:r>
        <w:rPr>
          <w:sz w:val="24"/>
          <w:szCs w:val="24"/>
        </w:rPr>
        <w:t xml:space="preserve"> </w:t>
      </w:r>
      <w:r w:rsidRPr="003E2ECE">
        <w:rPr>
          <w:b/>
          <w:sz w:val="28"/>
          <w:szCs w:val="28"/>
        </w:rPr>
        <w:t>Deeper</w:t>
      </w:r>
      <w:r>
        <w:rPr>
          <w:sz w:val="24"/>
          <w:szCs w:val="24"/>
        </w:rPr>
        <w:t>: 1 Timothy 1:18, 6:12; 2 Timothy 2:1-4, 4:7-8; Ecclesiastes 4:9-12</w:t>
      </w:r>
    </w:p>
    <w:p w14:paraId="14159293" w14:textId="40261676" w:rsidR="008F221D" w:rsidRDefault="008F221D" w:rsidP="008F221D">
      <w:pPr>
        <w:ind w:firstLine="720"/>
        <w:jc w:val="both"/>
        <w:rPr>
          <w:rFonts w:eastAsia="Times New Roman" w:cstheme="minorHAnsi"/>
          <w:sz w:val="24"/>
          <w:szCs w:val="24"/>
        </w:rPr>
      </w:pPr>
      <w:r w:rsidRPr="00CD2E60">
        <w:rPr>
          <w:rFonts w:eastAsia="Times New Roman" w:cstheme="minorHAnsi"/>
          <w:sz w:val="24"/>
          <w:szCs w:val="24"/>
        </w:rPr>
        <w:t>One of the clearest gospel songs written in our day is “In Christ Alone.” It ends with these words: “No power of hell, no scheme of man, can ever pluck me from His hands, till He returns or calls me home, here in the power of Christ I stand.”</w:t>
      </w:r>
      <w:r>
        <w:rPr>
          <w:rFonts w:eastAsia="Times New Roman" w:cstheme="minorHAnsi"/>
          <w:sz w:val="24"/>
          <w:szCs w:val="24"/>
        </w:rPr>
        <w:t xml:space="preserve"> </w:t>
      </w:r>
    </w:p>
    <w:p w14:paraId="10387C4C" w14:textId="313C1179" w:rsidR="005D2D6C" w:rsidRDefault="005D2D6C" w:rsidP="008F221D">
      <w:pPr>
        <w:ind w:firstLine="720"/>
        <w:jc w:val="both"/>
        <w:rPr>
          <w:rFonts w:eastAsia="Times New Roman" w:cstheme="minorHAnsi"/>
          <w:sz w:val="24"/>
          <w:szCs w:val="24"/>
        </w:rPr>
      </w:pPr>
    </w:p>
    <w:p w14:paraId="687719BC" w14:textId="3A11E3EF" w:rsidR="00810E1C" w:rsidRDefault="00810E1C" w:rsidP="008F221D">
      <w:pPr>
        <w:ind w:firstLine="720"/>
        <w:jc w:val="both"/>
        <w:rPr>
          <w:rFonts w:eastAsia="Times New Roman" w:cstheme="minorHAnsi"/>
          <w:sz w:val="24"/>
          <w:szCs w:val="24"/>
        </w:rPr>
      </w:pPr>
    </w:p>
    <w:p w14:paraId="5B622D5A" w14:textId="6B487D3F" w:rsidR="00810E1C" w:rsidRDefault="00810E1C" w:rsidP="008F221D">
      <w:pPr>
        <w:ind w:firstLine="720"/>
        <w:jc w:val="both"/>
        <w:rPr>
          <w:rFonts w:eastAsia="Times New Roman" w:cstheme="minorHAnsi"/>
          <w:sz w:val="24"/>
          <w:szCs w:val="24"/>
        </w:rPr>
      </w:pPr>
    </w:p>
    <w:p w14:paraId="56F9BA8B" w14:textId="5F61B986" w:rsidR="00810E1C" w:rsidRDefault="00810E1C" w:rsidP="008F221D">
      <w:pPr>
        <w:ind w:firstLine="720"/>
        <w:jc w:val="both"/>
        <w:rPr>
          <w:rFonts w:eastAsia="Times New Roman" w:cstheme="minorHAnsi"/>
          <w:sz w:val="24"/>
          <w:szCs w:val="24"/>
        </w:rPr>
      </w:pPr>
    </w:p>
    <w:p w14:paraId="43173B59" w14:textId="7B1563F3" w:rsidR="005027FF" w:rsidRDefault="005027FF" w:rsidP="008F221D">
      <w:pPr>
        <w:ind w:firstLine="720"/>
        <w:jc w:val="both"/>
        <w:rPr>
          <w:rFonts w:eastAsia="Times New Roman" w:cstheme="minorHAnsi"/>
          <w:sz w:val="24"/>
          <w:szCs w:val="24"/>
        </w:rPr>
      </w:pPr>
    </w:p>
    <w:p w14:paraId="7EA85843" w14:textId="1C832CF3" w:rsidR="005027FF" w:rsidRDefault="005027FF" w:rsidP="008F221D">
      <w:pPr>
        <w:ind w:firstLine="720"/>
        <w:jc w:val="both"/>
        <w:rPr>
          <w:rFonts w:eastAsia="Times New Roman" w:cstheme="minorHAnsi"/>
          <w:sz w:val="24"/>
          <w:szCs w:val="24"/>
        </w:rPr>
      </w:pPr>
    </w:p>
    <w:p w14:paraId="6F60383F" w14:textId="5189BE0A" w:rsidR="005027FF" w:rsidRDefault="005027FF" w:rsidP="008F221D">
      <w:pPr>
        <w:ind w:firstLine="720"/>
        <w:jc w:val="both"/>
        <w:rPr>
          <w:rFonts w:eastAsia="Times New Roman" w:cstheme="minorHAnsi"/>
          <w:sz w:val="24"/>
          <w:szCs w:val="24"/>
        </w:rPr>
      </w:pPr>
    </w:p>
    <w:p w14:paraId="2C4C579B" w14:textId="77777777" w:rsidR="005027FF" w:rsidRDefault="005027FF" w:rsidP="008F221D">
      <w:pPr>
        <w:ind w:firstLine="720"/>
        <w:jc w:val="both"/>
        <w:rPr>
          <w:rFonts w:eastAsia="Times New Roman" w:cstheme="minorHAnsi"/>
          <w:sz w:val="24"/>
          <w:szCs w:val="24"/>
        </w:rPr>
      </w:pPr>
    </w:p>
    <w:p w14:paraId="250AFF81" w14:textId="6549EC8A" w:rsidR="00810E1C" w:rsidRDefault="00810E1C" w:rsidP="008F221D">
      <w:pPr>
        <w:ind w:firstLine="720"/>
        <w:jc w:val="both"/>
        <w:rPr>
          <w:rFonts w:eastAsia="Times New Roman" w:cstheme="minorHAnsi"/>
          <w:sz w:val="24"/>
          <w:szCs w:val="24"/>
        </w:rPr>
      </w:pPr>
    </w:p>
    <w:p w14:paraId="61C6BA78" w14:textId="77777777" w:rsidR="00265DEA" w:rsidRDefault="00265DEA" w:rsidP="00265DEA">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41B3DFC9" w14:textId="1B7681F8" w:rsidR="008F221D" w:rsidRPr="006122ED" w:rsidRDefault="008F221D" w:rsidP="0037103A">
      <w:pPr>
        <w:pStyle w:val="ListParagraph"/>
        <w:numPr>
          <w:ilvl w:val="0"/>
          <w:numId w:val="34"/>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r w:rsidR="00265DEA">
        <w:rPr>
          <w:rFonts w:eastAsia="Times New Roman" w:cstheme="minorHAnsi"/>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C9D03EA" w14:textId="327D13EE" w:rsidR="008F221D" w:rsidRPr="00607068" w:rsidRDefault="008F221D" w:rsidP="0037103A">
      <w:pPr>
        <w:pStyle w:val="ListParagraph"/>
        <w:numPr>
          <w:ilvl w:val="0"/>
          <w:numId w:val="34"/>
        </w:numPr>
        <w:jc w:val="both"/>
        <w:rPr>
          <w:rFonts w:eastAsia="Times New Roman" w:cstheme="minorHAnsi"/>
          <w:sz w:val="24"/>
          <w:szCs w:val="24"/>
        </w:rPr>
      </w:pPr>
      <w:r>
        <w:rPr>
          <w:rFonts w:eastAsia="Times New Roman" w:cstheme="minorHAnsi"/>
          <w:sz w:val="24"/>
          <w:szCs w:val="24"/>
        </w:rPr>
        <w:t>Think about times of defeat. What weapons or armor were missing?</w:t>
      </w:r>
      <w:r w:rsidR="00265DEA">
        <w:rPr>
          <w:rFonts w:eastAsia="Times New Roman" w:cstheme="minorHAnsi"/>
          <w:sz w:val="24"/>
          <w:szCs w:val="24"/>
        </w:rPr>
        <w:t xml:space="preserve"> ________________________________________________________________________________________________________________________________________________</w:t>
      </w:r>
    </w:p>
    <w:p w14:paraId="1EABFABB" w14:textId="12A97956" w:rsidR="008F221D" w:rsidRPr="00607068" w:rsidRDefault="008F221D" w:rsidP="0037103A">
      <w:pPr>
        <w:pStyle w:val="ListParagraph"/>
        <w:numPr>
          <w:ilvl w:val="0"/>
          <w:numId w:val="34"/>
        </w:numPr>
        <w:jc w:val="both"/>
        <w:rPr>
          <w:rFonts w:eastAsia="Times New Roman" w:cstheme="minorHAnsi"/>
          <w:sz w:val="24"/>
          <w:szCs w:val="24"/>
        </w:rPr>
      </w:pPr>
      <w:r w:rsidRPr="00607068">
        <w:rPr>
          <w:sz w:val="24"/>
          <w:szCs w:val="24"/>
        </w:rPr>
        <w:t>Who prepared you for this daily battle?</w:t>
      </w:r>
      <w:r w:rsidR="00265DEA">
        <w:rPr>
          <w:sz w:val="24"/>
          <w:szCs w:val="24"/>
        </w:rPr>
        <w:t xml:space="preserve"> _______________________________________</w:t>
      </w:r>
    </w:p>
    <w:p w14:paraId="46BE9FCA" w14:textId="310057C6" w:rsidR="008F221D" w:rsidRDefault="008F221D" w:rsidP="0037103A">
      <w:pPr>
        <w:pStyle w:val="ListParagraph"/>
        <w:numPr>
          <w:ilvl w:val="0"/>
          <w:numId w:val="34"/>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r w:rsidR="00265DEA">
        <w:rPr>
          <w:rFonts w:eastAsia="Times New Roman" w:cstheme="minorHAnsi"/>
          <w:sz w:val="24"/>
          <w:szCs w:val="24"/>
        </w:rPr>
        <w:t>____________________________________</w:t>
      </w:r>
    </w:p>
    <w:p w14:paraId="1A04E9A4" w14:textId="0A3A6E87" w:rsidR="008F221D" w:rsidRPr="006122ED" w:rsidRDefault="008F221D" w:rsidP="0037103A">
      <w:pPr>
        <w:pStyle w:val="ListParagraph"/>
        <w:numPr>
          <w:ilvl w:val="0"/>
          <w:numId w:val="34"/>
        </w:numPr>
        <w:jc w:val="both"/>
        <w:rPr>
          <w:sz w:val="24"/>
          <w:szCs w:val="24"/>
        </w:rPr>
      </w:pPr>
      <w:r w:rsidRPr="006122ED">
        <w:rPr>
          <w:rFonts w:eastAsia="Times New Roman" w:cstheme="minorHAnsi"/>
          <w:sz w:val="24"/>
          <w:szCs w:val="24"/>
        </w:rPr>
        <w:t xml:space="preserve">Have you been taught to pray? </w:t>
      </w:r>
      <w:r w:rsidR="00265DEA">
        <w:rPr>
          <w:rFonts w:eastAsia="Times New Roman" w:cstheme="minorHAnsi"/>
          <w:sz w:val="24"/>
          <w:szCs w:val="24"/>
        </w:rPr>
        <w:t>______________________________________________</w:t>
      </w:r>
    </w:p>
    <w:p w14:paraId="49840993" w14:textId="7A48A168" w:rsidR="008F221D" w:rsidRPr="006122ED" w:rsidRDefault="008F221D" w:rsidP="0037103A">
      <w:pPr>
        <w:pStyle w:val="ListParagraph"/>
        <w:numPr>
          <w:ilvl w:val="0"/>
          <w:numId w:val="34"/>
        </w:numPr>
        <w:jc w:val="both"/>
        <w:rPr>
          <w:sz w:val="24"/>
          <w:szCs w:val="24"/>
        </w:rPr>
      </w:pPr>
      <w:r w:rsidRPr="006122ED">
        <w:rPr>
          <w:rFonts w:eastAsia="Times New Roman" w:cstheme="minorHAnsi"/>
          <w:sz w:val="24"/>
          <w:szCs w:val="24"/>
        </w:rPr>
        <w:t xml:space="preserve">Read: Luke 11:1-3 and Matthew 6:16-22. Who teaches others to pray?  </w:t>
      </w:r>
      <w:r w:rsidR="00265DEA">
        <w:rPr>
          <w:rFonts w:eastAsia="Times New Roman" w:cstheme="minorHAnsi"/>
          <w:sz w:val="24"/>
          <w:szCs w:val="24"/>
        </w:rPr>
        <w:t>________________________________________________________________________</w:t>
      </w:r>
    </w:p>
    <w:p w14:paraId="697033CD" w14:textId="3C1BEDF8" w:rsidR="008F221D" w:rsidRPr="00D835E2" w:rsidRDefault="008F221D" w:rsidP="0037103A">
      <w:pPr>
        <w:pStyle w:val="ListParagraph"/>
        <w:numPr>
          <w:ilvl w:val="0"/>
          <w:numId w:val="34"/>
        </w:numPr>
        <w:rPr>
          <w:sz w:val="28"/>
          <w:szCs w:val="28"/>
        </w:rPr>
      </w:pPr>
      <w:r w:rsidRPr="006122ED">
        <w:rPr>
          <w:sz w:val="24"/>
          <w:szCs w:val="24"/>
        </w:rPr>
        <w:t>Are you preparing someone else to stand?</w:t>
      </w:r>
      <w:r w:rsidR="00265DEA">
        <w:rPr>
          <w:sz w:val="24"/>
          <w:szCs w:val="24"/>
        </w:rPr>
        <w:t xml:space="preserve"> _____________________________________</w:t>
      </w:r>
    </w:p>
    <w:p w14:paraId="08C40BEB" w14:textId="77777777" w:rsidR="00981F7B" w:rsidRDefault="00981F7B" w:rsidP="008F221D">
      <w:pPr>
        <w:spacing w:after="0"/>
        <w:jc w:val="center"/>
        <w:rPr>
          <w:rFonts w:eastAsia="Times New Roman" w:cstheme="minorHAnsi"/>
          <w:b/>
          <w:i/>
          <w:sz w:val="24"/>
          <w:szCs w:val="24"/>
        </w:rPr>
      </w:pPr>
    </w:p>
    <w:p w14:paraId="212937C4" w14:textId="4EEDD07D" w:rsidR="008F221D" w:rsidRDefault="008F221D" w:rsidP="008F221D">
      <w:pPr>
        <w:spacing w:after="0"/>
        <w:jc w:val="center"/>
        <w:rPr>
          <w:rFonts w:eastAsia="Times New Roman" w:cstheme="minorHAnsi"/>
          <w:b/>
          <w:sz w:val="24"/>
          <w:szCs w:val="24"/>
        </w:rPr>
      </w:pPr>
      <w:r w:rsidRPr="00D23877">
        <w:rPr>
          <w:rFonts w:eastAsia="Times New Roman" w:cstheme="minorHAnsi"/>
          <w:b/>
          <w:sz w:val="24"/>
          <w:szCs w:val="24"/>
        </w:rPr>
        <w:t>Romans 8:35-39 (N</w:t>
      </w:r>
      <w:r w:rsidR="00D23877" w:rsidRPr="00D23877">
        <w:rPr>
          <w:rFonts w:eastAsia="Times New Roman" w:cstheme="minorHAnsi"/>
          <w:b/>
          <w:sz w:val="24"/>
          <w:szCs w:val="24"/>
        </w:rPr>
        <w:t>ET</w:t>
      </w:r>
      <w:r w:rsidRPr="00D23877">
        <w:rPr>
          <w:rFonts w:eastAsia="Times New Roman" w:cstheme="minorHAnsi"/>
          <w:b/>
          <w:sz w:val="24"/>
          <w:szCs w:val="24"/>
        </w:rPr>
        <w:t>)</w:t>
      </w:r>
    </w:p>
    <w:p w14:paraId="5A7F26BE" w14:textId="77777777" w:rsidR="00D23877" w:rsidRPr="00D23877" w:rsidRDefault="00D23877" w:rsidP="00D23877">
      <w:pPr>
        <w:jc w:val="center"/>
        <w:rPr>
          <w:rFonts w:asciiTheme="minorHAnsi" w:hAnsiTheme="minorHAnsi" w:cstheme="minorHAnsi"/>
          <w:b/>
          <w:i/>
          <w:sz w:val="24"/>
          <w:szCs w:val="24"/>
        </w:rPr>
      </w:pPr>
      <w:r w:rsidRPr="00D23877">
        <w:rPr>
          <w:rStyle w:val="text"/>
          <w:rFonts w:asciiTheme="minorHAnsi" w:hAnsiTheme="minorHAnsi" w:cstheme="minorHAnsi"/>
          <w:b/>
          <w:i/>
          <w:sz w:val="24"/>
          <w:szCs w:val="24"/>
        </w:rPr>
        <w:t xml:space="preserve">Who will separate us from the love of Christ? Will trouble, or distress, or persecution, or famine, or nakedness, or danger, or sword? </w:t>
      </w:r>
      <w:r w:rsidRPr="00D23877">
        <w:rPr>
          <w:rStyle w:val="text"/>
          <w:rFonts w:asciiTheme="minorHAnsi" w:hAnsiTheme="minorHAnsi" w:cstheme="minorHAnsi"/>
          <w:b/>
          <w:i/>
          <w:sz w:val="24"/>
          <w:szCs w:val="24"/>
          <w:vertAlign w:val="superscript"/>
        </w:rPr>
        <w:t>36 </w:t>
      </w:r>
      <w:r w:rsidRPr="00D23877">
        <w:rPr>
          <w:rStyle w:val="text"/>
          <w:rFonts w:asciiTheme="minorHAnsi" w:hAnsiTheme="minorHAnsi" w:cstheme="minorHAnsi"/>
          <w:b/>
          <w:i/>
          <w:sz w:val="24"/>
          <w:szCs w:val="24"/>
        </w:rPr>
        <w:t>As it is written, “</w:t>
      </w:r>
      <w:r w:rsidRPr="00D23877">
        <w:rPr>
          <w:rStyle w:val="text"/>
          <w:rFonts w:asciiTheme="minorHAnsi" w:hAnsiTheme="minorHAnsi" w:cstheme="minorHAnsi"/>
          <w:b/>
          <w:bCs/>
          <w:i/>
          <w:iCs/>
          <w:sz w:val="24"/>
          <w:szCs w:val="24"/>
        </w:rPr>
        <w:t>For your sake we encounter death all day long; we were considered as sheep to be slaughtered</w:t>
      </w:r>
      <w:r w:rsidRPr="00D23877">
        <w:rPr>
          <w:rStyle w:val="text"/>
          <w:rFonts w:asciiTheme="minorHAnsi" w:hAnsiTheme="minorHAnsi" w:cstheme="minorHAnsi"/>
          <w:b/>
          <w:i/>
          <w:sz w:val="24"/>
          <w:szCs w:val="24"/>
        </w:rPr>
        <w:t xml:space="preserve">.” </w:t>
      </w:r>
      <w:r w:rsidRPr="00D23877">
        <w:rPr>
          <w:rStyle w:val="text"/>
          <w:rFonts w:asciiTheme="minorHAnsi" w:hAnsiTheme="minorHAnsi" w:cstheme="minorHAnsi"/>
          <w:b/>
          <w:i/>
          <w:sz w:val="24"/>
          <w:szCs w:val="24"/>
          <w:vertAlign w:val="superscript"/>
        </w:rPr>
        <w:t>37 </w:t>
      </w:r>
      <w:r w:rsidRPr="00D23877">
        <w:rPr>
          <w:rStyle w:val="text"/>
          <w:rFonts w:asciiTheme="minorHAnsi" w:hAnsiTheme="minorHAnsi" w:cstheme="minorHAnsi"/>
          <w:b/>
          <w:i/>
          <w:sz w:val="24"/>
          <w:szCs w:val="24"/>
        </w:rPr>
        <w:t xml:space="preserve">No, in all these things we have complete victory through him who loved us! </w:t>
      </w:r>
      <w:r w:rsidRPr="00D23877">
        <w:rPr>
          <w:rStyle w:val="text"/>
          <w:rFonts w:asciiTheme="minorHAnsi" w:hAnsiTheme="minorHAnsi" w:cstheme="minorHAnsi"/>
          <w:b/>
          <w:i/>
          <w:sz w:val="24"/>
          <w:szCs w:val="24"/>
          <w:vertAlign w:val="superscript"/>
        </w:rPr>
        <w:t>38 </w:t>
      </w:r>
      <w:r w:rsidRPr="00D23877">
        <w:rPr>
          <w:rStyle w:val="text"/>
          <w:rFonts w:asciiTheme="minorHAnsi" w:hAnsiTheme="minorHAnsi" w:cstheme="minorHAnsi"/>
          <w:b/>
          <w:i/>
          <w:sz w:val="24"/>
          <w:szCs w:val="24"/>
        </w:rPr>
        <w:t xml:space="preserve">For I am convinced that neither death, nor life, nor angels, nor heavenly rulers, nor things that are present, nor things to come, nor powers, </w:t>
      </w:r>
      <w:r w:rsidRPr="00D23877">
        <w:rPr>
          <w:rStyle w:val="text"/>
          <w:rFonts w:asciiTheme="minorHAnsi" w:hAnsiTheme="minorHAnsi" w:cstheme="minorHAnsi"/>
          <w:b/>
          <w:i/>
          <w:sz w:val="24"/>
          <w:szCs w:val="24"/>
          <w:vertAlign w:val="superscript"/>
        </w:rPr>
        <w:t>39 </w:t>
      </w:r>
      <w:r w:rsidRPr="00D23877">
        <w:rPr>
          <w:rStyle w:val="text"/>
          <w:rFonts w:asciiTheme="minorHAnsi" w:hAnsiTheme="minorHAnsi" w:cstheme="minorHAnsi"/>
          <w:b/>
          <w:i/>
          <w:sz w:val="24"/>
          <w:szCs w:val="24"/>
        </w:rPr>
        <w:t>nor height, nor depth, nor anything else in creation will be able to separate us from the love of God in Christ Jesus our Lord.</w:t>
      </w:r>
    </w:p>
    <w:p w14:paraId="14643450" w14:textId="77777777" w:rsidR="00D23877" w:rsidRPr="00D23877" w:rsidRDefault="00D23877" w:rsidP="008F221D">
      <w:pPr>
        <w:spacing w:after="0"/>
        <w:jc w:val="center"/>
        <w:rPr>
          <w:rFonts w:eastAsia="Times New Roman" w:cstheme="minorHAnsi"/>
          <w:b/>
          <w:sz w:val="24"/>
          <w:szCs w:val="24"/>
        </w:rPr>
      </w:pPr>
    </w:p>
    <w:p w14:paraId="263DC5A9" w14:textId="3A70216C" w:rsidR="00C42043" w:rsidRDefault="00C42043" w:rsidP="008F221D">
      <w:pPr>
        <w:spacing w:after="0" w:line="240" w:lineRule="auto"/>
        <w:jc w:val="center"/>
        <w:rPr>
          <w:rFonts w:eastAsia="Times New Roman" w:cstheme="minorHAnsi"/>
          <w:b/>
          <w:i/>
          <w:sz w:val="24"/>
          <w:szCs w:val="24"/>
        </w:rPr>
      </w:pPr>
    </w:p>
    <w:p w14:paraId="7ABF07DE" w14:textId="59F9C537" w:rsidR="00C42043" w:rsidRDefault="00C42043" w:rsidP="008F221D">
      <w:pPr>
        <w:spacing w:after="0" w:line="240" w:lineRule="auto"/>
        <w:jc w:val="center"/>
        <w:rPr>
          <w:rFonts w:eastAsia="Times New Roman" w:cstheme="minorHAnsi"/>
          <w:b/>
          <w:i/>
          <w:sz w:val="24"/>
          <w:szCs w:val="24"/>
        </w:rPr>
      </w:pPr>
    </w:p>
    <w:p w14:paraId="5E0FACA4" w14:textId="42C03D26" w:rsidR="005D2D6C" w:rsidRDefault="005D2D6C" w:rsidP="008F221D">
      <w:pPr>
        <w:spacing w:after="0" w:line="240" w:lineRule="auto"/>
        <w:jc w:val="center"/>
        <w:rPr>
          <w:rFonts w:eastAsia="Times New Roman" w:cstheme="minorHAnsi"/>
          <w:b/>
          <w:i/>
          <w:sz w:val="24"/>
          <w:szCs w:val="24"/>
        </w:rPr>
      </w:pPr>
    </w:p>
    <w:p w14:paraId="63F6C0B5" w14:textId="01E919CA" w:rsidR="005D2D6C" w:rsidRDefault="005D2D6C" w:rsidP="008F221D">
      <w:pPr>
        <w:spacing w:after="0" w:line="240" w:lineRule="auto"/>
        <w:jc w:val="center"/>
        <w:rPr>
          <w:rFonts w:eastAsia="Times New Roman" w:cstheme="minorHAnsi"/>
          <w:b/>
          <w:i/>
          <w:sz w:val="24"/>
          <w:szCs w:val="24"/>
        </w:rPr>
      </w:pPr>
    </w:p>
    <w:p w14:paraId="668EFB80" w14:textId="5E186803" w:rsidR="005D2D6C" w:rsidRDefault="005D2D6C" w:rsidP="008F221D">
      <w:pPr>
        <w:spacing w:after="0" w:line="240" w:lineRule="auto"/>
        <w:jc w:val="center"/>
        <w:rPr>
          <w:rFonts w:eastAsia="Times New Roman" w:cstheme="minorHAnsi"/>
          <w:b/>
          <w:i/>
          <w:sz w:val="24"/>
          <w:szCs w:val="24"/>
        </w:rPr>
      </w:pPr>
    </w:p>
    <w:p w14:paraId="695B337F" w14:textId="5ABCCCD7" w:rsidR="005D2D6C" w:rsidRDefault="005D2D6C" w:rsidP="008F221D">
      <w:pPr>
        <w:spacing w:after="0" w:line="240" w:lineRule="auto"/>
        <w:jc w:val="center"/>
        <w:rPr>
          <w:rFonts w:eastAsia="Times New Roman" w:cstheme="minorHAnsi"/>
          <w:b/>
          <w:i/>
          <w:sz w:val="24"/>
          <w:szCs w:val="24"/>
        </w:rPr>
      </w:pPr>
    </w:p>
    <w:p w14:paraId="180B4AF2" w14:textId="15078FFA" w:rsidR="005D2D6C" w:rsidRDefault="005D2D6C" w:rsidP="008F221D">
      <w:pPr>
        <w:spacing w:after="0" w:line="240" w:lineRule="auto"/>
        <w:jc w:val="center"/>
        <w:rPr>
          <w:rFonts w:eastAsia="Times New Roman" w:cstheme="minorHAnsi"/>
          <w:b/>
          <w:i/>
          <w:sz w:val="24"/>
          <w:szCs w:val="24"/>
        </w:rPr>
      </w:pPr>
    </w:p>
    <w:p w14:paraId="5E2B2636" w14:textId="61DD8BFC" w:rsidR="005D2D6C" w:rsidRDefault="005D2D6C" w:rsidP="008F221D">
      <w:pPr>
        <w:spacing w:after="0" w:line="240" w:lineRule="auto"/>
        <w:jc w:val="center"/>
        <w:rPr>
          <w:rFonts w:eastAsia="Times New Roman" w:cstheme="minorHAnsi"/>
          <w:b/>
          <w:i/>
          <w:sz w:val="24"/>
          <w:szCs w:val="24"/>
        </w:rPr>
      </w:pPr>
    </w:p>
    <w:p w14:paraId="0B503B43" w14:textId="1CAB5A76" w:rsidR="005027FF" w:rsidRDefault="005027FF" w:rsidP="008F221D">
      <w:pPr>
        <w:spacing w:after="0" w:line="240" w:lineRule="auto"/>
        <w:jc w:val="center"/>
        <w:rPr>
          <w:rFonts w:eastAsia="Times New Roman" w:cstheme="minorHAnsi"/>
          <w:b/>
          <w:i/>
          <w:sz w:val="24"/>
          <w:szCs w:val="24"/>
        </w:rPr>
      </w:pPr>
    </w:p>
    <w:p w14:paraId="74BA1DB5" w14:textId="3A262FA4" w:rsidR="005027FF" w:rsidRDefault="005027FF" w:rsidP="008F221D">
      <w:pPr>
        <w:spacing w:after="0" w:line="240" w:lineRule="auto"/>
        <w:jc w:val="center"/>
        <w:rPr>
          <w:rFonts w:eastAsia="Times New Roman" w:cstheme="minorHAnsi"/>
          <w:b/>
          <w:i/>
          <w:sz w:val="24"/>
          <w:szCs w:val="24"/>
        </w:rPr>
      </w:pPr>
    </w:p>
    <w:p w14:paraId="65FE80A4" w14:textId="2980F914" w:rsidR="005027FF" w:rsidRDefault="005027FF" w:rsidP="008F221D">
      <w:pPr>
        <w:spacing w:after="0" w:line="240" w:lineRule="auto"/>
        <w:jc w:val="center"/>
        <w:rPr>
          <w:rFonts w:eastAsia="Times New Roman" w:cstheme="minorHAnsi"/>
          <w:b/>
          <w:i/>
          <w:sz w:val="24"/>
          <w:szCs w:val="24"/>
        </w:rPr>
      </w:pPr>
    </w:p>
    <w:p w14:paraId="53E02EEF" w14:textId="2A2AF501" w:rsidR="005027FF" w:rsidRDefault="005027FF" w:rsidP="008F221D">
      <w:pPr>
        <w:spacing w:after="0" w:line="240" w:lineRule="auto"/>
        <w:jc w:val="center"/>
        <w:rPr>
          <w:rFonts w:eastAsia="Times New Roman" w:cstheme="minorHAnsi"/>
          <w:b/>
          <w:i/>
          <w:sz w:val="24"/>
          <w:szCs w:val="24"/>
        </w:rPr>
      </w:pPr>
    </w:p>
    <w:p w14:paraId="4D05ED45" w14:textId="6AFA8720" w:rsidR="005027FF" w:rsidRDefault="005027FF" w:rsidP="008F221D">
      <w:pPr>
        <w:spacing w:after="0" w:line="240" w:lineRule="auto"/>
        <w:jc w:val="center"/>
        <w:rPr>
          <w:rFonts w:eastAsia="Times New Roman" w:cstheme="minorHAnsi"/>
          <w:b/>
          <w:i/>
          <w:sz w:val="24"/>
          <w:szCs w:val="24"/>
        </w:rPr>
      </w:pPr>
    </w:p>
    <w:p w14:paraId="281ED9FA" w14:textId="203D0C6D" w:rsidR="005027FF" w:rsidRDefault="005027FF" w:rsidP="008F221D">
      <w:pPr>
        <w:spacing w:after="0" w:line="240" w:lineRule="auto"/>
        <w:jc w:val="center"/>
        <w:rPr>
          <w:rFonts w:eastAsia="Times New Roman" w:cstheme="minorHAnsi"/>
          <w:b/>
          <w:i/>
          <w:sz w:val="24"/>
          <w:szCs w:val="24"/>
        </w:rPr>
      </w:pPr>
    </w:p>
    <w:p w14:paraId="61126AD7" w14:textId="77777777" w:rsidR="005027FF" w:rsidRDefault="005027FF" w:rsidP="008F221D">
      <w:pPr>
        <w:spacing w:after="0" w:line="240" w:lineRule="auto"/>
        <w:jc w:val="center"/>
        <w:rPr>
          <w:rFonts w:eastAsia="Times New Roman" w:cstheme="minorHAnsi"/>
          <w:b/>
          <w:i/>
          <w:sz w:val="24"/>
          <w:szCs w:val="24"/>
        </w:rPr>
      </w:pPr>
    </w:p>
    <w:p w14:paraId="4F12CD9E" w14:textId="488C5D41" w:rsidR="005D2D6C" w:rsidRDefault="005D2D6C" w:rsidP="008F221D">
      <w:pPr>
        <w:spacing w:after="0" w:line="240" w:lineRule="auto"/>
        <w:jc w:val="center"/>
        <w:rPr>
          <w:rFonts w:eastAsia="Times New Roman" w:cstheme="minorHAnsi"/>
          <w:b/>
          <w:i/>
          <w:sz w:val="24"/>
          <w:szCs w:val="24"/>
        </w:rPr>
      </w:pPr>
    </w:p>
    <w:p w14:paraId="65139AD2" w14:textId="3EC14A59" w:rsidR="0040540B" w:rsidRDefault="0040540B" w:rsidP="0040540B">
      <w:pPr>
        <w:jc w:val="center"/>
        <w:rPr>
          <w:rFonts w:ascii="Edwardian Script ITC" w:hAnsi="Edwardian Script ITC"/>
          <w:b/>
          <w:sz w:val="72"/>
          <w:szCs w:val="72"/>
        </w:rPr>
      </w:pPr>
      <w:r w:rsidRPr="00AA336A">
        <w:rPr>
          <w:rFonts w:ascii="Edwardian Script ITC" w:hAnsi="Edwardian Script ITC"/>
          <w:b/>
          <w:sz w:val="72"/>
          <w:szCs w:val="72"/>
        </w:rPr>
        <w:t>Who Are Your “Yous”?</w:t>
      </w:r>
    </w:p>
    <w:p w14:paraId="184E11F3" w14:textId="40E97E2E" w:rsidR="001230F7" w:rsidRPr="001230F7" w:rsidRDefault="001230F7" w:rsidP="0040540B">
      <w:pPr>
        <w:jc w:val="center"/>
        <w:rPr>
          <w:rFonts w:asciiTheme="minorHAnsi" w:hAnsiTheme="minorHAnsi" w:cstheme="minorHAnsi"/>
          <w:b/>
          <w:sz w:val="28"/>
          <w:szCs w:val="28"/>
        </w:rPr>
      </w:pPr>
      <w:r>
        <w:rPr>
          <w:rFonts w:asciiTheme="minorHAnsi" w:hAnsiTheme="minorHAnsi" w:cstheme="minorHAnsi"/>
          <w:b/>
          <w:sz w:val="28"/>
          <w:szCs w:val="28"/>
        </w:rPr>
        <w:t>Key Passages</w:t>
      </w:r>
    </w:p>
    <w:p w14:paraId="79C89DD6" w14:textId="77777777" w:rsidR="00D23877" w:rsidRPr="00D23877" w:rsidRDefault="00D23877" w:rsidP="00D23877">
      <w:pPr>
        <w:spacing w:after="0"/>
        <w:jc w:val="center"/>
        <w:rPr>
          <w:b/>
          <w:sz w:val="24"/>
          <w:szCs w:val="24"/>
        </w:rPr>
      </w:pPr>
      <w:r w:rsidRPr="00D23877">
        <w:rPr>
          <w:rFonts w:asciiTheme="minorHAnsi" w:hAnsiTheme="minorHAnsi" w:cstheme="minorHAnsi"/>
          <w:b/>
          <w:sz w:val="24"/>
          <w:szCs w:val="24"/>
        </w:rPr>
        <w:t>1 Thessalonians 2:19-20</w:t>
      </w:r>
      <w:r w:rsidRPr="00D23877">
        <w:rPr>
          <w:b/>
          <w:sz w:val="24"/>
          <w:szCs w:val="24"/>
        </w:rPr>
        <w:t xml:space="preserve"> (NET)</w:t>
      </w:r>
    </w:p>
    <w:p w14:paraId="205C2630" w14:textId="7A1FA9C1" w:rsidR="00D23877" w:rsidRPr="00D23877" w:rsidRDefault="00D23877" w:rsidP="00D23877">
      <w:pPr>
        <w:spacing w:after="0"/>
        <w:jc w:val="center"/>
        <w:rPr>
          <w:rFonts w:asciiTheme="minorHAnsi" w:hAnsiTheme="minorHAnsi" w:cstheme="minorHAnsi"/>
          <w:b/>
          <w:i/>
          <w:sz w:val="24"/>
          <w:szCs w:val="24"/>
        </w:rPr>
      </w:pPr>
      <w:r w:rsidRPr="00D23877">
        <w:rPr>
          <w:rStyle w:val="text"/>
          <w:rFonts w:asciiTheme="minorHAnsi" w:hAnsiTheme="minorHAnsi" w:cstheme="minorHAnsi"/>
          <w:b/>
          <w:i/>
          <w:sz w:val="24"/>
          <w:szCs w:val="24"/>
        </w:rPr>
        <w:t xml:space="preserve">For who is our hope or joy or crown to boast of before our Lord Jesus at his coming? Is it not of course you? </w:t>
      </w:r>
      <w:r w:rsidRPr="00D23877">
        <w:rPr>
          <w:rStyle w:val="text"/>
          <w:rFonts w:asciiTheme="minorHAnsi" w:hAnsiTheme="minorHAnsi" w:cstheme="minorHAnsi"/>
          <w:b/>
          <w:i/>
          <w:sz w:val="24"/>
          <w:szCs w:val="24"/>
          <w:vertAlign w:val="superscript"/>
        </w:rPr>
        <w:t> </w:t>
      </w:r>
      <w:r w:rsidRPr="00D23877">
        <w:rPr>
          <w:rStyle w:val="text"/>
          <w:rFonts w:asciiTheme="minorHAnsi" w:hAnsiTheme="minorHAnsi" w:cstheme="minorHAnsi"/>
          <w:b/>
          <w:i/>
          <w:sz w:val="24"/>
          <w:szCs w:val="24"/>
        </w:rPr>
        <w:t>For you are our glory and joy!</w:t>
      </w:r>
    </w:p>
    <w:p w14:paraId="0A31B444" w14:textId="2CC4D0A6" w:rsidR="00D23877" w:rsidRDefault="00D23877" w:rsidP="00D23877">
      <w:pPr>
        <w:jc w:val="center"/>
        <w:rPr>
          <w:b/>
          <w:i/>
        </w:rPr>
      </w:pPr>
    </w:p>
    <w:p w14:paraId="75CAE1CA" w14:textId="77777777" w:rsidR="00D23877" w:rsidRDefault="00D23877" w:rsidP="00D23877">
      <w:pPr>
        <w:pStyle w:val="ListParagraph"/>
        <w:ind w:left="0"/>
        <w:jc w:val="center"/>
        <w:rPr>
          <w:b/>
          <w:sz w:val="28"/>
          <w:szCs w:val="28"/>
        </w:rPr>
      </w:pPr>
      <w:r w:rsidRPr="0069073B">
        <w:rPr>
          <w:b/>
          <w:sz w:val="28"/>
          <w:szCs w:val="28"/>
        </w:rPr>
        <w:t>Introduction</w:t>
      </w:r>
    </w:p>
    <w:p w14:paraId="0623E1F4" w14:textId="77777777" w:rsidR="00D23877" w:rsidRPr="00D23877" w:rsidRDefault="00D23877" w:rsidP="00D23877">
      <w:pPr>
        <w:spacing w:after="0"/>
        <w:jc w:val="center"/>
        <w:rPr>
          <w:rStyle w:val="reftext"/>
          <w:b/>
          <w:sz w:val="24"/>
          <w:szCs w:val="24"/>
        </w:rPr>
      </w:pPr>
      <w:r w:rsidRPr="00D23877">
        <w:rPr>
          <w:rStyle w:val="reftext"/>
          <w:rFonts w:asciiTheme="minorHAnsi" w:hAnsiTheme="minorHAnsi" w:cstheme="minorHAnsi"/>
          <w:b/>
          <w:sz w:val="24"/>
          <w:szCs w:val="24"/>
        </w:rPr>
        <w:t>Mark 3:13-19</w:t>
      </w:r>
      <w:r w:rsidRPr="00D23877">
        <w:rPr>
          <w:rStyle w:val="reftext"/>
          <w:b/>
          <w:sz w:val="24"/>
          <w:szCs w:val="24"/>
        </w:rPr>
        <w:t xml:space="preserve"> (NET)</w:t>
      </w:r>
    </w:p>
    <w:p w14:paraId="29A0017E" w14:textId="3BF8D2EC" w:rsidR="00D23877" w:rsidRPr="00D23877" w:rsidRDefault="00D23877" w:rsidP="00D23877">
      <w:pPr>
        <w:spacing w:after="0"/>
        <w:jc w:val="center"/>
        <w:rPr>
          <w:rStyle w:val="text"/>
          <w:rFonts w:asciiTheme="minorHAnsi" w:eastAsiaTheme="majorEastAsia" w:hAnsiTheme="minorHAnsi" w:cstheme="minorHAnsi"/>
          <w:b/>
          <w:i/>
          <w:sz w:val="24"/>
          <w:szCs w:val="24"/>
        </w:rPr>
      </w:pPr>
      <w:r w:rsidRPr="00D23877">
        <w:rPr>
          <w:rStyle w:val="text"/>
          <w:rFonts w:asciiTheme="minorHAnsi" w:eastAsiaTheme="majorEastAsia" w:hAnsiTheme="minorHAnsi" w:cstheme="minorHAnsi"/>
          <w:b/>
          <w:i/>
          <w:sz w:val="24"/>
          <w:szCs w:val="24"/>
        </w:rPr>
        <w:t>Now Jesus went up the mountain and called for those he wanted, and they came to him.</w:t>
      </w:r>
      <w:r w:rsidRPr="00D23877">
        <w:rPr>
          <w:rStyle w:val="text"/>
          <w:rFonts w:asciiTheme="minorHAnsi" w:eastAsiaTheme="majorEastAsia" w:hAnsiTheme="minorHAnsi" w:cstheme="minorHAnsi"/>
          <w:b/>
          <w:i/>
          <w:sz w:val="24"/>
          <w:szCs w:val="24"/>
          <w:vertAlign w:val="superscript"/>
        </w:rPr>
        <w:t> </w:t>
      </w:r>
      <w:r w:rsidRPr="00D23877">
        <w:rPr>
          <w:rStyle w:val="text"/>
          <w:rFonts w:asciiTheme="minorHAnsi" w:eastAsiaTheme="majorEastAsia" w:hAnsiTheme="minorHAnsi" w:cstheme="minorHAnsi"/>
          <w:b/>
          <w:i/>
          <w:sz w:val="24"/>
          <w:szCs w:val="24"/>
        </w:rPr>
        <w:t>He appointed twelve (whom he named apostles), so that they would be with him and he could send them to preach and to have authority to cast out demons. He appointed twelve: To Simon he gave the name Peter; to James and his brother John, the sons of Zebedee, he gave the name Boanerges (that is, “sons of thunder”); and Andrew, Philip, Bartholomew, Matthew, Thomas, James the son of Alphaeus, Thaddaeus, Simon the Zealot, and Judas Iscariot, who betrayed him.</w:t>
      </w:r>
    </w:p>
    <w:p w14:paraId="51BBC8CF" w14:textId="77777777" w:rsidR="0040540B" w:rsidRPr="00E87B42" w:rsidRDefault="0040540B" w:rsidP="0040540B">
      <w:pPr>
        <w:spacing w:after="0"/>
        <w:jc w:val="center"/>
        <w:rPr>
          <w:b/>
          <w:i/>
          <w:sz w:val="24"/>
          <w:szCs w:val="24"/>
        </w:rPr>
      </w:pPr>
    </w:p>
    <w:p w14:paraId="2C13A0F7" w14:textId="5B5C26BF" w:rsidR="0040540B" w:rsidRPr="001230F7" w:rsidRDefault="0040540B" w:rsidP="0040540B">
      <w:pPr>
        <w:ind w:firstLine="720"/>
        <w:jc w:val="both"/>
        <w:rPr>
          <w:sz w:val="24"/>
          <w:szCs w:val="24"/>
        </w:rPr>
      </w:pPr>
      <w:r w:rsidRPr="001230F7">
        <w:rPr>
          <w:sz w:val="24"/>
          <w:szCs w:val="24"/>
        </w:rPr>
        <w:t>To be a true follower of Jesus requires that we die to our agenda and take up His.  the question we must ask ourselves is, “What was His agenda and what did He do that we must emulate?” In this lesson</w:t>
      </w:r>
      <w:r w:rsidR="00981F7B" w:rsidRPr="001230F7">
        <w:rPr>
          <w:sz w:val="24"/>
          <w:szCs w:val="24"/>
        </w:rPr>
        <w:t>,</w:t>
      </w:r>
      <w:r w:rsidRPr="001230F7">
        <w:rPr>
          <w:sz w:val="24"/>
          <w:szCs w:val="24"/>
        </w:rPr>
        <w:t xml:space="preserve"> we will take a closer look at His three-year public ministry. You may say “He did a lot of things in those three years” and that is true. However, as we are about to see, the task that the Father gave Him to do was to invest His life building people till they reach </w:t>
      </w:r>
      <w:r w:rsidRPr="001230F7">
        <w:rPr>
          <w:sz w:val="24"/>
          <w:szCs w:val="24"/>
        </w:rPr>
        <w:lastRenderedPageBreak/>
        <w:t xml:space="preserve">spiritual adulthood.  But more specifically, 12 ordinary men. They were </w:t>
      </w:r>
      <w:r w:rsidRPr="001230F7">
        <w:rPr>
          <w:i/>
          <w:sz w:val="24"/>
          <w:szCs w:val="24"/>
        </w:rPr>
        <w:t>His you’s</w:t>
      </w:r>
      <w:r w:rsidRPr="001230F7">
        <w:rPr>
          <w:sz w:val="24"/>
          <w:szCs w:val="24"/>
        </w:rPr>
        <w:t xml:space="preserve"> and they were </w:t>
      </w:r>
      <w:r w:rsidRPr="001230F7">
        <w:rPr>
          <w:i/>
          <w:sz w:val="24"/>
          <w:szCs w:val="24"/>
        </w:rPr>
        <w:t>His work</w:t>
      </w:r>
      <w:r w:rsidRPr="001230F7">
        <w:rPr>
          <w:sz w:val="24"/>
          <w:szCs w:val="24"/>
        </w:rPr>
        <w:t xml:space="preserve">! Hence the title of this lesson. The most Christ-like thing we can do to serve Jesus is to follow Him and make disciples. </w:t>
      </w:r>
    </w:p>
    <w:p w14:paraId="2E7114F4" w14:textId="5969461B" w:rsidR="0040540B" w:rsidRDefault="0040540B" w:rsidP="0040540B">
      <w:pPr>
        <w:pStyle w:val="ListParagraph"/>
        <w:ind w:left="0"/>
        <w:jc w:val="center"/>
        <w:rPr>
          <w:b/>
          <w:sz w:val="28"/>
          <w:szCs w:val="28"/>
        </w:rPr>
      </w:pPr>
      <w:r>
        <w:rPr>
          <w:b/>
          <w:i/>
          <w:sz w:val="24"/>
          <w:szCs w:val="24"/>
        </w:rPr>
        <w:t>“</w:t>
      </w:r>
      <w:r w:rsidRPr="009D148B">
        <w:rPr>
          <w:b/>
          <w:sz w:val="28"/>
          <w:szCs w:val="28"/>
        </w:rPr>
        <w:t>Where I Am, There My Servant Will Be.”</w:t>
      </w:r>
    </w:p>
    <w:p w14:paraId="36B368EE" w14:textId="6BDC2C09" w:rsidR="00536CE4" w:rsidRDefault="00536CE4" w:rsidP="0040540B">
      <w:pPr>
        <w:pStyle w:val="ListParagraph"/>
        <w:ind w:left="0"/>
        <w:jc w:val="center"/>
        <w:rPr>
          <w:b/>
          <w:sz w:val="28"/>
          <w:szCs w:val="28"/>
        </w:rPr>
      </w:pPr>
    </w:p>
    <w:p w14:paraId="12D35256" w14:textId="77777777" w:rsidR="00536CE4" w:rsidRPr="00536CE4" w:rsidRDefault="00536CE4" w:rsidP="00536CE4">
      <w:pPr>
        <w:pStyle w:val="ListParagraph"/>
        <w:ind w:left="0"/>
        <w:jc w:val="center"/>
        <w:rPr>
          <w:b/>
          <w:sz w:val="24"/>
          <w:szCs w:val="24"/>
        </w:rPr>
      </w:pPr>
      <w:r w:rsidRPr="00536CE4">
        <w:rPr>
          <w:b/>
          <w:sz w:val="24"/>
          <w:szCs w:val="24"/>
        </w:rPr>
        <w:t>John 12:24-26 (NET)</w:t>
      </w:r>
    </w:p>
    <w:p w14:paraId="500A5AA6" w14:textId="036312B9" w:rsidR="00536CE4" w:rsidRDefault="00536CE4" w:rsidP="00536CE4">
      <w:pPr>
        <w:pStyle w:val="ListParagraph"/>
        <w:spacing w:line="240" w:lineRule="auto"/>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0AD1F14B" w14:textId="77777777" w:rsidR="00536CE4" w:rsidRDefault="00536CE4" w:rsidP="00536CE4">
      <w:pPr>
        <w:pStyle w:val="ListParagraph"/>
        <w:spacing w:line="240" w:lineRule="auto"/>
        <w:ind w:left="0"/>
        <w:jc w:val="center"/>
        <w:rPr>
          <w:b/>
          <w:i/>
          <w:sz w:val="24"/>
          <w:szCs w:val="24"/>
        </w:rPr>
      </w:pPr>
    </w:p>
    <w:p w14:paraId="38446EFE" w14:textId="77777777" w:rsidR="00536CE4" w:rsidRPr="00536CE4" w:rsidRDefault="00536CE4" w:rsidP="00536CE4">
      <w:pPr>
        <w:ind w:firstLine="720"/>
        <w:jc w:val="both"/>
        <w:rPr>
          <w:sz w:val="24"/>
          <w:szCs w:val="24"/>
        </w:rPr>
      </w:pPr>
      <w:r w:rsidRPr="00536CE4">
        <w:rPr>
          <w:sz w:val="24"/>
          <w:szCs w:val="24"/>
        </w:rPr>
        <w:t xml:space="preserve">Any good parent will put their child’s well-being above their own. That is what being a disciple maker is like. It’s like being a spiritual parent to a God’s family. If we are to make disciples just the way that Jesus did, we will have to take on the role of a servant. This requires dying daily to self and living for the growth and benefit of others. </w:t>
      </w:r>
    </w:p>
    <w:p w14:paraId="4E737EC5" w14:textId="77777777" w:rsidR="00536CE4" w:rsidRPr="00536CE4" w:rsidRDefault="00536CE4" w:rsidP="00536CE4">
      <w:pPr>
        <w:pStyle w:val="ListParagraph"/>
        <w:spacing w:after="0"/>
        <w:ind w:left="0"/>
        <w:jc w:val="center"/>
        <w:rPr>
          <w:rFonts w:asciiTheme="minorHAnsi" w:hAnsiTheme="minorHAnsi" w:cstheme="minorHAnsi"/>
          <w:b/>
          <w:sz w:val="24"/>
          <w:szCs w:val="24"/>
        </w:rPr>
      </w:pPr>
      <w:r w:rsidRPr="00536CE4">
        <w:rPr>
          <w:rFonts w:asciiTheme="minorHAnsi" w:hAnsiTheme="minorHAnsi" w:cstheme="minorHAnsi"/>
          <w:b/>
          <w:sz w:val="24"/>
          <w:szCs w:val="24"/>
        </w:rPr>
        <w:t>2 Corinthians 12:15 (NET)</w:t>
      </w:r>
    </w:p>
    <w:p w14:paraId="3FD32807" w14:textId="77777777" w:rsidR="00536CE4" w:rsidRPr="00536CE4" w:rsidRDefault="00536CE4" w:rsidP="00536CE4">
      <w:pPr>
        <w:jc w:val="center"/>
        <w:rPr>
          <w:rFonts w:asciiTheme="minorHAnsi" w:hAnsiTheme="minorHAnsi" w:cstheme="minorHAnsi"/>
          <w:b/>
          <w:i/>
          <w:sz w:val="24"/>
          <w:szCs w:val="24"/>
        </w:rPr>
      </w:pPr>
      <w:r w:rsidRPr="00536CE4">
        <w:rPr>
          <w:rStyle w:val="text"/>
          <w:rFonts w:asciiTheme="minorHAnsi" w:hAnsiTheme="minorHAnsi" w:cstheme="minorHAnsi"/>
          <w:b/>
          <w:i/>
          <w:sz w:val="24"/>
          <w:szCs w:val="24"/>
          <w:vertAlign w:val="superscript"/>
        </w:rPr>
        <w:t> </w:t>
      </w:r>
      <w:r w:rsidRPr="00536CE4">
        <w:rPr>
          <w:rStyle w:val="text"/>
          <w:rFonts w:asciiTheme="minorHAnsi" w:hAnsiTheme="minorHAnsi" w:cstheme="minorHAnsi"/>
          <w:b/>
          <w:i/>
          <w:sz w:val="24"/>
          <w:szCs w:val="24"/>
        </w:rPr>
        <w:t>Now I will most gladly spend and be spent for your lives! If I love you more, am I to be loved less?</w:t>
      </w:r>
    </w:p>
    <w:p w14:paraId="59732DB4" w14:textId="289E6B05" w:rsidR="00536CE4" w:rsidRPr="00536CE4" w:rsidRDefault="00536CE4" w:rsidP="001230F7">
      <w:pPr>
        <w:ind w:firstLine="720"/>
        <w:jc w:val="both"/>
        <w:rPr>
          <w:sz w:val="24"/>
          <w:szCs w:val="24"/>
        </w:rPr>
      </w:pPr>
      <w:r w:rsidRPr="00536CE4">
        <w:rPr>
          <w:sz w:val="24"/>
          <w:szCs w:val="24"/>
        </w:rPr>
        <w:t xml:space="preserve"> 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“you” was a young man in the faith named Timothy and then Timothy became Paul’s </w:t>
      </w:r>
      <w:r w:rsidRPr="001230F7">
        <w:rPr>
          <w:i/>
          <w:sz w:val="24"/>
          <w:szCs w:val="24"/>
        </w:rPr>
        <w:t>you</w:t>
      </w:r>
      <w:r w:rsidRPr="00536CE4">
        <w:rPr>
          <w:sz w:val="24"/>
          <w:szCs w:val="24"/>
        </w:rPr>
        <w:t>, his primary disciple (2Timothy 1:1-5</w:t>
      </w:r>
      <w:r w:rsidR="001230F7">
        <w:rPr>
          <w:sz w:val="24"/>
          <w:szCs w:val="24"/>
        </w:rPr>
        <w:t>;</w:t>
      </w:r>
      <w:r w:rsidRPr="00536CE4">
        <w:rPr>
          <w:sz w:val="24"/>
          <w:szCs w:val="24"/>
        </w:rPr>
        <w:t xml:space="preserve"> Acts 16:1-5)</w:t>
      </w:r>
      <w:r w:rsidR="001230F7">
        <w:rPr>
          <w:sz w:val="24"/>
          <w:szCs w:val="24"/>
        </w:rPr>
        <w:t>.</w:t>
      </w:r>
      <w:r w:rsidRPr="00536CE4">
        <w:rPr>
          <w:sz w:val="24"/>
          <w:szCs w:val="24"/>
        </w:rPr>
        <w:t xml:space="preserve"> Where are the Godly examples to follow in parenting our physical and spiritual children?</w:t>
      </w:r>
    </w:p>
    <w:p w14:paraId="38C02285" w14:textId="519FE5D2" w:rsidR="00536CE4" w:rsidRPr="00536CE4" w:rsidRDefault="00536CE4" w:rsidP="00536CE4">
      <w:pPr>
        <w:spacing w:after="0"/>
        <w:jc w:val="center"/>
        <w:rPr>
          <w:rFonts w:asciiTheme="minorHAnsi" w:hAnsiTheme="minorHAnsi" w:cstheme="minorHAnsi"/>
          <w:b/>
          <w:sz w:val="24"/>
          <w:szCs w:val="24"/>
        </w:rPr>
      </w:pPr>
      <w:r w:rsidRPr="00536CE4">
        <w:rPr>
          <w:rFonts w:asciiTheme="minorHAnsi" w:hAnsiTheme="minorHAnsi" w:cstheme="minorHAnsi"/>
          <w:b/>
          <w:sz w:val="24"/>
          <w:szCs w:val="24"/>
        </w:rPr>
        <w:t>1 Thessalonians 2:7-8 (NET)</w:t>
      </w:r>
    </w:p>
    <w:p w14:paraId="3DF91C03" w14:textId="0EC1233B" w:rsidR="00536CE4" w:rsidRDefault="00536CE4" w:rsidP="00536CE4">
      <w:pPr>
        <w:spacing w:after="0"/>
        <w:jc w:val="center"/>
        <w:rPr>
          <w:rStyle w:val="verse-text"/>
          <w:rFonts w:asciiTheme="minorHAnsi" w:hAnsiTheme="minorHAnsi" w:cstheme="minorHAnsi"/>
          <w:b/>
          <w:i/>
          <w:sz w:val="24"/>
          <w:szCs w:val="24"/>
          <w:lang w:val="en"/>
        </w:rPr>
      </w:pPr>
      <w:r w:rsidRPr="00536CE4">
        <w:rPr>
          <w:rStyle w:val="text"/>
          <w:rFonts w:asciiTheme="minorHAnsi" w:eastAsiaTheme="majorEastAsia" w:hAnsiTheme="minorHAnsi" w:cstheme="minorHAnsi"/>
          <w:b/>
          <w:i/>
          <w:sz w:val="24"/>
          <w:szCs w:val="24"/>
        </w:rPr>
        <w:t>“…although we could have imposed our weight as apostles of Christ; instead we became little children among you. Like a nursing mother caring for her own children,</w:t>
      </w:r>
      <w:r w:rsidRPr="00536CE4">
        <w:rPr>
          <w:rStyle w:val="text"/>
          <w:rFonts w:asciiTheme="minorHAnsi" w:eastAsiaTheme="majorEastAsia" w:hAnsiTheme="minorHAnsi" w:cstheme="minorHAnsi"/>
          <w:b/>
          <w:i/>
          <w:sz w:val="24"/>
          <w:szCs w:val="24"/>
          <w:vertAlign w:val="superscript"/>
        </w:rPr>
        <w:t> </w:t>
      </w:r>
      <w:r w:rsidRPr="00536CE4">
        <w:rPr>
          <w:rStyle w:val="text"/>
          <w:rFonts w:asciiTheme="minorHAnsi" w:eastAsiaTheme="majorEastAsia" w:hAnsiTheme="minorHAnsi" w:cstheme="minorHAnsi"/>
          <w:b/>
          <w:i/>
          <w:sz w:val="24"/>
          <w:szCs w:val="24"/>
        </w:rPr>
        <w:t>with such affection for you we were happy to share with you not only the gospel of God but also our own lives, because you had become dear to us”</w:t>
      </w:r>
      <w:r w:rsidRPr="00536CE4">
        <w:rPr>
          <w:rStyle w:val="verse-text"/>
          <w:rFonts w:asciiTheme="minorHAnsi" w:hAnsiTheme="minorHAnsi" w:cstheme="minorHAnsi"/>
          <w:b/>
          <w:i/>
          <w:sz w:val="24"/>
          <w:szCs w:val="24"/>
          <w:lang w:val="en"/>
        </w:rPr>
        <w:t>.</w:t>
      </w:r>
    </w:p>
    <w:p w14:paraId="2271365F" w14:textId="77777777" w:rsidR="00536CE4" w:rsidRPr="00536CE4" w:rsidRDefault="00536CE4" w:rsidP="00536CE4">
      <w:pPr>
        <w:spacing w:after="0"/>
        <w:jc w:val="center"/>
        <w:rPr>
          <w:rStyle w:val="verse-text"/>
          <w:rFonts w:asciiTheme="minorHAnsi" w:hAnsiTheme="minorHAnsi" w:cstheme="minorHAnsi"/>
          <w:b/>
          <w:i/>
          <w:sz w:val="24"/>
          <w:szCs w:val="24"/>
          <w:lang w:val="en"/>
        </w:rPr>
      </w:pPr>
    </w:p>
    <w:p w14:paraId="411D6F14" w14:textId="00AF6876" w:rsidR="0040540B" w:rsidRDefault="0040540B" w:rsidP="0040540B">
      <w:pPr>
        <w:jc w:val="both"/>
        <w:rPr>
          <w:sz w:val="24"/>
          <w:szCs w:val="24"/>
        </w:rPr>
      </w:pPr>
      <w:r w:rsidRPr="00891217">
        <w:rPr>
          <w:b/>
          <w:sz w:val="28"/>
          <w:szCs w:val="28"/>
        </w:rPr>
        <w:t>Digging Deeper:</w:t>
      </w:r>
      <w:r w:rsidRPr="00891217">
        <w:rPr>
          <w:sz w:val="24"/>
          <w:szCs w:val="24"/>
        </w:rPr>
        <w:t xml:space="preserve"> </w:t>
      </w:r>
      <w:r w:rsidRPr="005B3714">
        <w:rPr>
          <w:sz w:val="24"/>
          <w:szCs w:val="24"/>
        </w:rPr>
        <w:t>Matthew 28:18-20</w:t>
      </w:r>
      <w:r>
        <w:rPr>
          <w:sz w:val="24"/>
          <w:szCs w:val="24"/>
        </w:rPr>
        <w:t>; John 4:34, 6:29</w:t>
      </w:r>
      <w:r w:rsidR="001230F7">
        <w:rPr>
          <w:sz w:val="24"/>
          <w:szCs w:val="24"/>
        </w:rPr>
        <w:t>,</w:t>
      </w:r>
      <w:r>
        <w:rPr>
          <w:sz w:val="24"/>
          <w:szCs w:val="24"/>
        </w:rPr>
        <w:t xml:space="preserve"> 9:4</w:t>
      </w:r>
      <w:r w:rsidR="001230F7">
        <w:rPr>
          <w:sz w:val="24"/>
          <w:szCs w:val="24"/>
        </w:rPr>
        <w:t>,</w:t>
      </w:r>
      <w:r>
        <w:rPr>
          <w:sz w:val="24"/>
          <w:szCs w:val="24"/>
        </w:rPr>
        <w:t xml:space="preserve"> 10:25,32, 14:10-12, 17:1-4, 18, 19:30, 20:21</w:t>
      </w:r>
      <w:r w:rsidRPr="00514AEC">
        <w:rPr>
          <w:sz w:val="24"/>
          <w:szCs w:val="24"/>
        </w:rPr>
        <w:t xml:space="preserve">; </w:t>
      </w:r>
      <w:r>
        <w:rPr>
          <w:sz w:val="24"/>
          <w:szCs w:val="24"/>
        </w:rPr>
        <w:t>1 Thess</w:t>
      </w:r>
      <w:r w:rsidR="001230F7">
        <w:rPr>
          <w:sz w:val="24"/>
          <w:szCs w:val="24"/>
        </w:rPr>
        <w:t xml:space="preserve">alonians </w:t>
      </w:r>
      <w:r>
        <w:rPr>
          <w:sz w:val="24"/>
          <w:szCs w:val="24"/>
        </w:rPr>
        <w:t>2:7-12</w:t>
      </w:r>
    </w:p>
    <w:p w14:paraId="4F38A09D" w14:textId="77777777" w:rsidR="0040540B" w:rsidRDefault="0040540B" w:rsidP="0040540B">
      <w:pPr>
        <w:jc w:val="center"/>
        <w:rPr>
          <w:b/>
          <w:sz w:val="28"/>
          <w:szCs w:val="28"/>
        </w:rPr>
      </w:pPr>
      <w:r w:rsidRPr="00514AEC">
        <w:rPr>
          <w:b/>
          <w:sz w:val="28"/>
          <w:szCs w:val="28"/>
        </w:rPr>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15B711E9" w14:textId="77777777" w:rsidR="00536CE4" w:rsidRPr="00536CE4" w:rsidRDefault="00536CE4" w:rsidP="00536CE4">
      <w:pPr>
        <w:spacing w:after="0"/>
        <w:jc w:val="center"/>
        <w:rPr>
          <w:rFonts w:asciiTheme="minorHAnsi" w:hAnsiTheme="minorHAnsi" w:cstheme="minorHAnsi"/>
          <w:b/>
          <w:sz w:val="24"/>
          <w:szCs w:val="24"/>
        </w:rPr>
      </w:pPr>
      <w:r w:rsidRPr="00536CE4">
        <w:rPr>
          <w:rFonts w:asciiTheme="minorHAnsi" w:hAnsiTheme="minorHAnsi" w:cstheme="minorHAnsi"/>
          <w:b/>
          <w:sz w:val="24"/>
          <w:szCs w:val="24"/>
        </w:rPr>
        <w:t>1 Thessalonians 3:5-10 (NET)</w:t>
      </w:r>
    </w:p>
    <w:p w14:paraId="2B36D995" w14:textId="173C82AE" w:rsidR="00536CE4" w:rsidRPr="001230F7" w:rsidRDefault="00536CE4" w:rsidP="00536CE4">
      <w:pPr>
        <w:spacing w:after="0"/>
        <w:jc w:val="center"/>
        <w:rPr>
          <w:rFonts w:asciiTheme="minorHAnsi" w:hAnsiTheme="minorHAnsi" w:cstheme="minorHAnsi"/>
          <w:b/>
          <w:i/>
          <w:sz w:val="24"/>
          <w:szCs w:val="24"/>
        </w:rPr>
      </w:pPr>
      <w:r w:rsidRPr="001230F7">
        <w:rPr>
          <w:rFonts w:asciiTheme="minorHAnsi" w:hAnsiTheme="minorHAnsi" w:cstheme="minorHAnsi"/>
          <w:b/>
          <w:i/>
          <w:sz w:val="24"/>
          <w:szCs w:val="24"/>
        </w:rPr>
        <w:lastRenderedPageBreak/>
        <w:t xml:space="preserve">“So when I could bear it no longer, I sent to find out about your faith, for fear that the tempter somehow tempted you and our toil had proven useless.  But now Timothy has come to us from you and given us the good news of your faith and love and that you always think of us with affection and long to see us just as we also long to see you! So in all our distress and affliction, we were reassured about you, brothers and sisters, through your faith. </w:t>
      </w:r>
      <w:r w:rsidRPr="001230F7">
        <w:rPr>
          <w:rFonts w:asciiTheme="minorHAnsi" w:hAnsiTheme="minorHAnsi" w:cstheme="minorHAnsi"/>
          <w:b/>
          <w:i/>
          <w:sz w:val="24"/>
          <w:szCs w:val="24"/>
          <w:vertAlign w:val="superscript"/>
        </w:rPr>
        <w:t> </w:t>
      </w:r>
      <w:r w:rsidRPr="001230F7">
        <w:rPr>
          <w:rFonts w:asciiTheme="minorHAnsi" w:hAnsiTheme="minorHAnsi" w:cstheme="minorHAnsi"/>
          <w:b/>
          <w:i/>
          <w:sz w:val="24"/>
          <w:szCs w:val="24"/>
        </w:rPr>
        <w:t>For now we are alive again, if you stand firm in the Lord. For how can we thank God enough for you, for all the joy we feel because of you before our God? We pray earnestly night and day to see you in person and make up what may be lacking in your faith.”</w:t>
      </w:r>
    </w:p>
    <w:p w14:paraId="6C22ECF6" w14:textId="77777777" w:rsidR="0040540B" w:rsidRPr="00D16572" w:rsidRDefault="0040540B" w:rsidP="0040540B">
      <w:pPr>
        <w:spacing w:after="0" w:line="240" w:lineRule="auto"/>
        <w:jc w:val="center"/>
        <w:rPr>
          <w:b/>
          <w:i/>
          <w:sz w:val="24"/>
          <w:szCs w:val="24"/>
        </w:rPr>
      </w:pPr>
    </w:p>
    <w:p w14:paraId="12E98EA2" w14:textId="70328DA9" w:rsidR="0040540B" w:rsidRDefault="0040540B" w:rsidP="0040540B">
      <w:pPr>
        <w:pStyle w:val="ListParagraph"/>
        <w:ind w:left="0" w:firstLine="405"/>
        <w:jc w:val="both"/>
        <w:rPr>
          <w:b/>
          <w:u w:val="single"/>
        </w:rPr>
      </w:pPr>
      <w:r>
        <w:rPr>
          <w:sz w:val="24"/>
          <w:szCs w:val="24"/>
        </w:rPr>
        <w:t xml:space="preserve"> </w:t>
      </w:r>
      <w:r w:rsidR="00981F7B">
        <w:rPr>
          <w:sz w:val="24"/>
          <w:szCs w:val="24"/>
        </w:rPr>
        <w:tab/>
      </w:r>
      <w:r>
        <w:rPr>
          <w:sz w:val="24"/>
          <w:szCs w:val="24"/>
        </w:rPr>
        <w:t xml:space="preserve">Herb Hodges, in his exposition of 1 Thessalonians 3:8, said that there is one word in this passage that the Holy Spirit raises His voice for major emphasis. That word </w:t>
      </w:r>
      <w:r w:rsidRPr="00247DF1">
        <w:rPr>
          <w:sz w:val="24"/>
          <w:szCs w:val="24"/>
        </w:rPr>
        <w:t xml:space="preserve">is </w:t>
      </w:r>
      <w:r w:rsidRPr="00247DF1">
        <w:rPr>
          <w:i/>
          <w:sz w:val="24"/>
          <w:szCs w:val="24"/>
        </w:rPr>
        <w:t>YOU</w:t>
      </w:r>
      <w:r w:rsidRPr="00247DF1">
        <w:rPr>
          <w:sz w:val="24"/>
          <w:szCs w:val="24"/>
        </w:rPr>
        <w:t>! From</w:t>
      </w:r>
      <w:r>
        <w:rPr>
          <w:sz w:val="24"/>
          <w:szCs w:val="24"/>
        </w:rPr>
        <w:t xml:space="preserve"> his lesson</w:t>
      </w:r>
      <w:r w:rsidR="00BD536F">
        <w:rPr>
          <w:sz w:val="24"/>
          <w:szCs w:val="24"/>
        </w:rPr>
        <w:t>,</w:t>
      </w:r>
      <w:r>
        <w:rPr>
          <w:sz w:val="24"/>
          <w:szCs w:val="24"/>
        </w:rPr>
        <w:t xml:space="preserve">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w:t>
      </w:r>
      <w:r w:rsidR="00536CE4">
        <w:rPr>
          <w:sz w:val="24"/>
          <w:szCs w:val="24"/>
        </w:rPr>
        <w:t>m we will live for.</w:t>
      </w:r>
    </w:p>
    <w:p w14:paraId="25119AAB" w14:textId="77777777" w:rsidR="0040540B" w:rsidRPr="00E64225" w:rsidRDefault="0040540B" w:rsidP="0040540B">
      <w:pPr>
        <w:pStyle w:val="ListParagraph"/>
        <w:ind w:left="0"/>
        <w:jc w:val="both"/>
        <w:rPr>
          <w:b/>
          <w:i/>
          <w:sz w:val="24"/>
          <w:szCs w:val="24"/>
        </w:rPr>
      </w:pPr>
    </w:p>
    <w:p w14:paraId="2F676658" w14:textId="35D8F80C" w:rsidR="0040540B" w:rsidRDefault="0040540B" w:rsidP="0037103A">
      <w:pPr>
        <w:pStyle w:val="ListParagraph"/>
        <w:numPr>
          <w:ilvl w:val="0"/>
          <w:numId w:val="48"/>
        </w:numPr>
        <w:jc w:val="both"/>
        <w:rPr>
          <w:sz w:val="28"/>
          <w:szCs w:val="28"/>
        </w:rPr>
      </w:pPr>
      <w:r w:rsidRPr="00BC58FB">
        <w:rPr>
          <w:b/>
          <w:sz w:val="28"/>
          <w:szCs w:val="28"/>
        </w:rPr>
        <w:t>Satan’s self-centered life</w:t>
      </w:r>
      <w:r w:rsidRPr="00BC58FB">
        <w:rPr>
          <w:sz w:val="28"/>
          <w:szCs w:val="28"/>
        </w:rPr>
        <w:t xml:space="preserve">. </w:t>
      </w:r>
    </w:p>
    <w:p w14:paraId="5FB0AE16" w14:textId="77777777" w:rsidR="00536CE4" w:rsidRPr="00BC58FB" w:rsidRDefault="00536CE4" w:rsidP="00536CE4">
      <w:pPr>
        <w:pStyle w:val="ListParagraph"/>
        <w:jc w:val="both"/>
        <w:rPr>
          <w:sz w:val="28"/>
          <w:szCs w:val="28"/>
        </w:rPr>
      </w:pP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5EDA8F21" w:rsidR="0040540B" w:rsidRDefault="0040540B" w:rsidP="0040540B">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48C8D1F9" w14:textId="77777777" w:rsidR="00536CE4" w:rsidRPr="00536CE4" w:rsidRDefault="00536CE4" w:rsidP="00536CE4">
      <w:pPr>
        <w:spacing w:after="0"/>
        <w:jc w:val="center"/>
        <w:rPr>
          <w:b/>
          <w:sz w:val="24"/>
          <w:szCs w:val="24"/>
        </w:rPr>
      </w:pPr>
      <w:r w:rsidRPr="00536CE4">
        <w:rPr>
          <w:b/>
          <w:sz w:val="24"/>
          <w:szCs w:val="24"/>
        </w:rPr>
        <w:t>Luke 22:24-27 (NET)</w:t>
      </w:r>
    </w:p>
    <w:p w14:paraId="5B2C0816" w14:textId="77777777" w:rsidR="00536CE4" w:rsidRPr="00536CE4" w:rsidRDefault="00536CE4" w:rsidP="00536CE4">
      <w:pPr>
        <w:spacing w:after="0"/>
        <w:jc w:val="center"/>
        <w:rPr>
          <w:rStyle w:val="text"/>
          <w:rFonts w:asciiTheme="minorHAnsi" w:hAnsiTheme="minorHAnsi" w:cstheme="minorHAnsi"/>
          <w:b/>
          <w:i/>
          <w:sz w:val="24"/>
          <w:szCs w:val="24"/>
        </w:rPr>
      </w:pPr>
      <w:r w:rsidRPr="00536CE4">
        <w:rPr>
          <w:rStyle w:val="text"/>
          <w:rFonts w:asciiTheme="minorHAnsi" w:hAnsiTheme="minorHAnsi" w:cstheme="minorHAnsi"/>
          <w:b/>
          <w:i/>
          <w:sz w:val="24"/>
          <w:szCs w:val="24"/>
        </w:rPr>
        <w:t>“A dispute also started among them over which of them was to be regarded as the greatest. So Jesus said to them, “The kings of the Gentiles lord it over them, and those in authority over them are called ‘benefactors.’</w:t>
      </w:r>
      <w:r w:rsidRPr="00536CE4">
        <w:rPr>
          <w:rStyle w:val="text"/>
          <w:rFonts w:asciiTheme="minorHAnsi" w:hAnsiTheme="minorHAnsi" w:cstheme="minorHAnsi"/>
          <w:b/>
          <w:i/>
          <w:sz w:val="24"/>
          <w:szCs w:val="24"/>
          <w:vertAlign w:val="superscript"/>
        </w:rPr>
        <w:t> </w:t>
      </w:r>
      <w:r w:rsidRPr="00536CE4">
        <w:rPr>
          <w:rStyle w:val="text"/>
          <w:rFonts w:asciiTheme="minorHAnsi" w:hAnsiTheme="minorHAnsi" w:cstheme="minorHAnsi"/>
          <w:b/>
          <w:i/>
          <w:sz w:val="24"/>
          <w:szCs w:val="24"/>
        </w:rPr>
        <w:t>Not so with you; instead the one who is greatest among you must become like the youngest, and the leader like the one who serves. For who is greater, the one who is seated at the table, or the one who serves? Is it not the one who is seated at the table? But I am among you as one who serves”.</w:t>
      </w:r>
    </w:p>
    <w:p w14:paraId="433F0A89" w14:textId="77777777" w:rsidR="00536CE4" w:rsidRPr="00CD0F7B" w:rsidRDefault="00536CE4" w:rsidP="00536CE4">
      <w:pPr>
        <w:jc w:val="center"/>
        <w:rPr>
          <w:rStyle w:val="woc"/>
          <w:rFonts w:asciiTheme="minorHAnsi" w:hAnsiTheme="minorHAnsi" w:cstheme="minorHAnsi"/>
          <w:b/>
          <w:i/>
        </w:rPr>
      </w:pPr>
    </w:p>
    <w:p w14:paraId="6483FBBD" w14:textId="77777777" w:rsidR="00536CE4" w:rsidRPr="001F6742" w:rsidRDefault="00536CE4" w:rsidP="00536CE4">
      <w:pPr>
        <w:pStyle w:val="ListParagraph"/>
        <w:numPr>
          <w:ilvl w:val="0"/>
          <w:numId w:val="48"/>
        </w:numPr>
        <w:jc w:val="both"/>
        <w:rPr>
          <w:b/>
          <w:sz w:val="28"/>
          <w:szCs w:val="28"/>
        </w:rPr>
      </w:pPr>
      <w:r w:rsidRPr="001F6742">
        <w:rPr>
          <w:b/>
          <w:sz w:val="28"/>
          <w:szCs w:val="28"/>
        </w:rPr>
        <w:t xml:space="preserve">Savior’s life. </w:t>
      </w:r>
    </w:p>
    <w:p w14:paraId="365D76ED" w14:textId="7F3A8FBF" w:rsidR="00536CE4" w:rsidRPr="00536CE4" w:rsidRDefault="00536CE4" w:rsidP="00536CE4">
      <w:pPr>
        <w:ind w:firstLine="360"/>
        <w:jc w:val="both"/>
        <w:rPr>
          <w:sz w:val="24"/>
          <w:szCs w:val="24"/>
        </w:rPr>
      </w:pPr>
      <w:r w:rsidRPr="00536CE4">
        <w:rPr>
          <w:sz w:val="24"/>
          <w:szCs w:val="24"/>
        </w:rPr>
        <w:t xml:space="preserve"> In 1 Thessalonians chapters one through three, Paul and two of his disciples, Silvanus (Silas) and Timothy, used one word 50 times. You guessed it; the word is </w:t>
      </w:r>
      <w:r w:rsidRPr="001230F7">
        <w:rPr>
          <w:i/>
          <w:sz w:val="24"/>
          <w:szCs w:val="24"/>
        </w:rPr>
        <w:t>you</w:t>
      </w:r>
      <w:r w:rsidRPr="00536CE4">
        <w:rPr>
          <w:sz w:val="24"/>
          <w:szCs w:val="24"/>
        </w:rPr>
        <w:t>! Clearly, they lived the Saviors’ lifestyle. To live this way takes humility, and “Humility,” someone has said, “is not thinking less of yourself, it’s not thinking of yourself at all!”</w:t>
      </w:r>
    </w:p>
    <w:p w14:paraId="5EDA485B" w14:textId="77777777" w:rsidR="00536CE4" w:rsidRPr="00536CE4" w:rsidRDefault="00536CE4" w:rsidP="00536CE4">
      <w:pPr>
        <w:spacing w:after="0"/>
        <w:jc w:val="center"/>
        <w:rPr>
          <w:b/>
          <w:sz w:val="24"/>
          <w:szCs w:val="24"/>
        </w:rPr>
      </w:pPr>
      <w:r w:rsidRPr="00536CE4">
        <w:rPr>
          <w:b/>
          <w:sz w:val="24"/>
          <w:szCs w:val="24"/>
        </w:rPr>
        <w:lastRenderedPageBreak/>
        <w:t>Philippians 2:1-8 (NET)</w:t>
      </w:r>
    </w:p>
    <w:p w14:paraId="7716AF4F" w14:textId="7758897F" w:rsidR="00536CE4" w:rsidRPr="00536CE4" w:rsidRDefault="00536CE4" w:rsidP="00536CE4">
      <w:pPr>
        <w:spacing w:after="0"/>
        <w:jc w:val="center"/>
        <w:rPr>
          <w:rFonts w:asciiTheme="minorHAnsi" w:hAnsiTheme="minorHAnsi" w:cstheme="minorHAnsi"/>
          <w:b/>
          <w:i/>
          <w:sz w:val="24"/>
          <w:szCs w:val="24"/>
        </w:rPr>
      </w:pPr>
      <w:r w:rsidRPr="00536CE4">
        <w:rPr>
          <w:rFonts w:asciiTheme="minorHAnsi" w:hAnsiTheme="minorHAnsi" w:cstheme="minorHAnsi"/>
          <w:b/>
          <w:i/>
          <w:sz w:val="24"/>
          <w:szCs w:val="24"/>
        </w:rPr>
        <w:t xml:space="preserve">Therefore, if there is any encouragement in Christ, any comfort provided by love, any fellowship in the Spirit, any affection or mercy, </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 xml:space="preserve">complete my joy and be of the same mind, by having the same love, being united in spirit, and having one purpose. </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 xml:space="preserve">Instead of being motivated by selfish ambition or vanity, each of you should, in humility, be moved to treat one another as more important than yourself. </w:t>
      </w:r>
      <w:r w:rsidRPr="00536CE4">
        <w:rPr>
          <w:rFonts w:asciiTheme="minorHAnsi" w:hAnsiTheme="minorHAnsi" w:cstheme="minorHAnsi"/>
          <w:b/>
          <w:i/>
          <w:sz w:val="24"/>
          <w:szCs w:val="24"/>
          <w:vertAlign w:val="superscript"/>
        </w:rPr>
        <w:t> </w:t>
      </w:r>
      <w:r w:rsidRPr="00536CE4">
        <w:rPr>
          <w:rFonts w:asciiTheme="minorHAnsi" w:hAnsiTheme="minorHAnsi" w:cstheme="minorHAnsi"/>
          <w:b/>
          <w:i/>
          <w:sz w:val="24"/>
          <w:szCs w:val="24"/>
        </w:rPr>
        <w:t>Each of you should be concerned not only about your own interests, but about the interests of others as well. You should have the same attitude toward one another that Christ Jesus had, who though he existed in the form of God did not regard equality with God as something to be grasped, but emptied himself by taking on the form of a slave, by looking like other men,and by sharing in human nature.He humbled himself, by becoming obedient to the point of death—even death on a cross!</w:t>
      </w:r>
    </w:p>
    <w:p w14:paraId="3AE36A09" w14:textId="55CE8F3D" w:rsidR="0040540B" w:rsidRPr="009028B9" w:rsidRDefault="0040540B" w:rsidP="00981F7B">
      <w:pPr>
        <w:ind w:firstLine="72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Do you know the primary difference in merely doing Bibl</w:t>
      </w:r>
      <w:r w:rsidR="001230F7">
        <w:rPr>
          <w:sz w:val="24"/>
          <w:szCs w:val="24"/>
        </w:rPr>
        <w:t xml:space="preserve">e studies and disciple making? </w:t>
      </w:r>
      <w:r w:rsidRPr="001F6742">
        <w:rPr>
          <w:sz w:val="24"/>
          <w:szCs w:val="24"/>
        </w:rPr>
        <w:t>Most people study to benefit themselves</w:t>
      </w:r>
      <w:r w:rsidR="00981F7B">
        <w:rPr>
          <w:sz w:val="24"/>
          <w:szCs w:val="24"/>
        </w:rPr>
        <w:t xml:space="preserve">. </w:t>
      </w:r>
      <w:r w:rsidR="00536CE4">
        <w:rPr>
          <w:sz w:val="24"/>
          <w:szCs w:val="24"/>
        </w:rPr>
        <w:t xml:space="preserve">But a </w:t>
      </w:r>
      <w:r w:rsidRPr="001F6742">
        <w:rPr>
          <w:sz w:val="24"/>
          <w:szCs w:val="24"/>
        </w:rPr>
        <w:t>disciple maker</w:t>
      </w:r>
      <w:r w:rsidR="00536CE4">
        <w:rPr>
          <w:sz w:val="24"/>
          <w:szCs w:val="24"/>
        </w:rPr>
        <w:t>,</w:t>
      </w:r>
      <w:r w:rsidRPr="001F6742">
        <w:rPr>
          <w:sz w:val="24"/>
          <w:szCs w:val="24"/>
        </w:rPr>
        <w:t xml:space="preserve"> studies and gathers truth to give it away to others</w:t>
      </w:r>
      <w:r w:rsidR="00BD536F">
        <w:rPr>
          <w:sz w:val="24"/>
          <w:szCs w:val="24"/>
        </w:rPr>
        <w:t>.</w:t>
      </w:r>
      <w:r w:rsidRPr="001F6742">
        <w:rPr>
          <w:sz w:val="24"/>
          <w:szCs w:val="24"/>
        </w:rPr>
        <w:t xml:space="preserve">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 xml:space="preserve">others. This kind of lifestyle explodes the </w:t>
      </w:r>
      <w:r w:rsidRPr="009028B9">
        <w:rPr>
          <w:sz w:val="24"/>
          <w:szCs w:val="24"/>
        </w:rPr>
        <w:t>gospel all over the world.</w:t>
      </w:r>
    </w:p>
    <w:p w14:paraId="560336C0" w14:textId="77777777" w:rsidR="009028B9" w:rsidRPr="009028B9" w:rsidRDefault="009028B9" w:rsidP="009028B9">
      <w:pPr>
        <w:spacing w:after="0"/>
        <w:jc w:val="center"/>
        <w:rPr>
          <w:rFonts w:asciiTheme="minorHAnsi" w:hAnsiTheme="minorHAnsi" w:cstheme="minorHAnsi"/>
          <w:b/>
          <w:sz w:val="24"/>
          <w:szCs w:val="24"/>
        </w:rPr>
      </w:pPr>
      <w:r w:rsidRPr="009028B9">
        <w:rPr>
          <w:rFonts w:asciiTheme="minorHAnsi" w:hAnsiTheme="minorHAnsi" w:cstheme="minorHAnsi"/>
          <w:b/>
          <w:sz w:val="24"/>
          <w:szCs w:val="24"/>
        </w:rPr>
        <w:t>Mark 10:44-45 (NET)</w:t>
      </w:r>
    </w:p>
    <w:p w14:paraId="54585770" w14:textId="4AEC68E6" w:rsidR="009028B9" w:rsidRPr="009028B9" w:rsidRDefault="009028B9" w:rsidP="009028B9">
      <w:pPr>
        <w:spacing w:after="0"/>
        <w:jc w:val="center"/>
        <w:rPr>
          <w:rStyle w:val="text"/>
          <w:rFonts w:asciiTheme="minorHAnsi" w:hAnsiTheme="minorHAnsi" w:cstheme="minorHAnsi"/>
          <w:b/>
          <w:i/>
          <w:sz w:val="24"/>
          <w:szCs w:val="24"/>
        </w:rPr>
      </w:pPr>
      <w:r w:rsidRPr="009028B9">
        <w:rPr>
          <w:rStyle w:val="text"/>
          <w:rFonts w:asciiTheme="minorHAnsi" w:hAnsiTheme="minorHAnsi" w:cstheme="minorHAnsi"/>
          <w:b/>
          <w:i/>
          <w:sz w:val="24"/>
          <w:szCs w:val="24"/>
        </w:rPr>
        <w:t xml:space="preserve">and whoever wants to be first among you must be the slave of all. </w:t>
      </w:r>
      <w:r w:rsidRPr="009028B9">
        <w:rPr>
          <w:rStyle w:val="text"/>
          <w:rFonts w:asciiTheme="minorHAnsi" w:hAnsiTheme="minorHAnsi" w:cstheme="minorHAnsi"/>
          <w:b/>
          <w:i/>
          <w:sz w:val="24"/>
          <w:szCs w:val="24"/>
          <w:vertAlign w:val="superscript"/>
        </w:rPr>
        <w:t> </w:t>
      </w:r>
      <w:r w:rsidRPr="009028B9">
        <w:rPr>
          <w:rStyle w:val="text"/>
          <w:rFonts w:asciiTheme="minorHAnsi" w:hAnsiTheme="minorHAnsi" w:cstheme="minorHAnsi"/>
          <w:b/>
          <w:i/>
          <w:sz w:val="24"/>
          <w:szCs w:val="24"/>
        </w:rPr>
        <w:t>For even the Son of Man did not come to be served but to serve, and to give his life as a ransom for many.”</w:t>
      </w:r>
    </w:p>
    <w:p w14:paraId="1A60262A" w14:textId="77777777" w:rsidR="001230F7" w:rsidRDefault="001230F7" w:rsidP="009028B9">
      <w:pPr>
        <w:jc w:val="both"/>
        <w:rPr>
          <w:b/>
          <w:bCs/>
          <w:sz w:val="28"/>
          <w:szCs w:val="28"/>
        </w:rPr>
      </w:pPr>
    </w:p>
    <w:p w14:paraId="382317B6" w14:textId="6374FECF" w:rsidR="009028B9" w:rsidRPr="009028B9" w:rsidRDefault="009028B9" w:rsidP="009028B9">
      <w:pPr>
        <w:jc w:val="both"/>
        <w:rPr>
          <w:bCs/>
          <w:sz w:val="24"/>
          <w:szCs w:val="24"/>
        </w:rPr>
      </w:pPr>
      <w:r w:rsidRPr="54BB58A7">
        <w:rPr>
          <w:b/>
          <w:bCs/>
          <w:sz w:val="28"/>
          <w:szCs w:val="28"/>
        </w:rPr>
        <w:t>Digging Deeper:</w:t>
      </w:r>
      <w:r>
        <w:rPr>
          <w:b/>
          <w:bCs/>
          <w:sz w:val="28"/>
          <w:szCs w:val="28"/>
        </w:rPr>
        <w:t xml:space="preserve"> </w:t>
      </w:r>
      <w:r w:rsidRPr="00D16572">
        <w:rPr>
          <w:bCs/>
        </w:rPr>
        <w:t xml:space="preserve"> </w:t>
      </w:r>
      <w:r w:rsidRPr="009028B9">
        <w:rPr>
          <w:bCs/>
          <w:sz w:val="24"/>
          <w:szCs w:val="24"/>
        </w:rPr>
        <w:t>Luke 9:22-23, 26-27, 14:25-35; Gal</w:t>
      </w:r>
      <w:r w:rsidR="001230F7">
        <w:rPr>
          <w:bCs/>
          <w:sz w:val="24"/>
          <w:szCs w:val="24"/>
        </w:rPr>
        <w:t>ations</w:t>
      </w:r>
      <w:r w:rsidRPr="009028B9">
        <w:rPr>
          <w:bCs/>
          <w:sz w:val="24"/>
          <w:szCs w:val="24"/>
        </w:rPr>
        <w:t xml:space="preserve"> 2:20; John 13:12-17, 34-35; Mark 10:44-45; Romans 12:9-16</w:t>
      </w:r>
    </w:p>
    <w:p w14:paraId="12489648" w14:textId="77777777" w:rsidR="009028B9" w:rsidRDefault="009028B9" w:rsidP="009028B9">
      <w:pPr>
        <w:jc w:val="center"/>
        <w:rPr>
          <w:b/>
          <w:sz w:val="28"/>
          <w:szCs w:val="28"/>
        </w:rPr>
      </w:pPr>
      <w:r w:rsidRPr="00BC58FB">
        <w:rPr>
          <w:b/>
          <w:sz w:val="28"/>
          <w:szCs w:val="28"/>
        </w:rPr>
        <w:t>Practical Application for Women</w:t>
      </w:r>
    </w:p>
    <w:p w14:paraId="4CE5B147" w14:textId="5DF08615" w:rsidR="009028B9" w:rsidRPr="009028B9" w:rsidRDefault="009028B9" w:rsidP="009028B9">
      <w:pPr>
        <w:spacing w:after="0"/>
        <w:jc w:val="center"/>
        <w:rPr>
          <w:b/>
          <w:sz w:val="24"/>
          <w:szCs w:val="24"/>
        </w:rPr>
      </w:pPr>
      <w:r w:rsidRPr="009028B9">
        <w:rPr>
          <w:b/>
          <w:sz w:val="24"/>
          <w:szCs w:val="24"/>
        </w:rPr>
        <w:t xml:space="preserve"> Titus 2:3-5 (NET)</w:t>
      </w:r>
    </w:p>
    <w:p w14:paraId="22CEDE44" w14:textId="77777777" w:rsidR="009028B9" w:rsidRPr="009028B9" w:rsidRDefault="009028B9" w:rsidP="009028B9">
      <w:pPr>
        <w:spacing w:after="0"/>
        <w:jc w:val="center"/>
        <w:rPr>
          <w:rFonts w:asciiTheme="minorHAnsi" w:hAnsiTheme="minorHAnsi" w:cstheme="minorHAnsi"/>
          <w:b/>
          <w:i/>
          <w:sz w:val="24"/>
          <w:szCs w:val="24"/>
        </w:rPr>
      </w:pPr>
      <w:r w:rsidRPr="009028B9">
        <w:rPr>
          <w:rStyle w:val="text"/>
          <w:rFonts w:asciiTheme="minorHAnsi" w:hAnsiTheme="minorHAnsi" w:cstheme="minorHAnsi"/>
          <w:b/>
          <w:i/>
          <w:sz w:val="24"/>
          <w:szCs w:val="24"/>
        </w:rPr>
        <w:t>“Older women likewise are to exhibit behavior fitting for those who are holy, not slandering, not slaves to excessive drinking, but teaching what is good. In this way they will train the younger women to love their husbands, to love their children,</w:t>
      </w:r>
      <w:r w:rsidRPr="009028B9">
        <w:rPr>
          <w:rStyle w:val="text"/>
          <w:rFonts w:asciiTheme="minorHAnsi" w:hAnsiTheme="minorHAnsi" w:cstheme="minorHAnsi"/>
          <w:b/>
          <w:i/>
          <w:sz w:val="24"/>
          <w:szCs w:val="24"/>
          <w:vertAlign w:val="superscript"/>
        </w:rPr>
        <w:t> </w:t>
      </w:r>
      <w:r w:rsidRPr="009028B9">
        <w:rPr>
          <w:rStyle w:val="text"/>
          <w:rFonts w:asciiTheme="minorHAnsi" w:hAnsiTheme="minorHAnsi" w:cstheme="minorHAnsi"/>
          <w:b/>
          <w:i/>
          <w:sz w:val="24"/>
          <w:szCs w:val="24"/>
        </w:rPr>
        <w:t>to be self-controlled, pure, fulfilling their duties at home, kind, being subject to their own husbands, so that the message of God may not be discredited.”</w:t>
      </w:r>
    </w:p>
    <w:p w14:paraId="31383EF1" w14:textId="77777777" w:rsidR="001230F7" w:rsidRDefault="001230F7" w:rsidP="0040540B">
      <w:pPr>
        <w:jc w:val="center"/>
        <w:rPr>
          <w:b/>
          <w:bCs/>
          <w:sz w:val="28"/>
          <w:szCs w:val="28"/>
        </w:rPr>
      </w:pPr>
    </w:p>
    <w:p w14:paraId="17A1C89D" w14:textId="7D729E85" w:rsidR="0040540B" w:rsidRPr="0029740B" w:rsidRDefault="0040540B" w:rsidP="0040540B">
      <w:pPr>
        <w:jc w:val="center"/>
        <w:rPr>
          <w:b/>
          <w:sz w:val="28"/>
          <w:szCs w:val="28"/>
        </w:rPr>
      </w:pPr>
      <w:r w:rsidRPr="54BB58A7">
        <w:rPr>
          <w:b/>
          <w:bCs/>
          <w:sz w:val="28"/>
          <w:szCs w:val="28"/>
        </w:rPr>
        <w:t>Our Ministry to the Lord</w:t>
      </w:r>
    </w:p>
    <w:p w14:paraId="3499E357" w14:textId="77777777" w:rsidR="0040540B" w:rsidRDefault="0040540B" w:rsidP="0040540B">
      <w:pPr>
        <w:ind w:firstLine="720"/>
        <w:jc w:val="both"/>
      </w:pPr>
      <w:r w:rsidRPr="54BB58A7">
        <w:rPr>
          <w:rFonts w:eastAsiaTheme="minorEastAsia"/>
          <w:sz w:val="24"/>
          <w:szCs w:val="24"/>
        </w:rPr>
        <w:lastRenderedPageBreak/>
        <w:t xml:space="preserve">Our first and foremost ministry is to our Savior - the Lord Jesus Christ. He desires that our relationship with Him be a divine romance, not empty religious rituals. In our lesson, </w:t>
      </w:r>
      <w:r w:rsidRPr="00377AB7">
        <w:rPr>
          <w:rFonts w:eastAsiaTheme="minorEastAsia"/>
          <w:sz w:val="24"/>
          <w:szCs w:val="24"/>
          <w:u w:val="single"/>
        </w:rPr>
        <w:t>Holy Habit - How to Have a Quiet Time</w:t>
      </w:r>
      <w:r w:rsidRPr="00377AB7">
        <w:rPr>
          <w:rFonts w:eastAsiaTheme="minorEastAsia"/>
          <w:sz w:val="24"/>
          <w:szCs w:val="24"/>
        </w:rPr>
        <w:t>, we learn what it looks like to nurture this relationship. One hundred</w:t>
      </w:r>
      <w:r w:rsidRPr="54BB58A7">
        <w:rPr>
          <w:rFonts w:eastAsiaTheme="minorEastAsia"/>
          <w:sz w:val="24"/>
          <w:szCs w:val="24"/>
        </w:rPr>
        <w:t xml:space="preserve"> percent of our lives belong to </w:t>
      </w:r>
      <w:r>
        <w:rPr>
          <w:rFonts w:eastAsiaTheme="minorEastAsia"/>
          <w:sz w:val="24"/>
          <w:szCs w:val="24"/>
        </w:rPr>
        <w:t>the Lord Jesus</w:t>
      </w:r>
      <w:r w:rsidRPr="54BB58A7">
        <w:rPr>
          <w:rFonts w:eastAsiaTheme="minorEastAsia"/>
          <w:sz w:val="24"/>
          <w:szCs w:val="24"/>
        </w:rPr>
        <w:t xml:space="preserve">,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w:t>
      </w:r>
    </w:p>
    <w:p w14:paraId="0EB342D8" w14:textId="7C5C9067" w:rsidR="0040540B" w:rsidRDefault="0040540B" w:rsidP="0040540B">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Luke 10:39-42; John 15:1-16</w:t>
      </w:r>
      <w:r w:rsidRPr="004707E6">
        <w:rPr>
          <w:sz w:val="24"/>
          <w:szCs w:val="24"/>
        </w:rPr>
        <w:t xml:space="preserve">; </w:t>
      </w:r>
      <w:r w:rsidRPr="54BB58A7">
        <w:rPr>
          <w:sz w:val="24"/>
          <w:szCs w:val="24"/>
        </w:rPr>
        <w:t xml:space="preserve">Acts 13:2-4  </w:t>
      </w:r>
    </w:p>
    <w:p w14:paraId="061CB2E3" w14:textId="77777777" w:rsidR="001230F7" w:rsidRDefault="001230F7" w:rsidP="0040540B">
      <w:pPr>
        <w:jc w:val="both"/>
        <w:rPr>
          <w:sz w:val="24"/>
          <w:szCs w:val="24"/>
        </w:rPr>
      </w:pPr>
    </w:p>
    <w:p w14:paraId="0E1821D4" w14:textId="77777777" w:rsidR="0040540B" w:rsidRDefault="0040540B" w:rsidP="0040540B">
      <w:pPr>
        <w:jc w:val="center"/>
        <w:rPr>
          <w:b/>
          <w:bCs/>
          <w:sz w:val="28"/>
          <w:szCs w:val="28"/>
        </w:rPr>
      </w:pPr>
      <w:r w:rsidRPr="54BB58A7">
        <w:rPr>
          <w:b/>
          <w:bCs/>
          <w:sz w:val="28"/>
          <w:szCs w:val="28"/>
        </w:rPr>
        <w:t>Our Ministry to Our Family</w:t>
      </w:r>
    </w:p>
    <w:p w14:paraId="4ED66ED2" w14:textId="1A8911C6" w:rsidR="0040540B" w:rsidRPr="004707E6" w:rsidRDefault="0040540B" w:rsidP="0040540B">
      <w:pPr>
        <w:ind w:firstLine="720"/>
        <w:jc w:val="both"/>
        <w:rPr>
          <w:b/>
          <w:i/>
          <w:sz w:val="24"/>
          <w:szCs w:val="24"/>
        </w:rPr>
      </w:pPr>
      <w:r w:rsidRPr="004707E6">
        <w:rPr>
          <w:rFonts w:cs="Arial"/>
          <w:sz w:val="24"/>
          <w:szCs w:val="24"/>
        </w:rPr>
        <w:t xml:space="preserve">You may be </w:t>
      </w:r>
      <w:r w:rsidR="00981F7B" w:rsidRPr="004707E6">
        <w:rPr>
          <w:rFonts w:cs="Arial"/>
          <w:sz w:val="24"/>
          <w:szCs w:val="24"/>
        </w:rPr>
        <w:t>wondering;</w:t>
      </w:r>
      <w:r w:rsidRPr="004707E6">
        <w:rPr>
          <w:rFonts w:cs="Arial"/>
          <w:sz w:val="24"/>
          <w:szCs w:val="24"/>
        </w:rPr>
        <w:t xml:space="preserve"> exactly how does this work in a woman's busy life? Disciple making looks different at each stage of a woman’s life. For example, if you are attending a university or perhaps you are a single working woman, you will have more freedom to do life with other women. However, if you’re married with children then, by necessity, your discipling relationships will revolve around the needs of your husband and the care of your children. As your life, activities and responsibilities change, so will your discipling relationships.</w:t>
      </w:r>
    </w:p>
    <w:p w14:paraId="13665FF5" w14:textId="77853097" w:rsidR="0040540B" w:rsidRDefault="0040540B" w:rsidP="0040540B">
      <w:pPr>
        <w:ind w:firstLine="720"/>
        <w:jc w:val="both"/>
      </w:pPr>
      <w:r>
        <w:rPr>
          <w:rFonts w:eastAsiaTheme="minorEastAsia"/>
          <w:sz w:val="24"/>
          <w:szCs w:val="24"/>
        </w:rPr>
        <w:t>F</w:t>
      </w:r>
      <w:r w:rsidRPr="54BB58A7">
        <w:rPr>
          <w:rFonts w:eastAsiaTheme="minorEastAsia"/>
          <w:sz w:val="24"/>
          <w:szCs w:val="24"/>
        </w:rPr>
        <w:t>or the woman who is married, her husband</w:t>
      </w:r>
      <w:r>
        <w:rPr>
          <w:rFonts w:eastAsiaTheme="minorEastAsia"/>
          <w:sz w:val="24"/>
          <w:szCs w:val="24"/>
        </w:rPr>
        <w:t xml:space="preserve"> and marriage should take priority</w:t>
      </w:r>
      <w:r w:rsidRPr="54BB58A7">
        <w:rPr>
          <w:rFonts w:eastAsiaTheme="minorEastAsia"/>
          <w:sz w:val="24"/>
          <w:szCs w:val="24"/>
        </w:rPr>
        <w:t xml:space="preserve">. If she has children, they are to follow a close second. </w:t>
      </w:r>
      <w:r>
        <w:rPr>
          <w:rFonts w:eastAsiaTheme="minorEastAsia"/>
          <w:sz w:val="24"/>
          <w:szCs w:val="24"/>
        </w:rPr>
        <w:t>Our famil</w:t>
      </w:r>
      <w:r w:rsidR="009028B9">
        <w:rPr>
          <w:rFonts w:eastAsiaTheme="minorEastAsia"/>
          <w:sz w:val="24"/>
          <w:szCs w:val="24"/>
        </w:rPr>
        <w:t>ies</w:t>
      </w:r>
      <w:r>
        <w:rPr>
          <w:rFonts w:eastAsiaTheme="minorEastAsia"/>
          <w:sz w:val="24"/>
          <w:szCs w:val="24"/>
        </w:rPr>
        <w:t xml:space="preserve"> are the ones whom the Lord has entrusted to our care.</w:t>
      </w:r>
      <w:r w:rsidRPr="54BB58A7">
        <w:rPr>
          <w:rFonts w:eastAsiaTheme="minorEastAsia"/>
          <w:sz w:val="24"/>
          <w:szCs w:val="24"/>
        </w:rPr>
        <w:t xml:space="preserve"> For example, when you are caring for aging parents, or when your children have grown and “left the nest</w:t>
      </w:r>
      <w:r>
        <w:rPr>
          <w:rFonts w:eastAsiaTheme="minorEastAsia"/>
          <w:sz w:val="24"/>
          <w:szCs w:val="24"/>
        </w:rPr>
        <w:t>,</w:t>
      </w:r>
      <w:r w:rsidRPr="54BB58A7">
        <w:rPr>
          <w:rFonts w:eastAsiaTheme="minorEastAsia"/>
          <w:sz w:val="24"/>
          <w:szCs w:val="24"/>
        </w:rPr>
        <w:t>” then this would be a great time to bring a few younger</w:t>
      </w:r>
      <w:r>
        <w:rPr>
          <w:rFonts w:eastAsiaTheme="minorEastAsia"/>
          <w:sz w:val="24"/>
          <w:szCs w:val="24"/>
        </w:rPr>
        <w:t xml:space="preserve"> women into your life and home and model for them what this looks like to </w:t>
      </w:r>
      <w:r w:rsidRPr="00377AB7">
        <w:rPr>
          <w:rFonts w:eastAsiaTheme="minorEastAsia"/>
          <w:i/>
          <w:sz w:val="24"/>
          <w:szCs w:val="24"/>
        </w:rPr>
        <w:t>live for others.</w:t>
      </w:r>
      <w:r w:rsidRPr="00C72CAA">
        <w:rPr>
          <w:rFonts w:eastAsiaTheme="minorEastAsia"/>
          <w:b/>
          <w:sz w:val="24"/>
          <w:szCs w:val="24"/>
        </w:rPr>
        <w:t xml:space="preserve">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597C0289" w14:textId="40AA6761" w:rsidR="0040540B" w:rsidRDefault="0040540B" w:rsidP="0040540B">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w:t>
      </w:r>
      <w:r>
        <w:rPr>
          <w:sz w:val="24"/>
          <w:szCs w:val="24"/>
        </w:rPr>
        <w:t>32-35</w:t>
      </w:r>
    </w:p>
    <w:p w14:paraId="057A1505" w14:textId="77777777" w:rsidR="0040540B" w:rsidRPr="0029740B" w:rsidRDefault="0040540B" w:rsidP="0040540B">
      <w:pPr>
        <w:jc w:val="center"/>
        <w:rPr>
          <w:b/>
          <w:sz w:val="28"/>
          <w:szCs w:val="28"/>
        </w:rPr>
      </w:pPr>
      <w:r>
        <w:rPr>
          <w:b/>
          <w:sz w:val="28"/>
          <w:szCs w:val="28"/>
        </w:rPr>
        <w:t>Our Ministry in</w:t>
      </w:r>
      <w:r w:rsidRPr="0029740B">
        <w:rPr>
          <w:b/>
          <w:sz w:val="28"/>
          <w:szCs w:val="28"/>
        </w:rPr>
        <w:t xml:space="preserve"> Discipling Relationships</w:t>
      </w:r>
    </w:p>
    <w:p w14:paraId="37850CBA" w14:textId="77777777" w:rsidR="0040540B" w:rsidRDefault="0040540B" w:rsidP="0040540B">
      <w:pPr>
        <w:ind w:left="1440" w:firstLine="720"/>
        <w:jc w:val="both"/>
        <w:rPr>
          <w:sz w:val="24"/>
          <w:szCs w:val="24"/>
        </w:rPr>
      </w:pPr>
      <w:r>
        <w:rPr>
          <w:noProof/>
          <w:sz w:val="24"/>
          <w:szCs w:val="24"/>
        </w:rPr>
        <w:lastRenderedPageBreak/>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99">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0645FFFC" w14:textId="4661F44A" w:rsidR="0040540B" w:rsidRPr="00627F8A" w:rsidRDefault="0040540B" w:rsidP="0040540B">
      <w:pPr>
        <w:ind w:firstLine="720"/>
        <w:jc w:val="both"/>
      </w:pPr>
      <w:r w:rsidRPr="00627F8A">
        <w:rPr>
          <w:rFonts w:eastAsiaTheme="minorEastAsia"/>
          <w:sz w:val="24"/>
          <w:szCs w:val="24"/>
        </w:rPr>
        <w:t xml:space="preserve">This brings </w:t>
      </w:r>
      <w:r w:rsidR="001230F7">
        <w:rPr>
          <w:rFonts w:eastAsiaTheme="minorEastAsia"/>
          <w:sz w:val="24"/>
          <w:szCs w:val="24"/>
        </w:rPr>
        <w:t>us</w:t>
      </w:r>
      <w:r w:rsidRPr="00627F8A">
        <w:rPr>
          <w:rFonts w:eastAsiaTheme="minorEastAsia"/>
          <w:sz w:val="24"/>
          <w:szCs w:val="24"/>
        </w:rPr>
        <w:t xml:space="preserve"> to our last ministry - discipling relationships with other women. Please understand this; it is a lifestyle, and not a program! Because of this, discipling takes place as we go and wherever we go. </w:t>
      </w:r>
      <w:r w:rsidRPr="00627F8A">
        <w:rPr>
          <w:rFonts w:eastAsiaTheme="minorEastAsia"/>
          <w:bCs/>
          <w:i/>
          <w:iCs/>
          <w:sz w:val="24"/>
          <w:szCs w:val="24"/>
        </w:rPr>
        <w:t xml:space="preserve">Instead of adding more to our very busy schedules, we are inviting people to join us in our daily routine! </w:t>
      </w:r>
      <w:r w:rsidRPr="00627F8A">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00627F8A">
        <w:rPr>
          <w:rFonts w:eastAsiaTheme="minorEastAsia"/>
          <w:bCs/>
          <w:i/>
          <w:iCs/>
          <w:sz w:val="24"/>
          <w:szCs w:val="24"/>
        </w:rPr>
        <w:t>If it is not a spiritual relationship, then it is not discipleship</w:t>
      </w:r>
      <w:r w:rsidRPr="00627F8A">
        <w:rPr>
          <w:rFonts w:eastAsiaTheme="minorEastAsia"/>
          <w:sz w:val="24"/>
          <w:szCs w:val="24"/>
        </w:rPr>
        <w:t xml:space="preserve"> (1 Thessalonians 2:5-20)</w:t>
      </w:r>
      <w:r w:rsidR="00247DF1">
        <w:rPr>
          <w:rFonts w:eastAsiaTheme="minorEastAsia"/>
          <w:sz w:val="24"/>
          <w:szCs w:val="24"/>
        </w:rPr>
        <w:t>.</w:t>
      </w:r>
    </w:p>
    <w:p w14:paraId="467A13CE" w14:textId="7777777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Without love, our teaching will be without power. It is our love for Him that empowers our love for them.</w:t>
      </w:r>
    </w:p>
    <w:p w14:paraId="54569496" w14:textId="16D2C0D5" w:rsidR="0040540B" w:rsidRDefault="0040540B" w:rsidP="000D27C3">
      <w:pPr>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5:13-14; 1 Thess</w:t>
      </w:r>
      <w:r w:rsidR="001230F7">
        <w:rPr>
          <w:sz w:val="24"/>
          <w:szCs w:val="24"/>
        </w:rPr>
        <w:t>alonians</w:t>
      </w:r>
      <w:r>
        <w:rPr>
          <w:sz w:val="24"/>
          <w:szCs w:val="24"/>
        </w:rPr>
        <w:t xml:space="preserve"> 2:5-20</w:t>
      </w:r>
    </w:p>
    <w:p w14:paraId="188F14AA" w14:textId="77777777" w:rsidR="0040540B" w:rsidRPr="00DC103F" w:rsidRDefault="0040540B" w:rsidP="0040540B">
      <w:pPr>
        <w:jc w:val="center"/>
        <w:rPr>
          <w:b/>
          <w:sz w:val="28"/>
          <w:szCs w:val="28"/>
        </w:rPr>
      </w:pPr>
      <w:r w:rsidRPr="00DC103F">
        <w:rPr>
          <w:b/>
          <w:sz w:val="28"/>
          <w:szCs w:val="28"/>
        </w:rPr>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0A31E93C" w14:textId="775AAB49" w:rsidR="00AA413E" w:rsidRPr="00AA413E" w:rsidRDefault="00AA413E" w:rsidP="0040540B">
      <w:pPr>
        <w:pStyle w:val="NormalWeb"/>
        <w:shd w:val="clear" w:color="auto" w:fill="FFFFFF"/>
        <w:spacing w:before="0" w:beforeAutospacing="0" w:after="0" w:afterAutospacing="0" w:line="360" w:lineRule="atLeast"/>
        <w:jc w:val="center"/>
        <w:rPr>
          <w:rStyle w:val="s"/>
          <w:rFonts w:asciiTheme="minorHAnsi" w:eastAsiaTheme="majorEastAsia" w:hAnsiTheme="minorHAnsi" w:cstheme="minorHAnsi"/>
          <w:b/>
          <w:color w:val="000000"/>
          <w:shd w:val="clear" w:color="auto" w:fill="FFFFFF"/>
        </w:rPr>
      </w:pPr>
      <w:r w:rsidRPr="00AA413E">
        <w:rPr>
          <w:rStyle w:val="s"/>
          <w:rFonts w:asciiTheme="minorHAnsi" w:eastAsiaTheme="majorEastAsia" w:hAnsiTheme="minorHAnsi" w:cstheme="minorHAnsi"/>
          <w:b/>
          <w:color w:val="000000"/>
          <w:shd w:val="clear" w:color="auto" w:fill="FFFFFF"/>
        </w:rPr>
        <w:t>Philippians 2:19-22 (NET)</w:t>
      </w:r>
    </w:p>
    <w:p w14:paraId="046EC354" w14:textId="17683A9B" w:rsidR="0040540B" w:rsidRPr="00AA413E" w:rsidRDefault="00AA413E" w:rsidP="0040540B">
      <w:pPr>
        <w:pStyle w:val="NormalWeb"/>
        <w:shd w:val="clear" w:color="auto" w:fill="FFFFFF"/>
        <w:spacing w:before="0" w:beforeAutospacing="0" w:after="0" w:afterAutospacing="0" w:line="360" w:lineRule="atLeast"/>
        <w:jc w:val="center"/>
        <w:rPr>
          <w:rStyle w:val="netverse"/>
          <w:rFonts w:asciiTheme="minorHAnsi" w:eastAsiaTheme="minorEastAsia" w:hAnsiTheme="minorHAnsi" w:cstheme="minorHAnsi"/>
          <w:b/>
          <w:i/>
          <w:color w:val="000000"/>
          <w:shd w:val="clear" w:color="auto" w:fill="FFFFFF"/>
        </w:rPr>
      </w:pPr>
      <w:r w:rsidRPr="00AA413E">
        <w:rPr>
          <w:rStyle w:val="s"/>
          <w:rFonts w:asciiTheme="minorHAnsi" w:eastAsiaTheme="majorEastAsia" w:hAnsiTheme="minorHAnsi" w:cstheme="minorHAnsi"/>
          <w:b/>
          <w:i/>
          <w:color w:val="000000"/>
          <w:shd w:val="clear" w:color="auto" w:fill="FFFFFF"/>
        </w:rPr>
        <w:t>Now I hope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Lord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Jesus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send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Timothy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to you</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soon</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so 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 too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may be encouraged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by hearing news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about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there is no one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here 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him who</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will readily</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demonstrate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 deep concern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for</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Others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are busy with their own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concerns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not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 xml:space="preserve">those of Jesus </w:t>
      </w:r>
      <w:r w:rsidRPr="00AA413E">
        <w:rPr>
          <w:rStyle w:val="s"/>
          <w:rFonts w:asciiTheme="minorHAnsi" w:eastAsiaTheme="majorEastAsia" w:hAnsiTheme="minorHAnsi" w:cstheme="minorHAnsi"/>
          <w:b/>
          <w:i/>
          <w:color w:val="000000"/>
          <w:shd w:val="clear" w:color="auto" w:fill="FFFFFF"/>
        </w:rPr>
        <w:lastRenderedPageBreak/>
        <w:t>Christ</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But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you know</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his</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qualifications</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that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like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a son</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working with his father</w:t>
      </w:r>
      <w:r w:rsidRPr="00AA413E">
        <w:rPr>
          <w:rStyle w:val="netverse"/>
          <w:rFonts w:asciiTheme="minorHAnsi" w:eastAsiaTheme="minorEastAsia" w:hAnsiTheme="minorHAnsi" w:cstheme="minorHAnsi"/>
          <w:b/>
          <w:i/>
          <w:color w:val="000000"/>
          <w:shd w:val="clear" w:color="auto" w:fill="FFFFFF"/>
        </w:rPr>
        <w:t>,</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he served</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with</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me</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in advancing</w:t>
      </w:r>
      <w:r w:rsidRPr="00AA413E">
        <w:rPr>
          <w:rStyle w:val="apple-converted-space"/>
          <w:rFonts w:asciiTheme="minorHAnsi" w:eastAsiaTheme="majorEastAsia" w:hAnsiTheme="minorHAnsi" w:cstheme="minorHAnsi"/>
          <w:b/>
          <w:i/>
          <w:color w:val="000000"/>
          <w:shd w:val="clear" w:color="auto" w:fill="FFFFFF"/>
        </w:rPr>
        <w:t> </w:t>
      </w:r>
      <w:r w:rsidRPr="00AA413E">
        <w:rPr>
          <w:rStyle w:val="s"/>
          <w:rFonts w:asciiTheme="minorHAnsi" w:eastAsiaTheme="majorEastAsia" w:hAnsiTheme="minorHAnsi" w:cstheme="minorHAnsi"/>
          <w:b/>
          <w:i/>
          <w:color w:val="000000"/>
          <w:shd w:val="clear" w:color="auto" w:fill="FFFFFF"/>
        </w:rPr>
        <w:t>the gospel</w:t>
      </w:r>
      <w:r w:rsidRPr="00AA413E">
        <w:rPr>
          <w:rStyle w:val="netverse"/>
          <w:rFonts w:asciiTheme="minorHAnsi" w:eastAsiaTheme="minorEastAsia" w:hAnsiTheme="minorHAnsi" w:cstheme="minorHAnsi"/>
          <w:b/>
          <w:i/>
          <w:color w:val="000000"/>
          <w:shd w:val="clear" w:color="auto" w:fill="FFFFFF"/>
        </w:rPr>
        <w:t>.</w:t>
      </w:r>
    </w:p>
    <w:p w14:paraId="2D407781" w14:textId="77777777" w:rsidR="00AA413E" w:rsidRPr="00AA413E" w:rsidRDefault="00AA413E" w:rsidP="0040540B">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28482617" w14:textId="010C5208" w:rsidR="0040540B" w:rsidRDefault="0040540B" w:rsidP="0040540B">
      <w:pPr>
        <w:ind w:firstLine="720"/>
        <w:jc w:val="both"/>
        <w:rPr>
          <w:rFonts w:eastAsiaTheme="minorEastAsia"/>
          <w:sz w:val="24"/>
          <w:szCs w:val="24"/>
        </w:rPr>
      </w:pPr>
      <w:r w:rsidRPr="00553603">
        <w:rPr>
          <w:rFonts w:eastAsiaTheme="minorEastAsia"/>
          <w:sz w:val="24"/>
          <w:szCs w:val="24"/>
        </w:rPr>
        <w:t xml:space="preserve">You may be thinking, “How am I to find someone to disciple me or is there someone whom I can disciple?” </w:t>
      </w:r>
      <w:r>
        <w:rPr>
          <w:rFonts w:eastAsiaTheme="minorEastAsia"/>
          <w:sz w:val="24"/>
          <w:szCs w:val="24"/>
        </w:rPr>
        <w:t>First,</w:t>
      </w:r>
      <w:r w:rsidRPr="00553603">
        <w:rPr>
          <w:rFonts w:eastAsiaTheme="minorEastAsia"/>
          <w:sz w:val="24"/>
          <w:szCs w:val="24"/>
        </w:rPr>
        <w:t xml:space="preserve"> seek the Lord in prayer, because that is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sidR="00247DF1">
        <w:rPr>
          <w:rFonts w:eastAsiaTheme="minorEastAsia"/>
          <w:sz w:val="24"/>
          <w:szCs w:val="24"/>
        </w:rPr>
        <w:t xml:space="preserve"> </w:t>
      </w:r>
      <w:r w:rsidRPr="00553603">
        <w:rPr>
          <w:rFonts w:eastAsiaTheme="minorEastAsia"/>
          <w:sz w:val="24"/>
          <w:szCs w:val="24"/>
        </w:rPr>
        <w:t>(1</w:t>
      </w:r>
      <w:r w:rsidR="00247DF1">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00247DF1">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p>
    <w:p w14:paraId="6E8449E3" w14:textId="77777777" w:rsidR="00AA413E" w:rsidRPr="00052CD4" w:rsidRDefault="00AA413E" w:rsidP="00AA413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 (NET)</w:t>
      </w:r>
    </w:p>
    <w:p w14:paraId="64138146" w14:textId="77777777" w:rsidR="00AA413E" w:rsidRDefault="00AA413E" w:rsidP="00AA413E">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72FB9E6C" w14:textId="77777777" w:rsidR="0040540B" w:rsidRPr="00627F8A" w:rsidRDefault="0040540B" w:rsidP="0040540B">
      <w:pPr>
        <w:spacing w:after="0"/>
        <w:ind w:firstLine="720"/>
        <w:jc w:val="center"/>
        <w:rPr>
          <w:b/>
          <w:i/>
          <w:sz w:val="24"/>
          <w:szCs w:val="24"/>
        </w:rPr>
      </w:pPr>
    </w:p>
    <w:p w14:paraId="39F98507" w14:textId="2EA0239B" w:rsidR="0040540B" w:rsidRPr="00553603" w:rsidRDefault="0040540B" w:rsidP="0040540B">
      <w:pPr>
        <w:ind w:firstLine="720"/>
        <w:jc w:val="both"/>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w:t>
      </w:r>
      <w:r w:rsidR="00247DF1">
        <w:rPr>
          <w:rFonts w:eastAsiaTheme="minorEastAsia"/>
          <w:sz w:val="24"/>
          <w:szCs w:val="24"/>
        </w:rPr>
        <w:t>.</w:t>
      </w:r>
      <w:r>
        <w:rPr>
          <w:rFonts w:eastAsiaTheme="minorEastAsia"/>
          <w:sz w:val="24"/>
          <w:szCs w:val="24"/>
        </w:rPr>
        <w:t xml:space="preserve"> I</w:t>
      </w:r>
      <w:r w:rsidRPr="00553603">
        <w:rPr>
          <w:rFonts w:eastAsiaTheme="minorEastAsia"/>
          <w:sz w:val="24"/>
          <w:szCs w:val="24"/>
        </w:rPr>
        <w:t>f they will not follow His instructions, then it’s highly unlikely that they will follow yours.</w:t>
      </w:r>
    </w:p>
    <w:p w14:paraId="347137AF" w14:textId="56D84580" w:rsidR="0040540B" w:rsidRDefault="0040540B" w:rsidP="0040540B">
      <w:pPr>
        <w:ind w:firstLine="720"/>
        <w:jc w:val="both"/>
        <w:rPr>
          <w:rFonts w:eastAsiaTheme="minorEastAsia"/>
          <w:bCs/>
          <w:i/>
          <w:iCs/>
          <w:sz w:val="24"/>
          <w:szCs w:val="24"/>
        </w:rPr>
      </w:pP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At this season of life, this is what it looks like for me. Six women and I meet for about 3 hours a week to pray and study the </w:t>
      </w:r>
      <w:r w:rsidR="00247DF1">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sidR="00247DF1">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sidR="00247DF1">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sidR="00247DF1">
        <w:rPr>
          <w:rFonts w:eastAsiaTheme="minorEastAsia"/>
          <w:bCs/>
          <w:i/>
          <w:iCs/>
          <w:sz w:val="24"/>
          <w:szCs w:val="24"/>
        </w:rPr>
        <w:t>.</w:t>
      </w:r>
    </w:p>
    <w:p w14:paraId="267EAA0C" w14:textId="77777777" w:rsidR="009028B9" w:rsidRPr="009028B9" w:rsidRDefault="009028B9" w:rsidP="009028B9">
      <w:pPr>
        <w:spacing w:after="0"/>
        <w:jc w:val="center"/>
        <w:rPr>
          <w:rFonts w:asciiTheme="minorHAnsi" w:hAnsiTheme="minorHAnsi" w:cstheme="minorHAnsi"/>
          <w:b/>
          <w:sz w:val="24"/>
          <w:szCs w:val="24"/>
        </w:rPr>
      </w:pPr>
      <w:r w:rsidRPr="009028B9">
        <w:rPr>
          <w:rFonts w:asciiTheme="minorHAnsi" w:hAnsiTheme="minorHAnsi" w:cstheme="minorHAnsi"/>
          <w:b/>
          <w:sz w:val="24"/>
          <w:szCs w:val="24"/>
        </w:rPr>
        <w:t>John 3:22 (NET)</w:t>
      </w:r>
    </w:p>
    <w:p w14:paraId="644E619A" w14:textId="77777777" w:rsidR="009028B9" w:rsidRPr="009028B9" w:rsidRDefault="009028B9" w:rsidP="009028B9">
      <w:pPr>
        <w:spacing w:after="0"/>
        <w:jc w:val="center"/>
        <w:rPr>
          <w:rStyle w:val="text"/>
          <w:rFonts w:asciiTheme="minorHAnsi" w:hAnsiTheme="minorHAnsi" w:cstheme="minorHAnsi"/>
          <w:b/>
          <w:i/>
          <w:sz w:val="24"/>
          <w:szCs w:val="24"/>
        </w:rPr>
      </w:pPr>
      <w:r w:rsidRPr="009028B9">
        <w:rPr>
          <w:rStyle w:val="text"/>
          <w:rFonts w:asciiTheme="minorHAnsi" w:hAnsiTheme="minorHAnsi" w:cstheme="minorHAnsi"/>
          <w:b/>
          <w:i/>
          <w:sz w:val="24"/>
          <w:szCs w:val="24"/>
        </w:rPr>
        <w:t>“After this, Jesus and his disciples came into Judean territory, and there he spent time with them and was baptizing.”</w:t>
      </w:r>
    </w:p>
    <w:p w14:paraId="2E034995" w14:textId="77777777" w:rsidR="009028B9" w:rsidRPr="009028B9" w:rsidRDefault="009028B9" w:rsidP="009028B9">
      <w:pPr>
        <w:spacing w:after="0"/>
        <w:jc w:val="center"/>
        <w:rPr>
          <w:b/>
          <w:i/>
          <w:sz w:val="24"/>
          <w:szCs w:val="24"/>
        </w:rPr>
      </w:pPr>
    </w:p>
    <w:p w14:paraId="4F2A9D8A" w14:textId="77777777" w:rsidR="009028B9" w:rsidRPr="000D27C3" w:rsidRDefault="009028B9" w:rsidP="009028B9">
      <w:pPr>
        <w:spacing w:after="0"/>
        <w:ind w:firstLine="720"/>
        <w:jc w:val="both"/>
        <w:rPr>
          <w:sz w:val="24"/>
          <w:szCs w:val="24"/>
        </w:rPr>
      </w:pPr>
      <w:r w:rsidRPr="000D27C3">
        <w:rPr>
          <w:sz w:val="24"/>
          <w:szCs w:val="24"/>
        </w:rPr>
        <w:t>Our lives will either be invested, or they’ll be spent. The only thing you can invest in that can bring dividends that will last for eternity is people! These people will be your crown of rejoicing when you stand before the Lord. They are your “yous”!</w:t>
      </w:r>
    </w:p>
    <w:p w14:paraId="30EA8AC1" w14:textId="77777777" w:rsidR="009028B9" w:rsidRPr="00553603" w:rsidRDefault="009028B9" w:rsidP="009028B9">
      <w:pPr>
        <w:ind w:firstLine="720"/>
        <w:jc w:val="both"/>
      </w:pPr>
    </w:p>
    <w:p w14:paraId="30D9DCDD" w14:textId="74A6AE6B" w:rsidR="009028B9" w:rsidRPr="009028B9" w:rsidRDefault="009028B9" w:rsidP="009028B9">
      <w:pPr>
        <w:jc w:val="both"/>
        <w:rPr>
          <w:sz w:val="24"/>
          <w:szCs w:val="24"/>
        </w:rPr>
      </w:pPr>
      <w:r w:rsidRPr="00553603">
        <w:rPr>
          <w:b/>
          <w:sz w:val="28"/>
          <w:szCs w:val="28"/>
        </w:rPr>
        <w:lastRenderedPageBreak/>
        <w:t>Digging Deeper:</w:t>
      </w:r>
      <w:r w:rsidRPr="00553603">
        <w:t xml:space="preserve"> </w:t>
      </w:r>
      <w:r w:rsidRPr="009028B9">
        <w:rPr>
          <w:sz w:val="24"/>
          <w:szCs w:val="24"/>
        </w:rPr>
        <w:t>Matthew 28:18-20; Judges 7:17; Ephesians 5:18-21; Titus 2:5-15; Luke 6:12, 16:8; Acts 13:2-3; Mark 3:13-16; Philippians 3:17</w:t>
      </w:r>
      <w:r w:rsidR="000D27C3">
        <w:rPr>
          <w:sz w:val="24"/>
          <w:szCs w:val="24"/>
        </w:rPr>
        <w:t>,</w:t>
      </w:r>
      <w:r w:rsidRPr="009028B9">
        <w:rPr>
          <w:sz w:val="24"/>
          <w:szCs w:val="24"/>
        </w:rPr>
        <w:t xml:space="preserve"> 4:19; 1 Corinthians 4:16; 1 Peter 5:3</w:t>
      </w:r>
    </w:p>
    <w:p w14:paraId="3211564A" w14:textId="77777777" w:rsidR="009028B9" w:rsidRPr="009028B9" w:rsidRDefault="009028B9" w:rsidP="009028B9">
      <w:pPr>
        <w:pStyle w:val="ListParagraph"/>
        <w:ind w:left="0"/>
        <w:jc w:val="center"/>
        <w:rPr>
          <w:b/>
          <w:sz w:val="24"/>
          <w:szCs w:val="24"/>
        </w:rPr>
      </w:pPr>
      <w:r w:rsidRPr="009028B9">
        <w:rPr>
          <w:b/>
          <w:sz w:val="24"/>
          <w:szCs w:val="24"/>
        </w:rPr>
        <w:t>1 Thessalonians 3:8-9 (NET)</w:t>
      </w:r>
    </w:p>
    <w:p w14:paraId="5E2833BE" w14:textId="77777777" w:rsidR="009028B9" w:rsidRPr="003B5E59" w:rsidRDefault="009028B9" w:rsidP="009028B9">
      <w:pPr>
        <w:pStyle w:val="ListParagraph"/>
        <w:ind w:left="0"/>
        <w:jc w:val="center"/>
        <w:rPr>
          <w:b/>
          <w:i/>
          <w:sz w:val="28"/>
          <w:szCs w:val="24"/>
        </w:rPr>
      </w:pPr>
      <w:r w:rsidRPr="003B5E59">
        <w:rPr>
          <w:rStyle w:val="text"/>
          <w:b/>
          <w:i/>
          <w:sz w:val="24"/>
          <w:vertAlign w:val="superscript"/>
        </w:rPr>
        <w:t> “</w:t>
      </w:r>
      <w:r w:rsidRPr="003B5E59">
        <w:rPr>
          <w:rStyle w:val="text"/>
          <w:b/>
          <w:i/>
          <w:sz w:val="24"/>
        </w:rPr>
        <w:t xml:space="preserve">For now we are alive again, if you stand firm in the Lord. </w:t>
      </w:r>
      <w:r w:rsidRPr="003B5E59">
        <w:rPr>
          <w:rStyle w:val="text"/>
          <w:b/>
          <w:i/>
          <w:sz w:val="24"/>
          <w:vertAlign w:val="superscript"/>
        </w:rPr>
        <w:t>9 </w:t>
      </w:r>
      <w:r w:rsidRPr="003B5E59">
        <w:rPr>
          <w:rStyle w:val="text"/>
          <w:b/>
          <w:i/>
          <w:sz w:val="24"/>
        </w:rPr>
        <w:t>For how can we thank God enough for you, for all the joy we feel because of you before our God.”</w:t>
      </w: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0C296977" w:rsidR="009A4311" w:rsidRDefault="009A4311" w:rsidP="0040540B">
      <w:pPr>
        <w:pStyle w:val="ListParagraph"/>
        <w:ind w:left="0"/>
        <w:jc w:val="center"/>
        <w:rPr>
          <w:b/>
          <w:i/>
          <w:sz w:val="24"/>
          <w:szCs w:val="24"/>
        </w:rPr>
      </w:pPr>
    </w:p>
    <w:p w14:paraId="2BBFBC3E" w14:textId="0D093250" w:rsidR="009A4311" w:rsidRDefault="009A4311" w:rsidP="0040540B">
      <w:pPr>
        <w:pStyle w:val="ListParagraph"/>
        <w:ind w:left="0"/>
        <w:jc w:val="center"/>
        <w:rPr>
          <w:b/>
          <w:i/>
          <w:sz w:val="24"/>
          <w:szCs w:val="24"/>
        </w:rPr>
      </w:pPr>
    </w:p>
    <w:p w14:paraId="34DBE315" w14:textId="4CEBC0D1" w:rsidR="009A4311" w:rsidRDefault="009A4311" w:rsidP="0040540B">
      <w:pPr>
        <w:pStyle w:val="ListParagraph"/>
        <w:ind w:left="0"/>
        <w:jc w:val="center"/>
        <w:rPr>
          <w:b/>
          <w:i/>
          <w:sz w:val="24"/>
          <w:szCs w:val="24"/>
        </w:rPr>
      </w:pPr>
    </w:p>
    <w:p w14:paraId="0B50F2E3" w14:textId="5CF98817" w:rsidR="009A4311" w:rsidRDefault="009A4311" w:rsidP="0040540B">
      <w:pPr>
        <w:pStyle w:val="ListParagraph"/>
        <w:ind w:left="0"/>
        <w:jc w:val="center"/>
        <w:rPr>
          <w:b/>
          <w:i/>
          <w:sz w:val="24"/>
          <w:szCs w:val="24"/>
        </w:rPr>
      </w:pPr>
    </w:p>
    <w:p w14:paraId="6BE6B085" w14:textId="166F99EC" w:rsidR="009A4311" w:rsidRDefault="009A4311"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305AE606" w14:textId="68F92DA3" w:rsidR="00361657" w:rsidRDefault="00361657" w:rsidP="0037103A">
      <w:pPr>
        <w:pStyle w:val="ListParagraph"/>
        <w:numPr>
          <w:ilvl w:val="0"/>
          <w:numId w:val="47"/>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37103A">
      <w:pPr>
        <w:pStyle w:val="ListParagraph"/>
        <w:numPr>
          <w:ilvl w:val="0"/>
          <w:numId w:val="47"/>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37103A">
      <w:pPr>
        <w:pStyle w:val="ListParagraph"/>
        <w:numPr>
          <w:ilvl w:val="0"/>
          <w:numId w:val="47"/>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37103A">
      <w:pPr>
        <w:pStyle w:val="ListParagraph"/>
        <w:numPr>
          <w:ilvl w:val="0"/>
          <w:numId w:val="47"/>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37103A">
      <w:pPr>
        <w:pStyle w:val="ListParagraph"/>
        <w:numPr>
          <w:ilvl w:val="0"/>
          <w:numId w:val="47"/>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37103A">
      <w:pPr>
        <w:pStyle w:val="ListParagraph"/>
        <w:numPr>
          <w:ilvl w:val="0"/>
          <w:numId w:val="47"/>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77777777" w:rsidR="0040540B" w:rsidRDefault="0040540B" w:rsidP="0040540B">
      <w:pPr>
        <w:jc w:val="center"/>
        <w:rPr>
          <w:rFonts w:ascii="Edwardian Script ITC" w:hAnsi="Edwardian Script ITC"/>
          <w:b/>
          <w:sz w:val="72"/>
          <w:szCs w:val="72"/>
        </w:rPr>
      </w:pPr>
    </w:p>
    <w:p w14:paraId="3DB51763" w14:textId="77777777" w:rsidR="0040540B" w:rsidRDefault="0040540B" w:rsidP="0040540B">
      <w:pPr>
        <w:jc w:val="center"/>
        <w:rPr>
          <w:rFonts w:ascii="Edwardian Script ITC" w:hAnsi="Edwardian Script ITC"/>
          <w:b/>
          <w:sz w:val="72"/>
          <w:szCs w:val="72"/>
        </w:rPr>
      </w:pPr>
    </w:p>
    <w:p w14:paraId="674F0854" w14:textId="77777777" w:rsidR="00E367FF" w:rsidRDefault="00E367FF" w:rsidP="0040540B">
      <w:pPr>
        <w:jc w:val="center"/>
        <w:rPr>
          <w:rFonts w:ascii="Edwardian Script ITC" w:hAnsi="Edwardian Script ITC"/>
          <w:b/>
          <w:sz w:val="72"/>
          <w:szCs w:val="72"/>
        </w:rPr>
      </w:pPr>
    </w:p>
    <w:p w14:paraId="3E1D0AEF" w14:textId="77777777" w:rsidR="0040540B" w:rsidRDefault="0040540B" w:rsidP="0040540B">
      <w:pPr>
        <w:spacing w:after="480" w:line="240" w:lineRule="auto"/>
        <w:jc w:val="center"/>
        <w:rPr>
          <w:rFonts w:ascii="Edwardian Script ITC" w:hAnsi="Edwardian Script ITC"/>
          <w:b/>
          <w:sz w:val="72"/>
          <w:szCs w:val="72"/>
        </w:rPr>
      </w:pPr>
      <w:r w:rsidRPr="00F548F9">
        <w:rPr>
          <w:rFonts w:ascii="Edwardian Script ITC" w:hAnsi="Edwardian Script ITC"/>
          <w:b/>
          <w:sz w:val="72"/>
          <w:szCs w:val="72"/>
        </w:rPr>
        <w:t>"</w:t>
      </w:r>
      <w:r>
        <w:rPr>
          <w:rFonts w:ascii="Edwardian Script ITC" w:hAnsi="Edwardian Script ITC"/>
          <w:b/>
          <w:sz w:val="72"/>
          <w:szCs w:val="72"/>
        </w:rPr>
        <w:t>She Who Has Ears, Let Her Hear!”</w:t>
      </w:r>
    </w:p>
    <w:p w14:paraId="7B393FB3" w14:textId="7A86B206" w:rsidR="0040540B" w:rsidRDefault="0040540B" w:rsidP="0040540B">
      <w:pPr>
        <w:spacing w:after="0" w:line="240" w:lineRule="auto"/>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1C689BEC" w14:textId="77777777" w:rsidR="009A4311" w:rsidRPr="0040540B" w:rsidRDefault="009A4311" w:rsidP="0040540B">
      <w:pPr>
        <w:spacing w:after="0" w:line="240" w:lineRule="auto"/>
        <w:jc w:val="center"/>
        <w:rPr>
          <w:rFonts w:asciiTheme="minorHAnsi" w:hAnsiTheme="minorHAnsi" w:cstheme="minorHAnsi"/>
          <w:b/>
          <w:sz w:val="28"/>
          <w:szCs w:val="28"/>
        </w:rPr>
      </w:pPr>
    </w:p>
    <w:p w14:paraId="5E4D9DCD" w14:textId="77777777" w:rsidR="0040540B" w:rsidRPr="00B06D96" w:rsidRDefault="0040540B" w:rsidP="0040540B">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1FC1764F" w:rsidR="0040540B" w:rsidRDefault="0040540B" w:rsidP="0040540B">
      <w:pPr>
        <w:pStyle w:val="NoSpacing"/>
        <w:ind w:firstLine="720"/>
        <w:jc w:val="both"/>
        <w:rPr>
          <w:sz w:val="24"/>
          <w:szCs w:val="24"/>
        </w:rPr>
      </w:pPr>
      <w:r>
        <w:rPr>
          <w:sz w:val="24"/>
          <w:szCs w:val="24"/>
        </w:rPr>
        <w:t>Throughout the Bible there is a great emphasis placed on the necessity of hearing what God says.  In Hebrew</w:t>
      </w:r>
      <w:r w:rsidR="00981F7B">
        <w:rPr>
          <w:sz w:val="24"/>
          <w:szCs w:val="24"/>
        </w:rPr>
        <w:t>,</w:t>
      </w:r>
      <w:r>
        <w:rPr>
          <w:sz w:val="24"/>
          <w:szCs w:val="24"/>
        </w:rPr>
        <w:t xml:space="preserve">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(Deuteronomy 6:4-9, 11:13-21; Numbers 15:37-41)</w:t>
      </w:r>
      <w:r w:rsidR="00BD536F">
        <w:rPr>
          <w:sz w:val="24"/>
          <w:szCs w:val="24"/>
        </w:rPr>
        <w:t xml:space="preserve">. </w:t>
      </w:r>
      <w:r w:rsidRPr="009A4311">
        <w:rPr>
          <w:sz w:val="24"/>
          <w:szCs w:val="24"/>
        </w:rPr>
        <w:t xml:space="preserve">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w:t>
      </w:r>
      <w:r w:rsidR="00BD536F">
        <w:rPr>
          <w:sz w:val="24"/>
          <w:szCs w:val="24"/>
        </w:rPr>
        <w:t xml:space="preserve"> </w:t>
      </w:r>
      <w:r>
        <w:rPr>
          <w:sz w:val="24"/>
          <w:szCs w:val="24"/>
        </w:rPr>
        <w:t>(Deuteronomy 6:1-9, Psalms 78:1-8, 145:4-13)</w:t>
      </w:r>
      <w:r w:rsidR="00BD536F">
        <w:rPr>
          <w:sz w:val="24"/>
          <w:szCs w:val="24"/>
        </w:rPr>
        <w:t>.</w:t>
      </w:r>
      <w:r>
        <w:rPr>
          <w:sz w:val="24"/>
          <w:szCs w:val="24"/>
        </w:rPr>
        <w:t xml:space="preserve"> </w:t>
      </w:r>
    </w:p>
    <w:p w14:paraId="70FAD360" w14:textId="77777777" w:rsidR="0040540B" w:rsidRPr="00BB0297" w:rsidRDefault="0040540B" w:rsidP="0040540B">
      <w:pPr>
        <w:pStyle w:val="NoSpacing"/>
        <w:ind w:firstLine="720"/>
        <w:jc w:val="both"/>
        <w:rPr>
          <w:sz w:val="24"/>
          <w:szCs w:val="24"/>
        </w:rPr>
      </w:pPr>
    </w:p>
    <w:p w14:paraId="618BFEFC" w14:textId="23B8C6BC" w:rsidR="0040540B" w:rsidRDefault="0040540B" w:rsidP="0040540B">
      <w:pPr>
        <w:pStyle w:val="NoSpacing"/>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 xml:space="preserve">(Isaiah 6:8-10). The people refused to hear the message </w:t>
      </w:r>
      <w:r>
        <w:rPr>
          <w:sz w:val="24"/>
          <w:szCs w:val="24"/>
        </w:rPr>
        <w:lastRenderedPageBreak/>
        <w:t>God sent through His prophet, and so approximately seven hundred and fifty years later, God spoke through His one and only Son the same message (Hebrew 1:1-10; John 1:1-14</w:t>
      </w:r>
      <w:r w:rsidR="00BD536F">
        <w:rPr>
          <w:sz w:val="24"/>
          <w:szCs w:val="24"/>
        </w:rPr>
        <w:t>.</w:t>
      </w:r>
      <w:r>
        <w:rPr>
          <w:sz w:val="24"/>
          <w:szCs w:val="24"/>
        </w:rPr>
        <w:t>)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w:t>
      </w:r>
      <w:r w:rsidR="00BD536F">
        <w:rPr>
          <w:sz w:val="24"/>
          <w:szCs w:val="24"/>
        </w:rPr>
        <w:t>.</w:t>
      </w:r>
      <w:r>
        <w:rPr>
          <w:sz w:val="24"/>
          <w:szCs w:val="24"/>
        </w:rPr>
        <w:t xml:space="preserve">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t xml:space="preserve">The </w:t>
      </w:r>
      <w:r w:rsidRPr="00825294">
        <w:rPr>
          <w:b/>
          <w:sz w:val="28"/>
          <w:szCs w:val="28"/>
        </w:rPr>
        <w:t>Soil</w:t>
      </w:r>
      <w:r>
        <w:rPr>
          <w:b/>
          <w:sz w:val="28"/>
          <w:szCs w:val="28"/>
        </w:rPr>
        <w:t>, The Seed and The Sower</w:t>
      </w:r>
    </w:p>
    <w:p w14:paraId="6A6D19DF" w14:textId="38D5C867" w:rsidR="0040540B" w:rsidRDefault="0040540B" w:rsidP="0040540B">
      <w:pPr>
        <w:ind w:firstLine="720"/>
        <w:jc w:val="both"/>
        <w:rPr>
          <w:sz w:val="24"/>
          <w:szCs w:val="24"/>
        </w:rPr>
      </w:pPr>
      <w:r w:rsidRPr="00981F7B">
        <w:rPr>
          <w:sz w:val="24"/>
          <w:szCs w:val="24"/>
        </w:rPr>
        <w:t xml:space="preserve">In this parable, </w:t>
      </w:r>
      <w:r w:rsidRPr="00981F7B">
        <w:rPr>
          <w:i/>
          <w:sz w:val="24"/>
          <w:szCs w:val="24"/>
        </w:rPr>
        <w:t>the soil</w:t>
      </w:r>
      <w:r w:rsidRPr="00981F7B">
        <w:rPr>
          <w:sz w:val="24"/>
          <w:szCs w:val="24"/>
        </w:rPr>
        <w:t xml:space="preserve"> represents the human heart, </w:t>
      </w:r>
      <w:r w:rsidRPr="00981F7B">
        <w:rPr>
          <w:i/>
          <w:sz w:val="24"/>
          <w:szCs w:val="24"/>
        </w:rPr>
        <w:t>the Seed</w:t>
      </w:r>
      <w:r w:rsidRPr="00981F7B">
        <w:rPr>
          <w:sz w:val="24"/>
          <w:szCs w:val="24"/>
        </w:rPr>
        <w:t xml:space="preserve"> is the Word of God and </w:t>
      </w:r>
      <w:r w:rsidRPr="00981F7B">
        <w:rPr>
          <w:i/>
          <w:sz w:val="24"/>
          <w:szCs w:val="24"/>
        </w:rPr>
        <w:t>the Sower</w:t>
      </w:r>
      <w:r w:rsidRPr="00981F7B">
        <w:rPr>
          <w:sz w:val="24"/>
          <w:szCs w:val="24"/>
        </w:rPr>
        <w:t xml:space="preserve"> is the Lord Jesus. </w:t>
      </w:r>
      <w:r w:rsidRPr="00981F7B">
        <w:rPr>
          <w:rFonts w:cs="Calibri"/>
          <w:sz w:val="24"/>
          <w:szCs w:val="24"/>
        </w:rPr>
        <w:t>In his message, “At What Level Do You Listen,” Herb Hodges said there were four types of people who followed Jesus around. The first three categories of listeners he named</w:t>
      </w:r>
      <w:r w:rsidRPr="00981F7B">
        <w:rPr>
          <w:sz w:val="24"/>
          <w:szCs w:val="24"/>
        </w:rPr>
        <w:t xml:space="preserve"> t</w:t>
      </w:r>
      <w:r w:rsidRPr="00981F7B">
        <w:rPr>
          <w:rFonts w:cs="Calibri"/>
          <w:sz w:val="24"/>
          <w:szCs w:val="24"/>
        </w:rPr>
        <w:t>he curious crowds, the casual listeners and the convinced listeners. This group represents</w:t>
      </w:r>
      <w:r w:rsidRPr="00981F7B">
        <w:rPr>
          <w:sz w:val="24"/>
          <w:szCs w:val="24"/>
        </w:rPr>
        <w:t xml:space="preserve"> about </w:t>
      </w:r>
      <w:r w:rsidRPr="00981F7B">
        <w:rPr>
          <w:i/>
          <w:sz w:val="24"/>
          <w:szCs w:val="24"/>
        </w:rPr>
        <w:t>seventy-five percent</w:t>
      </w:r>
      <w:r w:rsidRPr="00981F7B">
        <w:rPr>
          <w:sz w:val="24"/>
          <w:szCs w:val="24"/>
        </w:rPr>
        <w:t xml:space="preserve"> of people whose hearts are exposed to God's Word. </w:t>
      </w:r>
      <w:r w:rsidRPr="00981F7B">
        <w:rPr>
          <w:rFonts w:cs="Calibri"/>
          <w:sz w:val="24"/>
          <w:szCs w:val="24"/>
        </w:rPr>
        <w:t xml:space="preserve">Those who fall into this category </w:t>
      </w:r>
      <w:r w:rsidRPr="00981F7B">
        <w:rPr>
          <w:sz w:val="24"/>
          <w:szCs w:val="24"/>
        </w:rPr>
        <w:t xml:space="preserve">hear God’s Word, but do not act upon them. Although they may call </w:t>
      </w:r>
      <w:r w:rsidRPr="00981F7B">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r w:rsidR="00981F7B">
        <w:rPr>
          <w:sz w:val="24"/>
          <w:szCs w:val="24"/>
        </w:rPr>
        <w:t>.</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57A3079A" w:rsidR="0040540B" w:rsidRPr="00F65A64" w:rsidRDefault="0040540B" w:rsidP="0037103A">
      <w:pPr>
        <w:pStyle w:val="ListParagraph"/>
        <w:numPr>
          <w:ilvl w:val="0"/>
          <w:numId w:val="49"/>
        </w:numPr>
        <w:jc w:val="both"/>
        <w:rPr>
          <w:b/>
          <w:sz w:val="24"/>
          <w:szCs w:val="24"/>
        </w:rPr>
      </w:pPr>
      <w:r w:rsidRPr="00FA341E">
        <w:rPr>
          <w:b/>
          <w:sz w:val="28"/>
          <w:szCs w:val="28"/>
        </w:rPr>
        <w:t>Soil #1</w:t>
      </w:r>
      <w:r w:rsidR="003342BB">
        <w:rPr>
          <w:b/>
          <w:sz w:val="28"/>
          <w:szCs w:val="28"/>
        </w:rPr>
        <w:t xml:space="preserve"> </w:t>
      </w:r>
      <w:r>
        <w:rPr>
          <w:sz w:val="24"/>
          <w:szCs w:val="24"/>
        </w:rPr>
        <w:t>(</w:t>
      </w:r>
      <w:r w:rsidRPr="00570FF8">
        <w:rPr>
          <w:b/>
          <w:sz w:val="24"/>
          <w:szCs w:val="24"/>
        </w:rPr>
        <w:t>Matthew 13:1-4)</w:t>
      </w:r>
      <w:r w:rsidRPr="002641F4">
        <w:rPr>
          <w:sz w:val="24"/>
          <w:szCs w:val="24"/>
        </w:rPr>
        <w:t xml:space="preserve"> </w:t>
      </w:r>
      <w:r w:rsidRPr="00F65A64">
        <w:rPr>
          <w:b/>
          <w:sz w:val="24"/>
          <w:szCs w:val="24"/>
          <w:u w:val="single"/>
        </w:rPr>
        <w:t>The</w:t>
      </w:r>
      <w:r w:rsidR="003342BB">
        <w:rPr>
          <w:b/>
          <w:sz w:val="24"/>
          <w:szCs w:val="24"/>
          <w:u w:val="single"/>
        </w:rPr>
        <w:t xml:space="preserve"> </w:t>
      </w:r>
      <w:r w:rsidRPr="00F65A64">
        <w:rPr>
          <w:b/>
          <w:sz w:val="24"/>
          <w:szCs w:val="24"/>
          <w:u w:val="single"/>
        </w:rPr>
        <w:t>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4DEC1DAD" w:rsidR="0040540B" w:rsidRPr="00D7628A" w:rsidRDefault="0040540B" w:rsidP="0037103A">
      <w:pPr>
        <w:pStyle w:val="ListParagraph"/>
        <w:numPr>
          <w:ilvl w:val="0"/>
          <w:numId w:val="49"/>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392EEB6" w:rsidR="0040540B" w:rsidRPr="00F65A64" w:rsidRDefault="0040540B" w:rsidP="0037103A">
      <w:pPr>
        <w:pStyle w:val="ListParagraph"/>
        <w:numPr>
          <w:ilvl w:val="0"/>
          <w:numId w:val="49"/>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w:t>
      </w:r>
      <w:r w:rsidRPr="00F65A64">
        <w:rPr>
          <w:sz w:val="24"/>
          <w:szCs w:val="24"/>
        </w:rPr>
        <w:lastRenderedPageBreak/>
        <w:t>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4057835E" w:rsidR="0040540B" w:rsidRDefault="0040540B" w:rsidP="0040540B">
      <w:pPr>
        <w:pStyle w:val="NoSpacing"/>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00BD536F">
        <w:rPr>
          <w:sz w:val="24"/>
          <w:szCs w:val="24"/>
        </w:rPr>
        <w:t>.</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100"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101"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102"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77777777" w:rsidR="0040540B" w:rsidRDefault="0040540B" w:rsidP="0040540B">
      <w:pPr>
        <w:pStyle w:val="NoSpacing"/>
        <w:rPr>
          <w:sz w:val="24"/>
          <w:szCs w:val="24"/>
        </w:rPr>
      </w:pPr>
      <w:r w:rsidRPr="003033E9">
        <w:rPr>
          <w:b/>
          <w:sz w:val="28"/>
          <w:szCs w:val="28"/>
        </w:rPr>
        <w:t xml:space="preserve">Digging Deeper: </w:t>
      </w:r>
      <w:r w:rsidRPr="00130F9C">
        <w:rPr>
          <w:sz w:val="24"/>
          <w:szCs w:val="24"/>
        </w:rPr>
        <w:t>Matthew 1</w:t>
      </w:r>
      <w:r>
        <w:rPr>
          <w:sz w:val="24"/>
          <w:szCs w:val="24"/>
        </w:rPr>
        <w:t>2</w:t>
      </w:r>
      <w:r w:rsidRPr="00130F9C">
        <w:rPr>
          <w:sz w:val="24"/>
          <w:szCs w:val="24"/>
        </w:rPr>
        <w:t>:</w:t>
      </w:r>
      <w:r>
        <w:rPr>
          <w:sz w:val="24"/>
          <w:szCs w:val="24"/>
        </w:rPr>
        <w:t>46-50, 13:</w:t>
      </w:r>
      <w:r w:rsidRPr="00130F9C">
        <w:rPr>
          <w:sz w:val="24"/>
          <w:szCs w:val="24"/>
        </w:rPr>
        <w:t>1-43; Luke 8:1-21</w:t>
      </w:r>
      <w:r>
        <w:rPr>
          <w:sz w:val="24"/>
          <w:szCs w:val="24"/>
        </w:rPr>
        <w:t>, 6:46</w:t>
      </w:r>
      <w:r w:rsidRPr="00130F9C">
        <w:rPr>
          <w:sz w:val="24"/>
          <w:szCs w:val="24"/>
        </w:rPr>
        <w:t>; Mark 4:1-34; Romans 10:13-18</w:t>
      </w:r>
      <w:r>
        <w:rPr>
          <w:sz w:val="24"/>
          <w:szCs w:val="24"/>
        </w:rPr>
        <w:t xml:space="preserve">; </w:t>
      </w:r>
      <w:r w:rsidRPr="002641F4">
        <w:rPr>
          <w:sz w:val="24"/>
          <w:szCs w:val="24"/>
        </w:rPr>
        <w:t>James 1:21-25</w:t>
      </w:r>
      <w:r>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103"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10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105"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Pr="0021276D">
        <w:rPr>
          <w:rStyle w:val="s"/>
          <w:rFonts w:asciiTheme="minorHAnsi" w:hAnsiTheme="minorHAnsi" w:cstheme="minorHAnsi"/>
          <w:b/>
          <w:i/>
          <w:color w:val="000000"/>
        </w:rPr>
        <w:lastRenderedPageBreak/>
        <w:t>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106"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107"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108"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109"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110"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111"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0D27C3" w:rsidRDefault="0040540B" w:rsidP="0037103A">
      <w:pPr>
        <w:numPr>
          <w:ilvl w:val="0"/>
          <w:numId w:val="52"/>
        </w:numPr>
        <w:jc w:val="both"/>
        <w:rPr>
          <w:i/>
          <w:sz w:val="24"/>
          <w:szCs w:val="24"/>
        </w:rPr>
      </w:pPr>
      <w:r w:rsidRPr="000D27C3">
        <w:rPr>
          <w:b/>
          <w:sz w:val="28"/>
          <w:szCs w:val="28"/>
        </w:rPr>
        <w:t>Soil</w:t>
      </w:r>
      <w:r w:rsidRPr="000D27C3">
        <w:rPr>
          <w:b/>
          <w:sz w:val="24"/>
          <w:szCs w:val="24"/>
        </w:rPr>
        <w:t xml:space="preserve"> </w:t>
      </w:r>
      <w:r w:rsidRPr="000D27C3">
        <w:rPr>
          <w:b/>
          <w:sz w:val="28"/>
          <w:szCs w:val="28"/>
        </w:rPr>
        <w:t>#4</w:t>
      </w:r>
      <w:r w:rsidRPr="000D27C3">
        <w:rPr>
          <w:b/>
          <w:sz w:val="24"/>
          <w:szCs w:val="24"/>
        </w:rPr>
        <w:t xml:space="preserve"> (Matthew 13:8-12, 16, 23-24, 30-43) </w:t>
      </w:r>
      <w:r w:rsidRPr="000D27C3">
        <w:rPr>
          <w:b/>
          <w:sz w:val="24"/>
          <w:szCs w:val="24"/>
          <w:u w:val="single"/>
        </w:rPr>
        <w:t>The</w:t>
      </w:r>
      <w:r w:rsidRPr="000D27C3">
        <w:rPr>
          <w:sz w:val="24"/>
          <w:szCs w:val="24"/>
          <w:u w:val="single"/>
        </w:rPr>
        <w:t xml:space="preserve"> </w:t>
      </w:r>
      <w:r w:rsidRPr="000D27C3">
        <w:rPr>
          <w:b/>
          <w:sz w:val="24"/>
          <w:szCs w:val="24"/>
          <w:u w:val="single"/>
        </w:rPr>
        <w:t>Committed Listener</w:t>
      </w:r>
      <w:r w:rsidRPr="000D27C3">
        <w:rPr>
          <w:b/>
          <w:sz w:val="24"/>
          <w:szCs w:val="24"/>
        </w:rPr>
        <w:t>:</w:t>
      </w:r>
      <w:r w:rsidRPr="000D27C3">
        <w:rPr>
          <w:sz w:val="24"/>
          <w:szCs w:val="24"/>
        </w:rPr>
        <w:t xml:space="preserve"> </w:t>
      </w:r>
      <w:r w:rsidRPr="000D27C3">
        <w:rPr>
          <w:rFonts w:cs="Calibri"/>
          <w:sz w:val="24"/>
          <w:szCs w:val="24"/>
        </w:rPr>
        <w:t xml:space="preserve">This last group represents only </w:t>
      </w:r>
      <w:r w:rsidRPr="000D27C3">
        <w:rPr>
          <w:rFonts w:cs="Calibri"/>
          <w:i/>
          <w:sz w:val="24"/>
          <w:szCs w:val="24"/>
        </w:rPr>
        <w:t>twenty–five percent</w:t>
      </w:r>
      <w:r w:rsidRPr="000D27C3">
        <w:rPr>
          <w:rFonts w:cs="Calibri"/>
          <w:sz w:val="24"/>
          <w:szCs w:val="24"/>
        </w:rPr>
        <w:t xml:space="preserve"> of Jesus’ followers; they are the </w:t>
      </w:r>
      <w:r w:rsidRPr="000D27C3">
        <w:rPr>
          <w:rFonts w:cs="Calibri"/>
          <w:i/>
          <w:sz w:val="24"/>
          <w:szCs w:val="24"/>
        </w:rPr>
        <w:t xml:space="preserve">spiritually reproductive listeners. </w:t>
      </w:r>
      <w:r w:rsidRPr="000D27C3">
        <w:rPr>
          <w:rFonts w:cs="Calibri"/>
          <w:sz w:val="24"/>
          <w:szCs w:val="24"/>
        </w:rPr>
        <w:t xml:space="preserve">The Good Seed fell upon the good soil of their hearts. </w:t>
      </w:r>
      <w:r w:rsidRPr="000D27C3">
        <w:rPr>
          <w:sz w:val="24"/>
          <w:szCs w:val="24"/>
        </w:rPr>
        <w:t xml:space="preserve"> These are careful listeners, true Christians and Disciples of Christ. Although they are</w:t>
      </w:r>
      <w:r w:rsidRPr="000D27C3">
        <w:rPr>
          <w:i/>
          <w:sz w:val="24"/>
          <w:szCs w:val="24"/>
        </w:rPr>
        <w:t xml:space="preserve"> few in number, they’re faithful</w:t>
      </w:r>
      <w:r w:rsidRPr="000D27C3">
        <w:rPr>
          <w:sz w:val="24"/>
          <w:szCs w:val="24"/>
        </w:rPr>
        <w:t xml:space="preserve"> </w:t>
      </w:r>
      <w:r w:rsidRPr="000D27C3">
        <w:rPr>
          <w:i/>
          <w:sz w:val="24"/>
          <w:szCs w:val="24"/>
        </w:rPr>
        <w:t>and fruitful investments for the Sower</w:t>
      </w:r>
      <w:r w:rsidRPr="000D27C3">
        <w:rPr>
          <w:sz w:val="24"/>
          <w:szCs w:val="24"/>
        </w:rPr>
        <w:t xml:space="preserve">.  Jesus calls them Sons and Daughters of the Kingdom. And He further identified them as </w:t>
      </w:r>
      <w:r w:rsidRPr="000D27C3">
        <w:rPr>
          <w:i/>
          <w:sz w:val="24"/>
          <w:szCs w:val="24"/>
        </w:rPr>
        <w:t xml:space="preserve">Good Seeds, and sowers of His Word. </w:t>
      </w:r>
      <w:r w:rsidRPr="000D27C3">
        <w:rPr>
          <w:sz w:val="24"/>
          <w:szCs w:val="24"/>
        </w:rPr>
        <w:t xml:space="preserve">  </w:t>
      </w:r>
    </w:p>
    <w:p w14:paraId="51F4A244" w14:textId="77777777" w:rsidR="0040540B" w:rsidRDefault="0040540B" w:rsidP="0040540B">
      <w:pPr>
        <w:ind w:firstLine="720"/>
        <w:jc w:val="both"/>
        <w:rPr>
          <w:sz w:val="24"/>
          <w:szCs w:val="24"/>
        </w:rPr>
      </w:pPr>
      <w:r>
        <w:rPr>
          <w:sz w:val="24"/>
          <w:szCs w:val="24"/>
        </w:rPr>
        <w:t xml:space="preserve">The following are notes from the </w:t>
      </w:r>
      <w:r w:rsidRPr="000018BA">
        <w:rPr>
          <w:sz w:val="24"/>
          <w:szCs w:val="24"/>
        </w:rPr>
        <w:t>Macarthur Study Bible</w:t>
      </w:r>
      <w:r>
        <w:rPr>
          <w:sz w:val="24"/>
          <w:szCs w:val="24"/>
        </w:rPr>
        <w:t xml:space="preserve"> on Luke 8:15, specifically the words…h</w:t>
      </w:r>
      <w:r w:rsidRPr="000018BA">
        <w:rPr>
          <w:sz w:val="24"/>
          <w:szCs w:val="24"/>
        </w:rPr>
        <w:t>eard</w:t>
      </w:r>
      <w:r>
        <w:rPr>
          <w:sz w:val="24"/>
          <w:szCs w:val="24"/>
        </w:rPr>
        <w:t>…h</w:t>
      </w:r>
      <w:r w:rsidRPr="000018BA">
        <w:rPr>
          <w:sz w:val="24"/>
          <w:szCs w:val="24"/>
        </w:rPr>
        <w:t>old</w:t>
      </w:r>
      <w:r>
        <w:rPr>
          <w:sz w:val="24"/>
          <w:szCs w:val="24"/>
        </w:rPr>
        <w:t xml:space="preserve"> and b</w:t>
      </w:r>
      <w:r w:rsidRPr="000018BA">
        <w:rPr>
          <w:sz w:val="24"/>
          <w:szCs w:val="24"/>
        </w:rPr>
        <w:t xml:space="preserve">ear </w:t>
      </w:r>
      <w:r>
        <w:rPr>
          <w:sz w:val="24"/>
          <w:szCs w:val="24"/>
        </w:rPr>
        <w:t>f</w:t>
      </w:r>
      <w:r w:rsidRPr="000018BA">
        <w:rPr>
          <w:sz w:val="24"/>
          <w:szCs w:val="24"/>
        </w:rPr>
        <w:t xml:space="preserve">ruit. </w:t>
      </w:r>
      <w:r>
        <w:rPr>
          <w:sz w:val="24"/>
          <w:szCs w:val="24"/>
        </w:rPr>
        <w:t>“</w:t>
      </w:r>
      <w:r w:rsidRPr="00C80CC5">
        <w:rPr>
          <w:i/>
          <w:sz w:val="24"/>
          <w:szCs w:val="24"/>
        </w:rPr>
        <w:t xml:space="preserve">This constitutes evidence of true salvation. </w:t>
      </w:r>
      <w:r>
        <w:rPr>
          <w:i/>
          <w:sz w:val="24"/>
          <w:szCs w:val="24"/>
        </w:rPr>
        <w:t>‘</w:t>
      </w:r>
      <w:r w:rsidRPr="00C80CC5">
        <w:rPr>
          <w:i/>
          <w:sz w:val="24"/>
          <w:szCs w:val="24"/>
        </w:rPr>
        <w:t>Heard</w:t>
      </w:r>
      <w:r>
        <w:rPr>
          <w:i/>
          <w:sz w:val="24"/>
          <w:szCs w:val="24"/>
        </w:rPr>
        <w:t>’</w:t>
      </w:r>
      <w:r w:rsidRPr="00C80CC5">
        <w:rPr>
          <w:i/>
          <w:sz w:val="24"/>
          <w:szCs w:val="24"/>
        </w:rPr>
        <w:t xml:space="preserve"> is a reference to understanding and believing (John 8:31,</w:t>
      </w:r>
      <w:r>
        <w:rPr>
          <w:i/>
          <w:sz w:val="24"/>
          <w:szCs w:val="24"/>
        </w:rPr>
        <w:t xml:space="preserve"> 47). ‘</w:t>
      </w:r>
      <w:r w:rsidRPr="00C80CC5">
        <w:rPr>
          <w:i/>
          <w:sz w:val="24"/>
          <w:szCs w:val="24"/>
        </w:rPr>
        <w:t>Hold</w:t>
      </w:r>
      <w:r>
        <w:rPr>
          <w:i/>
          <w:sz w:val="24"/>
          <w:szCs w:val="24"/>
        </w:rPr>
        <w:t>’</w:t>
      </w:r>
      <w:r w:rsidRPr="00C80CC5">
        <w:rPr>
          <w:i/>
          <w:sz w:val="24"/>
          <w:szCs w:val="24"/>
        </w:rPr>
        <w:t xml:space="preserve"> refers to ongoing obedience (</w:t>
      </w:r>
      <w:r>
        <w:rPr>
          <w:i/>
          <w:sz w:val="24"/>
          <w:szCs w:val="24"/>
        </w:rPr>
        <w:t xml:space="preserve">Luke 11:28, </w:t>
      </w:r>
      <w:r w:rsidRPr="00C80CC5">
        <w:rPr>
          <w:i/>
          <w:sz w:val="24"/>
          <w:szCs w:val="24"/>
        </w:rPr>
        <w:t>John 14:21-24)</w:t>
      </w:r>
      <w:r>
        <w:rPr>
          <w:i/>
          <w:sz w:val="24"/>
          <w:szCs w:val="24"/>
        </w:rPr>
        <w:t>. ‘</w:t>
      </w:r>
      <w:r w:rsidRPr="00C80CC5">
        <w:rPr>
          <w:i/>
          <w:sz w:val="24"/>
          <w:szCs w:val="24"/>
        </w:rPr>
        <w:t>Fruit</w:t>
      </w:r>
      <w:r>
        <w:rPr>
          <w:i/>
          <w:sz w:val="24"/>
          <w:szCs w:val="24"/>
        </w:rPr>
        <w:t>’</w:t>
      </w:r>
      <w:r w:rsidRPr="00C80CC5">
        <w:rPr>
          <w:i/>
          <w:sz w:val="24"/>
          <w:szCs w:val="24"/>
        </w:rPr>
        <w:t xml:space="preserve"> is good works</w:t>
      </w:r>
      <w:r>
        <w:rPr>
          <w:i/>
          <w:sz w:val="24"/>
          <w:szCs w:val="24"/>
        </w:rPr>
        <w:t xml:space="preserve">” </w:t>
      </w:r>
      <w:r w:rsidRPr="00C80CC5">
        <w:rPr>
          <w:i/>
          <w:sz w:val="24"/>
          <w:szCs w:val="24"/>
        </w:rPr>
        <w:t>(Matthew 7:16-20 and</w:t>
      </w:r>
      <w:r>
        <w:rPr>
          <w:i/>
          <w:sz w:val="24"/>
          <w:szCs w:val="24"/>
        </w:rPr>
        <w:t xml:space="preserve"> James 2:14-26). </w:t>
      </w:r>
      <w:r w:rsidRPr="00C80CC5">
        <w:rPr>
          <w:i/>
          <w:sz w:val="24"/>
          <w:szCs w:val="24"/>
        </w:rPr>
        <w:t xml:space="preserve"> </w:t>
      </w:r>
      <w:r>
        <w:rPr>
          <w:i/>
          <w:sz w:val="24"/>
          <w:szCs w:val="24"/>
        </w:rPr>
        <w:t xml:space="preserve"> </w:t>
      </w:r>
      <w:r w:rsidRPr="007057B0">
        <w:rPr>
          <w:sz w:val="24"/>
          <w:szCs w:val="24"/>
        </w:rPr>
        <w:t xml:space="preserve"> </w:t>
      </w:r>
    </w:p>
    <w:p w14:paraId="3101DACD"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2F33CAFB" w14:textId="77777777" w:rsidR="0040540B" w:rsidRPr="0040540B" w:rsidRDefault="0040540B" w:rsidP="0037103A">
      <w:pPr>
        <w:pStyle w:val="ListParagraph"/>
        <w:numPr>
          <w:ilvl w:val="0"/>
          <w:numId w:val="60"/>
        </w:numPr>
        <w:spacing w:after="0"/>
        <w:jc w:val="both"/>
        <w:rPr>
          <w:b/>
          <w:i/>
          <w:sz w:val="24"/>
          <w:szCs w:val="24"/>
          <w:u w:val="single"/>
        </w:rPr>
      </w:pPr>
      <w:r w:rsidRPr="0040540B">
        <w:rPr>
          <w:b/>
          <w:sz w:val="24"/>
          <w:szCs w:val="24"/>
        </w:rPr>
        <w:t xml:space="preserve">Follow </w:t>
      </w:r>
      <w:r w:rsidRPr="0040540B">
        <w:rPr>
          <w:sz w:val="24"/>
          <w:szCs w:val="24"/>
        </w:rPr>
        <w:t xml:space="preserve">in Greek Strong’s #190 </w:t>
      </w:r>
      <w:r w:rsidRPr="0040540B">
        <w:rPr>
          <w:i/>
          <w:sz w:val="24"/>
          <w:szCs w:val="24"/>
        </w:rPr>
        <w:t xml:space="preserve">akoloutheo: as union; to be in the same way with, accompany, </w:t>
      </w:r>
      <w:r w:rsidRPr="0040540B">
        <w:rPr>
          <w:b/>
          <w:i/>
          <w:sz w:val="24"/>
          <w:szCs w:val="24"/>
          <w:u w:val="single"/>
        </w:rPr>
        <w:t>specifically as a disciple;</w:t>
      </w:r>
      <w:r w:rsidRPr="0040540B">
        <w:rPr>
          <w:i/>
          <w:sz w:val="24"/>
          <w:szCs w:val="24"/>
        </w:rPr>
        <w:t xml:space="preserve"> - to follow, reach. </w:t>
      </w:r>
      <w:r w:rsidRPr="0040540B">
        <w:rPr>
          <w:sz w:val="24"/>
          <w:szCs w:val="24"/>
        </w:rPr>
        <w:t xml:space="preserve">(Luke 6:40 and John 12:26) </w:t>
      </w:r>
    </w:p>
    <w:p w14:paraId="70FED739" w14:textId="77777777" w:rsidR="0040540B" w:rsidRPr="0040540B" w:rsidRDefault="0040540B" w:rsidP="0037103A">
      <w:pPr>
        <w:pStyle w:val="ListParagraph"/>
        <w:numPr>
          <w:ilvl w:val="0"/>
          <w:numId w:val="60"/>
        </w:numPr>
        <w:spacing w:after="0"/>
        <w:jc w:val="both"/>
        <w:rPr>
          <w:b/>
          <w:i/>
          <w:sz w:val="24"/>
          <w:szCs w:val="24"/>
          <w:u w:val="single"/>
        </w:rPr>
      </w:pPr>
      <w:r w:rsidRPr="0040540B">
        <w:rPr>
          <w:b/>
          <w:sz w:val="24"/>
          <w:szCs w:val="24"/>
        </w:rPr>
        <w:t xml:space="preserve">Hear/listen </w:t>
      </w:r>
      <w:r w:rsidRPr="0040540B">
        <w:rPr>
          <w:sz w:val="24"/>
          <w:szCs w:val="24"/>
        </w:rPr>
        <w:t>in Greek</w:t>
      </w:r>
      <w:r w:rsidRPr="0040540B">
        <w:rPr>
          <w:i/>
          <w:sz w:val="24"/>
          <w:szCs w:val="24"/>
        </w:rPr>
        <w:t xml:space="preserve"> </w:t>
      </w:r>
      <w:r w:rsidRPr="0040540B">
        <w:rPr>
          <w:sz w:val="24"/>
          <w:szCs w:val="24"/>
        </w:rPr>
        <w:t xml:space="preserve">Strong’s #191 </w:t>
      </w:r>
      <w:r w:rsidRPr="0040540B">
        <w:rPr>
          <w:i/>
          <w:sz w:val="24"/>
          <w:szCs w:val="24"/>
        </w:rPr>
        <w:t>akouo: to hear-give in the audience of, come into the ears, hear or harken-</w:t>
      </w:r>
      <w:r w:rsidRPr="0040540B">
        <w:rPr>
          <w:b/>
          <w:i/>
          <w:sz w:val="24"/>
          <w:szCs w:val="24"/>
          <w:u w:val="single"/>
        </w:rPr>
        <w:t>understand</w:t>
      </w:r>
      <w:r w:rsidRPr="0040540B">
        <w:rPr>
          <w:i/>
          <w:sz w:val="24"/>
          <w:szCs w:val="24"/>
        </w:rPr>
        <w:t>.</w:t>
      </w:r>
      <w:r w:rsidRPr="0040540B">
        <w:rPr>
          <w:b/>
          <w:i/>
          <w:sz w:val="24"/>
          <w:szCs w:val="24"/>
          <w:u w:val="single"/>
        </w:rPr>
        <w:t xml:space="preserve">  </w:t>
      </w:r>
    </w:p>
    <w:p w14:paraId="7B938FF4" w14:textId="5D05B3A2" w:rsidR="0040540B" w:rsidRDefault="0040540B" w:rsidP="0037103A">
      <w:pPr>
        <w:pStyle w:val="ListParagraph"/>
        <w:numPr>
          <w:ilvl w:val="0"/>
          <w:numId w:val="60"/>
        </w:numPr>
        <w:spacing w:after="0"/>
        <w:jc w:val="both"/>
        <w:rPr>
          <w:sz w:val="24"/>
          <w:szCs w:val="24"/>
        </w:rPr>
      </w:pPr>
      <w:r w:rsidRPr="0040540B">
        <w:rPr>
          <w:b/>
          <w:sz w:val="24"/>
          <w:szCs w:val="24"/>
        </w:rPr>
        <w:t xml:space="preserve">Told/put forth/ or presented </w:t>
      </w:r>
      <w:r w:rsidRPr="0040540B">
        <w:rPr>
          <w:sz w:val="24"/>
          <w:szCs w:val="24"/>
        </w:rPr>
        <w:t>in Greek</w:t>
      </w:r>
      <w:r w:rsidRPr="0040540B">
        <w:rPr>
          <w:b/>
          <w:sz w:val="24"/>
          <w:szCs w:val="24"/>
        </w:rPr>
        <w:t xml:space="preserve"> </w:t>
      </w:r>
      <w:r w:rsidRPr="0040540B">
        <w:rPr>
          <w:sz w:val="24"/>
          <w:szCs w:val="24"/>
        </w:rPr>
        <w:t>Strong’s #3098 and #</w:t>
      </w:r>
      <w:r w:rsidRPr="0040540B">
        <w:rPr>
          <w:i/>
          <w:sz w:val="24"/>
          <w:szCs w:val="24"/>
        </w:rPr>
        <w:t xml:space="preserve">5087 paratithemi: to place alongside, present, to deposit-as a trust for protection, commit to the keeping of. </w:t>
      </w:r>
      <w:r w:rsidRPr="0040540B">
        <w:rPr>
          <w:sz w:val="24"/>
          <w:szCs w:val="24"/>
        </w:rPr>
        <w:t>(Matthew 13:24,31)</w:t>
      </w:r>
    </w:p>
    <w:p w14:paraId="3EC92BF7" w14:textId="77777777" w:rsidR="00981F7B" w:rsidRPr="00981F7B" w:rsidRDefault="00981F7B" w:rsidP="00981F7B">
      <w:pPr>
        <w:spacing w:after="0"/>
        <w:ind w:left="360"/>
        <w:jc w:val="both"/>
        <w:rPr>
          <w:sz w:val="24"/>
          <w:szCs w:val="24"/>
        </w:rPr>
      </w:pPr>
    </w:p>
    <w:p w14:paraId="7D8463AA" w14:textId="1F7C2ABB" w:rsidR="0040540B" w:rsidRPr="00247DF1" w:rsidRDefault="000D27C3" w:rsidP="000D27C3">
      <w:pPr>
        <w:rPr>
          <w:sz w:val="24"/>
          <w:szCs w:val="24"/>
        </w:rPr>
      </w:pPr>
      <w:r>
        <w:rPr>
          <w:sz w:val="24"/>
          <w:szCs w:val="24"/>
        </w:rPr>
        <w:t>Here are some p</w:t>
      </w:r>
      <w:r w:rsidR="0040540B" w:rsidRPr="000D27C3">
        <w:rPr>
          <w:sz w:val="24"/>
          <w:szCs w:val="24"/>
        </w:rPr>
        <w:t xml:space="preserve">assages for </w:t>
      </w:r>
      <w:r>
        <w:rPr>
          <w:sz w:val="24"/>
          <w:szCs w:val="24"/>
        </w:rPr>
        <w:t>c</w:t>
      </w:r>
      <w:r w:rsidR="0040540B" w:rsidRPr="000D27C3">
        <w:rPr>
          <w:sz w:val="24"/>
          <w:szCs w:val="24"/>
        </w:rPr>
        <w:t>omparison</w:t>
      </w:r>
      <w:r>
        <w:rPr>
          <w:sz w:val="24"/>
          <w:szCs w:val="24"/>
        </w:rPr>
        <w:t xml:space="preserve">: </w:t>
      </w:r>
      <w:r w:rsidR="0040540B" w:rsidRPr="00247DF1">
        <w:rPr>
          <w:sz w:val="24"/>
          <w:szCs w:val="24"/>
        </w:rPr>
        <w:t>(John 6:45) "It is written in the Prophets: They will all be taught by God" (Isaiah 54:13)</w:t>
      </w:r>
      <w:r w:rsidR="00BD536F">
        <w:rPr>
          <w:sz w:val="24"/>
          <w:szCs w:val="24"/>
        </w:rPr>
        <w:t>.</w:t>
      </w:r>
      <w:r w:rsidR="0040540B" w:rsidRPr="00247DF1">
        <w:rPr>
          <w:sz w:val="24"/>
          <w:szCs w:val="24"/>
        </w:rPr>
        <w:t xml:space="preserve"> "Everyone who listens to the Father and learns from Him comes to Me" (Luke 9:35)</w:t>
      </w:r>
      <w:r w:rsidR="00BD536F">
        <w:rPr>
          <w:sz w:val="24"/>
          <w:szCs w:val="24"/>
        </w:rPr>
        <w:t>.</w:t>
      </w:r>
      <w:r w:rsidR="0040540B" w:rsidRPr="00247DF1">
        <w:rPr>
          <w:sz w:val="24"/>
          <w:szCs w:val="24"/>
        </w:rPr>
        <w:t xml:space="preserve"> "This is My SON, My chosen ONE; listen to Him!" (John 10:27)</w:t>
      </w:r>
      <w:r w:rsidR="00BD536F">
        <w:rPr>
          <w:sz w:val="24"/>
          <w:szCs w:val="24"/>
        </w:rPr>
        <w:t>.</w:t>
      </w:r>
      <w:r w:rsidR="0040540B" w:rsidRPr="00247DF1">
        <w:rPr>
          <w:sz w:val="24"/>
          <w:szCs w:val="24"/>
        </w:rPr>
        <w:t xml:space="preserve"> "My sheep hear My voice and follow Me."  </w:t>
      </w: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my instruction! 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have 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from </w:t>
      </w:r>
      <w:r w:rsidRPr="005059C8">
        <w:rPr>
          <w:rStyle w:val="s"/>
          <w:rFonts w:asciiTheme="minorHAnsi" w:hAnsiTheme="minorHAnsi" w:cstheme="minorHAnsi"/>
          <w:b/>
          <w:i/>
          <w:color w:val="000000"/>
        </w:rPr>
        <w:lastRenderedPageBreak/>
        <w:t>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We will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and they will 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2673D435" w:rsidR="0040540B" w:rsidRDefault="0040540B" w:rsidP="0040540B">
      <w:pPr>
        <w:pStyle w:val="ListParagraph"/>
        <w:ind w:left="0"/>
        <w:jc w:val="both"/>
        <w:rPr>
          <w:sz w:val="24"/>
          <w:szCs w:val="24"/>
        </w:rPr>
      </w:pPr>
      <w:r w:rsidRPr="000F33D2">
        <w:rPr>
          <w:b/>
          <w:sz w:val="28"/>
          <w:szCs w:val="28"/>
        </w:rPr>
        <w:t>Digging Deeper</w:t>
      </w:r>
      <w:r>
        <w:rPr>
          <w:b/>
          <w:sz w:val="24"/>
          <w:szCs w:val="24"/>
        </w:rPr>
        <w:t xml:space="preserve">: </w:t>
      </w:r>
      <w:r w:rsidRPr="0039786C">
        <w:rPr>
          <w:sz w:val="24"/>
          <w:szCs w:val="24"/>
        </w:rPr>
        <w:t>Matthew</w:t>
      </w:r>
      <w:r>
        <w:rPr>
          <w:sz w:val="24"/>
          <w:szCs w:val="24"/>
        </w:rPr>
        <w:t xml:space="preserve"> </w:t>
      </w:r>
      <w:r w:rsidRPr="0039786C">
        <w:rPr>
          <w:sz w:val="24"/>
          <w:szCs w:val="24"/>
        </w:rPr>
        <w:t>13:36-43; Psalm 78:1-8; 1 Peter 1:22-25; Isaiah 6:8-10</w:t>
      </w:r>
    </w:p>
    <w:p w14:paraId="44A0C940" w14:textId="77777777" w:rsidR="00981F7B" w:rsidRDefault="00981F7B" w:rsidP="0040540B">
      <w:pPr>
        <w:pStyle w:val="ListParagraph"/>
        <w:ind w:left="0"/>
        <w:jc w:val="both"/>
        <w:rPr>
          <w:sz w:val="24"/>
          <w:szCs w:val="24"/>
        </w:rPr>
      </w:pPr>
    </w:p>
    <w:p w14:paraId="3C7FA2A9" w14:textId="3485CAC0" w:rsidR="0040540B" w:rsidRPr="0033256D" w:rsidRDefault="0040540B" w:rsidP="0040540B">
      <w:pPr>
        <w:pStyle w:val="ListParagraph"/>
        <w:ind w:left="0" w:firstLine="720"/>
        <w:jc w:val="both"/>
        <w:rPr>
          <w:sz w:val="24"/>
          <w:szCs w:val="24"/>
        </w:rPr>
      </w:pPr>
      <w:r>
        <w:rPr>
          <w:sz w:val="24"/>
          <w:szCs w:val="24"/>
        </w:rPr>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w:t>
      </w:r>
      <w:r w:rsidR="00981F7B">
        <w:rPr>
          <w:sz w:val="24"/>
          <w:szCs w:val="24"/>
        </w:rPr>
        <w:t>,</w:t>
      </w:r>
      <w:r>
        <w:rPr>
          <w:sz w:val="24"/>
          <w:szCs w:val="24"/>
        </w:rPr>
        <w:t xml:space="preserve">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2EA106A2"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sidR="00BD536F">
        <w:rPr>
          <w:sz w:val="24"/>
          <w:szCs w:val="24"/>
        </w:rPr>
        <w:t>.</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2E2F0DC4" w:rsidR="0040540B" w:rsidRDefault="0040540B" w:rsidP="0040540B">
      <w:pPr>
        <w:pStyle w:val="ListParagraph"/>
        <w:ind w:left="0"/>
        <w:jc w:val="both"/>
        <w:rPr>
          <w:sz w:val="24"/>
          <w:szCs w:val="24"/>
        </w:rPr>
      </w:pPr>
      <w:r w:rsidRPr="00D2234F">
        <w:rPr>
          <w:b/>
          <w:sz w:val="28"/>
          <w:szCs w:val="28"/>
        </w:rPr>
        <w:t>Digging Deeper:</w:t>
      </w:r>
      <w:r>
        <w:rPr>
          <w:b/>
          <w:sz w:val="28"/>
          <w:szCs w:val="28"/>
        </w:rPr>
        <w:t xml:space="preserve"> </w:t>
      </w:r>
      <w:r w:rsidRPr="00C059CE">
        <w:rPr>
          <w:sz w:val="24"/>
          <w:szCs w:val="24"/>
        </w:rPr>
        <w:t>John 14:23-24,</w:t>
      </w:r>
      <w:r>
        <w:rPr>
          <w:sz w:val="24"/>
          <w:szCs w:val="24"/>
        </w:rPr>
        <w:t xml:space="preserve"> 15:14-16,</w:t>
      </w:r>
      <w:r w:rsidRPr="00C059CE">
        <w:rPr>
          <w:sz w:val="24"/>
          <w:szCs w:val="24"/>
        </w:rPr>
        <w:t xml:space="preserve"> 16:1-16; Matthew 4:9, 28:18-20; 1 Corinthians</w:t>
      </w:r>
      <w:r>
        <w:rPr>
          <w:sz w:val="24"/>
          <w:szCs w:val="24"/>
        </w:rPr>
        <w:t xml:space="preserve"> 2:6-15,</w:t>
      </w:r>
      <w:r w:rsidRPr="00C059CE">
        <w:rPr>
          <w:sz w:val="24"/>
          <w:szCs w:val="24"/>
        </w:rPr>
        <w:t xml:space="preserve"> 5:11-20</w:t>
      </w:r>
      <w:r>
        <w:rPr>
          <w:sz w:val="24"/>
          <w:szCs w:val="24"/>
        </w:rPr>
        <w:t>; Isaiah 60:1-5</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23C1F92A" w:rsidR="00C837F7" w:rsidRDefault="00C837F7" w:rsidP="0040540B">
      <w:pPr>
        <w:pStyle w:val="ListParagraph"/>
        <w:ind w:left="0"/>
        <w:jc w:val="both"/>
        <w:rPr>
          <w:sz w:val="24"/>
          <w:szCs w:val="24"/>
        </w:rPr>
      </w:pPr>
    </w:p>
    <w:p w14:paraId="63808B42" w14:textId="46902A6D" w:rsidR="00981F7B" w:rsidRDefault="00981F7B" w:rsidP="0040540B">
      <w:pPr>
        <w:pStyle w:val="ListParagraph"/>
        <w:ind w:left="0"/>
        <w:jc w:val="both"/>
        <w:rPr>
          <w:sz w:val="24"/>
          <w:szCs w:val="24"/>
        </w:rPr>
      </w:pPr>
    </w:p>
    <w:p w14:paraId="23B868C0" w14:textId="70E273C8" w:rsidR="00981F7B" w:rsidRDefault="00981F7B" w:rsidP="0040540B">
      <w:pPr>
        <w:pStyle w:val="ListParagraph"/>
        <w:ind w:left="0"/>
        <w:jc w:val="both"/>
        <w:rPr>
          <w:sz w:val="24"/>
          <w:szCs w:val="24"/>
        </w:rPr>
      </w:pPr>
    </w:p>
    <w:p w14:paraId="3A80A75C" w14:textId="7B6D04C1" w:rsidR="00981F7B" w:rsidRDefault="00981F7B" w:rsidP="0040540B">
      <w:pPr>
        <w:pStyle w:val="ListParagraph"/>
        <w:ind w:left="0"/>
        <w:jc w:val="both"/>
        <w:rPr>
          <w:sz w:val="24"/>
          <w:szCs w:val="24"/>
        </w:rPr>
      </w:pPr>
    </w:p>
    <w:p w14:paraId="205C48CB" w14:textId="571ED1A7" w:rsidR="00981F7B" w:rsidRDefault="00981F7B" w:rsidP="0040540B">
      <w:pPr>
        <w:pStyle w:val="ListParagraph"/>
        <w:ind w:left="0"/>
        <w:jc w:val="both"/>
        <w:rPr>
          <w:sz w:val="24"/>
          <w:szCs w:val="24"/>
        </w:rPr>
      </w:pPr>
    </w:p>
    <w:p w14:paraId="545DCBEF" w14:textId="5B79417D" w:rsidR="00981F7B" w:rsidRDefault="00981F7B" w:rsidP="0040540B">
      <w:pPr>
        <w:pStyle w:val="ListParagraph"/>
        <w:ind w:left="0"/>
        <w:jc w:val="both"/>
        <w:rPr>
          <w:sz w:val="24"/>
          <w:szCs w:val="24"/>
        </w:rPr>
      </w:pPr>
    </w:p>
    <w:p w14:paraId="55D23B9D" w14:textId="71019954" w:rsidR="00981F7B" w:rsidRDefault="00981F7B" w:rsidP="0040540B">
      <w:pPr>
        <w:pStyle w:val="ListParagraph"/>
        <w:ind w:left="0"/>
        <w:jc w:val="both"/>
        <w:rPr>
          <w:sz w:val="24"/>
          <w:szCs w:val="24"/>
        </w:rPr>
      </w:pPr>
    </w:p>
    <w:p w14:paraId="65641922" w14:textId="7D856BB3" w:rsidR="00981F7B" w:rsidRDefault="00981F7B" w:rsidP="0040540B">
      <w:pPr>
        <w:pStyle w:val="ListParagraph"/>
        <w:ind w:left="0"/>
        <w:jc w:val="both"/>
        <w:rPr>
          <w:sz w:val="24"/>
          <w:szCs w:val="24"/>
        </w:rPr>
      </w:pPr>
    </w:p>
    <w:p w14:paraId="0281AD23" w14:textId="77777777" w:rsidR="00981F7B" w:rsidRDefault="00981F7B" w:rsidP="0040540B">
      <w:pPr>
        <w:pStyle w:val="ListParagraph"/>
        <w:ind w:left="0"/>
        <w:jc w:val="both"/>
        <w:rPr>
          <w:sz w:val="24"/>
          <w:szCs w:val="24"/>
        </w:rPr>
      </w:pPr>
    </w:p>
    <w:p w14:paraId="7F2EC359" w14:textId="62899F21" w:rsidR="00C837F7" w:rsidRDefault="00C837F7" w:rsidP="0040540B">
      <w:pPr>
        <w:pStyle w:val="ListParagraph"/>
        <w:ind w:left="0"/>
        <w:jc w:val="both"/>
        <w:rPr>
          <w:sz w:val="24"/>
          <w:szCs w:val="24"/>
        </w:rPr>
      </w:pPr>
    </w:p>
    <w:p w14:paraId="54AAACF3" w14:textId="77777777" w:rsidR="00CC6A1E" w:rsidRDefault="00CC6A1E" w:rsidP="0040540B">
      <w:pPr>
        <w:pStyle w:val="ListParagraph"/>
        <w:ind w:left="0"/>
        <w:jc w:val="both"/>
        <w:rPr>
          <w:sz w:val="24"/>
          <w:szCs w:val="24"/>
        </w:rPr>
      </w:pPr>
    </w:p>
    <w:p w14:paraId="542EC586" w14:textId="63A0B450" w:rsidR="00C837F7" w:rsidRDefault="00C837F7" w:rsidP="0040540B">
      <w:pPr>
        <w:pStyle w:val="ListParagraph"/>
        <w:ind w:left="0"/>
        <w:jc w:val="both"/>
        <w:rPr>
          <w:sz w:val="24"/>
          <w:szCs w:val="24"/>
        </w:rPr>
      </w:pPr>
    </w:p>
    <w:p w14:paraId="27325BCC" w14:textId="2F4C8700" w:rsidR="000D27C3" w:rsidRDefault="000D27C3" w:rsidP="0040540B">
      <w:pPr>
        <w:pStyle w:val="ListParagraph"/>
        <w:ind w:left="0"/>
        <w:jc w:val="both"/>
        <w:rPr>
          <w:sz w:val="24"/>
          <w:szCs w:val="24"/>
        </w:rPr>
      </w:pPr>
    </w:p>
    <w:p w14:paraId="25E3C812" w14:textId="53543B4B" w:rsidR="000D27C3" w:rsidRDefault="000D27C3" w:rsidP="0040540B">
      <w:pPr>
        <w:pStyle w:val="ListParagraph"/>
        <w:ind w:left="0"/>
        <w:jc w:val="both"/>
        <w:rPr>
          <w:sz w:val="24"/>
          <w:szCs w:val="24"/>
        </w:rPr>
      </w:pPr>
    </w:p>
    <w:p w14:paraId="6173A0C2" w14:textId="0FAB220F" w:rsidR="000D27C3" w:rsidRDefault="000D27C3" w:rsidP="0040540B">
      <w:pPr>
        <w:pStyle w:val="ListParagraph"/>
        <w:ind w:left="0"/>
        <w:jc w:val="both"/>
        <w:rPr>
          <w:sz w:val="24"/>
          <w:szCs w:val="24"/>
        </w:rPr>
      </w:pPr>
    </w:p>
    <w:p w14:paraId="33465219" w14:textId="77777777" w:rsidR="000D27C3" w:rsidRDefault="000D27C3" w:rsidP="0040540B">
      <w:pPr>
        <w:pStyle w:val="ListParagraph"/>
        <w:ind w:left="0"/>
        <w:jc w:val="both"/>
        <w:rPr>
          <w:sz w:val="24"/>
          <w:szCs w:val="24"/>
        </w:rPr>
      </w:pPr>
    </w:p>
    <w:p w14:paraId="1179C272" w14:textId="0C893044" w:rsidR="00641750" w:rsidRDefault="00641750" w:rsidP="0040540B">
      <w:pPr>
        <w:pStyle w:val="ListParagraph"/>
        <w:ind w:left="0"/>
        <w:jc w:val="both"/>
        <w:rPr>
          <w:sz w:val="24"/>
          <w:szCs w:val="24"/>
        </w:rPr>
      </w:pPr>
    </w:p>
    <w:p w14:paraId="060D632B" w14:textId="35D9CA04" w:rsidR="00641750" w:rsidRDefault="00641750" w:rsidP="0040540B">
      <w:pPr>
        <w:pStyle w:val="ListParagraph"/>
        <w:ind w:left="0"/>
        <w:jc w:val="both"/>
        <w:rPr>
          <w:sz w:val="24"/>
          <w:szCs w:val="24"/>
        </w:rPr>
      </w:pPr>
    </w:p>
    <w:p w14:paraId="7F27D956" w14:textId="40366416" w:rsidR="00641750" w:rsidRDefault="00641750" w:rsidP="0040540B">
      <w:pPr>
        <w:pStyle w:val="ListParagraph"/>
        <w:ind w:left="0"/>
        <w:jc w:val="both"/>
        <w:rPr>
          <w:sz w:val="24"/>
          <w:szCs w:val="24"/>
        </w:rPr>
      </w:pPr>
    </w:p>
    <w:p w14:paraId="01AA830D" w14:textId="13DF494D" w:rsidR="00641750" w:rsidRDefault="00641750"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8C64DF0" w14:textId="5DBBE0F3" w:rsidR="0040540B" w:rsidRPr="009A4311" w:rsidRDefault="0040540B" w:rsidP="0037103A">
      <w:pPr>
        <w:pStyle w:val="ListParagraph"/>
        <w:numPr>
          <w:ilvl w:val="0"/>
          <w:numId w:val="50"/>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37103A">
      <w:pPr>
        <w:pStyle w:val="ListParagraph"/>
        <w:numPr>
          <w:ilvl w:val="0"/>
          <w:numId w:val="50"/>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37103A">
      <w:pPr>
        <w:pStyle w:val="ListParagraph"/>
        <w:numPr>
          <w:ilvl w:val="0"/>
          <w:numId w:val="50"/>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37103A">
      <w:pPr>
        <w:pStyle w:val="ListParagraph"/>
        <w:numPr>
          <w:ilvl w:val="0"/>
          <w:numId w:val="50"/>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37103A">
      <w:pPr>
        <w:pStyle w:val="ListParagraph"/>
        <w:numPr>
          <w:ilvl w:val="0"/>
          <w:numId w:val="50"/>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37103A">
      <w:pPr>
        <w:pStyle w:val="ListParagraph"/>
        <w:numPr>
          <w:ilvl w:val="0"/>
          <w:numId w:val="50"/>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w:t>
      </w:r>
      <w:r w:rsidR="009A4311">
        <w:rPr>
          <w:sz w:val="24"/>
          <w:szCs w:val="24"/>
        </w:rPr>
        <w:lastRenderedPageBreak/>
        <w:t>______________________________________________________________________________________________________________________________________________________</w:t>
      </w:r>
    </w:p>
    <w:p w14:paraId="11E977A2" w14:textId="602E7F71" w:rsidR="0040540B" w:rsidRPr="00FA3276" w:rsidRDefault="0040540B" w:rsidP="0037103A">
      <w:pPr>
        <w:pStyle w:val="ListParagraph"/>
        <w:numPr>
          <w:ilvl w:val="0"/>
          <w:numId w:val="50"/>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37103A">
      <w:pPr>
        <w:pStyle w:val="ListParagraph"/>
        <w:numPr>
          <w:ilvl w:val="0"/>
          <w:numId w:val="50"/>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37103A">
      <w:pPr>
        <w:pStyle w:val="ListParagraph"/>
        <w:numPr>
          <w:ilvl w:val="0"/>
          <w:numId w:val="50"/>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37103A">
      <w:pPr>
        <w:pStyle w:val="ListParagraph"/>
        <w:numPr>
          <w:ilvl w:val="0"/>
          <w:numId w:val="50"/>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1371F1">
      <w:pPr>
        <w:pStyle w:val="paragraph"/>
        <w:numPr>
          <w:ilvl w:val="0"/>
          <w:numId w:val="13"/>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lastRenderedPageBreak/>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6BB231C8" w:rsidR="00AD0ED1" w:rsidRDefault="00AD0ED1" w:rsidP="00AD0ED1">
      <w:pPr>
        <w:jc w:val="center"/>
        <w:rPr>
          <w:rFonts w:ascii="Edwardian Script ITC" w:hAnsi="Edwardian Script ITC"/>
          <w:b/>
          <w:sz w:val="72"/>
          <w:szCs w:val="72"/>
        </w:rPr>
      </w:pPr>
    </w:p>
    <w:p w14:paraId="2E2CBDB1" w14:textId="582F7F02" w:rsidR="00EE6FAB" w:rsidRDefault="00EE6FAB" w:rsidP="00AD0ED1">
      <w:pPr>
        <w:jc w:val="center"/>
        <w:rPr>
          <w:rFonts w:ascii="Edwardian Script ITC" w:hAnsi="Edwardian Script ITC"/>
          <w:b/>
          <w:sz w:val="72"/>
          <w:szCs w:val="72"/>
        </w:rPr>
      </w:pPr>
    </w:p>
    <w:p w14:paraId="31285ACD" w14:textId="63C4771A" w:rsidR="00EE6FAB" w:rsidRDefault="00EE6FAB" w:rsidP="00AD0ED1">
      <w:pPr>
        <w:jc w:val="center"/>
        <w:rPr>
          <w:rFonts w:ascii="Edwardian Script ITC" w:hAnsi="Edwardian Script ITC"/>
          <w:b/>
          <w:sz w:val="72"/>
          <w:szCs w:val="72"/>
        </w:rPr>
      </w:pPr>
    </w:p>
    <w:p w14:paraId="031A1A22" w14:textId="01EC5B2A" w:rsidR="003571EF" w:rsidRDefault="003571EF" w:rsidP="00AD0ED1">
      <w:pPr>
        <w:jc w:val="center"/>
        <w:rPr>
          <w:rFonts w:ascii="Edwardian Script ITC" w:hAnsi="Edwardian Script ITC"/>
          <w:b/>
          <w:sz w:val="72"/>
          <w:szCs w:val="72"/>
        </w:rPr>
      </w:pPr>
    </w:p>
    <w:p w14:paraId="637205F0" w14:textId="61149516" w:rsidR="003571EF" w:rsidRDefault="003571EF" w:rsidP="00AD0ED1">
      <w:pPr>
        <w:jc w:val="center"/>
        <w:rPr>
          <w:rFonts w:ascii="Edwardian Script ITC" w:hAnsi="Edwardian Script ITC"/>
          <w:b/>
          <w:sz w:val="72"/>
          <w:szCs w:val="72"/>
        </w:rPr>
      </w:pPr>
    </w:p>
    <w:p w14:paraId="2618BF1E" w14:textId="77777777" w:rsidR="003571EF" w:rsidRDefault="003571EF" w:rsidP="00C42043">
      <w:pPr>
        <w:jc w:val="center"/>
        <w:rPr>
          <w:rFonts w:ascii="Edwardian Script ITC" w:hAnsi="Edwardian Script ITC"/>
          <w:b/>
          <w:bCs/>
          <w:sz w:val="72"/>
          <w:szCs w:val="72"/>
        </w:rPr>
      </w:pPr>
    </w:p>
    <w:p w14:paraId="70FFD908" w14:textId="07215DD1" w:rsidR="00C42043" w:rsidRPr="00777C6E" w:rsidRDefault="00C42043" w:rsidP="00C42043">
      <w:pPr>
        <w:jc w:val="center"/>
        <w:rPr>
          <w:rFonts w:ascii="Edwardian Script ITC" w:hAnsi="Edwardian Script ITC"/>
          <w:b/>
          <w:sz w:val="72"/>
          <w:szCs w:val="72"/>
        </w:rPr>
      </w:pPr>
      <w:r w:rsidRPr="00777C6E">
        <w:rPr>
          <w:rFonts w:ascii="Edwardian Script ITC" w:hAnsi="Edwardian Script ITC"/>
          <w:b/>
          <w:bCs/>
          <w:sz w:val="72"/>
          <w:szCs w:val="72"/>
        </w:rPr>
        <w:t>Betrothed to One Husband</w:t>
      </w:r>
    </w:p>
    <w:p w14:paraId="223605F0" w14:textId="77777777" w:rsidR="00C42043" w:rsidRPr="0014162F" w:rsidRDefault="00C42043" w:rsidP="00C42043">
      <w:pPr>
        <w:jc w:val="center"/>
        <w:rPr>
          <w:b/>
          <w:sz w:val="28"/>
          <w:szCs w:val="28"/>
        </w:rPr>
      </w:pPr>
      <w:r w:rsidRPr="5897EC05">
        <w:rPr>
          <w:b/>
          <w:bCs/>
          <w:sz w:val="28"/>
          <w:szCs w:val="28"/>
        </w:rPr>
        <w:t xml:space="preserve">Key Passages </w:t>
      </w:r>
    </w:p>
    <w:p w14:paraId="0D8E8FBF" w14:textId="77777777" w:rsidR="00C42043" w:rsidRPr="0001629F" w:rsidRDefault="00C42043" w:rsidP="00C42043">
      <w:pPr>
        <w:spacing w:after="0"/>
        <w:jc w:val="center"/>
        <w:rPr>
          <w:b/>
          <w:bCs/>
          <w:iCs/>
          <w:sz w:val="24"/>
          <w:szCs w:val="24"/>
        </w:rPr>
      </w:pPr>
      <w:r w:rsidRPr="0001629F">
        <w:rPr>
          <w:b/>
          <w:bCs/>
          <w:iCs/>
          <w:sz w:val="24"/>
          <w:szCs w:val="24"/>
        </w:rPr>
        <w:t>Ephesians 4:12-14 (NET)</w:t>
      </w:r>
    </w:p>
    <w:p w14:paraId="312D57C6" w14:textId="77777777" w:rsidR="00C42043" w:rsidRDefault="00C42043" w:rsidP="00C4204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112"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113"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338D020D" w14:textId="77777777" w:rsidR="00C42043" w:rsidRPr="0001629F" w:rsidRDefault="00C42043" w:rsidP="00C42043">
      <w:pPr>
        <w:spacing w:after="0"/>
        <w:jc w:val="center"/>
        <w:rPr>
          <w:rFonts w:asciiTheme="minorHAnsi" w:hAnsiTheme="minorHAnsi" w:cstheme="minorHAnsi"/>
          <w:b/>
          <w:i/>
          <w:sz w:val="24"/>
          <w:szCs w:val="24"/>
        </w:rPr>
      </w:pPr>
    </w:p>
    <w:p w14:paraId="43946C43" w14:textId="77777777"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lastRenderedPageBreak/>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77777777"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in </w:t>
      </w:r>
      <w:r w:rsidRPr="000D1E2F">
        <w:rPr>
          <w:bCs/>
          <w:noProof/>
          <w:sz w:val="24"/>
          <w:szCs w:val="24"/>
        </w:rPr>
        <w:t>Ephesus</w:t>
      </w:r>
      <w:r>
        <w:rPr>
          <w:bCs/>
          <w:sz w:val="24"/>
          <w:szCs w:val="24"/>
        </w:rPr>
        <w:t xml:space="preserve">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77777777"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Pr>
          <w:sz w:val="24"/>
          <w:szCs w:val="24"/>
        </w:rPr>
        <w:t xml:space="preserve"> </w:t>
      </w:r>
      <w:r w:rsidRPr="00FF0075">
        <w:rPr>
          <w:sz w:val="24"/>
          <w:szCs w:val="24"/>
        </w:rPr>
        <w:t>live in ignorance</w:t>
      </w:r>
      <w:r>
        <w:rPr>
          <w:sz w:val="24"/>
          <w:szCs w:val="24"/>
        </w:rPr>
        <w:t xml:space="preserve"> about sound doctrine. 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114"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115"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77777777" w:rsidR="00C42043" w:rsidRDefault="00C42043" w:rsidP="00C42043">
      <w:pPr>
        <w:ind w:firstLine="720"/>
        <w:jc w:val="both"/>
        <w:rPr>
          <w:sz w:val="24"/>
          <w:szCs w:val="24"/>
        </w:rPr>
      </w:pPr>
      <w:r w:rsidRPr="00B2489B">
        <w:rPr>
          <w:rFonts w:asciiTheme="minorHAnsi" w:hAnsiTheme="minorHAnsi" w:cstheme="minorHAnsi"/>
          <w:bCs/>
          <w:sz w:val="24"/>
          <w:szCs w:val="24"/>
        </w:rPr>
        <w:lastRenderedPageBreak/>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And so, t</w:t>
      </w:r>
      <w:r w:rsidRPr="00FF0075">
        <w:rPr>
          <w:sz w:val="24"/>
          <w:szCs w:val="24"/>
        </w:rPr>
        <w:t xml:space="preserve">he </w:t>
      </w:r>
      <w:r>
        <w:rPr>
          <w:sz w:val="24"/>
          <w:szCs w:val="24"/>
        </w:rPr>
        <w:t>aim</w:t>
      </w:r>
      <w:r w:rsidRPr="00FF0075">
        <w:rPr>
          <w:sz w:val="24"/>
          <w:szCs w:val="24"/>
        </w:rPr>
        <w:t xml:space="preserve"> of this lesson is to equip believers with the essential doctrines</w:t>
      </w:r>
      <w:r>
        <w:rPr>
          <w:sz w:val="24"/>
          <w:szCs w:val="24"/>
        </w:rPr>
        <w:t xml:space="preserve"> (teachings)</w:t>
      </w:r>
      <w:r w:rsidRPr="00FF0075">
        <w:rPr>
          <w:sz w:val="24"/>
          <w:szCs w:val="24"/>
        </w:rPr>
        <w:t xml:space="preserve"> of the </w:t>
      </w:r>
      <w:r w:rsidRPr="00042FE8">
        <w:rPr>
          <w:noProof/>
          <w:sz w:val="24"/>
          <w:szCs w:val="24"/>
        </w:rPr>
        <w:t>faith</w:t>
      </w:r>
      <w:r w:rsidRPr="00FF0075">
        <w:rPr>
          <w:sz w:val="24"/>
          <w:szCs w:val="24"/>
        </w:rPr>
        <w:t xml:space="preserve"> and help them learn to identify false teachers, </w:t>
      </w:r>
      <w:r w:rsidRPr="00F54F9F">
        <w:rPr>
          <w:noProof/>
          <w:sz w:val="24"/>
          <w:szCs w:val="24"/>
        </w:rPr>
        <w:t>prophets</w:t>
      </w:r>
      <w:r w:rsidRPr="00FF0075">
        <w:rPr>
          <w:sz w:val="24"/>
          <w:szCs w:val="24"/>
        </w:rPr>
        <w:t xml:space="preserve"> and heretics.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116"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77777777"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crucial that He 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Paul was deeply concerned about their devotional, as well as, doctrinal purity.</w:t>
      </w:r>
      <w:r>
        <w:rPr>
          <w:sz w:val="24"/>
          <w:szCs w:val="24"/>
        </w:rPr>
        <w:t xml:space="preserve"> </w:t>
      </w: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117"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118"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119"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77777777" w:rsidR="00C42043" w:rsidRDefault="00C42043" w:rsidP="00C42043">
      <w:pPr>
        <w:spacing w:after="0"/>
        <w:ind w:firstLine="720"/>
        <w:jc w:val="both"/>
        <w:rPr>
          <w:sz w:val="24"/>
          <w:szCs w:val="24"/>
        </w:rPr>
      </w:pPr>
      <w:r w:rsidRPr="005318D4">
        <w:rPr>
          <w:bCs/>
          <w:sz w:val="24"/>
          <w:szCs w:val="24"/>
        </w:rPr>
        <w:t>Not knowing if he would ever see them again this side of heaven,</w:t>
      </w:r>
      <w:r w:rsidRPr="00D05380">
        <w:rPr>
          <w:bCs/>
          <w:sz w:val="24"/>
          <w:szCs w:val="24"/>
        </w:rPr>
        <w:t xml:space="preserve"> </w:t>
      </w:r>
      <w:r>
        <w:rPr>
          <w:bCs/>
          <w:sz w:val="24"/>
          <w:szCs w:val="24"/>
        </w:rPr>
        <w:t>i</w:t>
      </w:r>
      <w:r w:rsidRPr="005318D4">
        <w:rPr>
          <w:bCs/>
          <w:sz w:val="24"/>
          <w:szCs w:val="24"/>
        </w:rPr>
        <w:t xml:space="preserve">magine how Paul must have felt as he bid farewell to the saints at Ephesus. </w:t>
      </w:r>
      <w:r>
        <w:rPr>
          <w:bCs/>
          <w:sz w:val="24"/>
          <w:szCs w:val="24"/>
        </w:rPr>
        <w:t>T</w:t>
      </w:r>
      <w:r w:rsidRPr="005318D4">
        <w:rPr>
          <w:bCs/>
          <w:sz w:val="24"/>
          <w:szCs w:val="24"/>
        </w:rPr>
        <w:t xml:space="preserve">he emotions in his </w:t>
      </w:r>
      <w:r>
        <w:rPr>
          <w:bCs/>
          <w:sz w:val="24"/>
          <w:szCs w:val="24"/>
        </w:rPr>
        <w:t>departing remarks</w:t>
      </w:r>
      <w:r w:rsidRPr="005318D4">
        <w:rPr>
          <w:bCs/>
          <w:sz w:val="24"/>
          <w:szCs w:val="24"/>
        </w:rPr>
        <w:t xml:space="preserve"> are unmistakable</w:t>
      </w:r>
      <w:r>
        <w:rPr>
          <w:bCs/>
          <w:sz w:val="24"/>
          <w:szCs w:val="24"/>
        </w:rPr>
        <w:t xml:space="preserve">—he </w:t>
      </w:r>
      <w:r w:rsidRPr="005318D4">
        <w:rPr>
          <w:bCs/>
          <w:sz w:val="24"/>
          <w:szCs w:val="24"/>
        </w:rPr>
        <w:t>loved them.</w:t>
      </w:r>
      <w:r>
        <w:rPr>
          <w:bCs/>
          <w:sz w:val="24"/>
          <w:szCs w:val="24"/>
        </w:rPr>
        <w:t xml:space="preserve"> And because he did, </w:t>
      </w:r>
      <w:r>
        <w:rPr>
          <w:sz w:val="24"/>
          <w:szCs w:val="24"/>
        </w:rPr>
        <w:t>Paul</w:t>
      </w:r>
      <w:r w:rsidRPr="005318D4">
        <w:rPr>
          <w:sz w:val="24"/>
          <w:szCs w:val="24"/>
        </w:rPr>
        <w:t xml:space="preserve"> prophetically </w:t>
      </w:r>
      <w:r w:rsidRPr="5897EC05">
        <w:rPr>
          <w:sz w:val="24"/>
          <w:szCs w:val="24"/>
        </w:rPr>
        <w:t xml:space="preserve">warned the </w:t>
      </w:r>
      <w:r>
        <w:rPr>
          <w:sz w:val="24"/>
          <w:szCs w:val="24"/>
        </w:rPr>
        <w:t>s</w:t>
      </w:r>
      <w:r w:rsidRPr="5897EC05">
        <w:rPr>
          <w:sz w:val="24"/>
          <w:szCs w:val="24"/>
        </w:rPr>
        <w:t>aints to be</w:t>
      </w:r>
      <w:r>
        <w:rPr>
          <w:sz w:val="24"/>
          <w:szCs w:val="24"/>
        </w:rPr>
        <w:t xml:space="preserve"> on guard against</w:t>
      </w:r>
      <w:r w:rsidRPr="00F54F9F">
        <w:rPr>
          <w:noProof/>
          <w:sz w:val="24"/>
          <w:szCs w:val="24"/>
        </w:rPr>
        <w:t xml:space="preserve"> “savage</w:t>
      </w:r>
      <w:r w:rsidRPr="5897EC05">
        <w:rPr>
          <w:sz w:val="24"/>
          <w:szCs w:val="24"/>
        </w:rPr>
        <w:t xml:space="preserve"> wolves” </w:t>
      </w:r>
      <w:r>
        <w:rPr>
          <w:sz w:val="24"/>
          <w:szCs w:val="24"/>
        </w:rPr>
        <w:t xml:space="preserve">who </w:t>
      </w:r>
      <w:r w:rsidRPr="5897EC05">
        <w:rPr>
          <w:sz w:val="24"/>
          <w:szCs w:val="24"/>
        </w:rPr>
        <w:t>would infiltrate the church</w:t>
      </w:r>
      <w:r>
        <w:rPr>
          <w:sz w:val="24"/>
          <w:szCs w:val="24"/>
        </w:rPr>
        <w:t xml:space="preserve"> after he left. Sure enough, w</w:t>
      </w:r>
      <w:r w:rsidRPr="5897EC05">
        <w:rPr>
          <w:sz w:val="24"/>
          <w:szCs w:val="24"/>
        </w:rPr>
        <w:t xml:space="preserve">hen Timothy was the </w:t>
      </w:r>
      <w:r>
        <w:rPr>
          <w:sz w:val="24"/>
          <w:szCs w:val="24"/>
        </w:rPr>
        <w:t>p</w:t>
      </w:r>
      <w:r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120"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077800C2" w14:textId="77777777" w:rsidR="00C42043" w:rsidRPr="00D8530C"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p>
    <w:p w14:paraId="21C1B924" w14:textId="570DE120" w:rsidR="00C42043" w:rsidRDefault="00C42043" w:rsidP="00C42043">
      <w:pPr>
        <w:spacing w:after="0"/>
        <w:ind w:firstLine="720"/>
        <w:jc w:val="both"/>
        <w:rPr>
          <w:sz w:val="24"/>
          <w:szCs w:val="24"/>
        </w:rPr>
      </w:pPr>
      <w:r w:rsidRPr="005318D4">
        <w:rPr>
          <w:sz w:val="24"/>
          <w:szCs w:val="24"/>
        </w:rPr>
        <w:t>Throughout the Bible, God is portraye</w:t>
      </w:r>
      <w:r>
        <w:rPr>
          <w:sz w:val="24"/>
          <w:szCs w:val="24"/>
        </w:rPr>
        <w:t xml:space="preserve">d as the Husband of His people—it </w:t>
      </w:r>
      <w:r w:rsidRPr="005318D4">
        <w:rPr>
          <w:sz w:val="24"/>
          <w:szCs w:val="24"/>
        </w:rPr>
        <w:t>is one of His self-descriptions</w:t>
      </w:r>
      <w:r>
        <w:rPr>
          <w:sz w:val="24"/>
          <w:szCs w:val="24"/>
        </w:rPr>
        <w:t xml:space="preserve"> (Hosea 2:14-3:2; Isaiah 54:5)</w:t>
      </w:r>
      <w:r w:rsidRPr="005318D4">
        <w:rPr>
          <w:sz w:val="24"/>
          <w:szCs w:val="24"/>
        </w:rPr>
        <w:t xml:space="preserve">. </w:t>
      </w:r>
      <w:r>
        <w:rPr>
          <w:sz w:val="24"/>
          <w:szCs w:val="24"/>
        </w:rPr>
        <w:t>A</w:t>
      </w:r>
      <w:r w:rsidRPr="005318D4">
        <w:rPr>
          <w:sz w:val="24"/>
          <w:szCs w:val="24"/>
        </w:rPr>
        <w:t>s we know, Paul unveiled a divine mystery that the church is, if fact, the bride of Christ. Therefore, it’s no surprise that he would choose this analogy in his rebuke of the saints</w:t>
      </w:r>
      <w:r>
        <w:rPr>
          <w:sz w:val="24"/>
          <w:szCs w:val="24"/>
        </w:rPr>
        <w:t xml:space="preserve"> in Corinth</w:t>
      </w:r>
      <w:r w:rsidRPr="005318D4">
        <w:rPr>
          <w:sz w:val="24"/>
          <w:szCs w:val="24"/>
        </w:rPr>
        <w:t xml:space="preserve">. </w:t>
      </w:r>
      <w:r>
        <w:rPr>
          <w:sz w:val="24"/>
          <w:szCs w:val="24"/>
        </w:rPr>
        <w:t xml:space="preserve"> </w:t>
      </w:r>
    </w:p>
    <w:p w14:paraId="4A826B61" w14:textId="77777777" w:rsidR="00E36C5B" w:rsidRDefault="00E36C5B" w:rsidP="00C42043">
      <w:pPr>
        <w:spacing w:after="0"/>
        <w:ind w:firstLine="720"/>
        <w:jc w:val="both"/>
        <w:rPr>
          <w:sz w:val="24"/>
          <w:szCs w:val="24"/>
        </w:rPr>
      </w:pPr>
    </w:p>
    <w:p w14:paraId="6E547FCA" w14:textId="2CD66594" w:rsidR="00C837F7" w:rsidRDefault="00C837F7" w:rsidP="00C42043">
      <w:pPr>
        <w:spacing w:after="0"/>
        <w:ind w:firstLine="720"/>
        <w:jc w:val="both"/>
        <w:rPr>
          <w:sz w:val="24"/>
          <w:szCs w:val="24"/>
        </w:rPr>
      </w:pPr>
    </w:p>
    <w:p w14:paraId="1FE8696E" w14:textId="77777777" w:rsidR="00C42043" w:rsidRPr="00591F69" w:rsidRDefault="00C42043" w:rsidP="00C42043">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32216226"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45BF26B1"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513C3ACD" w14:textId="77777777" w:rsidR="00C42043" w:rsidRDefault="00C42043" w:rsidP="00C42043">
      <w:pPr>
        <w:ind w:firstLine="720"/>
        <w:jc w:val="both"/>
        <w:rPr>
          <w:sz w:val="24"/>
          <w:szCs w:val="24"/>
        </w:rPr>
      </w:pPr>
      <w:r>
        <w:rPr>
          <w:sz w:val="24"/>
          <w:szCs w:val="24"/>
        </w:rPr>
        <w:lastRenderedPageBreak/>
        <w:t>Unlike the</w:t>
      </w:r>
      <w:r w:rsidRPr="00496946">
        <w:rPr>
          <w:sz w:val="24"/>
          <w:szCs w:val="24"/>
        </w:rPr>
        <w:t xml:space="preserve"> </w:t>
      </w:r>
      <w:r w:rsidRPr="00911B7E">
        <w:rPr>
          <w:sz w:val="24"/>
          <w:szCs w:val="24"/>
        </w:rPr>
        <w:t xml:space="preserve">Corinthian </w:t>
      </w:r>
      <w:r>
        <w:rPr>
          <w:sz w:val="24"/>
          <w:szCs w:val="24"/>
        </w:rPr>
        <w:t>Church, the</w:t>
      </w:r>
      <w:r w:rsidRPr="00911B7E">
        <w:rPr>
          <w:sz w:val="24"/>
          <w:szCs w:val="24"/>
        </w:rPr>
        <w:t xml:space="preserve"> </w:t>
      </w:r>
      <w:r>
        <w:rPr>
          <w:sz w:val="24"/>
          <w:szCs w:val="24"/>
        </w:rPr>
        <w:t xml:space="preserve">saints at Ephesus </w:t>
      </w:r>
      <w:r w:rsidRPr="00911B7E">
        <w:rPr>
          <w:sz w:val="24"/>
          <w:szCs w:val="24"/>
        </w:rPr>
        <w:t>w</w:t>
      </w:r>
      <w:r>
        <w:rPr>
          <w:sz w:val="24"/>
          <w:szCs w:val="24"/>
        </w:rPr>
        <w:t>ere</w:t>
      </w:r>
      <w:r w:rsidRPr="00911B7E">
        <w:rPr>
          <w:sz w:val="24"/>
          <w:szCs w:val="24"/>
        </w:rPr>
        <w:t xml:space="preserve"> </w:t>
      </w:r>
      <w:r>
        <w:rPr>
          <w:sz w:val="24"/>
          <w:szCs w:val="24"/>
        </w:rPr>
        <w:t>so rooted in sound doctrine, they were the</w:t>
      </w:r>
      <w:r w:rsidRPr="00911B7E">
        <w:rPr>
          <w:sz w:val="24"/>
          <w:szCs w:val="24"/>
        </w:rPr>
        <w:t xml:space="preserve"> only </w:t>
      </w:r>
      <w:r>
        <w:rPr>
          <w:sz w:val="24"/>
          <w:szCs w:val="24"/>
        </w:rPr>
        <w:t>Church</w:t>
      </w:r>
      <w:r w:rsidRPr="00911B7E">
        <w:rPr>
          <w:sz w:val="24"/>
          <w:szCs w:val="24"/>
        </w:rPr>
        <w:t xml:space="preserve"> </w:t>
      </w:r>
      <w:r>
        <w:rPr>
          <w:sz w:val="24"/>
          <w:szCs w:val="24"/>
        </w:rPr>
        <w:t>that</w:t>
      </w:r>
      <w:r w:rsidRPr="00911B7E">
        <w:rPr>
          <w:sz w:val="24"/>
          <w:szCs w:val="24"/>
        </w:rPr>
        <w:t xml:space="preserve"> Paul did not </w:t>
      </w:r>
      <w:r>
        <w:rPr>
          <w:sz w:val="24"/>
          <w:szCs w:val="24"/>
        </w:rPr>
        <w:t xml:space="preserve">rebuke for </w:t>
      </w:r>
      <w:r w:rsidRPr="00911B7E">
        <w:rPr>
          <w:sz w:val="24"/>
          <w:szCs w:val="24"/>
        </w:rPr>
        <w:t>heresy</w:t>
      </w:r>
      <w:r>
        <w:rPr>
          <w:sz w:val="24"/>
          <w:szCs w:val="24"/>
        </w:rPr>
        <w:t>.</w:t>
      </w:r>
      <w:r w:rsidRPr="00911B7E">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w:t>
      </w:r>
      <w:r>
        <w:rPr>
          <w:sz w:val="24"/>
          <w:szCs w:val="24"/>
        </w:rPr>
        <w:t xml:space="preserve"> </w:t>
      </w:r>
      <w:r w:rsidRPr="00911B7E">
        <w:rPr>
          <w:sz w:val="24"/>
          <w:szCs w:val="24"/>
        </w:rPr>
        <w:t>(Revelation 2:1-7)</w:t>
      </w:r>
      <w:r>
        <w:rPr>
          <w:sz w:val="24"/>
          <w:szCs w:val="24"/>
        </w:rPr>
        <w:t>. 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77777777" w:rsidR="00C42043" w:rsidRDefault="00C42043" w:rsidP="00C42043">
      <w:pPr>
        <w:rPr>
          <w:sz w:val="24"/>
          <w:szCs w:val="24"/>
        </w:rPr>
      </w:pPr>
      <w:r>
        <w:rPr>
          <w:b/>
          <w:bCs/>
          <w:sz w:val="28"/>
          <w:szCs w:val="28"/>
        </w:rPr>
        <w:t xml:space="preserve">DIGGING DEEPER: </w:t>
      </w:r>
      <w:r w:rsidRPr="006A59C2">
        <w:rPr>
          <w:sz w:val="24"/>
          <w:szCs w:val="24"/>
        </w:rPr>
        <w:t>Ephesians 4:11-16</w:t>
      </w:r>
      <w:r>
        <w:rPr>
          <w:sz w:val="24"/>
          <w:szCs w:val="24"/>
        </w:rPr>
        <w:t>, 5:22-32</w:t>
      </w:r>
      <w:r w:rsidRPr="006A59C2">
        <w:rPr>
          <w:sz w:val="24"/>
          <w:szCs w:val="24"/>
        </w:rPr>
        <w:t>;</w:t>
      </w:r>
      <w:r w:rsidRPr="00E6619D">
        <w:rPr>
          <w:sz w:val="24"/>
          <w:szCs w:val="24"/>
        </w:rPr>
        <w:t xml:space="preserve"> </w:t>
      </w:r>
      <w:r w:rsidRPr="5897EC05">
        <w:rPr>
          <w:sz w:val="24"/>
          <w:szCs w:val="24"/>
        </w:rPr>
        <w:t>Isaiah 54:5-10</w:t>
      </w:r>
      <w:r>
        <w:rPr>
          <w:sz w:val="24"/>
          <w:szCs w:val="24"/>
        </w:rPr>
        <w:t>;</w:t>
      </w:r>
      <w:r w:rsidRPr="006A59C2">
        <w:rPr>
          <w:sz w:val="24"/>
          <w:szCs w:val="24"/>
        </w:rPr>
        <w:t xml:space="preserve"> Acts 2:</w:t>
      </w:r>
      <w:r>
        <w:rPr>
          <w:sz w:val="24"/>
          <w:szCs w:val="24"/>
        </w:rPr>
        <w:t>42-</w:t>
      </w:r>
      <w:r w:rsidRPr="006A59C2">
        <w:rPr>
          <w:sz w:val="24"/>
          <w:szCs w:val="24"/>
        </w:rPr>
        <w:t>46; 1 John 2:18-29; Jude; Psalm 78:1-7, 145:1-6; Matthew 28:18-20;</w:t>
      </w:r>
      <w:r w:rsidRPr="00EE6DA3">
        <w:rPr>
          <w:sz w:val="24"/>
          <w:szCs w:val="24"/>
        </w:rPr>
        <w:t xml:space="preserve"> </w:t>
      </w:r>
      <w:r>
        <w:rPr>
          <w:sz w:val="24"/>
          <w:szCs w:val="24"/>
        </w:rPr>
        <w:t>1 Timothy 1:3-11;</w:t>
      </w:r>
      <w:r w:rsidRPr="006A59C2">
        <w:rPr>
          <w:sz w:val="24"/>
          <w:szCs w:val="24"/>
        </w:rPr>
        <w:t xml:space="preserve"> 2 Timothy 2:2</w:t>
      </w:r>
      <w:r>
        <w:rPr>
          <w:sz w:val="24"/>
          <w:szCs w:val="24"/>
        </w:rPr>
        <w:t>, 3:16;</w:t>
      </w:r>
      <w:r w:rsidRPr="00EE6DA3">
        <w:rPr>
          <w:sz w:val="24"/>
          <w:szCs w:val="24"/>
        </w:rPr>
        <w:t xml:space="preserve"> </w:t>
      </w:r>
      <w:r w:rsidRPr="5897EC05">
        <w:rPr>
          <w:sz w:val="24"/>
          <w:szCs w:val="24"/>
        </w:rPr>
        <w:t>Titus 1: 9-16; 2:1-10; 2 John 9-10</w:t>
      </w:r>
    </w:p>
    <w:p w14:paraId="797D42A9" w14:textId="77777777" w:rsidR="00C42043" w:rsidRPr="006A59C2" w:rsidRDefault="00C42043" w:rsidP="00C42043">
      <w:pPr>
        <w:rPr>
          <w:sz w:val="24"/>
          <w:szCs w:val="24"/>
        </w:rPr>
      </w:pPr>
      <w:r>
        <w:rPr>
          <w:sz w:val="24"/>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7CC28A90" w14:textId="3A1D7FC0" w:rsidR="00C42043" w:rsidRDefault="00C42043" w:rsidP="00C42043">
      <w:pPr>
        <w:pStyle w:val="bodytext"/>
        <w:spacing w:before="0" w:beforeAutospacing="0" w:after="0" w:afterAutospacing="0"/>
        <w:ind w:firstLine="240"/>
        <w:jc w:val="center"/>
        <w:rPr>
          <w:rFonts w:asciiTheme="minorHAnsi" w:hAnsiTheme="minorHAnsi"/>
          <w:b/>
          <w:i/>
          <w:color w:val="000000"/>
        </w:rPr>
      </w:pPr>
    </w:p>
    <w:p w14:paraId="18BAC0F1" w14:textId="77777777" w:rsidR="00C837F7" w:rsidRDefault="00C837F7" w:rsidP="00C42043">
      <w:pPr>
        <w:pStyle w:val="bodytext"/>
        <w:spacing w:before="0" w:beforeAutospacing="0" w:after="0" w:afterAutospacing="0"/>
        <w:ind w:firstLine="240"/>
        <w:jc w:val="center"/>
        <w:rPr>
          <w:rFonts w:asciiTheme="minorHAnsi" w:hAnsiTheme="minorHAnsi"/>
          <w:b/>
          <w:i/>
          <w:color w:val="000000"/>
        </w:rPr>
      </w:pP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lastRenderedPageBreak/>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63F5D968" w14:textId="77777777" w:rsidR="00C42043" w:rsidRDefault="00C42043" w:rsidP="00C42043">
      <w:pPr>
        <w:tabs>
          <w:tab w:val="left" w:pos="3075"/>
        </w:tabs>
        <w:ind w:firstLine="720"/>
        <w:jc w:val="both"/>
        <w:rPr>
          <w:i/>
          <w:sz w:val="24"/>
          <w:szCs w:val="24"/>
        </w:rPr>
      </w:pP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lastRenderedPageBreak/>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w:t>
      </w:r>
      <w:r w:rsidRPr="00A6450D">
        <w:rPr>
          <w:b/>
          <w:i/>
          <w:sz w:val="24"/>
          <w:szCs w:val="24"/>
        </w:rPr>
        <w:lastRenderedPageBreak/>
        <w:t>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759EFB42" w14:textId="77777777" w:rsidR="00C42043" w:rsidRDefault="00C42043" w:rsidP="00C42043">
      <w:pPr>
        <w:pStyle w:val="ListParagraph"/>
        <w:ind w:right="720"/>
        <w:jc w:val="both"/>
        <w:rPr>
          <w:b/>
          <w:i/>
          <w:sz w:val="24"/>
          <w:szCs w:val="24"/>
        </w:rPr>
      </w:pPr>
    </w:p>
    <w:p w14:paraId="6F1A1ABE" w14:textId="77777777" w:rsidR="00C42043" w:rsidRDefault="00C42043" w:rsidP="00C42043">
      <w:pPr>
        <w:pStyle w:val="ListParagraph"/>
        <w:ind w:right="720"/>
        <w:jc w:val="both"/>
        <w:rPr>
          <w:b/>
          <w:i/>
          <w:sz w:val="24"/>
          <w:szCs w:val="24"/>
        </w:rPr>
      </w:pPr>
    </w:p>
    <w:p w14:paraId="5780F052" w14:textId="77777777" w:rsidR="00C42043" w:rsidRDefault="00C42043" w:rsidP="00C42043">
      <w:pPr>
        <w:pStyle w:val="ListParagraph"/>
        <w:ind w:right="720"/>
        <w:jc w:val="both"/>
        <w:rPr>
          <w:b/>
          <w:i/>
          <w:sz w:val="24"/>
          <w:szCs w:val="24"/>
        </w:rPr>
      </w:pPr>
    </w:p>
    <w:p w14:paraId="08905907" w14:textId="77777777" w:rsidR="00C42043" w:rsidRDefault="00C42043" w:rsidP="00C42043">
      <w:pPr>
        <w:pStyle w:val="ListParagraph"/>
        <w:ind w:right="720"/>
        <w:jc w:val="both"/>
        <w:rPr>
          <w:b/>
          <w:i/>
          <w:sz w:val="24"/>
          <w:szCs w:val="24"/>
        </w:rPr>
      </w:pPr>
    </w:p>
    <w:p w14:paraId="24B40FDA" w14:textId="77777777" w:rsidR="00C42043" w:rsidRDefault="00C42043" w:rsidP="00C42043">
      <w:pPr>
        <w:pStyle w:val="ListParagraph"/>
        <w:ind w:right="720"/>
        <w:jc w:val="both"/>
        <w:rPr>
          <w:b/>
          <w:i/>
          <w:sz w:val="24"/>
          <w:szCs w:val="24"/>
        </w:rPr>
      </w:pPr>
    </w:p>
    <w:p w14:paraId="2AD0DB6A" w14:textId="77777777" w:rsidR="00C42043" w:rsidRDefault="00C42043" w:rsidP="00C42043">
      <w:pPr>
        <w:pStyle w:val="ListParagraph"/>
        <w:ind w:right="720"/>
        <w:jc w:val="both"/>
        <w:rPr>
          <w:b/>
          <w:i/>
          <w:sz w:val="24"/>
          <w:szCs w:val="24"/>
        </w:rPr>
      </w:pPr>
    </w:p>
    <w:p w14:paraId="297E3458" w14:textId="77777777" w:rsidR="00C42043" w:rsidRDefault="00C42043" w:rsidP="00C42043">
      <w:pPr>
        <w:pStyle w:val="ListParagraph"/>
        <w:ind w:right="720"/>
        <w:jc w:val="both"/>
        <w:rPr>
          <w:b/>
          <w:i/>
          <w:sz w:val="24"/>
          <w:szCs w:val="24"/>
        </w:rPr>
      </w:pPr>
    </w:p>
    <w:p w14:paraId="69AAEEB4" w14:textId="77777777" w:rsidR="00C42043" w:rsidRDefault="00C42043" w:rsidP="00C42043">
      <w:pPr>
        <w:pStyle w:val="ListParagraph"/>
        <w:ind w:left="0"/>
        <w:jc w:val="center"/>
        <w:rPr>
          <w:b/>
          <w:sz w:val="28"/>
          <w:szCs w:val="28"/>
        </w:rPr>
      </w:pPr>
      <w:r>
        <w:rPr>
          <w:b/>
          <w:sz w:val="28"/>
          <w:szCs w:val="28"/>
        </w:rPr>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lastRenderedPageBreak/>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121"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lastRenderedPageBreak/>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122"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0A874231"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The Devil’s alternative to the truth is to take some of what God says out of context, dilute it, 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xml:space="preserve">. The frightening thing is that all of these false </w:t>
      </w:r>
      <w:r w:rsidR="00236B3F">
        <w:rPr>
          <w:sz w:val="24"/>
          <w:szCs w:val="24"/>
        </w:rPr>
        <w:t>teachers had</w:t>
      </w:r>
      <w:r>
        <w:rPr>
          <w:sz w:val="24"/>
          <w:szCs w:val="24"/>
        </w:rPr>
        <w:t xml:space="preserve">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77777" w:rsidR="00C42043" w:rsidRDefault="00C42043" w:rsidP="00C42043">
      <w:pPr>
        <w:jc w:val="both"/>
        <w:rPr>
          <w:sz w:val="24"/>
          <w:szCs w:val="24"/>
        </w:rPr>
      </w:pPr>
      <w:r w:rsidRPr="001D3071">
        <w:rPr>
          <w:b/>
          <w:sz w:val="28"/>
          <w:szCs w:val="28"/>
        </w:rPr>
        <w:t>Digging Deeper</w:t>
      </w:r>
      <w:r w:rsidRPr="001D3071">
        <w:rPr>
          <w:b/>
        </w:rPr>
        <w:t xml:space="preserve">: </w:t>
      </w:r>
      <w:r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w:t>
      </w:r>
      <w:r w:rsidRPr="001D3071">
        <w:rPr>
          <w:sz w:val="24"/>
          <w:szCs w:val="24"/>
        </w:rPr>
        <w:lastRenderedPageBreak/>
        <w:t xml:space="preserve">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1CEA3CB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123"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54546AB0" w14:textId="77777777" w:rsidR="00C42043" w:rsidRDefault="00C42043" w:rsidP="00C42043">
      <w:pPr>
        <w:ind w:firstLine="720"/>
        <w:jc w:val="both"/>
        <w:rPr>
          <w:sz w:val="24"/>
          <w:szCs w:val="24"/>
        </w:rPr>
      </w:pPr>
    </w:p>
    <w:p w14:paraId="458DD6FA" w14:textId="77777777" w:rsidR="00C42043" w:rsidRPr="001F0840" w:rsidRDefault="00C42043" w:rsidP="00C42043">
      <w:pPr>
        <w:ind w:firstLine="720"/>
        <w:jc w:val="both"/>
        <w:rPr>
          <w:sz w:val="24"/>
          <w:szCs w:val="24"/>
        </w:rPr>
      </w:pPr>
    </w:p>
    <w:p w14:paraId="6D7D0404" w14:textId="77777777" w:rsidR="00C42043" w:rsidRPr="0084568B" w:rsidRDefault="00C42043" w:rsidP="0037103A">
      <w:pPr>
        <w:pStyle w:val="ListParagraph"/>
        <w:numPr>
          <w:ilvl w:val="0"/>
          <w:numId w:val="39"/>
        </w:numPr>
        <w:ind w:right="720"/>
        <w:jc w:val="both"/>
        <w:rPr>
          <w:rFonts w:asciiTheme="minorHAnsi" w:hAnsiTheme="minorHAnsi"/>
          <w:sz w:val="24"/>
          <w:szCs w:val="24"/>
        </w:rPr>
      </w:pPr>
      <w:r w:rsidRPr="0084568B">
        <w:rPr>
          <w:rFonts w:asciiTheme="minorHAnsi" w:hAnsiTheme="minorHAnsi"/>
          <w:b/>
          <w:sz w:val="28"/>
          <w:szCs w:val="28"/>
        </w:rPr>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77777777" w:rsidR="00C42043" w:rsidRDefault="00C42043" w:rsidP="00C42043">
      <w:pPr>
        <w:ind w:left="720" w:right="720"/>
        <w:jc w:val="both"/>
        <w:rPr>
          <w:rFonts w:asciiTheme="minorHAnsi" w:hAnsiTheme="minorHAnsi"/>
          <w:bCs/>
          <w:iCs/>
          <w:sz w:val="24"/>
          <w:szCs w:val="24"/>
        </w:rPr>
      </w:pPr>
      <w:r>
        <w:rPr>
          <w:rFonts w:asciiTheme="minorHAnsi" w:hAnsiTheme="minorHAnsi"/>
          <w:b/>
          <w:sz w:val="28"/>
          <w:szCs w:val="28"/>
        </w:rPr>
        <w:lastRenderedPageBreak/>
        <w:t xml:space="preserve">DIGGING DEEPER: </w:t>
      </w: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5A09102F" w14:textId="77777777" w:rsidR="00C42043" w:rsidRPr="0036420F" w:rsidRDefault="00C42043" w:rsidP="0037103A">
      <w:pPr>
        <w:pStyle w:val="ListParagraph"/>
        <w:numPr>
          <w:ilvl w:val="0"/>
          <w:numId w:val="39"/>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37103A">
      <w:pPr>
        <w:pStyle w:val="ListParagraph"/>
        <w:numPr>
          <w:ilvl w:val="0"/>
          <w:numId w:val="39"/>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77777777" w:rsidR="00C42043" w:rsidRPr="00DB4E35"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37103A">
      <w:pPr>
        <w:pStyle w:val="ListParagraph"/>
        <w:numPr>
          <w:ilvl w:val="0"/>
          <w:numId w:val="39"/>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lastRenderedPageBreak/>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37103A">
      <w:pPr>
        <w:pStyle w:val="ListParagraph"/>
        <w:numPr>
          <w:ilvl w:val="0"/>
          <w:numId w:val="39"/>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37103A">
      <w:pPr>
        <w:pStyle w:val="ListParagraph"/>
        <w:numPr>
          <w:ilvl w:val="0"/>
          <w:numId w:val="39"/>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77777777" w:rsidR="00C42043" w:rsidRPr="0045138E" w:rsidRDefault="00C42043" w:rsidP="00C42043">
      <w:pPr>
        <w:ind w:left="720" w:right="720"/>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37103A">
      <w:pPr>
        <w:pStyle w:val="ListParagraph"/>
        <w:numPr>
          <w:ilvl w:val="0"/>
          <w:numId w:val="39"/>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77777777" w:rsidR="00C42043" w:rsidRDefault="00C42043" w:rsidP="00C42043">
      <w:pPr>
        <w:ind w:left="720" w:right="720"/>
        <w:rPr>
          <w:sz w:val="24"/>
          <w:szCs w:val="24"/>
        </w:rPr>
      </w:pPr>
      <w:r>
        <w:rPr>
          <w:rFonts w:asciiTheme="minorHAnsi" w:hAnsiTheme="minorHAnsi"/>
          <w:b/>
          <w:sz w:val="28"/>
          <w:szCs w:val="28"/>
        </w:rPr>
        <w:t xml:space="preserve">DIGGING DEEPER: </w:t>
      </w:r>
      <w:r w:rsidRPr="0045138E">
        <w:rPr>
          <w:rFonts w:asciiTheme="minorHAnsi" w:hAnsiTheme="minorHAnsi"/>
          <w:sz w:val="24"/>
          <w:szCs w:val="24"/>
        </w:rPr>
        <w:t>Acts 1: 9-11; Philippians 2:9-11; Isaiah 45:23; Mark 16:19; Matthew 16:27; Revelation 1:7-18; Daniel 7:13-14; Hebrews 1:1-13; Psalms 2:1-12</w:t>
      </w:r>
      <w:r>
        <w:rPr>
          <w:rFonts w:asciiTheme="minorHAnsi" w:hAnsiTheme="minorHAnsi"/>
          <w:sz w:val="24"/>
          <w:szCs w:val="24"/>
        </w:rPr>
        <w:t>;</w:t>
      </w:r>
      <w:r w:rsidRPr="00C16EE9">
        <w:rPr>
          <w:sz w:val="24"/>
          <w:szCs w:val="24"/>
        </w:rPr>
        <w:t xml:space="preserve"> 2 Peter </w:t>
      </w:r>
      <w:r>
        <w:rPr>
          <w:sz w:val="24"/>
          <w:szCs w:val="24"/>
        </w:rPr>
        <w:t xml:space="preserve">1:16-21, </w:t>
      </w:r>
      <w:r w:rsidRPr="00C16EE9">
        <w:rPr>
          <w:sz w:val="24"/>
          <w:szCs w:val="24"/>
        </w:rPr>
        <w:t>3:13-18, 1 Cor</w:t>
      </w:r>
      <w:r>
        <w:rPr>
          <w:sz w:val="24"/>
          <w:szCs w:val="24"/>
        </w:rPr>
        <w:t>inthians</w:t>
      </w:r>
      <w:r w:rsidRPr="00C16EE9">
        <w:rPr>
          <w:sz w:val="24"/>
          <w:szCs w:val="24"/>
        </w:rPr>
        <w:t xml:space="preserve"> 10:12</w:t>
      </w:r>
      <w:r>
        <w:rPr>
          <w:sz w:val="24"/>
          <w:szCs w:val="24"/>
        </w:rPr>
        <w:t>;</w:t>
      </w:r>
      <w:r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lastRenderedPageBreak/>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77777777" w:rsidR="00C42043" w:rsidRDefault="00C42043" w:rsidP="00C42043">
      <w:pPr>
        <w:ind w:firstLine="720"/>
        <w:jc w:val="both"/>
        <w:rPr>
          <w:sz w:val="24"/>
          <w:szCs w:val="24"/>
        </w:rPr>
      </w:pPr>
      <w:r>
        <w:rPr>
          <w:sz w:val="24"/>
          <w:szCs w:val="24"/>
        </w:rPr>
        <w:t xml:space="preserve">Because we live in the information age, all of these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77777777" w:rsidR="00C42043" w:rsidRDefault="00C42043" w:rsidP="00C42043">
      <w:pPr>
        <w:ind w:left="720" w:right="720"/>
        <w:rPr>
          <w:sz w:val="24"/>
          <w:szCs w:val="24"/>
        </w:rPr>
      </w:pPr>
      <w:r>
        <w:rPr>
          <w:sz w:val="24"/>
          <w:szCs w:val="24"/>
        </w:rPr>
        <w:t xml:space="preserve"> </w:t>
      </w:r>
    </w:p>
    <w:p w14:paraId="104C9E02" w14:textId="77777777" w:rsidR="00C42043" w:rsidRDefault="00C42043" w:rsidP="00C42043">
      <w:pPr>
        <w:ind w:left="720" w:right="720"/>
        <w:rPr>
          <w:sz w:val="24"/>
          <w:szCs w:val="24"/>
        </w:rPr>
      </w:pPr>
    </w:p>
    <w:p w14:paraId="66565EDB" w14:textId="77777777" w:rsidR="00C42043" w:rsidRDefault="00C42043"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t xml:space="preserve">DISCUSSION QUESTIONS: </w:t>
      </w:r>
      <w:r>
        <w:rPr>
          <w:b/>
          <w:bCs/>
          <w:sz w:val="28"/>
          <w:szCs w:val="28"/>
        </w:rPr>
        <w:t>Let’s talk about it.</w:t>
      </w:r>
    </w:p>
    <w:p w14:paraId="26EA38FE" w14:textId="77777777" w:rsidR="00C42043" w:rsidRDefault="00C42043" w:rsidP="0037103A">
      <w:pPr>
        <w:pStyle w:val="ListParagraph"/>
        <w:numPr>
          <w:ilvl w:val="0"/>
          <w:numId w:val="38"/>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37103A">
      <w:pPr>
        <w:pStyle w:val="ListParagraph"/>
        <w:numPr>
          <w:ilvl w:val="0"/>
          <w:numId w:val="38"/>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w:t>
      </w:r>
      <w:r>
        <w:rPr>
          <w:sz w:val="24"/>
          <w:szCs w:val="24"/>
        </w:rPr>
        <w:lastRenderedPageBreak/>
        <w:t>______________________________________________________________________________________________________________________________________________________</w:t>
      </w:r>
    </w:p>
    <w:p w14:paraId="485FB430" w14:textId="77777777" w:rsidR="00C42043" w:rsidRDefault="00C42043" w:rsidP="0037103A">
      <w:pPr>
        <w:pStyle w:val="ListParagraph"/>
        <w:numPr>
          <w:ilvl w:val="0"/>
          <w:numId w:val="38"/>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37103A">
      <w:pPr>
        <w:pStyle w:val="ListParagraph"/>
        <w:numPr>
          <w:ilvl w:val="0"/>
          <w:numId w:val="38"/>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37103A">
      <w:pPr>
        <w:pStyle w:val="ListParagraph"/>
        <w:numPr>
          <w:ilvl w:val="0"/>
          <w:numId w:val="38"/>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37103A">
      <w:pPr>
        <w:pStyle w:val="ListParagraph"/>
        <w:numPr>
          <w:ilvl w:val="0"/>
          <w:numId w:val="38"/>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37103A">
      <w:pPr>
        <w:pStyle w:val="ListParagraph"/>
        <w:numPr>
          <w:ilvl w:val="0"/>
          <w:numId w:val="38"/>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t>The Doctrine of Suffering</w:t>
      </w:r>
    </w:p>
    <w:p w14:paraId="2F9E40DA" w14:textId="77777777" w:rsidR="00A96E53" w:rsidRDefault="00A96E53" w:rsidP="00A96E53">
      <w:pPr>
        <w:jc w:val="center"/>
        <w:rPr>
          <w:b/>
          <w:bCs/>
          <w:sz w:val="28"/>
          <w:szCs w:val="28"/>
        </w:rPr>
      </w:pPr>
      <w:r w:rsidRPr="00D44C53">
        <w:rPr>
          <w:b/>
          <w:bCs/>
          <w:sz w:val="28"/>
          <w:szCs w:val="28"/>
        </w:rPr>
        <w:t>Key Passage</w:t>
      </w:r>
    </w:p>
    <w:p w14:paraId="652AB034" w14:textId="77777777" w:rsidR="00A96E53" w:rsidRPr="002F3C3F" w:rsidRDefault="00A96E53" w:rsidP="00A96E53">
      <w:pPr>
        <w:pStyle w:val="reg"/>
        <w:spacing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45"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45"/>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w:t>
      </w:r>
      <w:r w:rsidRPr="002F3C3F">
        <w:rPr>
          <w:rFonts w:asciiTheme="minorHAnsi" w:hAnsiTheme="minorHAnsi" w:cstheme="minorHAnsi"/>
          <w:b/>
          <w:i/>
        </w:rPr>
        <w:lastRenderedPageBreak/>
        <w:t>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77777777"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 month old. </w:t>
      </w:r>
    </w:p>
    <w:p w14:paraId="0BFA92CF" w14:textId="77777777" w:rsidR="00A96E53" w:rsidRDefault="00A96E53" w:rsidP="00A96E53">
      <w:pPr>
        <w:ind w:firstLine="720"/>
        <w:jc w:val="both"/>
        <w:rPr>
          <w:sz w:val="24"/>
          <w:szCs w:val="24"/>
        </w:rPr>
      </w:pPr>
      <w:r>
        <w:rPr>
          <w:sz w:val="24"/>
          <w:szCs w:val="24"/>
        </w:rPr>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124"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lastRenderedPageBreak/>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w:t>
      </w:r>
      <w:r w:rsidRPr="00233CE3">
        <w:rPr>
          <w:rFonts w:asciiTheme="minorHAnsi" w:eastAsiaTheme="minorEastAsia" w:hAnsiTheme="minorHAnsi" w:cstheme="minorBidi"/>
          <w:sz w:val="24"/>
          <w:szCs w:val="24"/>
        </w:rPr>
        <w:lastRenderedPageBreak/>
        <w:t xml:space="preserve">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00F37FE4" w14:textId="77777777" w:rsidR="00F85D07" w:rsidRDefault="00F85D07" w:rsidP="00A96E53">
      <w:pPr>
        <w:spacing w:after="0"/>
        <w:jc w:val="center"/>
        <w:rPr>
          <w:b/>
          <w:sz w:val="24"/>
          <w:szCs w:val="24"/>
        </w:rPr>
      </w:pPr>
    </w:p>
    <w:p w14:paraId="6F76AF94" w14:textId="77777777" w:rsidR="00F85D07" w:rsidRDefault="00F85D07" w:rsidP="00A96E53">
      <w:pPr>
        <w:spacing w:after="0"/>
        <w:jc w:val="center"/>
        <w:rPr>
          <w:b/>
          <w:sz w:val="24"/>
          <w:szCs w:val="24"/>
        </w:rPr>
      </w:pPr>
    </w:p>
    <w:p w14:paraId="616545D4" w14:textId="62F1C09A" w:rsidR="00A96E53" w:rsidRPr="00233CE3" w:rsidRDefault="00A96E53" w:rsidP="00A96E53">
      <w:pPr>
        <w:spacing w:after="0"/>
        <w:jc w:val="center"/>
        <w:rPr>
          <w:b/>
          <w:sz w:val="24"/>
          <w:szCs w:val="24"/>
        </w:rPr>
      </w:pPr>
      <w:r w:rsidRPr="00233CE3">
        <w:rPr>
          <w:b/>
          <w:sz w:val="24"/>
          <w:szCs w:val="24"/>
        </w:rPr>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w:t>
      </w:r>
      <w:r w:rsidRPr="00233CE3">
        <w:rPr>
          <w:rFonts w:asciiTheme="minorHAnsi" w:eastAsiaTheme="minorEastAsia" w:hAnsiTheme="minorHAnsi" w:cstheme="minorBidi"/>
          <w:sz w:val="24"/>
          <w:szCs w:val="24"/>
        </w:rPr>
        <w:lastRenderedPageBreak/>
        <w:t xml:space="preserve">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71737BC4" w14:textId="44EFFDB1" w:rsidR="00F85D07" w:rsidRPr="00233CE3" w:rsidRDefault="00A96E53" w:rsidP="00A96E53">
      <w:pPr>
        <w:ind w:firstLine="720"/>
        <w:jc w:val="both"/>
        <w:rPr>
          <w:sz w:val="24"/>
          <w:szCs w:val="24"/>
        </w:rPr>
      </w:pPr>
      <w:r w:rsidRPr="00233CE3">
        <w:rPr>
          <w:sz w:val="24"/>
          <w:szCs w:val="24"/>
        </w:rPr>
        <w:t xml:space="preserve">Take a moment to look over the following word search and make a note of the descriptive words used here. As you do, see if any of these words are applicable to your current station of life. </w:t>
      </w:r>
    </w:p>
    <w:p w14:paraId="75C2583E" w14:textId="77777777" w:rsidR="00A96E53" w:rsidRPr="00233CE3" w:rsidRDefault="00A96E53" w:rsidP="00A96E53">
      <w:pPr>
        <w:rPr>
          <w:rFonts w:asciiTheme="minorHAnsi" w:hAnsiTheme="minorHAnsi"/>
          <w:b/>
          <w:sz w:val="28"/>
        </w:rPr>
      </w:pPr>
      <w:r w:rsidRPr="00233CE3">
        <w:rPr>
          <w:rFonts w:asciiTheme="minorHAnsi" w:eastAsiaTheme="minorEastAsia" w:hAnsiTheme="minorHAnsi" w:cstheme="minorBidi"/>
          <w:b/>
          <w:sz w:val="28"/>
          <w:szCs w:val="28"/>
        </w:rPr>
        <w:t>WORD SEARCH: From Strong’s Concordance</w:t>
      </w:r>
    </w:p>
    <w:p w14:paraId="3BC04127" w14:textId="77777777" w:rsidR="00A96E53" w:rsidRPr="00233CE3" w:rsidRDefault="00A96E53" w:rsidP="0037103A">
      <w:pPr>
        <w:pStyle w:val="ListParagraph"/>
        <w:numPr>
          <w:ilvl w:val="0"/>
          <w:numId w:val="21"/>
        </w:numPr>
        <w:jc w:val="both"/>
        <w:rPr>
          <w:i/>
          <w:sz w:val="24"/>
          <w:szCs w:val="24"/>
        </w:rPr>
      </w:pPr>
      <w:r w:rsidRPr="00233CE3">
        <w:rPr>
          <w:sz w:val="24"/>
          <w:szCs w:val="24"/>
        </w:rPr>
        <w:t>Afflictions/Trouble or Tribulation: Strong’s #2346 in Greek is tibia-:</w:t>
      </w:r>
      <w:r w:rsidRPr="00233CE3">
        <w:rPr>
          <w:i/>
          <w:sz w:val="24"/>
          <w:szCs w:val="24"/>
        </w:rPr>
        <w:t xml:space="preserve"> to crowd, afflict, suffer tribulation. </w:t>
      </w:r>
      <w:r w:rsidRPr="00233CE3">
        <w:rPr>
          <w:sz w:val="24"/>
          <w:szCs w:val="24"/>
        </w:rPr>
        <w:t>It comes from Strong’s #2347 in Greek – thlipsis:</w:t>
      </w:r>
      <w:r w:rsidRPr="00233CE3">
        <w:rPr>
          <w:i/>
          <w:sz w:val="24"/>
          <w:szCs w:val="24"/>
        </w:rPr>
        <w:t xml:space="preserve"> Pressure, affliction, anguish, burden, persecution, tribulation, trouble, suffering, afflictions. </w:t>
      </w:r>
    </w:p>
    <w:p w14:paraId="59904E1B" w14:textId="77777777" w:rsidR="00A96E53" w:rsidRPr="00233CE3" w:rsidRDefault="00A96E53" w:rsidP="0037103A">
      <w:pPr>
        <w:pStyle w:val="ListParagraph"/>
        <w:numPr>
          <w:ilvl w:val="0"/>
          <w:numId w:val="21"/>
        </w:numPr>
        <w:jc w:val="both"/>
        <w:rPr>
          <w:sz w:val="24"/>
          <w:szCs w:val="24"/>
        </w:rPr>
      </w:pPr>
      <w:r w:rsidRPr="00233CE3">
        <w:rPr>
          <w:sz w:val="24"/>
          <w:szCs w:val="24"/>
        </w:rPr>
        <w:t>Suffer</w:t>
      </w:r>
      <w:r w:rsidRPr="00233CE3">
        <w:rPr>
          <w:i/>
          <w:sz w:val="24"/>
          <w:szCs w:val="24"/>
        </w:rPr>
        <w:t xml:space="preserve">: </w:t>
      </w:r>
      <w:r w:rsidRPr="00233CE3">
        <w:rPr>
          <w:sz w:val="24"/>
          <w:szCs w:val="24"/>
        </w:rPr>
        <w:t xml:space="preserve">Strong’s #3958 in Greek is pascho: - </w:t>
      </w:r>
      <w:r w:rsidRPr="00233CE3">
        <w:rPr>
          <w:i/>
          <w:sz w:val="24"/>
          <w:szCs w:val="24"/>
        </w:rPr>
        <w:t>to experience a sensation or impression (usually painful) feel, passion, suffer, vex.</w:t>
      </w:r>
      <w:r w:rsidRPr="00233CE3">
        <w:rPr>
          <w:sz w:val="24"/>
          <w:szCs w:val="24"/>
        </w:rPr>
        <w:t xml:space="preserve"> (Luke 9:22, 17:25; 1 Corinthians 12:26)</w:t>
      </w:r>
    </w:p>
    <w:p w14:paraId="101152F4" w14:textId="77777777" w:rsidR="00A96E53" w:rsidRPr="00233CE3" w:rsidRDefault="00A96E53" w:rsidP="0037103A">
      <w:pPr>
        <w:pStyle w:val="ListParagraph"/>
        <w:numPr>
          <w:ilvl w:val="0"/>
          <w:numId w:val="21"/>
        </w:numPr>
        <w:jc w:val="both"/>
        <w:rPr>
          <w:sz w:val="24"/>
          <w:szCs w:val="24"/>
        </w:rPr>
      </w:pPr>
      <w:r w:rsidRPr="00233CE3">
        <w:rPr>
          <w:sz w:val="24"/>
          <w:szCs w:val="24"/>
        </w:rPr>
        <w:t xml:space="preserve">Suffer: Strong’s # 4841 in Greek is sumpascho: - </w:t>
      </w:r>
      <w:r w:rsidRPr="00233CE3">
        <w:rPr>
          <w:i/>
          <w:sz w:val="24"/>
          <w:szCs w:val="24"/>
        </w:rPr>
        <w:t>to experience pain jointly or of the same kind (specifically persecution; to “sympathize”) suffer with.</w:t>
      </w:r>
      <w:r w:rsidRPr="00233CE3">
        <w:rPr>
          <w:sz w:val="24"/>
          <w:szCs w:val="24"/>
        </w:rPr>
        <w:t xml:space="preserve"> (Romans 8:17; 1 Corinthians 12:26)</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 xml:space="preserve">prosperity gospels.” You know, the ones that by-pass </w:t>
      </w:r>
      <w:r w:rsidRPr="00233CE3">
        <w:rPr>
          <w:rFonts w:asciiTheme="minorHAnsi" w:hAnsiTheme="minorHAnsi"/>
          <w:sz w:val="24"/>
          <w:szCs w:val="24"/>
        </w:rPr>
        <w:lastRenderedPageBreak/>
        <w:t>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37103A">
      <w:pPr>
        <w:pStyle w:val="ListParagraph"/>
        <w:numPr>
          <w:ilvl w:val="0"/>
          <w:numId w:val="22"/>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0B722B98"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 xml:space="preserve">There are two credible ministries that help the universal persecuted church:  Voice of the Martyrs and Open </w:t>
      </w:r>
      <w:r w:rsidR="00981F7B">
        <w:rPr>
          <w:rFonts w:asciiTheme="minorHAnsi" w:hAnsiTheme="minorHAnsi"/>
          <w:sz w:val="24"/>
          <w:szCs w:val="24"/>
        </w:rPr>
        <w:t>D</w:t>
      </w:r>
      <w:r w:rsidRPr="00233CE3">
        <w:rPr>
          <w:rFonts w:asciiTheme="minorHAnsi" w:hAnsiTheme="minorHAnsi"/>
          <w:sz w:val="24"/>
          <w:szCs w:val="24"/>
        </w:rPr>
        <w:t>oor Ministries. My family supports them both. When I read about my brothers and sisters who are suffering and I begin to pray for them, it gets my eyes off myself.  My problems seem trite. (This is Biblical, read Isaiah chapter 58).</w:t>
      </w:r>
    </w:p>
    <w:p w14:paraId="0A2D5D97" w14:textId="77777777" w:rsidR="00A96E53" w:rsidRPr="00233CE3" w:rsidRDefault="00A96E53" w:rsidP="00A96E53">
      <w:pPr>
        <w:ind w:firstLine="720"/>
        <w:jc w:val="both"/>
        <w:rPr>
          <w:sz w:val="24"/>
          <w:szCs w:val="24"/>
        </w:rPr>
      </w:pPr>
      <w:r w:rsidRPr="00233CE3">
        <w:rPr>
          <w:sz w:val="24"/>
          <w:szCs w:val="24"/>
        </w:rPr>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096C2B7F" w14:textId="77777777"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lastRenderedPageBreak/>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6D5F8E47" w14:textId="77777777" w:rsidR="00A96E53" w:rsidRPr="00233CE3" w:rsidRDefault="00A96E53" w:rsidP="00A96E53">
      <w:pPr>
        <w:spacing w:after="0"/>
        <w:jc w:val="center"/>
        <w:rPr>
          <w:b/>
          <w:sz w:val="24"/>
          <w:szCs w:val="24"/>
        </w:rPr>
      </w:pPr>
      <w:r w:rsidRPr="00233CE3">
        <w:rPr>
          <w:b/>
          <w:sz w:val="24"/>
          <w:szCs w:val="24"/>
        </w:rPr>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46"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46"/>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7777777" w:rsidR="00A96E53" w:rsidRPr="00233CE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w:t>
      </w:r>
      <w:r w:rsidRPr="00233CE3">
        <w:rPr>
          <w:rFonts w:asciiTheme="minorHAnsi" w:hAnsiTheme="minorHAnsi" w:cstheme="minorHAnsi"/>
          <w:b/>
          <w:i/>
          <w:sz w:val="24"/>
          <w:szCs w:val="24"/>
        </w:rPr>
        <w:lastRenderedPageBreak/>
        <w:t>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1B88FA9C" w:rsidR="00A96E5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102F43B" w14:textId="77777777" w:rsidR="00981F7B" w:rsidRPr="00233CE3" w:rsidRDefault="00981F7B" w:rsidP="00A96E53">
      <w:pPr>
        <w:ind w:firstLine="720"/>
        <w:jc w:val="both"/>
        <w:rPr>
          <w:sz w:val="24"/>
          <w:szCs w:val="24"/>
        </w:rPr>
      </w:pP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31C4687C" w14:textId="77777777" w:rsidR="00A96E53" w:rsidRPr="00233CE3" w:rsidRDefault="00A96E53" w:rsidP="00A96E53">
      <w:pPr>
        <w:spacing w:after="0"/>
        <w:jc w:val="center"/>
        <w:rPr>
          <w:rFonts w:asciiTheme="minorHAnsi" w:hAnsiTheme="minorHAnsi" w:cstheme="minorHAnsi"/>
          <w:b/>
          <w:i/>
          <w:sz w:val="24"/>
          <w:szCs w:val="24"/>
        </w:rPr>
      </w:pPr>
      <w:bookmarkStart w:id="47" w:name="7"/>
      <w:bookmarkEnd w:id="47"/>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faithfulness. My aim is to know him, </w:t>
      </w:r>
      <w:r w:rsidRPr="00233CE3">
        <w:rPr>
          <w:rFonts w:asciiTheme="minorHAnsi" w:hAnsiTheme="minorHAnsi" w:cstheme="minorHAnsi"/>
          <w:b/>
          <w:i/>
          <w:sz w:val="24"/>
          <w:szCs w:val="24"/>
        </w:rPr>
        <w:lastRenderedPageBreak/>
        <w:t>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happened to me in 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77777777"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p>
    <w:p w14:paraId="18F56952" w14:textId="77777777" w:rsidR="00A96E53" w:rsidRPr="00233CE3" w:rsidRDefault="00A96E53" w:rsidP="00A96E53">
      <w:pPr>
        <w:ind w:firstLine="720"/>
        <w:jc w:val="both"/>
        <w:rPr>
          <w:sz w:val="24"/>
          <w:szCs w:val="24"/>
        </w:rPr>
      </w:pPr>
      <w:r w:rsidRPr="00233CE3">
        <w:rPr>
          <w:sz w:val="24"/>
          <w:szCs w:val="24"/>
        </w:rPr>
        <w:lastRenderedPageBreak/>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77777777" w:rsidR="00A96E53" w:rsidRPr="00233CE3" w:rsidRDefault="00E573C5" w:rsidP="00E573C5">
      <w:pPr>
        <w:rPr>
          <w:rStyle w:val="text"/>
          <w:b/>
          <w:bCs/>
        </w:rPr>
      </w:pPr>
      <w:r>
        <w:rPr>
          <w:b/>
          <w:bCs/>
          <w:sz w:val="28"/>
          <w:szCs w:val="28"/>
        </w:rPr>
        <w:t xml:space="preserve">DIGGING DEEPER: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53C81875" w:rsidR="008F221D" w:rsidRDefault="008F221D" w:rsidP="00A96E53">
      <w:pPr>
        <w:pStyle w:val="ListParagraph"/>
        <w:rPr>
          <w:rStyle w:val="text"/>
          <w:b/>
          <w:bCs/>
        </w:rPr>
      </w:pPr>
    </w:p>
    <w:p w14:paraId="3E5F2AC1" w14:textId="6F53DE74" w:rsidR="00981F7B" w:rsidRDefault="00981F7B" w:rsidP="00A96E53">
      <w:pPr>
        <w:pStyle w:val="ListParagraph"/>
        <w:rPr>
          <w:rStyle w:val="text"/>
          <w:b/>
          <w:bCs/>
        </w:rPr>
      </w:pPr>
    </w:p>
    <w:p w14:paraId="7F89E92B" w14:textId="35D6BCF7" w:rsidR="00981F7B" w:rsidRDefault="00981F7B" w:rsidP="00A96E53">
      <w:pPr>
        <w:pStyle w:val="ListParagraph"/>
        <w:rPr>
          <w:rStyle w:val="text"/>
          <w:b/>
          <w:bCs/>
        </w:rPr>
      </w:pPr>
    </w:p>
    <w:p w14:paraId="0A1C32DD" w14:textId="28DF1C12" w:rsidR="00981F7B" w:rsidRDefault="00981F7B" w:rsidP="00A96E53">
      <w:pPr>
        <w:pStyle w:val="ListParagraph"/>
        <w:rPr>
          <w:rStyle w:val="text"/>
          <w:b/>
          <w:bCs/>
        </w:rPr>
      </w:pPr>
    </w:p>
    <w:p w14:paraId="1244B768" w14:textId="5D1DC827" w:rsidR="00981F7B" w:rsidRDefault="00981F7B" w:rsidP="00A96E53">
      <w:pPr>
        <w:pStyle w:val="ListParagraph"/>
        <w:rPr>
          <w:rStyle w:val="text"/>
          <w:b/>
          <w:bCs/>
        </w:rPr>
      </w:pPr>
    </w:p>
    <w:p w14:paraId="5A946A57" w14:textId="467E295D" w:rsidR="00981F7B" w:rsidRDefault="00981F7B" w:rsidP="00A96E53">
      <w:pPr>
        <w:pStyle w:val="ListParagraph"/>
        <w:rPr>
          <w:rStyle w:val="text"/>
          <w:b/>
          <w:bCs/>
        </w:rPr>
      </w:pPr>
    </w:p>
    <w:p w14:paraId="7105AAE0" w14:textId="6DC31E62" w:rsidR="00981F7B" w:rsidRDefault="00981F7B" w:rsidP="00A96E53">
      <w:pPr>
        <w:pStyle w:val="ListParagraph"/>
        <w:rPr>
          <w:rStyle w:val="text"/>
          <w:b/>
          <w:bCs/>
        </w:rPr>
      </w:pPr>
    </w:p>
    <w:p w14:paraId="71718D69" w14:textId="332480A6" w:rsidR="00981F7B" w:rsidRDefault="00981F7B" w:rsidP="00A96E53">
      <w:pPr>
        <w:pStyle w:val="ListParagraph"/>
        <w:rPr>
          <w:rStyle w:val="text"/>
          <w:b/>
          <w:bCs/>
        </w:rPr>
      </w:pPr>
    </w:p>
    <w:p w14:paraId="1A683BDF" w14:textId="69DEF019" w:rsidR="00981F7B" w:rsidRDefault="00981F7B" w:rsidP="00A96E53">
      <w:pPr>
        <w:pStyle w:val="ListParagraph"/>
        <w:rPr>
          <w:rStyle w:val="text"/>
          <w:b/>
          <w:bCs/>
        </w:rPr>
      </w:pPr>
    </w:p>
    <w:p w14:paraId="28ADE0D3" w14:textId="13D3A44D" w:rsidR="00981F7B" w:rsidRDefault="00981F7B" w:rsidP="00A96E53">
      <w:pPr>
        <w:pStyle w:val="ListParagraph"/>
        <w:rPr>
          <w:rStyle w:val="text"/>
          <w:b/>
          <w:bCs/>
        </w:rPr>
      </w:pPr>
    </w:p>
    <w:p w14:paraId="3952E6BB" w14:textId="77777777" w:rsidR="00981F7B" w:rsidRDefault="00981F7B" w:rsidP="00A96E53">
      <w:pPr>
        <w:pStyle w:val="ListParagraph"/>
        <w:rPr>
          <w:rStyle w:val="text"/>
          <w:b/>
          <w:bCs/>
        </w:rPr>
      </w:pPr>
    </w:p>
    <w:p w14:paraId="2B9D9F3F" w14:textId="77777777" w:rsidR="00A96E53" w:rsidRPr="00233CE3" w:rsidRDefault="00A96E53" w:rsidP="00A96E53">
      <w:pPr>
        <w:pStyle w:val="Heading2"/>
      </w:pPr>
      <w:bookmarkStart w:id="48" w:name="_Toc450891673"/>
      <w:r w:rsidRPr="00233CE3">
        <w:t>DISCUSSION QUESTIONS: Let’s talk about it.</w:t>
      </w:r>
      <w:bookmarkEnd w:id="48"/>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37103A">
      <w:pPr>
        <w:pStyle w:val="ListParagraph"/>
        <w:numPr>
          <w:ilvl w:val="0"/>
          <w:numId w:val="23"/>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w:t>
      </w:r>
      <w:r w:rsidRPr="00233CE3">
        <w:rPr>
          <w:bCs/>
          <w:sz w:val="24"/>
          <w:szCs w:val="24"/>
        </w:rPr>
        <w:lastRenderedPageBreak/>
        <w:t>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37103A">
      <w:pPr>
        <w:pStyle w:val="ListParagraph"/>
        <w:numPr>
          <w:ilvl w:val="0"/>
          <w:numId w:val="23"/>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37103A">
      <w:pPr>
        <w:pStyle w:val="ListParagraph"/>
        <w:numPr>
          <w:ilvl w:val="0"/>
          <w:numId w:val="23"/>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37103A">
      <w:pPr>
        <w:pStyle w:val="ListParagraph"/>
        <w:numPr>
          <w:ilvl w:val="0"/>
          <w:numId w:val="23"/>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37103A">
      <w:pPr>
        <w:pStyle w:val="ListParagraph"/>
        <w:numPr>
          <w:ilvl w:val="0"/>
          <w:numId w:val="23"/>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37103A">
      <w:pPr>
        <w:pStyle w:val="ListParagraph"/>
        <w:numPr>
          <w:ilvl w:val="0"/>
          <w:numId w:val="23"/>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37103A">
      <w:pPr>
        <w:pStyle w:val="ListParagraph"/>
        <w:numPr>
          <w:ilvl w:val="0"/>
          <w:numId w:val="23"/>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37103A">
      <w:pPr>
        <w:pStyle w:val="ListParagraph"/>
        <w:numPr>
          <w:ilvl w:val="0"/>
          <w:numId w:val="23"/>
        </w:numPr>
        <w:rPr>
          <w:rStyle w:val="text"/>
          <w:sz w:val="24"/>
          <w:szCs w:val="24"/>
        </w:rPr>
      </w:pPr>
      <w:r w:rsidRPr="00233CE3">
        <w:rPr>
          <w:rStyle w:val="text"/>
          <w:sz w:val="24"/>
          <w:szCs w:val="24"/>
        </w:rPr>
        <w:lastRenderedPageBreak/>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37103A">
      <w:pPr>
        <w:pStyle w:val="ListParagraph"/>
        <w:numPr>
          <w:ilvl w:val="0"/>
          <w:numId w:val="23"/>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37566A2D" w14:textId="77777777" w:rsidR="00A96E53" w:rsidRPr="00233CE3" w:rsidRDefault="00A96E53" w:rsidP="0037103A">
      <w:pPr>
        <w:pStyle w:val="ListParagraph"/>
        <w:numPr>
          <w:ilvl w:val="0"/>
          <w:numId w:val="23"/>
        </w:numPr>
        <w:pBdr>
          <w:bottom w:val="single" w:sz="12" w:space="1" w:color="auto"/>
        </w:pBdr>
        <w:rPr>
          <w:rStyle w:val="text"/>
          <w:sz w:val="24"/>
          <w:szCs w:val="24"/>
        </w:rPr>
      </w:pPr>
      <w:r w:rsidRPr="00233CE3">
        <w:rPr>
          <w:rStyle w:val="text"/>
          <w:sz w:val="24"/>
          <w:szCs w:val="24"/>
        </w:rPr>
        <w:t>In light of the reality that everyone but Luke abandoned Paul, now read about Onesiphorus in Acts 19; 2 Timothy 1:15-18, 2 Timothy 4:19. What can we learn from Onesiphorus that we should emulate? ________________________________________________________________________</w:t>
      </w:r>
    </w:p>
    <w:p w14:paraId="09340164" w14:textId="77777777" w:rsidR="00A96E53" w:rsidRPr="00233CE3" w:rsidRDefault="00A96E53" w:rsidP="0037103A">
      <w:pPr>
        <w:pStyle w:val="ListParagraph"/>
        <w:numPr>
          <w:ilvl w:val="0"/>
          <w:numId w:val="23"/>
        </w:numPr>
        <w:rPr>
          <w:rStyle w:val="text"/>
          <w:sz w:val="24"/>
          <w:szCs w:val="24"/>
        </w:rPr>
      </w:pPr>
      <w:r w:rsidRPr="00233CE3">
        <w:rPr>
          <w:rStyle w:val="text"/>
          <w:sz w:val="24"/>
          <w:szCs w:val="24"/>
        </w:rPr>
        <w:t>Look at the above Word Search and find the Greek word that means to sympathize or suffer with (1 Corinthians 12:26). When was the last time you suffered with someone this way? Has anyone ever suffered with you? ________________________________</w:t>
      </w:r>
    </w:p>
    <w:p w14:paraId="2B25FFEB" w14:textId="77777777" w:rsidR="00A96E53" w:rsidRPr="00233CE3" w:rsidRDefault="00A96E53" w:rsidP="0037103A">
      <w:pPr>
        <w:pStyle w:val="ListParagraph"/>
        <w:numPr>
          <w:ilvl w:val="0"/>
          <w:numId w:val="23"/>
        </w:numPr>
        <w:rPr>
          <w:rStyle w:val="text"/>
          <w:sz w:val="24"/>
          <w:szCs w:val="24"/>
        </w:rPr>
      </w:pPr>
      <w:r w:rsidRPr="00233CE3">
        <w:rPr>
          <w:rStyle w:val="text"/>
          <w:sz w:val="24"/>
          <w:szCs w:val="24"/>
        </w:rPr>
        <w:t>Why is it so important to have close spiritual relationships in our life for times like these? 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D52DDFF" w14:textId="77777777" w:rsidR="00A96E53" w:rsidRDefault="00A96E53" w:rsidP="00A96E53">
      <w:pPr>
        <w:rPr>
          <w:rStyle w:val="text"/>
          <w:sz w:val="24"/>
          <w:szCs w:val="24"/>
        </w:rPr>
      </w:pPr>
    </w:p>
    <w:p w14:paraId="1F1B74E7" w14:textId="77777777" w:rsidR="00B73089" w:rsidRDefault="00B73089" w:rsidP="00A96E53">
      <w:pPr>
        <w:rPr>
          <w:rStyle w:val="text"/>
          <w:sz w:val="24"/>
          <w:szCs w:val="24"/>
        </w:rPr>
      </w:pPr>
    </w:p>
    <w:p w14:paraId="7B607FBB" w14:textId="77777777" w:rsidR="00B73089" w:rsidRDefault="00B73089" w:rsidP="00A96E53">
      <w:pPr>
        <w:rPr>
          <w:rStyle w:val="text"/>
          <w:sz w:val="24"/>
          <w:szCs w:val="24"/>
        </w:rPr>
      </w:pPr>
    </w:p>
    <w:p w14:paraId="40112384" w14:textId="77777777" w:rsidR="00B73089" w:rsidRDefault="00B73089" w:rsidP="00A96E53">
      <w:pPr>
        <w:rPr>
          <w:rStyle w:val="text"/>
          <w:sz w:val="24"/>
          <w:szCs w:val="24"/>
        </w:rPr>
      </w:pPr>
    </w:p>
    <w:p w14:paraId="6C8C5F15" w14:textId="77777777" w:rsidR="00B73089" w:rsidRDefault="00B73089" w:rsidP="00A96E53">
      <w:pPr>
        <w:rPr>
          <w:rStyle w:val="text"/>
          <w:sz w:val="24"/>
          <w:szCs w:val="24"/>
        </w:rPr>
      </w:pPr>
    </w:p>
    <w:p w14:paraId="6028AA8E" w14:textId="77777777" w:rsidR="00A96E53" w:rsidRDefault="00A96E53" w:rsidP="00C837F7">
      <w:pPr>
        <w:spacing w:after="0"/>
        <w:jc w:val="center"/>
        <w:rPr>
          <w:rFonts w:ascii="Edwardian Script ITC" w:hAnsi="Edwardian Script ITC"/>
          <w:b/>
          <w:bCs/>
          <w:sz w:val="72"/>
          <w:szCs w:val="72"/>
        </w:rPr>
      </w:pPr>
      <w:r w:rsidRPr="006A586A">
        <w:rPr>
          <w:rFonts w:ascii="Edwardian Script ITC" w:hAnsi="Edwardian Script ITC"/>
          <w:b/>
          <w:bCs/>
          <w:sz w:val="72"/>
          <w:szCs w:val="72"/>
        </w:rPr>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C837F7">
      <w:pPr>
        <w:spacing w:after="0"/>
        <w:jc w:val="center"/>
        <w:rPr>
          <w:rFonts w:ascii="Edwardian Script ITC" w:hAnsi="Edwardian Script ITC"/>
          <w:b/>
          <w:bCs/>
          <w:sz w:val="72"/>
          <w:szCs w:val="72"/>
        </w:rPr>
      </w:pPr>
      <w:r>
        <w:rPr>
          <w:rFonts w:ascii="Edwardian Script ITC" w:hAnsi="Edwardian Script ITC"/>
          <w:b/>
          <w:bCs/>
          <w:sz w:val="72"/>
          <w:szCs w:val="72"/>
        </w:rPr>
        <w:lastRenderedPageBreak/>
        <w:t xml:space="preserve">Storms, Sorrows and </w:t>
      </w:r>
      <w:r w:rsidRPr="006A586A">
        <w:rPr>
          <w:rFonts w:ascii="Edwardian Script ITC" w:hAnsi="Edwardian Script ITC"/>
          <w:b/>
          <w:bCs/>
          <w:sz w:val="72"/>
          <w:szCs w:val="72"/>
        </w:rPr>
        <w:t>Suffering</w:t>
      </w:r>
    </w:p>
    <w:p w14:paraId="62AAA056" w14:textId="77777777" w:rsidR="00A96E53" w:rsidRDefault="00A96E53" w:rsidP="00A96E53">
      <w:pPr>
        <w:jc w:val="center"/>
        <w:rPr>
          <w:b/>
          <w:bCs/>
          <w:sz w:val="28"/>
          <w:szCs w:val="28"/>
        </w:rPr>
      </w:pPr>
      <w:r w:rsidRPr="00D44C53">
        <w:rPr>
          <w:b/>
          <w:bCs/>
          <w:sz w:val="28"/>
          <w:szCs w:val="28"/>
        </w:rPr>
        <w:t>Key Passage</w:t>
      </w:r>
    </w:p>
    <w:p w14:paraId="46D5F835" w14:textId="77777777" w:rsidR="00A96E53" w:rsidRDefault="00A96E53" w:rsidP="00A96E53">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A96E53">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49"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49"/>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50"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50"/>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77777777" w:rsidR="002272F8" w:rsidRDefault="002272F8"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lastRenderedPageBreak/>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51" w:name="18"/>
      <w:bookmarkEnd w:id="51"/>
      <w:r w:rsidRPr="00F334E4">
        <w:rPr>
          <w:rFonts w:asciiTheme="minorHAnsi" w:hAnsiTheme="minorHAnsi" w:cstheme="minorHAnsi"/>
          <w:b/>
          <w:i/>
        </w:rPr>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77777777" w:rsidR="00A96E53" w:rsidRDefault="00A96E53"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460E6A88" w14:textId="77777777" w:rsidR="00236B3F"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p>
    <w:p w14:paraId="7493B3B7" w14:textId="4ABCBF94"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77777777" w:rsidR="00A96E53" w:rsidRPr="00F334E4" w:rsidRDefault="00A96E53" w:rsidP="00B73089">
      <w:pPr>
        <w:rPr>
          <w:sz w:val="24"/>
          <w:szCs w:val="24"/>
        </w:rPr>
      </w:pPr>
      <w:r w:rsidRPr="00F334E4">
        <w:rPr>
          <w:b/>
          <w:bCs/>
          <w:sz w:val="28"/>
          <w:szCs w:val="28"/>
        </w:rPr>
        <w:t>DIGGING DEEPER</w:t>
      </w:r>
      <w:r w:rsidR="00B73089">
        <w:rPr>
          <w:b/>
          <w:bCs/>
          <w:sz w:val="28"/>
          <w:szCs w:val="28"/>
        </w:rPr>
        <w:t>:</w:t>
      </w:r>
      <w:r w:rsidRPr="00F334E4">
        <w:rPr>
          <w:b/>
          <w:bCs/>
          <w:sz w:val="28"/>
          <w:szCs w:val="28"/>
        </w:rPr>
        <w:t xml:space="preserve"> </w:t>
      </w:r>
      <w:r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52"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52"/>
      <w:r w:rsidRPr="00F334E4">
        <w:rPr>
          <w:rFonts w:asciiTheme="minorHAnsi" w:hAnsiTheme="minorHAnsi" w:cstheme="minorHAnsi"/>
          <w:b/>
          <w:i/>
          <w:sz w:val="24"/>
          <w:szCs w:val="24"/>
        </w:rPr>
        <w:t xml:space="preserve"> who by God’s power are protected through faith for a salvation ready to be revealed in the last time. </w:t>
      </w:r>
      <w:bookmarkStart w:id="53"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53"/>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54"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54"/>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On some level, we have all experienced this. Still other events are so catastrophic, that 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w:t>
      </w:r>
      <w:r w:rsidRPr="00F334E4">
        <w:rPr>
          <w:bCs/>
          <w:sz w:val="24"/>
          <w:szCs w:val="24"/>
        </w:rPr>
        <w:lastRenderedPageBreak/>
        <w:t xml:space="preserve">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1794B480"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picture</w:t>
      </w:r>
      <w:r w:rsidR="00236B3F">
        <w:rPr>
          <w:rStyle w:val="text"/>
          <w:sz w:val="24"/>
          <w:szCs w:val="24"/>
        </w:rPr>
        <w:t xml:space="preserve"> </w:t>
      </w:r>
      <w:r w:rsidRPr="00F334E4">
        <w:rPr>
          <w:rStyle w:val="text"/>
          <w:sz w:val="24"/>
          <w:szCs w:val="24"/>
        </w:rPr>
        <w:t>perfect example of how to suffer. But, however, I can share with you a few coping mechanisms and hard</w:t>
      </w:r>
      <w:r w:rsidR="00236B3F">
        <w:rPr>
          <w:rStyle w:val="text"/>
          <w:sz w:val="24"/>
          <w:szCs w:val="24"/>
        </w:rPr>
        <w:t xml:space="preserve"> </w:t>
      </w:r>
      <w:r w:rsidRPr="00F334E4">
        <w:rPr>
          <w:rStyle w:val="text"/>
          <w:sz w:val="24"/>
          <w:szCs w:val="24"/>
        </w:rPr>
        <w:t xml:space="preserve">won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445DF925" w:rsidR="00A96E53"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And all things considered, this was an easy trial.</w:t>
      </w:r>
    </w:p>
    <w:p w14:paraId="642BCFA4" w14:textId="7D1AC088" w:rsidR="00981F7B" w:rsidRDefault="00981F7B" w:rsidP="00A96E53">
      <w:pPr>
        <w:ind w:firstLine="360"/>
        <w:jc w:val="both"/>
        <w:rPr>
          <w:rStyle w:val="text"/>
          <w:sz w:val="24"/>
          <w:szCs w:val="24"/>
        </w:rPr>
      </w:pPr>
    </w:p>
    <w:p w14:paraId="06592210" w14:textId="77777777" w:rsidR="00981F7B" w:rsidRPr="00F334E4" w:rsidRDefault="00981F7B" w:rsidP="00A96E53">
      <w:pPr>
        <w:ind w:firstLine="360"/>
        <w:jc w:val="both"/>
        <w:rPr>
          <w:rStyle w:val="text"/>
          <w:sz w:val="24"/>
          <w:szCs w:val="24"/>
        </w:rPr>
      </w:pP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lastRenderedPageBreak/>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CD27C3D" w:rsidR="00A96E53" w:rsidRDefault="00981F7B" w:rsidP="00A96E53">
      <w:pPr>
        <w:ind w:firstLine="720"/>
        <w:jc w:val="both"/>
        <w:rPr>
          <w:sz w:val="24"/>
          <w:szCs w:val="24"/>
        </w:rPr>
      </w:pPr>
      <w:r>
        <w:rPr>
          <w:sz w:val="24"/>
          <w:szCs w:val="24"/>
        </w:rPr>
        <w:t>O</w:t>
      </w:r>
      <w:r w:rsidR="00A96E53" w:rsidRPr="00F334E4">
        <w:rPr>
          <w:sz w:val="24"/>
          <w:szCs w:val="24"/>
        </w:rPr>
        <w:t xml:space="preserve">ur family survived these storms, but then, only two months later, came the </w:t>
      </w:r>
      <w:r w:rsidR="00236B3F" w:rsidRPr="00F334E4">
        <w:rPr>
          <w:sz w:val="24"/>
          <w:szCs w:val="24"/>
        </w:rPr>
        <w:t>record-breaking</w:t>
      </w:r>
      <w:r w:rsidR="00A96E53" w:rsidRPr="00F334E4">
        <w:rPr>
          <w:sz w:val="24"/>
          <w:szCs w:val="24"/>
        </w:rPr>
        <w:t xml:space="preserve">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A8B5C61" w14:textId="77777777" w:rsidR="00A96E53" w:rsidRPr="00F334E4" w:rsidRDefault="00A96E53" w:rsidP="00A96E53">
      <w:pPr>
        <w:spacing w:after="0"/>
        <w:jc w:val="center"/>
        <w:rPr>
          <w:b/>
          <w:sz w:val="24"/>
          <w:szCs w:val="24"/>
        </w:rPr>
      </w:pPr>
      <w:r w:rsidRPr="00F334E4">
        <w:rPr>
          <w:b/>
          <w:sz w:val="24"/>
          <w:szCs w:val="24"/>
        </w:rPr>
        <w:t>Psalms 56:3-4 (NET)</w:t>
      </w:r>
    </w:p>
    <w:p w14:paraId="3F63CCAE" w14:textId="66E5D696" w:rsidR="00A96E53"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55"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55"/>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1A663420" w14:textId="40BC251A" w:rsidR="00981F7B" w:rsidRDefault="00981F7B" w:rsidP="00A96E53">
      <w:pPr>
        <w:pStyle w:val="poetry1"/>
        <w:jc w:val="center"/>
        <w:rPr>
          <w:rFonts w:asciiTheme="minorHAnsi" w:hAnsiTheme="minorHAnsi" w:cstheme="minorHAnsi"/>
          <w:b/>
          <w:i/>
        </w:rPr>
      </w:pPr>
    </w:p>
    <w:p w14:paraId="0CE83BAD" w14:textId="4ED03302" w:rsidR="00981F7B" w:rsidRDefault="00981F7B" w:rsidP="00A96E53">
      <w:pPr>
        <w:pStyle w:val="poetry1"/>
        <w:jc w:val="center"/>
        <w:rPr>
          <w:rFonts w:asciiTheme="minorHAnsi" w:hAnsiTheme="minorHAnsi" w:cstheme="minorHAnsi"/>
          <w:b/>
          <w:i/>
        </w:rPr>
      </w:pPr>
    </w:p>
    <w:p w14:paraId="2441C253" w14:textId="77777777" w:rsidR="00981F7B" w:rsidRPr="00F334E4" w:rsidRDefault="00981F7B" w:rsidP="00A96E53">
      <w:pPr>
        <w:pStyle w:val="poetry1"/>
        <w:jc w:val="center"/>
        <w:rPr>
          <w:rFonts w:asciiTheme="minorHAnsi" w:hAnsiTheme="minorHAnsi" w:cstheme="minorHAnsi"/>
          <w:b/>
          <w:i/>
        </w:rPr>
      </w:pPr>
    </w:p>
    <w:p w14:paraId="72B00813" w14:textId="77777777" w:rsidR="00A96E53" w:rsidRPr="00F334E4" w:rsidRDefault="00A96E53" w:rsidP="00A96E53">
      <w:pPr>
        <w:pStyle w:val="poetry1"/>
        <w:jc w:val="center"/>
        <w:rPr>
          <w:rFonts w:asciiTheme="minorHAnsi" w:hAnsiTheme="minorHAnsi" w:cstheme="minorHAnsi"/>
          <w:b/>
          <w:i/>
        </w:rPr>
      </w:pPr>
    </w:p>
    <w:p w14:paraId="6632AB13" w14:textId="77777777" w:rsidR="00A96E53" w:rsidRPr="00F334E4" w:rsidRDefault="00A96E53" w:rsidP="00A96E53">
      <w:pPr>
        <w:spacing w:after="0"/>
        <w:jc w:val="center"/>
        <w:rPr>
          <w:b/>
          <w:sz w:val="24"/>
          <w:szCs w:val="24"/>
        </w:rPr>
      </w:pPr>
      <w:r w:rsidRPr="00F334E4">
        <w:rPr>
          <w:b/>
          <w:sz w:val="24"/>
          <w:szCs w:val="24"/>
        </w:rPr>
        <w:t>Psalms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lastRenderedPageBreak/>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56"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56"/>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57" w:name="v29"/>
      <w:bookmarkEnd w:id="57"/>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125"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58"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58"/>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77777777"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126"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127"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128"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“They who dive in the sea of affliction bring up rare pearls.”—C.H. Spurgeon. As this quote so beautifully puts it, all of my painful trials were, in reality, valuable life lessons … rare pearls indeed!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 xml:space="preserve">It all started towards the end of 2000. First was the beginning of my parents’ divorce and the inevitable drama that followed.  It does not matter if you are 8 or 38 when your parents’ </w:t>
      </w:r>
      <w:r w:rsidRPr="00F334E4">
        <w:rPr>
          <w:sz w:val="24"/>
          <w:szCs w:val="24"/>
        </w:rPr>
        <w:lastRenderedPageBreak/>
        <w:t>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59" w:name="1"/>
      <w:bookmarkEnd w:id="59"/>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lastRenderedPageBreak/>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77777777"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Where are you Lord? Have you 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w:t>
      </w:r>
      <w:r w:rsidRPr="00F334E4">
        <w:rPr>
          <w:sz w:val="24"/>
          <w:szCs w:val="24"/>
        </w:rPr>
        <w:lastRenderedPageBreak/>
        <w:t>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 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Jesus -- who is God -- to kill Himself, don’t think that he won’t use the same tactic on you, especially in your darkest moments. Why do you think there are so many suicides?</w:t>
      </w:r>
    </w:p>
    <w:p w14:paraId="502FCC46" w14:textId="7A6FDC11" w:rsidR="00A96E53" w:rsidRPr="00F334E4" w:rsidRDefault="00A96E53" w:rsidP="00A96E53">
      <w:pPr>
        <w:ind w:firstLine="720"/>
        <w:jc w:val="both"/>
        <w:rPr>
          <w:sz w:val="24"/>
          <w:szCs w:val="24"/>
        </w:rPr>
      </w:pPr>
      <w:r w:rsidRPr="00F334E4">
        <w:rPr>
          <w:sz w:val="24"/>
          <w:szCs w:val="24"/>
        </w:rPr>
        <w:t xml:space="preserve"> </w:t>
      </w:r>
      <w:r w:rsidRPr="00F334E4">
        <w:rPr>
          <w:rFonts w:asciiTheme="minorHAnsi" w:hAnsiTheme="minorHAnsi"/>
          <w:color w:val="181818"/>
          <w:sz w:val="24"/>
          <w:szCs w:val="24"/>
        </w:rPr>
        <w:t xml:space="preserve">“Mental pain,” said C.S. Lewis, in his book entitled </w:t>
      </w:r>
      <w:r w:rsidRPr="00F334E4">
        <w:rPr>
          <w:rFonts w:asciiTheme="minorHAnsi" w:hAnsiTheme="minorHAnsi"/>
          <w:color w:val="181818"/>
          <w:sz w:val="24"/>
          <w:szCs w:val="24"/>
          <w:u w:val="single"/>
        </w:rPr>
        <w:t>The</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Problem</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with</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Pain</w:t>
      </w:r>
      <w:r w:rsidRPr="00F334E4">
        <w:rPr>
          <w:rFonts w:asciiTheme="minorHAnsi" w:hAnsiTheme="minorHAnsi"/>
          <w:color w:val="181818"/>
          <w:sz w:val="24"/>
          <w:szCs w:val="24"/>
        </w:rPr>
        <w:t>, “is less dramatic than physical pain, but it is more common and also hard</w:t>
      </w:r>
      <w:r w:rsidR="00236B3F">
        <w:rPr>
          <w:rFonts w:asciiTheme="minorHAnsi" w:hAnsiTheme="minorHAnsi"/>
          <w:color w:val="181818"/>
          <w:sz w:val="24"/>
          <w:szCs w:val="24"/>
        </w:rPr>
        <w:t>er</w:t>
      </w:r>
      <w:r w:rsidRPr="00F334E4">
        <w:rPr>
          <w:rFonts w:asciiTheme="minorHAnsi" w:hAnsiTheme="minorHAnsi"/>
          <w:color w:val="181818"/>
          <w:sz w:val="24"/>
          <w:szCs w:val="24"/>
        </w:rPr>
        <w:t xml:space="preserve"> to bear. The frequent attempt to conceal mental pain increases the burden: it is easier to say</w:t>
      </w:r>
      <w:r w:rsidR="00236B3F">
        <w:rPr>
          <w:rFonts w:asciiTheme="minorHAnsi" w:hAnsiTheme="minorHAnsi"/>
          <w:color w:val="181818"/>
          <w:sz w:val="24"/>
          <w:szCs w:val="24"/>
        </w:rPr>
        <w:t>,</w:t>
      </w:r>
      <w:r w:rsidRPr="00F334E4">
        <w:rPr>
          <w:rFonts w:asciiTheme="minorHAnsi" w:hAnsiTheme="minorHAnsi"/>
          <w:color w:val="181818"/>
          <w:sz w:val="24"/>
          <w:szCs w:val="24"/>
        </w:rPr>
        <w:t xml:space="preserve"> “My tooth is aching” than to say “My heart is broken.” And so, here are a few tips for those who desire to help those who </w:t>
      </w:r>
      <w:r w:rsidRPr="00F334E4">
        <w:rPr>
          <w:rFonts w:asciiTheme="minorHAnsi" w:hAnsiTheme="minorHAnsi"/>
          <w:color w:val="181818"/>
          <w:sz w:val="24"/>
          <w:szCs w:val="24"/>
        </w:rPr>
        <w:lastRenderedPageBreak/>
        <w:t>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37103A">
      <w:pPr>
        <w:pStyle w:val="ListParagraph"/>
        <w:numPr>
          <w:ilvl w:val="0"/>
          <w:numId w:val="26"/>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37103A">
      <w:pPr>
        <w:pStyle w:val="ListParagraph"/>
        <w:numPr>
          <w:ilvl w:val="0"/>
          <w:numId w:val="26"/>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37103A">
      <w:pPr>
        <w:pStyle w:val="ListParagraph"/>
        <w:numPr>
          <w:ilvl w:val="0"/>
          <w:numId w:val="25"/>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suggestions that may be of help in this area. (For a copy of this lesson, go to </w:t>
      </w:r>
      <w:hyperlink r:id="rId129"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lastRenderedPageBreak/>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77777777" w:rsidR="00A96E53" w:rsidRPr="00F334E4" w:rsidRDefault="00A96E53" w:rsidP="00B73089">
      <w:pPr>
        <w:jc w:val="both"/>
        <w:rPr>
          <w:sz w:val="24"/>
          <w:szCs w:val="24"/>
        </w:rPr>
      </w:pPr>
      <w:r w:rsidRPr="00F334E4">
        <w:rPr>
          <w:b/>
          <w:bCs/>
          <w:sz w:val="28"/>
          <w:szCs w:val="28"/>
        </w:rPr>
        <w:t xml:space="preserve">DIGGING DEEPER: </w:t>
      </w:r>
      <w:r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4DA684A9"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For we do not want you to be unaware, brothers and sisters ,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284503ED" w14:textId="7A19CC55" w:rsidR="00A96E53" w:rsidRPr="00F334E4" w:rsidRDefault="00A96E53" w:rsidP="00A96E53">
      <w:pPr>
        <w:ind w:firstLine="720"/>
        <w:jc w:val="both"/>
        <w:rPr>
          <w:sz w:val="24"/>
          <w:szCs w:val="24"/>
        </w:rPr>
      </w:pPr>
      <w:r w:rsidRPr="00F334E4">
        <w:rPr>
          <w:sz w:val="24"/>
          <w:szCs w:val="24"/>
        </w:rPr>
        <w:t xml:space="preserve">In her book </w:t>
      </w:r>
      <w:r w:rsidRPr="00370876">
        <w:rPr>
          <w:i/>
          <w:sz w:val="24"/>
          <w:szCs w:val="24"/>
        </w:rPr>
        <w:t>In the Secret Place of the Most</w:t>
      </w:r>
      <w:r w:rsidR="00236B3F">
        <w:rPr>
          <w:i/>
          <w:sz w:val="24"/>
          <w:szCs w:val="24"/>
        </w:rPr>
        <w:t xml:space="preserve"> </w:t>
      </w:r>
      <w:r w:rsidRPr="00370876">
        <w:rPr>
          <w:i/>
          <w:sz w:val="24"/>
          <w:szCs w:val="24"/>
        </w:rPr>
        <w:t>High</w:t>
      </w:r>
      <w:r w:rsidRPr="00F334E4">
        <w:rPr>
          <w:sz w:val="24"/>
          <w:szCs w:val="24"/>
        </w:rPr>
        <w:t xml:space="preserve">, Cynthia Heald describes the soul cleansing work of the Lord’s discipline and correction. But before we go there, 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So, this quote is not a perfect illustration. However, the insight found in it about the end result of suffering is spot-on. Cynthia Heald quotes C. Jerdan and he said, “Sorrow accepted as Divine chastisement refines and sanctifies the soul. It stirs its tenderest emotions, and touches its richest cords. It draws the heart towards God himself, as its only Rest and Strength and Joy. The most beautiful human faces are not those which show merely the most regular features and the purest complexion; they are those saintly faces which have been beautified by chastisement- made perfect through sufferings.” </w:t>
      </w:r>
    </w:p>
    <w:p w14:paraId="7AB45D7B" w14:textId="477C1924" w:rsidR="00A96E53" w:rsidRPr="00F334E4" w:rsidRDefault="00A96E53" w:rsidP="00A96E53">
      <w:pPr>
        <w:ind w:firstLine="720"/>
        <w:jc w:val="both"/>
        <w:rPr>
          <w:sz w:val="24"/>
          <w:szCs w:val="24"/>
        </w:rPr>
      </w:pP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37103A">
      <w:pPr>
        <w:pStyle w:val="ListParagraph"/>
        <w:numPr>
          <w:ilvl w:val="0"/>
          <w:numId w:val="24"/>
        </w:numPr>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A96E53">
      <w:pPr>
        <w:pStyle w:val="ListParagraph"/>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093D4C4" w14:textId="77777777" w:rsidR="00A96E53" w:rsidRPr="00F334E4" w:rsidRDefault="00A96E53" w:rsidP="00A96E53">
      <w:pPr>
        <w:pStyle w:val="ListParagraph"/>
        <w:ind w:left="1080"/>
        <w:rPr>
          <w:bCs/>
          <w:sz w:val="24"/>
          <w:szCs w:val="24"/>
        </w:rPr>
      </w:pPr>
    </w:p>
    <w:p w14:paraId="52564DE7" w14:textId="77777777" w:rsidR="00A96E53" w:rsidRPr="00F334E4" w:rsidRDefault="00A96E53" w:rsidP="0037103A">
      <w:pPr>
        <w:pStyle w:val="ListParagraph"/>
        <w:numPr>
          <w:ilvl w:val="0"/>
          <w:numId w:val="24"/>
        </w:numPr>
        <w:rPr>
          <w:sz w:val="24"/>
          <w:szCs w:val="24"/>
        </w:rPr>
      </w:pPr>
      <w:r w:rsidRPr="00F334E4">
        <w:rPr>
          <w:sz w:val="24"/>
          <w:szCs w:val="24"/>
        </w:rPr>
        <w:t>Read the following passage and answer this question: What is one good thing that can come from afflictions? Psalms 119:71 ___________________________________________________________________</w:t>
      </w:r>
    </w:p>
    <w:p w14:paraId="53F77A92" w14:textId="77777777" w:rsidR="00A96E53" w:rsidRPr="00F334E4" w:rsidRDefault="00A96E53" w:rsidP="00A96E53">
      <w:pPr>
        <w:pStyle w:val="ListParagraph"/>
        <w:ind w:left="1440"/>
        <w:rPr>
          <w:bCs/>
          <w:sz w:val="24"/>
          <w:szCs w:val="24"/>
        </w:rPr>
      </w:pPr>
    </w:p>
    <w:p w14:paraId="58262335" w14:textId="77777777" w:rsidR="00A96E53" w:rsidRPr="00F334E4" w:rsidRDefault="00A96E53" w:rsidP="0037103A">
      <w:pPr>
        <w:pStyle w:val="ListParagraph"/>
        <w:numPr>
          <w:ilvl w:val="0"/>
          <w:numId w:val="24"/>
        </w:numPr>
        <w:rPr>
          <w:sz w:val="24"/>
          <w:szCs w:val="24"/>
        </w:rPr>
      </w:pPr>
      <w:r w:rsidRPr="00F334E4">
        <w:rPr>
          <w:sz w:val="24"/>
          <w:szCs w:val="24"/>
        </w:rPr>
        <w:t>Job did</w:t>
      </w:r>
      <w:r w:rsidRPr="00F334E4">
        <w:rPr>
          <w:b/>
          <w:sz w:val="24"/>
          <w:szCs w:val="24"/>
        </w:rPr>
        <w:t xml:space="preserve"> </w:t>
      </w:r>
      <w:r w:rsidRPr="00F334E4">
        <w:rPr>
          <w:sz w:val="24"/>
          <w:szCs w:val="24"/>
        </w:rPr>
        <w:t xml:space="preserve">not understand why he was suffering the loss of everything. His wife and three friends did not help; they added to his pain with words. What can we learn </w:t>
      </w:r>
      <w:r w:rsidRPr="00F334E4">
        <w:rPr>
          <w:sz w:val="24"/>
          <w:szCs w:val="24"/>
        </w:rPr>
        <w:lastRenderedPageBreak/>
        <w:t>from their poor examples when we see disaster and tragedy strike in someone’s life? What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My friend, while I may be as much of stranger to you as that man at the youth group camp was to me, I want to be the voice of truth that you need to hear today. I only wish I could look 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lastRenderedPageBreak/>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77777777"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Pr="00F334E4">
        <w:rPr>
          <w:rFonts w:asciiTheme="minorHAnsi" w:hAnsiTheme="minorHAnsi" w:cstheme="minorHAnsi"/>
          <w:b/>
          <w:i/>
          <w:sz w:val="19"/>
          <w:szCs w:val="19"/>
          <w:vertAlign w:val="superscript"/>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701D2571" w14:textId="2C2C8B6E" w:rsidR="0066161B" w:rsidRDefault="0066161B" w:rsidP="00A96E53">
      <w:pPr>
        <w:ind w:firstLine="720"/>
        <w:jc w:val="both"/>
        <w:rPr>
          <w:sz w:val="24"/>
          <w:szCs w:val="24"/>
        </w:rPr>
      </w:pPr>
    </w:p>
    <w:p w14:paraId="43EDD433" w14:textId="5A0194A2" w:rsidR="0066161B" w:rsidRDefault="0066161B" w:rsidP="00A96E53">
      <w:pPr>
        <w:ind w:firstLine="720"/>
        <w:jc w:val="both"/>
        <w:rPr>
          <w:sz w:val="24"/>
          <w:szCs w:val="24"/>
        </w:rPr>
      </w:pPr>
    </w:p>
    <w:p w14:paraId="09AFFEB2" w14:textId="5CAFF33E" w:rsidR="0066161B" w:rsidRDefault="0066161B" w:rsidP="00A96E53">
      <w:pPr>
        <w:ind w:firstLine="720"/>
        <w:jc w:val="both"/>
        <w:rPr>
          <w:sz w:val="24"/>
          <w:szCs w:val="24"/>
        </w:rPr>
      </w:pPr>
    </w:p>
    <w:p w14:paraId="65136B96" w14:textId="3B559BBC" w:rsidR="0066161B" w:rsidRDefault="0066161B" w:rsidP="00A96E53">
      <w:pPr>
        <w:ind w:firstLine="720"/>
        <w:jc w:val="both"/>
        <w:rPr>
          <w:sz w:val="24"/>
          <w:szCs w:val="24"/>
        </w:rPr>
      </w:pPr>
    </w:p>
    <w:p w14:paraId="5E444E8A" w14:textId="48E5B08C" w:rsidR="0066161B" w:rsidRDefault="0066161B" w:rsidP="00A96E53">
      <w:pPr>
        <w:ind w:firstLine="720"/>
        <w:jc w:val="both"/>
        <w:rPr>
          <w:sz w:val="24"/>
          <w:szCs w:val="24"/>
        </w:rPr>
      </w:pPr>
    </w:p>
    <w:p w14:paraId="2EB2D8C8" w14:textId="51078DA5" w:rsidR="0066161B" w:rsidRDefault="0066161B" w:rsidP="00A96E53">
      <w:pPr>
        <w:ind w:firstLine="720"/>
        <w:jc w:val="both"/>
        <w:rPr>
          <w:sz w:val="24"/>
          <w:szCs w:val="24"/>
        </w:rPr>
      </w:pPr>
    </w:p>
    <w:p w14:paraId="29D1D71F" w14:textId="3C40C20C" w:rsidR="0066161B" w:rsidRDefault="0066161B" w:rsidP="00A96E53">
      <w:pPr>
        <w:ind w:firstLine="720"/>
        <w:jc w:val="both"/>
        <w:rPr>
          <w:sz w:val="24"/>
          <w:szCs w:val="24"/>
        </w:rPr>
      </w:pPr>
    </w:p>
    <w:p w14:paraId="1B610993" w14:textId="35CC444E" w:rsidR="00981F7B" w:rsidRDefault="00981F7B" w:rsidP="00A96E53">
      <w:pPr>
        <w:ind w:firstLine="720"/>
        <w:jc w:val="both"/>
        <w:rPr>
          <w:sz w:val="24"/>
          <w:szCs w:val="24"/>
        </w:rPr>
      </w:pPr>
    </w:p>
    <w:p w14:paraId="78653614" w14:textId="57C9F72C" w:rsidR="00981F7B" w:rsidRDefault="00981F7B" w:rsidP="00A96E53">
      <w:pPr>
        <w:ind w:firstLine="720"/>
        <w:jc w:val="both"/>
        <w:rPr>
          <w:sz w:val="24"/>
          <w:szCs w:val="24"/>
        </w:rPr>
      </w:pPr>
    </w:p>
    <w:p w14:paraId="7A1C48B2" w14:textId="7AEAD545" w:rsidR="00981F7B" w:rsidRDefault="00981F7B" w:rsidP="00A96E53">
      <w:pPr>
        <w:ind w:firstLine="720"/>
        <w:jc w:val="both"/>
        <w:rPr>
          <w:sz w:val="24"/>
          <w:szCs w:val="24"/>
        </w:rPr>
      </w:pPr>
    </w:p>
    <w:p w14:paraId="1E04ACCF" w14:textId="77777777" w:rsidR="00981F7B" w:rsidRDefault="00981F7B" w:rsidP="00A96E53">
      <w:pPr>
        <w:ind w:firstLine="720"/>
        <w:jc w:val="both"/>
        <w:rPr>
          <w:sz w:val="24"/>
          <w:szCs w:val="24"/>
        </w:rPr>
      </w:pPr>
    </w:p>
    <w:p w14:paraId="1650857F" w14:textId="05245960" w:rsidR="0066161B" w:rsidRDefault="0066161B" w:rsidP="00A96E53">
      <w:pPr>
        <w:ind w:firstLine="720"/>
        <w:jc w:val="both"/>
        <w:rPr>
          <w:sz w:val="24"/>
          <w:szCs w:val="24"/>
        </w:rPr>
      </w:pPr>
    </w:p>
    <w:p w14:paraId="5E855CBD" w14:textId="77777777" w:rsidR="0066161B" w:rsidRDefault="0066161B" w:rsidP="00A96E53">
      <w:pPr>
        <w:ind w:firstLine="720"/>
        <w:jc w:val="both"/>
        <w:rPr>
          <w:sz w:val="24"/>
          <w:szCs w:val="24"/>
        </w:rPr>
      </w:pPr>
    </w:p>
    <w:p w14:paraId="358FE397" w14:textId="77777777" w:rsidR="00B73089" w:rsidRPr="00F334E4" w:rsidRDefault="00B73089" w:rsidP="00A96E53">
      <w:pPr>
        <w:ind w:firstLine="720"/>
        <w:jc w:val="both"/>
        <w:rPr>
          <w:sz w:val="24"/>
          <w:szCs w:val="24"/>
        </w:rPr>
      </w:pPr>
    </w:p>
    <w:p w14:paraId="6C1ADC6A" w14:textId="483E2D2E" w:rsidR="00A96E53" w:rsidRDefault="00A96E53" w:rsidP="00A96E53">
      <w:pPr>
        <w:pStyle w:val="Heading2"/>
      </w:pPr>
      <w:r w:rsidRPr="00F334E4">
        <w:lastRenderedPageBreak/>
        <w:t>DISCUSSION QUESTIONS: Let’s talk about it.</w:t>
      </w:r>
    </w:p>
    <w:p w14:paraId="1458147B" w14:textId="77777777" w:rsidR="00981F7B" w:rsidRPr="00981F7B" w:rsidRDefault="00981F7B" w:rsidP="00981F7B"/>
    <w:p w14:paraId="5D86B010" w14:textId="77777777" w:rsidR="00A96E53" w:rsidRPr="00F334E4" w:rsidRDefault="00A96E53" w:rsidP="0037103A">
      <w:pPr>
        <w:pStyle w:val="ListParagraph"/>
        <w:numPr>
          <w:ilvl w:val="0"/>
          <w:numId w:val="27"/>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37103A">
      <w:pPr>
        <w:pStyle w:val="ListParagraph"/>
        <w:numPr>
          <w:ilvl w:val="0"/>
          <w:numId w:val="27"/>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37103A">
      <w:pPr>
        <w:pStyle w:val="ListParagraph"/>
        <w:numPr>
          <w:ilvl w:val="0"/>
          <w:numId w:val="27"/>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37103A">
      <w:pPr>
        <w:pStyle w:val="ListParagraph"/>
        <w:numPr>
          <w:ilvl w:val="0"/>
          <w:numId w:val="27"/>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37103A">
      <w:pPr>
        <w:pStyle w:val="ListParagraph"/>
        <w:numPr>
          <w:ilvl w:val="0"/>
          <w:numId w:val="27"/>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37103A">
      <w:pPr>
        <w:pStyle w:val="ListParagraph"/>
        <w:numPr>
          <w:ilvl w:val="0"/>
          <w:numId w:val="27"/>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37103A">
      <w:pPr>
        <w:pStyle w:val="ListParagraph"/>
        <w:numPr>
          <w:ilvl w:val="0"/>
          <w:numId w:val="27"/>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60" w:name="_Toc450891674"/>
    </w:p>
    <w:bookmarkEnd w:id="60"/>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41E3D15F" w:rsidR="00F85D07" w:rsidRDefault="00F85D07"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712A487D" w:rsidR="00F85D07" w:rsidRDefault="00F85D07" w:rsidP="00A96E53">
      <w:pPr>
        <w:spacing w:after="0"/>
        <w:jc w:val="center"/>
        <w:rPr>
          <w:b/>
          <w:sz w:val="24"/>
          <w:szCs w:val="24"/>
        </w:rPr>
      </w:pPr>
    </w:p>
    <w:p w14:paraId="7E2BCC75" w14:textId="28C6A55B" w:rsidR="00F85D07" w:rsidRDefault="00F85D07" w:rsidP="00A96E53">
      <w:pPr>
        <w:spacing w:after="0"/>
        <w:jc w:val="center"/>
        <w:rPr>
          <w:b/>
          <w:sz w:val="24"/>
          <w:szCs w:val="24"/>
        </w:rPr>
      </w:pPr>
    </w:p>
    <w:p w14:paraId="67C25758" w14:textId="2254AA89" w:rsidR="00F85D07" w:rsidRDefault="00F85D07" w:rsidP="00A96E53">
      <w:pPr>
        <w:spacing w:after="0"/>
        <w:jc w:val="center"/>
        <w:rPr>
          <w:b/>
          <w:sz w:val="24"/>
          <w:szCs w:val="24"/>
        </w:rPr>
      </w:pPr>
    </w:p>
    <w:p w14:paraId="251EFD06" w14:textId="77777777" w:rsidR="00F85D07" w:rsidRDefault="00F85D07" w:rsidP="00A96E53">
      <w:pPr>
        <w:spacing w:after="0"/>
        <w:jc w:val="center"/>
        <w:rPr>
          <w:b/>
          <w:sz w:val="24"/>
          <w:szCs w:val="24"/>
        </w:rPr>
      </w:pPr>
    </w:p>
    <w:p w14:paraId="3A8F70B2" w14:textId="77777777" w:rsidR="00B73089" w:rsidRDefault="00B73089" w:rsidP="00A96E53">
      <w:pPr>
        <w:spacing w:after="0"/>
        <w:jc w:val="center"/>
        <w:rPr>
          <w:b/>
          <w:sz w:val="24"/>
          <w:szCs w:val="24"/>
        </w:rPr>
      </w:pPr>
    </w:p>
    <w:p w14:paraId="2BE33AED" w14:textId="77777777" w:rsidR="00B73089" w:rsidRDefault="00B73089" w:rsidP="00A96E53">
      <w:pPr>
        <w:spacing w:after="0"/>
        <w:jc w:val="center"/>
        <w:rPr>
          <w:b/>
          <w:sz w:val="24"/>
          <w:szCs w:val="24"/>
        </w:rPr>
      </w:pPr>
    </w:p>
    <w:p w14:paraId="5F12479F" w14:textId="77777777"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lastRenderedPageBreak/>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55BAF2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FF5FB67" w14:textId="7CDE5B81"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9695155" w14:textId="57312B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458F7C9" w14:textId="23C21B8E"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68A7D73F" w14:textId="2643C5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0F6DF25" w14:textId="72359115"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C0BC01A" w14:textId="5D78D976"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03B6E1F" w14:textId="77777777" w:rsidR="00F85D07" w:rsidRPr="00681114" w:rsidRDefault="00F85D07"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lastRenderedPageBreak/>
        <w:t>Spiritual Growth Survey</w:t>
      </w:r>
    </w:p>
    <w:p w14:paraId="30419291"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long have you been a believer? _________________________________________</w:t>
      </w:r>
    </w:p>
    <w:p w14:paraId="5EA09E23"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 I can see evidence that I am a “new creation” being fashioned into the image of   Christ. (See 2 Corinthians 5:17)</w:t>
      </w:r>
    </w:p>
    <w:p w14:paraId="43DEEE3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use a journal to record prayers, thoughts, feelings, experiences, dreams, and dialogue with God.</w:t>
      </w:r>
    </w:p>
    <w:p w14:paraId="5A64EBA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2878F9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learned what it means to “take every thought captive” and make them obedient to the truth that is clearly revealed by His Word and His Spirit.</w:t>
      </w:r>
    </w:p>
    <w:p w14:paraId="6C207719"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0DBDEF7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share failures, struggles, and areas of weakness with others.</w:t>
      </w:r>
    </w:p>
    <w:p w14:paraId="4A97ACE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37D0CE2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______ I am firm in what I believe about myself and God, but I also know I have much more to learn.</w:t>
      </w:r>
    </w:p>
    <w:p w14:paraId="60812C1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enjoy reading books on spiritual growth, emotional development, relational health, and general life skills.</w:t>
      </w:r>
    </w:p>
    <w:p w14:paraId="5684851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well equipped to “fight” battles in my thinking, circumstances, and relationships. I am learning to stand strong in my faith.</w:t>
      </w:r>
    </w:p>
    <w:p w14:paraId="34F2489A"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4DD80AD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a genuine desire to know what God’s plan and purpose for my life is.</w:t>
      </w:r>
    </w:p>
    <w:p w14:paraId="7424E492"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4661A8A7"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A80B2F">
      <w:pPr>
        <w:pStyle w:val="ListParagraph"/>
        <w:numPr>
          <w:ilvl w:val="0"/>
          <w:numId w:val="5"/>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obedience to the Lord is primarily motivated by guilt or fear. (See 1 John 2:3-4)</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77696BA0" w:rsidR="00A80B2F" w:rsidRDefault="00A80B2F"/>
    <w:sectPr w:rsidR="00A80B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06F92" w14:textId="77777777" w:rsidR="006A21F4" w:rsidRDefault="006A21F4">
      <w:pPr>
        <w:spacing w:after="0" w:line="240" w:lineRule="auto"/>
      </w:pPr>
      <w:r>
        <w:separator/>
      </w:r>
    </w:p>
  </w:endnote>
  <w:endnote w:type="continuationSeparator" w:id="0">
    <w:p w14:paraId="004418F9" w14:textId="77777777" w:rsidR="006A21F4" w:rsidRDefault="006A21F4">
      <w:pPr>
        <w:spacing w:after="0" w:line="240" w:lineRule="auto"/>
      </w:pPr>
      <w:r>
        <w:continuationSeparator/>
      </w:r>
    </w:p>
  </w:endnote>
  <w:endnote w:type="continuationNotice" w:id="1">
    <w:p w14:paraId="4CD427CC" w14:textId="77777777" w:rsidR="006A21F4" w:rsidRDefault="006A21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altName w:val="French Script MT"/>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Nirmala UI"/>
    <w:charset w:val="00"/>
    <w:family w:val="roman"/>
    <w:pitch w:val="variable"/>
    <w:sig w:usb0="00100003" w:usb1="00000000" w:usb2="00000000" w:usb3="00000000" w:csb0="00000001" w:csb1="00000000"/>
  </w:font>
  <w:font w:name="Blackadder ITC">
    <w:altName w:val="Calibri"/>
    <w:charset w:val="00"/>
    <w:family w:val="decorative"/>
    <w:pitch w:val="variable"/>
    <w:sig w:usb0="00000003" w:usb1="00000000" w:usb2="00000000" w:usb3="00000000" w:csb0="00000001" w:csb1="00000000"/>
  </w:font>
  <w:font w:name="Rage Italic">
    <w:altName w:val="Calibri"/>
    <w:charset w:val="00"/>
    <w:family w:val="script"/>
    <w:pitch w:val="variable"/>
    <w:sig w:usb0="00000003" w:usb1="00000000" w:usb2="00000000" w:usb3="00000000" w:csb0="00000001" w:csb1="00000000"/>
  </w:font>
  <w:font w:name="Castellar">
    <w:altName w:val="Cambria"/>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ignik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5B0CE6D2" w14:textId="3FD2A3AC" w:rsidR="003571EF" w:rsidRDefault="003571EF">
        <w:pPr>
          <w:pStyle w:val="Footer"/>
          <w:jc w:val="right"/>
        </w:pPr>
        <w:r>
          <w:fldChar w:fldCharType="begin"/>
        </w:r>
        <w:r>
          <w:instrText xml:space="preserve"> PAGE   \* MERGEFORMAT </w:instrText>
        </w:r>
        <w:r>
          <w:fldChar w:fldCharType="separate"/>
        </w:r>
        <w:r w:rsidR="005027FF">
          <w:rPr>
            <w:noProof/>
          </w:rPr>
          <w:t>144</w:t>
        </w:r>
        <w:r>
          <w:rPr>
            <w:noProof/>
          </w:rPr>
          <w:fldChar w:fldCharType="end"/>
        </w:r>
      </w:p>
    </w:sdtContent>
  </w:sdt>
  <w:p w14:paraId="18FFE826" w14:textId="77777777" w:rsidR="003571EF" w:rsidRDefault="003571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737B7" w14:textId="77777777" w:rsidR="006A21F4" w:rsidRDefault="006A21F4">
      <w:pPr>
        <w:spacing w:after="0" w:line="240" w:lineRule="auto"/>
      </w:pPr>
      <w:r>
        <w:separator/>
      </w:r>
    </w:p>
  </w:footnote>
  <w:footnote w:type="continuationSeparator" w:id="0">
    <w:p w14:paraId="45388598" w14:textId="77777777" w:rsidR="006A21F4" w:rsidRDefault="006A21F4">
      <w:pPr>
        <w:spacing w:after="0" w:line="240" w:lineRule="auto"/>
      </w:pPr>
      <w:r>
        <w:continuationSeparator/>
      </w:r>
    </w:p>
  </w:footnote>
  <w:footnote w:type="continuationNotice" w:id="1">
    <w:p w14:paraId="12383B70" w14:textId="77777777" w:rsidR="006A21F4" w:rsidRDefault="006A21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2E0BC" w14:textId="77777777" w:rsidR="003571EF" w:rsidRDefault="003571EF">
    <w:pPr>
      <w:pStyle w:val="Header"/>
      <w:jc w:val="center"/>
    </w:pPr>
  </w:p>
  <w:p w14:paraId="21046264" w14:textId="77777777" w:rsidR="003571EF" w:rsidRDefault="003571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79D6CE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67pt;height:25.05pt;visibility:visible" o:bullet="t">
        <v:imagedata r:id="rId1" o:title=""/>
      </v:shape>
    </w:pict>
  </w:numPicBullet>
  <w:numPicBullet w:numPicBulletId="1">
    <w:pict>
      <v:shape id="_x0000_i1039" type="#_x0000_t75" style="width:135.25pt;height:135.25pt" o:bullet="t">
        <v:imagedata r:id="rId2" o:title="MC900431629[1]"/>
      </v:shape>
    </w:pict>
  </w:numPicBullet>
  <w:abstractNum w:abstractNumId="0" w15:restartNumberingAfterBreak="0">
    <w:nsid w:val="00637464"/>
    <w:multiLevelType w:val="hybridMultilevel"/>
    <w:tmpl w:val="3A3A397E"/>
    <w:lvl w:ilvl="0" w:tplc="8374894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580B4E"/>
    <w:multiLevelType w:val="hybridMultilevel"/>
    <w:tmpl w:val="6370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A1E84"/>
    <w:multiLevelType w:val="hybridMultilevel"/>
    <w:tmpl w:val="FDB6F7EC"/>
    <w:lvl w:ilvl="0" w:tplc="39829EBC">
      <w:start w:val="1"/>
      <w:numFmt w:val="bullet"/>
      <w:lvlText w:val=""/>
      <w:lvlPicBulletId w:val="1"/>
      <w:lvlJc w:val="left"/>
      <w:pPr>
        <w:ind w:left="768" w:hanging="360"/>
      </w:pPr>
      <w:rPr>
        <w:rFonts w:ascii="Symbol" w:hAnsi="Symbol" w:hint="default"/>
        <w:color w:val="auto"/>
        <w:sz w:val="40"/>
        <w:szCs w:val="4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15:restartNumberingAfterBreak="0">
    <w:nsid w:val="030A33C9"/>
    <w:multiLevelType w:val="hybridMultilevel"/>
    <w:tmpl w:val="5734026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E1203"/>
    <w:multiLevelType w:val="hybridMultilevel"/>
    <w:tmpl w:val="F3441724"/>
    <w:lvl w:ilvl="0" w:tplc="34CA8E44">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F731F6"/>
    <w:multiLevelType w:val="hybridMultilevel"/>
    <w:tmpl w:val="8B9ED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B100ED"/>
    <w:multiLevelType w:val="hybridMultilevel"/>
    <w:tmpl w:val="25BADB04"/>
    <w:lvl w:ilvl="0" w:tplc="64DCD5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7E16631"/>
    <w:multiLevelType w:val="hybridMultilevel"/>
    <w:tmpl w:val="830E2F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2C1413"/>
    <w:multiLevelType w:val="hybridMultilevel"/>
    <w:tmpl w:val="923EE28A"/>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D64AD8"/>
    <w:multiLevelType w:val="hybridMultilevel"/>
    <w:tmpl w:val="ED86ACB0"/>
    <w:lvl w:ilvl="0" w:tplc="B492D24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3B763A"/>
    <w:multiLevelType w:val="hybridMultilevel"/>
    <w:tmpl w:val="D9CC202C"/>
    <w:lvl w:ilvl="0" w:tplc="85BE398C">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0D5F1E7B"/>
    <w:multiLevelType w:val="hybridMultilevel"/>
    <w:tmpl w:val="B44669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4" w15:restartNumberingAfterBreak="0">
    <w:nsid w:val="116A4E9E"/>
    <w:multiLevelType w:val="hybridMultilevel"/>
    <w:tmpl w:val="7E32A8C4"/>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87860"/>
    <w:multiLevelType w:val="hybridMultilevel"/>
    <w:tmpl w:val="5D68C2C6"/>
    <w:lvl w:ilvl="0" w:tplc="92EAAF04">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17"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7BA60A5"/>
    <w:multiLevelType w:val="hybridMultilevel"/>
    <w:tmpl w:val="D3889BEA"/>
    <w:lvl w:ilvl="0" w:tplc="64DCD56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7DC0354"/>
    <w:multiLevelType w:val="hybridMultilevel"/>
    <w:tmpl w:val="530680E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544EE2"/>
    <w:multiLevelType w:val="hybridMultilevel"/>
    <w:tmpl w:val="BB3C84A8"/>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4" w15:restartNumberingAfterBreak="0">
    <w:nsid w:val="1F000014"/>
    <w:multiLevelType w:val="hybridMultilevel"/>
    <w:tmpl w:val="53D444D8"/>
    <w:lvl w:ilvl="0" w:tplc="31BEAD5A">
      <w:start w:val="1"/>
      <w:numFmt w:val="bullet"/>
      <w:lvlText w:val=""/>
      <w:lvlJc w:val="center"/>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02B4732"/>
    <w:multiLevelType w:val="hybridMultilevel"/>
    <w:tmpl w:val="FE8604D4"/>
    <w:lvl w:ilvl="0" w:tplc="DEC247EA">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8F5C3B"/>
    <w:multiLevelType w:val="hybridMultilevel"/>
    <w:tmpl w:val="FF1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FAE74A8"/>
    <w:multiLevelType w:val="hybridMultilevel"/>
    <w:tmpl w:val="1B70F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2E0115"/>
    <w:multiLevelType w:val="hybridMultilevel"/>
    <w:tmpl w:val="40A8F372"/>
    <w:lvl w:ilvl="0" w:tplc="8374894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A326289"/>
    <w:multiLevelType w:val="hybridMultilevel"/>
    <w:tmpl w:val="A28AF4DA"/>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F5737BD"/>
    <w:multiLevelType w:val="hybridMultilevel"/>
    <w:tmpl w:val="7BD4D0DE"/>
    <w:lvl w:ilvl="0" w:tplc="4FE4305E">
      <w:start w:val="1"/>
      <w:numFmt w:val="bullet"/>
      <w:lvlText w:val=""/>
      <w:lvlPicBulletId w:val="1"/>
      <w:lvlJc w:val="left"/>
      <w:pPr>
        <w:ind w:left="990" w:hanging="360"/>
      </w:pPr>
      <w:rPr>
        <w:rFonts w:ascii="Symbol" w:hAnsi="Symbol" w:hint="default"/>
        <w:color w:val="auto"/>
        <w:sz w:val="40"/>
        <w:szCs w:val="40"/>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15:restartNumberingAfterBreak="0">
    <w:nsid w:val="44B753EF"/>
    <w:multiLevelType w:val="hybridMultilevel"/>
    <w:tmpl w:val="8B4C7B58"/>
    <w:lvl w:ilvl="0" w:tplc="80E45332">
      <w:start w:val="1"/>
      <w:numFmt w:val="bullet"/>
      <w:lvlText w:val=""/>
      <w:lvlJc w:val="left"/>
      <w:pPr>
        <w:ind w:left="810" w:hanging="360"/>
      </w:pPr>
      <w:rPr>
        <w:rFonts w:ascii="Symbol" w:hAnsi="Symbol" w:hint="default"/>
        <w:color w:val="auto"/>
        <w:sz w:val="28"/>
        <w:szCs w:val="4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45B324DE"/>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8F220EF"/>
    <w:multiLevelType w:val="hybridMultilevel"/>
    <w:tmpl w:val="712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275F27"/>
    <w:multiLevelType w:val="hybridMultilevel"/>
    <w:tmpl w:val="832EF3DC"/>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CAB72B3"/>
    <w:multiLevelType w:val="hybridMultilevel"/>
    <w:tmpl w:val="597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1B36E4"/>
    <w:multiLevelType w:val="hybridMultilevel"/>
    <w:tmpl w:val="EDD47FEE"/>
    <w:lvl w:ilvl="0" w:tplc="498E2390">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C0FFA">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FCA44C">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A0F1E">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00CB0">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2196E">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F0C6FC">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9BD6">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E8FB0">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3662CE8"/>
    <w:multiLevelType w:val="hybridMultilevel"/>
    <w:tmpl w:val="1482FC2C"/>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561F25AA"/>
    <w:multiLevelType w:val="hybridMultilevel"/>
    <w:tmpl w:val="4C1AF98C"/>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E830B7"/>
    <w:multiLevelType w:val="hybridMultilevel"/>
    <w:tmpl w:val="7DE668C6"/>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96447B"/>
    <w:multiLevelType w:val="hybridMultilevel"/>
    <w:tmpl w:val="FF4A78E4"/>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A1F17C9"/>
    <w:multiLevelType w:val="hybridMultilevel"/>
    <w:tmpl w:val="827AEEEA"/>
    <w:lvl w:ilvl="0" w:tplc="10002728">
      <w:start w:val="1"/>
      <w:numFmt w:val="decimal"/>
      <w:lvlText w:val="%1."/>
      <w:lvlJc w:val="left"/>
      <w:pPr>
        <w:ind w:left="720" w:hanging="360"/>
      </w:pPr>
      <w:rPr>
        <w:rFonts w:asciiTheme="minorHAnsi" w:hAnsiTheme="minorHAnsi" w:cstheme="minorHAnsi" w:hint="default"/>
        <w:sz w:val="28"/>
        <w:szCs w:val="28"/>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EC446BB"/>
    <w:multiLevelType w:val="hybridMultilevel"/>
    <w:tmpl w:val="692C5BF8"/>
    <w:lvl w:ilvl="0" w:tplc="70AA95FE">
      <w:start w:val="1"/>
      <w:numFmt w:val="bullet"/>
      <w:lvlText w:val=""/>
      <w:lvlJc w:val="left"/>
      <w:pPr>
        <w:ind w:left="360" w:hanging="360"/>
      </w:pPr>
      <w:rPr>
        <w:rFonts w:ascii="Symbol" w:hAnsi="Symbol" w:hint="default"/>
        <w:color w:val="auto"/>
        <w:sz w:val="28"/>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0"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2D7A3D"/>
    <w:multiLevelType w:val="hybridMultilevel"/>
    <w:tmpl w:val="1AF0A9FC"/>
    <w:lvl w:ilvl="0" w:tplc="D4BCCB90">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80C6292"/>
    <w:multiLevelType w:val="hybridMultilevel"/>
    <w:tmpl w:val="81FAE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8821BF9"/>
    <w:multiLevelType w:val="multilevel"/>
    <w:tmpl w:val="8CCC071C"/>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b w:val="0"/>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6"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F4C784E"/>
    <w:multiLevelType w:val="hybridMultilevel"/>
    <w:tmpl w:val="4C76D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87299C"/>
    <w:multiLevelType w:val="hybridMultilevel"/>
    <w:tmpl w:val="626E6F04"/>
    <w:lvl w:ilvl="0" w:tplc="474EE5D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5" w15:restartNumberingAfterBreak="0">
    <w:nsid w:val="71050C8B"/>
    <w:multiLevelType w:val="hybridMultilevel"/>
    <w:tmpl w:val="E5769AFE"/>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C64E8C"/>
    <w:multiLevelType w:val="hybridMultilevel"/>
    <w:tmpl w:val="52F640FC"/>
    <w:lvl w:ilvl="0" w:tplc="86FE4298">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1" w15:restartNumberingAfterBreak="0">
    <w:nsid w:val="75D9687E"/>
    <w:multiLevelType w:val="hybridMultilevel"/>
    <w:tmpl w:val="09C8851C"/>
    <w:lvl w:ilvl="0" w:tplc="7D8E1D3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5" w15:restartNumberingAfterBreak="0">
    <w:nsid w:val="7A207EB0"/>
    <w:multiLevelType w:val="hybridMultilevel"/>
    <w:tmpl w:val="A5BCCBAE"/>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B7B6F53"/>
    <w:multiLevelType w:val="hybridMultilevel"/>
    <w:tmpl w:val="1B1AF9C2"/>
    <w:lvl w:ilvl="0" w:tplc="4FE4305E">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C452C02"/>
    <w:multiLevelType w:val="hybridMultilevel"/>
    <w:tmpl w:val="14A45C02"/>
    <w:lvl w:ilvl="0" w:tplc="64DCD56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8" w15:restartNumberingAfterBreak="0">
    <w:nsid w:val="7F1B0B72"/>
    <w:multiLevelType w:val="hybridMultilevel"/>
    <w:tmpl w:val="C2F00368"/>
    <w:lvl w:ilvl="0" w:tplc="31BEAD5A">
      <w:start w:val="1"/>
      <w:numFmt w:val="bullet"/>
      <w:lvlText w:val=""/>
      <w:lvlJc w:val="center"/>
      <w:pPr>
        <w:ind w:left="720" w:hanging="360"/>
      </w:pPr>
      <w:rPr>
        <w:rFonts w:ascii="Symbol" w:hAnsi="Symbol" w:hint="default"/>
        <w:b w:val="0"/>
        <w:i w:val="0"/>
        <w:strike w:val="0"/>
        <w:dstrike w:val="0"/>
        <w:color w:val="auto"/>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79"/>
  </w:num>
  <w:num w:numId="3">
    <w:abstractNumId w:val="57"/>
  </w:num>
  <w:num w:numId="4">
    <w:abstractNumId w:val="38"/>
  </w:num>
  <w:num w:numId="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num>
  <w:num w:numId="7">
    <w:abstractNumId w:val="31"/>
  </w:num>
  <w:num w:numId="8">
    <w:abstractNumId w:val="70"/>
  </w:num>
  <w:num w:numId="9">
    <w:abstractNumId w:val="64"/>
  </w:num>
  <w:num w:numId="10">
    <w:abstractNumId w:val="27"/>
  </w:num>
  <w:num w:numId="11">
    <w:abstractNumId w:val="58"/>
  </w:num>
  <w:num w:numId="12">
    <w:abstractNumId w:val="62"/>
  </w:num>
  <w:num w:numId="13">
    <w:abstractNumId w:val="60"/>
  </w:num>
  <w:num w:numId="14">
    <w:abstractNumId w:val="5"/>
  </w:num>
  <w:num w:numId="15">
    <w:abstractNumId w:val="9"/>
  </w:num>
  <w:num w:numId="16">
    <w:abstractNumId w:val="26"/>
  </w:num>
  <w:num w:numId="17">
    <w:abstractNumId w:val="68"/>
  </w:num>
  <w:num w:numId="18">
    <w:abstractNumId w:val="28"/>
  </w:num>
  <w:num w:numId="19">
    <w:abstractNumId w:val="73"/>
  </w:num>
  <w:num w:numId="20">
    <w:abstractNumId w:val="72"/>
  </w:num>
  <w:num w:numId="21">
    <w:abstractNumId w:val="45"/>
  </w:num>
  <w:num w:numId="22">
    <w:abstractNumId w:val="39"/>
  </w:num>
  <w:num w:numId="23">
    <w:abstractNumId w:val="41"/>
  </w:num>
  <w:num w:numId="24">
    <w:abstractNumId w:val="85"/>
  </w:num>
  <w:num w:numId="25">
    <w:abstractNumId w:val="21"/>
  </w:num>
  <w:num w:numId="26">
    <w:abstractNumId w:val="52"/>
  </w:num>
  <w:num w:numId="27">
    <w:abstractNumId w:val="15"/>
  </w:num>
  <w:num w:numId="28">
    <w:abstractNumId w:val="42"/>
  </w:num>
  <w:num w:numId="29">
    <w:abstractNumId w:val="61"/>
  </w:num>
  <w:num w:numId="30">
    <w:abstractNumId w:val="78"/>
  </w:num>
  <w:num w:numId="31">
    <w:abstractNumId w:val="12"/>
  </w:num>
  <w:num w:numId="32">
    <w:abstractNumId w:val="4"/>
  </w:num>
  <w:num w:numId="33">
    <w:abstractNumId w:val="53"/>
  </w:num>
  <w:num w:numId="34">
    <w:abstractNumId w:val="76"/>
  </w:num>
  <w:num w:numId="35">
    <w:abstractNumId w:val="86"/>
  </w:num>
  <w:num w:numId="36">
    <w:abstractNumId w:val="44"/>
  </w:num>
  <w:num w:numId="37">
    <w:abstractNumId w:val="40"/>
  </w:num>
  <w:num w:numId="38">
    <w:abstractNumId w:val="48"/>
  </w:num>
  <w:num w:numId="39">
    <w:abstractNumId w:val="37"/>
  </w:num>
  <w:num w:numId="40">
    <w:abstractNumId w:val="55"/>
  </w:num>
  <w:num w:numId="41">
    <w:abstractNumId w:val="1"/>
  </w:num>
  <w:num w:numId="42">
    <w:abstractNumId w:val="17"/>
  </w:num>
  <w:num w:numId="43">
    <w:abstractNumId w:val="2"/>
  </w:num>
  <w:num w:numId="44">
    <w:abstractNumId w:val="35"/>
  </w:num>
  <w:num w:numId="45">
    <w:abstractNumId w:val="22"/>
  </w:num>
  <w:num w:numId="46">
    <w:abstractNumId w:val="49"/>
  </w:num>
  <w:num w:numId="47">
    <w:abstractNumId w:val="80"/>
  </w:num>
  <w:num w:numId="48">
    <w:abstractNumId w:val="83"/>
  </w:num>
  <w:num w:numId="49">
    <w:abstractNumId w:val="77"/>
  </w:num>
  <w:num w:numId="50">
    <w:abstractNumId w:val="18"/>
  </w:num>
  <w:num w:numId="51">
    <w:abstractNumId w:val="20"/>
  </w:num>
  <w:num w:numId="52">
    <w:abstractNumId w:val="30"/>
  </w:num>
  <w:num w:numId="53">
    <w:abstractNumId w:val="69"/>
  </w:num>
  <w:num w:numId="54">
    <w:abstractNumId w:val="46"/>
  </w:num>
  <w:num w:numId="55">
    <w:abstractNumId w:val="51"/>
  </w:num>
  <w:num w:numId="56">
    <w:abstractNumId w:val="82"/>
  </w:num>
  <w:num w:numId="57">
    <w:abstractNumId w:val="34"/>
  </w:num>
  <w:num w:numId="58">
    <w:abstractNumId w:val="32"/>
  </w:num>
  <w:num w:numId="59">
    <w:abstractNumId w:val="29"/>
  </w:num>
  <w:num w:numId="60">
    <w:abstractNumId w:val="3"/>
  </w:num>
  <w:num w:numId="61">
    <w:abstractNumId w:val="23"/>
  </w:num>
  <w:num w:numId="62">
    <w:abstractNumId w:val="13"/>
  </w:num>
  <w:num w:numId="63">
    <w:abstractNumId w:val="74"/>
  </w:num>
  <w:num w:numId="64">
    <w:abstractNumId w:val="50"/>
  </w:num>
  <w:num w:numId="65">
    <w:abstractNumId w:val="14"/>
  </w:num>
  <w:num w:numId="66">
    <w:abstractNumId w:val="84"/>
  </w:num>
  <w:num w:numId="67">
    <w:abstractNumId w:val="73"/>
  </w:num>
  <w:num w:numId="6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
  </w:num>
  <w:num w:numId="70">
    <w:abstractNumId w:val="8"/>
    <w:lvlOverride w:ilvl="0">
      <w:startOverride w:val="1"/>
    </w:lvlOverride>
    <w:lvlOverride w:ilvl="1"/>
    <w:lvlOverride w:ilvl="2"/>
    <w:lvlOverride w:ilvl="3"/>
    <w:lvlOverride w:ilvl="4"/>
    <w:lvlOverride w:ilvl="5"/>
    <w:lvlOverride w:ilvl="6"/>
    <w:lvlOverride w:ilvl="7"/>
    <w:lvlOverride w:ilvl="8"/>
  </w:num>
  <w:num w:numId="71">
    <w:abstractNumId w:val="47"/>
  </w:num>
  <w:num w:numId="72">
    <w:abstractNumId w:val="54"/>
  </w:num>
  <w:num w:numId="73">
    <w:abstractNumId w:val="24"/>
  </w:num>
  <w:num w:numId="74">
    <w:abstractNumId w:val="65"/>
  </w:num>
  <w:num w:numId="75">
    <w:abstractNumId w:val="16"/>
  </w:num>
  <w:num w:numId="76">
    <w:abstractNumId w:val="87"/>
  </w:num>
  <w:num w:numId="77">
    <w:abstractNumId w:val="43"/>
  </w:num>
  <w:num w:numId="78">
    <w:abstractNumId w:val="19"/>
  </w:num>
  <w:num w:numId="79">
    <w:abstractNumId w:val="6"/>
  </w:num>
  <w:num w:numId="80">
    <w:abstractNumId w:val="11"/>
  </w:num>
  <w:num w:numId="81">
    <w:abstractNumId w:val="59"/>
  </w:num>
  <w:num w:numId="82">
    <w:abstractNumId w:val="25"/>
  </w:num>
  <w:num w:numId="83">
    <w:abstractNumId w:val="81"/>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num>
  <w:num w:numId="86">
    <w:abstractNumId w:val="88"/>
  </w:num>
  <w:num w:numId="87">
    <w:abstractNumId w:val="71"/>
  </w:num>
  <w:num w:numId="88">
    <w:abstractNumId w:val="7"/>
  </w:num>
  <w:num w:numId="89">
    <w:abstractNumId w:val="75"/>
  </w:num>
  <w:num w:numId="90">
    <w:abstractNumId w:val="63"/>
  </w:num>
  <w:num w:numId="91">
    <w:abstractNumId w:val="10"/>
  </w:num>
  <w:num w:numId="92">
    <w:abstractNumId w:val="36"/>
  </w:num>
  <w:numIdMacAtCleanup w:val="8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ey Caudill">
    <w15:presenceInfo w15:providerId="Windows Live" w15:userId="d4a323533499b005"/>
  </w15:person>
  <w15:person w15:author="virginia porter">
    <w15:presenceInfo w15:providerId="Windows Live" w15:userId="5ccf7f982f1a2e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3C6E"/>
    <w:rsid w:val="00004758"/>
    <w:rsid w:val="000049B3"/>
    <w:rsid w:val="00006F37"/>
    <w:rsid w:val="00007661"/>
    <w:rsid w:val="000112D7"/>
    <w:rsid w:val="00011454"/>
    <w:rsid w:val="000224FC"/>
    <w:rsid w:val="000242BB"/>
    <w:rsid w:val="00024AE3"/>
    <w:rsid w:val="00027921"/>
    <w:rsid w:val="00030969"/>
    <w:rsid w:val="000334D7"/>
    <w:rsid w:val="00033E1F"/>
    <w:rsid w:val="000363F1"/>
    <w:rsid w:val="00040119"/>
    <w:rsid w:val="0004044E"/>
    <w:rsid w:val="000407C2"/>
    <w:rsid w:val="000416C3"/>
    <w:rsid w:val="00041A92"/>
    <w:rsid w:val="00042B23"/>
    <w:rsid w:val="00042F8E"/>
    <w:rsid w:val="00044CCF"/>
    <w:rsid w:val="000476FC"/>
    <w:rsid w:val="000504B0"/>
    <w:rsid w:val="00050A1F"/>
    <w:rsid w:val="00051923"/>
    <w:rsid w:val="00052CD4"/>
    <w:rsid w:val="00055B1E"/>
    <w:rsid w:val="000561C3"/>
    <w:rsid w:val="0005679C"/>
    <w:rsid w:val="00056BA4"/>
    <w:rsid w:val="00056DB8"/>
    <w:rsid w:val="0005719F"/>
    <w:rsid w:val="000602FE"/>
    <w:rsid w:val="0006090D"/>
    <w:rsid w:val="00061281"/>
    <w:rsid w:val="00062746"/>
    <w:rsid w:val="00065820"/>
    <w:rsid w:val="00066BE9"/>
    <w:rsid w:val="00067E9C"/>
    <w:rsid w:val="00070644"/>
    <w:rsid w:val="00071D6F"/>
    <w:rsid w:val="0007209D"/>
    <w:rsid w:val="0007211A"/>
    <w:rsid w:val="00072AC3"/>
    <w:rsid w:val="0007516A"/>
    <w:rsid w:val="00076954"/>
    <w:rsid w:val="00076E80"/>
    <w:rsid w:val="00077E62"/>
    <w:rsid w:val="00083802"/>
    <w:rsid w:val="00085C06"/>
    <w:rsid w:val="00085F41"/>
    <w:rsid w:val="00086261"/>
    <w:rsid w:val="000864E5"/>
    <w:rsid w:val="0008737B"/>
    <w:rsid w:val="0009139B"/>
    <w:rsid w:val="000914BB"/>
    <w:rsid w:val="0009195F"/>
    <w:rsid w:val="000926C6"/>
    <w:rsid w:val="00093A8E"/>
    <w:rsid w:val="000950DB"/>
    <w:rsid w:val="00095EF0"/>
    <w:rsid w:val="000A108F"/>
    <w:rsid w:val="000A4405"/>
    <w:rsid w:val="000A47DF"/>
    <w:rsid w:val="000A5CFB"/>
    <w:rsid w:val="000A7501"/>
    <w:rsid w:val="000A77DA"/>
    <w:rsid w:val="000A79C4"/>
    <w:rsid w:val="000B03E2"/>
    <w:rsid w:val="000B3093"/>
    <w:rsid w:val="000B3393"/>
    <w:rsid w:val="000B355A"/>
    <w:rsid w:val="000C26E9"/>
    <w:rsid w:val="000C3D2A"/>
    <w:rsid w:val="000C449C"/>
    <w:rsid w:val="000C5462"/>
    <w:rsid w:val="000C5B7F"/>
    <w:rsid w:val="000C6D6E"/>
    <w:rsid w:val="000C70A5"/>
    <w:rsid w:val="000D1499"/>
    <w:rsid w:val="000D14BA"/>
    <w:rsid w:val="000D27C3"/>
    <w:rsid w:val="000D3B13"/>
    <w:rsid w:val="000D4961"/>
    <w:rsid w:val="000D50D9"/>
    <w:rsid w:val="000D7E88"/>
    <w:rsid w:val="000E088C"/>
    <w:rsid w:val="000E182F"/>
    <w:rsid w:val="000E3064"/>
    <w:rsid w:val="000E4825"/>
    <w:rsid w:val="000E599F"/>
    <w:rsid w:val="000E694B"/>
    <w:rsid w:val="000F0ECA"/>
    <w:rsid w:val="000F2A62"/>
    <w:rsid w:val="00100B12"/>
    <w:rsid w:val="0010125F"/>
    <w:rsid w:val="00105E43"/>
    <w:rsid w:val="00110289"/>
    <w:rsid w:val="00110622"/>
    <w:rsid w:val="00110F57"/>
    <w:rsid w:val="00111B04"/>
    <w:rsid w:val="001120F3"/>
    <w:rsid w:val="00112694"/>
    <w:rsid w:val="00113930"/>
    <w:rsid w:val="0011403A"/>
    <w:rsid w:val="001140F1"/>
    <w:rsid w:val="00114E1B"/>
    <w:rsid w:val="00116432"/>
    <w:rsid w:val="0012011B"/>
    <w:rsid w:val="00121185"/>
    <w:rsid w:val="00122D68"/>
    <w:rsid w:val="00122E4E"/>
    <w:rsid w:val="001230F7"/>
    <w:rsid w:val="00127B99"/>
    <w:rsid w:val="00131B0E"/>
    <w:rsid w:val="0013558F"/>
    <w:rsid w:val="00135B7C"/>
    <w:rsid w:val="001367CE"/>
    <w:rsid w:val="001371F1"/>
    <w:rsid w:val="00140891"/>
    <w:rsid w:val="00140F71"/>
    <w:rsid w:val="001414D9"/>
    <w:rsid w:val="00143623"/>
    <w:rsid w:val="00146FC4"/>
    <w:rsid w:val="00147055"/>
    <w:rsid w:val="001507B9"/>
    <w:rsid w:val="00151387"/>
    <w:rsid w:val="00152210"/>
    <w:rsid w:val="00154EC1"/>
    <w:rsid w:val="0015644B"/>
    <w:rsid w:val="001570D5"/>
    <w:rsid w:val="00160B6A"/>
    <w:rsid w:val="00161EC2"/>
    <w:rsid w:val="00165AE9"/>
    <w:rsid w:val="00165D48"/>
    <w:rsid w:val="00167EAE"/>
    <w:rsid w:val="00172CFD"/>
    <w:rsid w:val="001732A7"/>
    <w:rsid w:val="00174C81"/>
    <w:rsid w:val="00176107"/>
    <w:rsid w:val="00177E9F"/>
    <w:rsid w:val="00181CB1"/>
    <w:rsid w:val="0018202E"/>
    <w:rsid w:val="00185B5A"/>
    <w:rsid w:val="001861FF"/>
    <w:rsid w:val="00187D19"/>
    <w:rsid w:val="0019050D"/>
    <w:rsid w:val="001914DB"/>
    <w:rsid w:val="00193264"/>
    <w:rsid w:val="00193988"/>
    <w:rsid w:val="001942CB"/>
    <w:rsid w:val="00195B83"/>
    <w:rsid w:val="001A05E6"/>
    <w:rsid w:val="001A3296"/>
    <w:rsid w:val="001A68B4"/>
    <w:rsid w:val="001B316F"/>
    <w:rsid w:val="001B3F25"/>
    <w:rsid w:val="001C1AA9"/>
    <w:rsid w:val="001C1C48"/>
    <w:rsid w:val="001C3C37"/>
    <w:rsid w:val="001C52C3"/>
    <w:rsid w:val="001D0FBE"/>
    <w:rsid w:val="001D2372"/>
    <w:rsid w:val="001D299B"/>
    <w:rsid w:val="001D6E42"/>
    <w:rsid w:val="001D7A63"/>
    <w:rsid w:val="001D7CEC"/>
    <w:rsid w:val="001E19CC"/>
    <w:rsid w:val="001E4D35"/>
    <w:rsid w:val="001F095F"/>
    <w:rsid w:val="001F544E"/>
    <w:rsid w:val="001F7F75"/>
    <w:rsid w:val="00201289"/>
    <w:rsid w:val="00201B41"/>
    <w:rsid w:val="002036E3"/>
    <w:rsid w:val="002067C8"/>
    <w:rsid w:val="00212089"/>
    <w:rsid w:val="002120D6"/>
    <w:rsid w:val="00213176"/>
    <w:rsid w:val="002169B6"/>
    <w:rsid w:val="00216A6D"/>
    <w:rsid w:val="00216D18"/>
    <w:rsid w:val="0022009A"/>
    <w:rsid w:val="002219EF"/>
    <w:rsid w:val="00221C09"/>
    <w:rsid w:val="00223733"/>
    <w:rsid w:val="00225DB2"/>
    <w:rsid w:val="00226926"/>
    <w:rsid w:val="002272CE"/>
    <w:rsid w:val="002272F8"/>
    <w:rsid w:val="0023147D"/>
    <w:rsid w:val="00236B3F"/>
    <w:rsid w:val="00237D0F"/>
    <w:rsid w:val="00241FBB"/>
    <w:rsid w:val="002429EF"/>
    <w:rsid w:val="00244965"/>
    <w:rsid w:val="002453B0"/>
    <w:rsid w:val="002457E8"/>
    <w:rsid w:val="0024671B"/>
    <w:rsid w:val="00246C44"/>
    <w:rsid w:val="002476A6"/>
    <w:rsid w:val="00247DF1"/>
    <w:rsid w:val="002501AB"/>
    <w:rsid w:val="0025244D"/>
    <w:rsid w:val="002540FD"/>
    <w:rsid w:val="0025581C"/>
    <w:rsid w:val="00260043"/>
    <w:rsid w:val="002615DE"/>
    <w:rsid w:val="002624E8"/>
    <w:rsid w:val="002631FA"/>
    <w:rsid w:val="00265CFD"/>
    <w:rsid w:val="00265DB6"/>
    <w:rsid w:val="00265DEA"/>
    <w:rsid w:val="0027026C"/>
    <w:rsid w:val="00271911"/>
    <w:rsid w:val="0027631C"/>
    <w:rsid w:val="0027690D"/>
    <w:rsid w:val="00276991"/>
    <w:rsid w:val="00276E28"/>
    <w:rsid w:val="00277BBA"/>
    <w:rsid w:val="00280422"/>
    <w:rsid w:val="002845FA"/>
    <w:rsid w:val="00285218"/>
    <w:rsid w:val="00287317"/>
    <w:rsid w:val="002878BA"/>
    <w:rsid w:val="0029197E"/>
    <w:rsid w:val="00291E77"/>
    <w:rsid w:val="00292423"/>
    <w:rsid w:val="002948E8"/>
    <w:rsid w:val="00294D06"/>
    <w:rsid w:val="00294E99"/>
    <w:rsid w:val="00295553"/>
    <w:rsid w:val="002955B9"/>
    <w:rsid w:val="00295EDA"/>
    <w:rsid w:val="00296748"/>
    <w:rsid w:val="002A026B"/>
    <w:rsid w:val="002A0343"/>
    <w:rsid w:val="002A1B11"/>
    <w:rsid w:val="002A5D45"/>
    <w:rsid w:val="002A5D96"/>
    <w:rsid w:val="002A69AF"/>
    <w:rsid w:val="002A6A95"/>
    <w:rsid w:val="002A6E49"/>
    <w:rsid w:val="002A77ED"/>
    <w:rsid w:val="002B1657"/>
    <w:rsid w:val="002B1C17"/>
    <w:rsid w:val="002B26F3"/>
    <w:rsid w:val="002C028D"/>
    <w:rsid w:val="002C249B"/>
    <w:rsid w:val="002C2661"/>
    <w:rsid w:val="002C2951"/>
    <w:rsid w:val="002C60A5"/>
    <w:rsid w:val="002C67F6"/>
    <w:rsid w:val="002C727B"/>
    <w:rsid w:val="002C757D"/>
    <w:rsid w:val="002D4EEA"/>
    <w:rsid w:val="002D5361"/>
    <w:rsid w:val="002D53C5"/>
    <w:rsid w:val="002E27BB"/>
    <w:rsid w:val="002E28B6"/>
    <w:rsid w:val="002E4EA4"/>
    <w:rsid w:val="002E6214"/>
    <w:rsid w:val="002E77FE"/>
    <w:rsid w:val="002F0F43"/>
    <w:rsid w:val="002F177E"/>
    <w:rsid w:val="002F26B5"/>
    <w:rsid w:val="002F5554"/>
    <w:rsid w:val="002F66EB"/>
    <w:rsid w:val="00300553"/>
    <w:rsid w:val="003110FE"/>
    <w:rsid w:val="00312294"/>
    <w:rsid w:val="00312648"/>
    <w:rsid w:val="00312A39"/>
    <w:rsid w:val="003150ED"/>
    <w:rsid w:val="00315575"/>
    <w:rsid w:val="00316DA5"/>
    <w:rsid w:val="003204BC"/>
    <w:rsid w:val="00321997"/>
    <w:rsid w:val="0032221B"/>
    <w:rsid w:val="00322A98"/>
    <w:rsid w:val="003232B1"/>
    <w:rsid w:val="00323CD5"/>
    <w:rsid w:val="00325595"/>
    <w:rsid w:val="0032739E"/>
    <w:rsid w:val="00330931"/>
    <w:rsid w:val="0033201F"/>
    <w:rsid w:val="003322F6"/>
    <w:rsid w:val="00333EC5"/>
    <w:rsid w:val="003342BB"/>
    <w:rsid w:val="003343E9"/>
    <w:rsid w:val="00334F45"/>
    <w:rsid w:val="00340896"/>
    <w:rsid w:val="00341406"/>
    <w:rsid w:val="0034175F"/>
    <w:rsid w:val="003423AA"/>
    <w:rsid w:val="0034312B"/>
    <w:rsid w:val="00344FD2"/>
    <w:rsid w:val="00347967"/>
    <w:rsid w:val="003518FD"/>
    <w:rsid w:val="003530A1"/>
    <w:rsid w:val="00354A08"/>
    <w:rsid w:val="00356AB6"/>
    <w:rsid w:val="00357020"/>
    <w:rsid w:val="003571EF"/>
    <w:rsid w:val="00357594"/>
    <w:rsid w:val="003606F3"/>
    <w:rsid w:val="00361266"/>
    <w:rsid w:val="00361657"/>
    <w:rsid w:val="00362A98"/>
    <w:rsid w:val="003634E6"/>
    <w:rsid w:val="00363539"/>
    <w:rsid w:val="003635A0"/>
    <w:rsid w:val="003636AF"/>
    <w:rsid w:val="00363BAD"/>
    <w:rsid w:val="00370876"/>
    <w:rsid w:val="0037103A"/>
    <w:rsid w:val="0037316E"/>
    <w:rsid w:val="00373E6A"/>
    <w:rsid w:val="00373EF8"/>
    <w:rsid w:val="00376FFC"/>
    <w:rsid w:val="00377462"/>
    <w:rsid w:val="00377C9E"/>
    <w:rsid w:val="00381DA1"/>
    <w:rsid w:val="00385835"/>
    <w:rsid w:val="00387D26"/>
    <w:rsid w:val="00396190"/>
    <w:rsid w:val="00396487"/>
    <w:rsid w:val="003A044E"/>
    <w:rsid w:val="003A092C"/>
    <w:rsid w:val="003A1485"/>
    <w:rsid w:val="003A1B4A"/>
    <w:rsid w:val="003A237B"/>
    <w:rsid w:val="003A3451"/>
    <w:rsid w:val="003A5AB2"/>
    <w:rsid w:val="003A5D8F"/>
    <w:rsid w:val="003A72B9"/>
    <w:rsid w:val="003C1815"/>
    <w:rsid w:val="003C49C8"/>
    <w:rsid w:val="003D16BF"/>
    <w:rsid w:val="003D1CEF"/>
    <w:rsid w:val="003D2442"/>
    <w:rsid w:val="003D25A3"/>
    <w:rsid w:val="003D3A1F"/>
    <w:rsid w:val="003D444C"/>
    <w:rsid w:val="003D449D"/>
    <w:rsid w:val="003D50ED"/>
    <w:rsid w:val="003D552C"/>
    <w:rsid w:val="003D72BD"/>
    <w:rsid w:val="003D7762"/>
    <w:rsid w:val="003D7B9D"/>
    <w:rsid w:val="003E0497"/>
    <w:rsid w:val="003E0794"/>
    <w:rsid w:val="003E0A00"/>
    <w:rsid w:val="003E1741"/>
    <w:rsid w:val="003E2B82"/>
    <w:rsid w:val="003E316F"/>
    <w:rsid w:val="003E3A41"/>
    <w:rsid w:val="003F0857"/>
    <w:rsid w:val="003F1655"/>
    <w:rsid w:val="003F18CA"/>
    <w:rsid w:val="003F2A81"/>
    <w:rsid w:val="003F2D68"/>
    <w:rsid w:val="003F3061"/>
    <w:rsid w:val="00402BDB"/>
    <w:rsid w:val="0040540B"/>
    <w:rsid w:val="0040742D"/>
    <w:rsid w:val="00412A7E"/>
    <w:rsid w:val="004135BB"/>
    <w:rsid w:val="00414712"/>
    <w:rsid w:val="00417D23"/>
    <w:rsid w:val="00423469"/>
    <w:rsid w:val="00424064"/>
    <w:rsid w:val="00424980"/>
    <w:rsid w:val="00424FAC"/>
    <w:rsid w:val="00425508"/>
    <w:rsid w:val="00430BD4"/>
    <w:rsid w:val="00431792"/>
    <w:rsid w:val="004322F0"/>
    <w:rsid w:val="00435CE7"/>
    <w:rsid w:val="00436E8F"/>
    <w:rsid w:val="00437EA1"/>
    <w:rsid w:val="0044174D"/>
    <w:rsid w:val="00442A32"/>
    <w:rsid w:val="00442ACF"/>
    <w:rsid w:val="004438A6"/>
    <w:rsid w:val="00445BB7"/>
    <w:rsid w:val="004503E3"/>
    <w:rsid w:val="00451E62"/>
    <w:rsid w:val="00452912"/>
    <w:rsid w:val="004529E5"/>
    <w:rsid w:val="00452CFD"/>
    <w:rsid w:val="00463185"/>
    <w:rsid w:val="00463E79"/>
    <w:rsid w:val="004646C2"/>
    <w:rsid w:val="004679F7"/>
    <w:rsid w:val="00470518"/>
    <w:rsid w:val="00472144"/>
    <w:rsid w:val="00474A6D"/>
    <w:rsid w:val="00481C1D"/>
    <w:rsid w:val="0048598D"/>
    <w:rsid w:val="0048777F"/>
    <w:rsid w:val="0049020F"/>
    <w:rsid w:val="00492ABF"/>
    <w:rsid w:val="00494C71"/>
    <w:rsid w:val="00494EBE"/>
    <w:rsid w:val="004955EE"/>
    <w:rsid w:val="004A19EB"/>
    <w:rsid w:val="004A3659"/>
    <w:rsid w:val="004A5528"/>
    <w:rsid w:val="004B034F"/>
    <w:rsid w:val="004B2798"/>
    <w:rsid w:val="004B572C"/>
    <w:rsid w:val="004B5AC2"/>
    <w:rsid w:val="004C60E3"/>
    <w:rsid w:val="004C6150"/>
    <w:rsid w:val="004C68DC"/>
    <w:rsid w:val="004C74E7"/>
    <w:rsid w:val="004C75F1"/>
    <w:rsid w:val="004C78B1"/>
    <w:rsid w:val="004D2A27"/>
    <w:rsid w:val="004D2BEE"/>
    <w:rsid w:val="004D2CD1"/>
    <w:rsid w:val="004D6188"/>
    <w:rsid w:val="004E20BD"/>
    <w:rsid w:val="004E37AB"/>
    <w:rsid w:val="004E3C06"/>
    <w:rsid w:val="004E4B70"/>
    <w:rsid w:val="004F02DA"/>
    <w:rsid w:val="004F19E9"/>
    <w:rsid w:val="004F30A9"/>
    <w:rsid w:val="004F4B90"/>
    <w:rsid w:val="004F53FD"/>
    <w:rsid w:val="004F6E5E"/>
    <w:rsid w:val="004F71A0"/>
    <w:rsid w:val="00501F84"/>
    <w:rsid w:val="005027FF"/>
    <w:rsid w:val="0050294F"/>
    <w:rsid w:val="00502FF5"/>
    <w:rsid w:val="00506584"/>
    <w:rsid w:val="00506CAA"/>
    <w:rsid w:val="0050781B"/>
    <w:rsid w:val="00512534"/>
    <w:rsid w:val="00513EAF"/>
    <w:rsid w:val="00515298"/>
    <w:rsid w:val="00516903"/>
    <w:rsid w:val="00516AAC"/>
    <w:rsid w:val="00517A67"/>
    <w:rsid w:val="0052030A"/>
    <w:rsid w:val="0052078D"/>
    <w:rsid w:val="00520C82"/>
    <w:rsid w:val="00520D75"/>
    <w:rsid w:val="005224EB"/>
    <w:rsid w:val="00522A79"/>
    <w:rsid w:val="00522B40"/>
    <w:rsid w:val="00523F0E"/>
    <w:rsid w:val="005241A7"/>
    <w:rsid w:val="00525125"/>
    <w:rsid w:val="0052523B"/>
    <w:rsid w:val="005275BE"/>
    <w:rsid w:val="00527FAC"/>
    <w:rsid w:val="005317B0"/>
    <w:rsid w:val="00532AA9"/>
    <w:rsid w:val="00534A4A"/>
    <w:rsid w:val="0053667E"/>
    <w:rsid w:val="00536CE4"/>
    <w:rsid w:val="00537352"/>
    <w:rsid w:val="00541E2C"/>
    <w:rsid w:val="00544377"/>
    <w:rsid w:val="00551558"/>
    <w:rsid w:val="0055540F"/>
    <w:rsid w:val="005562B2"/>
    <w:rsid w:val="00556997"/>
    <w:rsid w:val="00557B66"/>
    <w:rsid w:val="00562682"/>
    <w:rsid w:val="00565999"/>
    <w:rsid w:val="00570295"/>
    <w:rsid w:val="00570F7F"/>
    <w:rsid w:val="005753BD"/>
    <w:rsid w:val="00575BE5"/>
    <w:rsid w:val="00577AD2"/>
    <w:rsid w:val="00580975"/>
    <w:rsid w:val="005813D0"/>
    <w:rsid w:val="005814DC"/>
    <w:rsid w:val="00583C0F"/>
    <w:rsid w:val="00584FFD"/>
    <w:rsid w:val="005874D4"/>
    <w:rsid w:val="00590FD7"/>
    <w:rsid w:val="0059145B"/>
    <w:rsid w:val="00591C55"/>
    <w:rsid w:val="00595653"/>
    <w:rsid w:val="0059585F"/>
    <w:rsid w:val="00595AF6"/>
    <w:rsid w:val="00595BA1"/>
    <w:rsid w:val="0059647A"/>
    <w:rsid w:val="005967AD"/>
    <w:rsid w:val="00596B5E"/>
    <w:rsid w:val="005A2735"/>
    <w:rsid w:val="005A3DA0"/>
    <w:rsid w:val="005A4595"/>
    <w:rsid w:val="005A64F1"/>
    <w:rsid w:val="005A6702"/>
    <w:rsid w:val="005B0180"/>
    <w:rsid w:val="005B0D15"/>
    <w:rsid w:val="005B1E08"/>
    <w:rsid w:val="005B54FD"/>
    <w:rsid w:val="005B78BA"/>
    <w:rsid w:val="005B7E31"/>
    <w:rsid w:val="005C0E4A"/>
    <w:rsid w:val="005C1657"/>
    <w:rsid w:val="005C2D9D"/>
    <w:rsid w:val="005C365C"/>
    <w:rsid w:val="005C39AA"/>
    <w:rsid w:val="005C3DFD"/>
    <w:rsid w:val="005C48A6"/>
    <w:rsid w:val="005C4CFE"/>
    <w:rsid w:val="005C5530"/>
    <w:rsid w:val="005C5F50"/>
    <w:rsid w:val="005D1FE3"/>
    <w:rsid w:val="005D2D6C"/>
    <w:rsid w:val="005D2EB2"/>
    <w:rsid w:val="005D5210"/>
    <w:rsid w:val="005D7D4E"/>
    <w:rsid w:val="005E0BB6"/>
    <w:rsid w:val="005E359C"/>
    <w:rsid w:val="005E365C"/>
    <w:rsid w:val="005E5908"/>
    <w:rsid w:val="005F04FB"/>
    <w:rsid w:val="005F09A8"/>
    <w:rsid w:val="005F1FC2"/>
    <w:rsid w:val="005F5676"/>
    <w:rsid w:val="005F5CD6"/>
    <w:rsid w:val="005F7DB1"/>
    <w:rsid w:val="00602044"/>
    <w:rsid w:val="00603553"/>
    <w:rsid w:val="00603DED"/>
    <w:rsid w:val="00604C16"/>
    <w:rsid w:val="0060534A"/>
    <w:rsid w:val="00605FD4"/>
    <w:rsid w:val="00606EAC"/>
    <w:rsid w:val="00606EAD"/>
    <w:rsid w:val="0061142A"/>
    <w:rsid w:val="00612136"/>
    <w:rsid w:val="006130A8"/>
    <w:rsid w:val="00615404"/>
    <w:rsid w:val="006169D2"/>
    <w:rsid w:val="00617BD5"/>
    <w:rsid w:val="0062006A"/>
    <w:rsid w:val="006204C8"/>
    <w:rsid w:val="006232DD"/>
    <w:rsid w:val="006238D0"/>
    <w:rsid w:val="00623988"/>
    <w:rsid w:val="006246E5"/>
    <w:rsid w:val="0062500A"/>
    <w:rsid w:val="006251A4"/>
    <w:rsid w:val="006264BD"/>
    <w:rsid w:val="0062701B"/>
    <w:rsid w:val="00627740"/>
    <w:rsid w:val="00630B11"/>
    <w:rsid w:val="00630CB8"/>
    <w:rsid w:val="00632E1B"/>
    <w:rsid w:val="00633708"/>
    <w:rsid w:val="0063661F"/>
    <w:rsid w:val="00637B51"/>
    <w:rsid w:val="00637C54"/>
    <w:rsid w:val="00640B2D"/>
    <w:rsid w:val="00641750"/>
    <w:rsid w:val="00643682"/>
    <w:rsid w:val="0064537E"/>
    <w:rsid w:val="00646652"/>
    <w:rsid w:val="00653A94"/>
    <w:rsid w:val="006546AC"/>
    <w:rsid w:val="00654C19"/>
    <w:rsid w:val="00657849"/>
    <w:rsid w:val="0066161B"/>
    <w:rsid w:val="00665819"/>
    <w:rsid w:val="006666F0"/>
    <w:rsid w:val="006670C9"/>
    <w:rsid w:val="00667274"/>
    <w:rsid w:val="00667DF6"/>
    <w:rsid w:val="00670AE3"/>
    <w:rsid w:val="00672174"/>
    <w:rsid w:val="00675A07"/>
    <w:rsid w:val="006809C9"/>
    <w:rsid w:val="00681114"/>
    <w:rsid w:val="00681B76"/>
    <w:rsid w:val="00681E0A"/>
    <w:rsid w:val="00683364"/>
    <w:rsid w:val="0068341C"/>
    <w:rsid w:val="00683A78"/>
    <w:rsid w:val="00684740"/>
    <w:rsid w:val="0068578D"/>
    <w:rsid w:val="0068761F"/>
    <w:rsid w:val="00691820"/>
    <w:rsid w:val="00691ED6"/>
    <w:rsid w:val="00693409"/>
    <w:rsid w:val="00693CFD"/>
    <w:rsid w:val="00694AEE"/>
    <w:rsid w:val="00695322"/>
    <w:rsid w:val="006A1643"/>
    <w:rsid w:val="006A21F4"/>
    <w:rsid w:val="006A7EE5"/>
    <w:rsid w:val="006B10D3"/>
    <w:rsid w:val="006B2828"/>
    <w:rsid w:val="006B34F6"/>
    <w:rsid w:val="006B5A21"/>
    <w:rsid w:val="006B6EC2"/>
    <w:rsid w:val="006C1B81"/>
    <w:rsid w:val="006C23F6"/>
    <w:rsid w:val="006C35BE"/>
    <w:rsid w:val="006C4E79"/>
    <w:rsid w:val="006C52CA"/>
    <w:rsid w:val="006C5DEA"/>
    <w:rsid w:val="006C61BD"/>
    <w:rsid w:val="006C6B8C"/>
    <w:rsid w:val="006D042C"/>
    <w:rsid w:val="006D2216"/>
    <w:rsid w:val="006D5CE9"/>
    <w:rsid w:val="006D6E8A"/>
    <w:rsid w:val="006D7ACE"/>
    <w:rsid w:val="006E3984"/>
    <w:rsid w:val="006E43FE"/>
    <w:rsid w:val="006E54E1"/>
    <w:rsid w:val="006F061D"/>
    <w:rsid w:val="006F0E21"/>
    <w:rsid w:val="006F504C"/>
    <w:rsid w:val="00701169"/>
    <w:rsid w:val="007015E9"/>
    <w:rsid w:val="0070653C"/>
    <w:rsid w:val="00706A38"/>
    <w:rsid w:val="007070F3"/>
    <w:rsid w:val="007123B2"/>
    <w:rsid w:val="00713A7A"/>
    <w:rsid w:val="00715C72"/>
    <w:rsid w:val="00715EDB"/>
    <w:rsid w:val="00716A73"/>
    <w:rsid w:val="00717350"/>
    <w:rsid w:val="00717C9A"/>
    <w:rsid w:val="00720620"/>
    <w:rsid w:val="00720FD6"/>
    <w:rsid w:val="00723A23"/>
    <w:rsid w:val="007243EC"/>
    <w:rsid w:val="00724600"/>
    <w:rsid w:val="007248D8"/>
    <w:rsid w:val="00724BA9"/>
    <w:rsid w:val="00724C9B"/>
    <w:rsid w:val="00726294"/>
    <w:rsid w:val="0073796E"/>
    <w:rsid w:val="00737DE3"/>
    <w:rsid w:val="00740288"/>
    <w:rsid w:val="00743AE9"/>
    <w:rsid w:val="0074430F"/>
    <w:rsid w:val="00744725"/>
    <w:rsid w:val="007459B6"/>
    <w:rsid w:val="007468CB"/>
    <w:rsid w:val="007501AF"/>
    <w:rsid w:val="007505A7"/>
    <w:rsid w:val="00750960"/>
    <w:rsid w:val="00751D9F"/>
    <w:rsid w:val="00753ECA"/>
    <w:rsid w:val="00755606"/>
    <w:rsid w:val="00756EDF"/>
    <w:rsid w:val="0076065E"/>
    <w:rsid w:val="00761CF5"/>
    <w:rsid w:val="007653B8"/>
    <w:rsid w:val="0077005B"/>
    <w:rsid w:val="007716F6"/>
    <w:rsid w:val="00771CF3"/>
    <w:rsid w:val="007728DE"/>
    <w:rsid w:val="00773FDF"/>
    <w:rsid w:val="00774AD9"/>
    <w:rsid w:val="00774C49"/>
    <w:rsid w:val="00774D23"/>
    <w:rsid w:val="007751A8"/>
    <w:rsid w:val="00775358"/>
    <w:rsid w:val="00775502"/>
    <w:rsid w:val="00776158"/>
    <w:rsid w:val="0077681A"/>
    <w:rsid w:val="00782A4A"/>
    <w:rsid w:val="0078466C"/>
    <w:rsid w:val="007847A9"/>
    <w:rsid w:val="00784AA4"/>
    <w:rsid w:val="00784EF4"/>
    <w:rsid w:val="0078604E"/>
    <w:rsid w:val="00786EF7"/>
    <w:rsid w:val="00790131"/>
    <w:rsid w:val="00794C15"/>
    <w:rsid w:val="00796696"/>
    <w:rsid w:val="007973DF"/>
    <w:rsid w:val="0079749A"/>
    <w:rsid w:val="007A00A1"/>
    <w:rsid w:val="007A0D4E"/>
    <w:rsid w:val="007A143A"/>
    <w:rsid w:val="007A27EF"/>
    <w:rsid w:val="007A73BB"/>
    <w:rsid w:val="007A7B54"/>
    <w:rsid w:val="007B059F"/>
    <w:rsid w:val="007B1EE7"/>
    <w:rsid w:val="007B2071"/>
    <w:rsid w:val="007B2896"/>
    <w:rsid w:val="007B3121"/>
    <w:rsid w:val="007B3C28"/>
    <w:rsid w:val="007B50A8"/>
    <w:rsid w:val="007B50F8"/>
    <w:rsid w:val="007B6206"/>
    <w:rsid w:val="007C164F"/>
    <w:rsid w:val="007C1ADC"/>
    <w:rsid w:val="007C373F"/>
    <w:rsid w:val="007C47D0"/>
    <w:rsid w:val="007C51C0"/>
    <w:rsid w:val="007D09ED"/>
    <w:rsid w:val="007D0BCB"/>
    <w:rsid w:val="007D15BC"/>
    <w:rsid w:val="007D171C"/>
    <w:rsid w:val="007D28FF"/>
    <w:rsid w:val="007D2F24"/>
    <w:rsid w:val="007D4C8E"/>
    <w:rsid w:val="007E0D89"/>
    <w:rsid w:val="007E2601"/>
    <w:rsid w:val="007E2EE6"/>
    <w:rsid w:val="007E5B99"/>
    <w:rsid w:val="007E62CE"/>
    <w:rsid w:val="007E6D0F"/>
    <w:rsid w:val="007F0CED"/>
    <w:rsid w:val="007F129B"/>
    <w:rsid w:val="007F160B"/>
    <w:rsid w:val="007F1889"/>
    <w:rsid w:val="007F211A"/>
    <w:rsid w:val="007F2EB3"/>
    <w:rsid w:val="007F53D3"/>
    <w:rsid w:val="007F5434"/>
    <w:rsid w:val="00803D34"/>
    <w:rsid w:val="00804044"/>
    <w:rsid w:val="00804831"/>
    <w:rsid w:val="00807511"/>
    <w:rsid w:val="00807F90"/>
    <w:rsid w:val="00810E1C"/>
    <w:rsid w:val="0081185C"/>
    <w:rsid w:val="008125BC"/>
    <w:rsid w:val="008166CA"/>
    <w:rsid w:val="008205F8"/>
    <w:rsid w:val="00820E82"/>
    <w:rsid w:val="00823F3F"/>
    <w:rsid w:val="00824C3C"/>
    <w:rsid w:val="00825938"/>
    <w:rsid w:val="00827561"/>
    <w:rsid w:val="00827D4C"/>
    <w:rsid w:val="008329A5"/>
    <w:rsid w:val="00836616"/>
    <w:rsid w:val="0084495F"/>
    <w:rsid w:val="00846629"/>
    <w:rsid w:val="00846E53"/>
    <w:rsid w:val="00847ADD"/>
    <w:rsid w:val="00851D03"/>
    <w:rsid w:val="008523D0"/>
    <w:rsid w:val="008541F0"/>
    <w:rsid w:val="008547DA"/>
    <w:rsid w:val="008569EF"/>
    <w:rsid w:val="008600F2"/>
    <w:rsid w:val="00864153"/>
    <w:rsid w:val="00867D46"/>
    <w:rsid w:val="00867F3C"/>
    <w:rsid w:val="008703EF"/>
    <w:rsid w:val="00873A6D"/>
    <w:rsid w:val="0087470B"/>
    <w:rsid w:val="00875A30"/>
    <w:rsid w:val="00876F5A"/>
    <w:rsid w:val="00880B55"/>
    <w:rsid w:val="008819E6"/>
    <w:rsid w:val="0088297B"/>
    <w:rsid w:val="00885A6F"/>
    <w:rsid w:val="00885BC6"/>
    <w:rsid w:val="0088622E"/>
    <w:rsid w:val="00886A77"/>
    <w:rsid w:val="00887DCF"/>
    <w:rsid w:val="008915DF"/>
    <w:rsid w:val="00892024"/>
    <w:rsid w:val="008927C4"/>
    <w:rsid w:val="008930D3"/>
    <w:rsid w:val="00895A45"/>
    <w:rsid w:val="008A1D65"/>
    <w:rsid w:val="008A339E"/>
    <w:rsid w:val="008A4A09"/>
    <w:rsid w:val="008A76E0"/>
    <w:rsid w:val="008A7A08"/>
    <w:rsid w:val="008B0C2E"/>
    <w:rsid w:val="008B1987"/>
    <w:rsid w:val="008B19A2"/>
    <w:rsid w:val="008C0FAE"/>
    <w:rsid w:val="008C15A7"/>
    <w:rsid w:val="008C20D7"/>
    <w:rsid w:val="008C2E79"/>
    <w:rsid w:val="008C56C0"/>
    <w:rsid w:val="008D228F"/>
    <w:rsid w:val="008D27DA"/>
    <w:rsid w:val="008D72C2"/>
    <w:rsid w:val="008E192C"/>
    <w:rsid w:val="008E77A3"/>
    <w:rsid w:val="008F04EC"/>
    <w:rsid w:val="008F0FF0"/>
    <w:rsid w:val="008F221D"/>
    <w:rsid w:val="008F33BF"/>
    <w:rsid w:val="008F3D20"/>
    <w:rsid w:val="008F4C01"/>
    <w:rsid w:val="009025B1"/>
    <w:rsid w:val="009028B9"/>
    <w:rsid w:val="009034B9"/>
    <w:rsid w:val="00906596"/>
    <w:rsid w:val="00906F58"/>
    <w:rsid w:val="00910964"/>
    <w:rsid w:val="00914007"/>
    <w:rsid w:val="00914F7C"/>
    <w:rsid w:val="009206BC"/>
    <w:rsid w:val="009230E0"/>
    <w:rsid w:val="0092423A"/>
    <w:rsid w:val="009243A7"/>
    <w:rsid w:val="00925F78"/>
    <w:rsid w:val="00927C32"/>
    <w:rsid w:val="00930B3E"/>
    <w:rsid w:val="00930BC0"/>
    <w:rsid w:val="009322E7"/>
    <w:rsid w:val="00932982"/>
    <w:rsid w:val="0093329A"/>
    <w:rsid w:val="009336C0"/>
    <w:rsid w:val="00934114"/>
    <w:rsid w:val="009343BE"/>
    <w:rsid w:val="00934725"/>
    <w:rsid w:val="0093551D"/>
    <w:rsid w:val="009378D3"/>
    <w:rsid w:val="009378FE"/>
    <w:rsid w:val="009435DD"/>
    <w:rsid w:val="009439D9"/>
    <w:rsid w:val="0094480B"/>
    <w:rsid w:val="009456A6"/>
    <w:rsid w:val="0094588E"/>
    <w:rsid w:val="00946DD0"/>
    <w:rsid w:val="00947763"/>
    <w:rsid w:val="00950F70"/>
    <w:rsid w:val="00951C93"/>
    <w:rsid w:val="00960575"/>
    <w:rsid w:val="00960854"/>
    <w:rsid w:val="00962235"/>
    <w:rsid w:val="00962D50"/>
    <w:rsid w:val="0096617F"/>
    <w:rsid w:val="0096676C"/>
    <w:rsid w:val="00975516"/>
    <w:rsid w:val="00976D44"/>
    <w:rsid w:val="00980495"/>
    <w:rsid w:val="00981F7B"/>
    <w:rsid w:val="00982233"/>
    <w:rsid w:val="009827CC"/>
    <w:rsid w:val="00983824"/>
    <w:rsid w:val="00983844"/>
    <w:rsid w:val="009846A5"/>
    <w:rsid w:val="009846FB"/>
    <w:rsid w:val="00992E99"/>
    <w:rsid w:val="00993393"/>
    <w:rsid w:val="009942C1"/>
    <w:rsid w:val="0099560D"/>
    <w:rsid w:val="009957EF"/>
    <w:rsid w:val="009974E7"/>
    <w:rsid w:val="00997834"/>
    <w:rsid w:val="009A2FC1"/>
    <w:rsid w:val="009A4311"/>
    <w:rsid w:val="009A6FC0"/>
    <w:rsid w:val="009A71C5"/>
    <w:rsid w:val="009B1397"/>
    <w:rsid w:val="009B196B"/>
    <w:rsid w:val="009B531A"/>
    <w:rsid w:val="009B5EAB"/>
    <w:rsid w:val="009B672E"/>
    <w:rsid w:val="009B7289"/>
    <w:rsid w:val="009C31D5"/>
    <w:rsid w:val="009C43BF"/>
    <w:rsid w:val="009C5331"/>
    <w:rsid w:val="009C5A1D"/>
    <w:rsid w:val="009C6EC9"/>
    <w:rsid w:val="009D0635"/>
    <w:rsid w:val="009D24D7"/>
    <w:rsid w:val="009D637A"/>
    <w:rsid w:val="009D648B"/>
    <w:rsid w:val="009D77F3"/>
    <w:rsid w:val="009E36CB"/>
    <w:rsid w:val="009E4486"/>
    <w:rsid w:val="009E4BA8"/>
    <w:rsid w:val="009E5C2B"/>
    <w:rsid w:val="009E7FCF"/>
    <w:rsid w:val="009F0B99"/>
    <w:rsid w:val="009F5302"/>
    <w:rsid w:val="009F7842"/>
    <w:rsid w:val="009F78AF"/>
    <w:rsid w:val="00A023F2"/>
    <w:rsid w:val="00A05F2D"/>
    <w:rsid w:val="00A06956"/>
    <w:rsid w:val="00A07F00"/>
    <w:rsid w:val="00A10910"/>
    <w:rsid w:val="00A10CE7"/>
    <w:rsid w:val="00A1229E"/>
    <w:rsid w:val="00A128B9"/>
    <w:rsid w:val="00A13908"/>
    <w:rsid w:val="00A14BA7"/>
    <w:rsid w:val="00A15724"/>
    <w:rsid w:val="00A1711F"/>
    <w:rsid w:val="00A206D7"/>
    <w:rsid w:val="00A2097F"/>
    <w:rsid w:val="00A21C02"/>
    <w:rsid w:val="00A22BE4"/>
    <w:rsid w:val="00A22D87"/>
    <w:rsid w:val="00A22ECD"/>
    <w:rsid w:val="00A27A34"/>
    <w:rsid w:val="00A32818"/>
    <w:rsid w:val="00A34367"/>
    <w:rsid w:val="00A34D35"/>
    <w:rsid w:val="00A34EB2"/>
    <w:rsid w:val="00A3750A"/>
    <w:rsid w:val="00A37645"/>
    <w:rsid w:val="00A45A7B"/>
    <w:rsid w:val="00A46260"/>
    <w:rsid w:val="00A50ECE"/>
    <w:rsid w:val="00A61656"/>
    <w:rsid w:val="00A61E49"/>
    <w:rsid w:val="00A64FDC"/>
    <w:rsid w:val="00A66953"/>
    <w:rsid w:val="00A71CBE"/>
    <w:rsid w:val="00A7235A"/>
    <w:rsid w:val="00A72C47"/>
    <w:rsid w:val="00A73578"/>
    <w:rsid w:val="00A74952"/>
    <w:rsid w:val="00A75C89"/>
    <w:rsid w:val="00A75FEF"/>
    <w:rsid w:val="00A80511"/>
    <w:rsid w:val="00A80B2F"/>
    <w:rsid w:val="00A810B1"/>
    <w:rsid w:val="00A8179E"/>
    <w:rsid w:val="00A83E2F"/>
    <w:rsid w:val="00A86253"/>
    <w:rsid w:val="00A90081"/>
    <w:rsid w:val="00A922D3"/>
    <w:rsid w:val="00A92E3B"/>
    <w:rsid w:val="00A93EEC"/>
    <w:rsid w:val="00A96C40"/>
    <w:rsid w:val="00A96E53"/>
    <w:rsid w:val="00AA0A2A"/>
    <w:rsid w:val="00AA3D52"/>
    <w:rsid w:val="00AA3EAF"/>
    <w:rsid w:val="00AA413E"/>
    <w:rsid w:val="00AA6982"/>
    <w:rsid w:val="00AA6C54"/>
    <w:rsid w:val="00AB01F5"/>
    <w:rsid w:val="00AB2374"/>
    <w:rsid w:val="00AB26B7"/>
    <w:rsid w:val="00AB5031"/>
    <w:rsid w:val="00AB7ABF"/>
    <w:rsid w:val="00AB7B98"/>
    <w:rsid w:val="00AC0991"/>
    <w:rsid w:val="00AC4013"/>
    <w:rsid w:val="00AC63EF"/>
    <w:rsid w:val="00AC70A9"/>
    <w:rsid w:val="00AD08B9"/>
    <w:rsid w:val="00AD0ED1"/>
    <w:rsid w:val="00AD14ED"/>
    <w:rsid w:val="00AD2BB3"/>
    <w:rsid w:val="00AD445A"/>
    <w:rsid w:val="00AD4C4B"/>
    <w:rsid w:val="00AD4CFA"/>
    <w:rsid w:val="00AD5081"/>
    <w:rsid w:val="00AD5488"/>
    <w:rsid w:val="00AD588B"/>
    <w:rsid w:val="00AD5E90"/>
    <w:rsid w:val="00AE2B96"/>
    <w:rsid w:val="00AE3314"/>
    <w:rsid w:val="00AE6748"/>
    <w:rsid w:val="00AE6E60"/>
    <w:rsid w:val="00AF431F"/>
    <w:rsid w:val="00B00B25"/>
    <w:rsid w:val="00B021BC"/>
    <w:rsid w:val="00B02E47"/>
    <w:rsid w:val="00B03777"/>
    <w:rsid w:val="00B04E90"/>
    <w:rsid w:val="00B05559"/>
    <w:rsid w:val="00B05B2D"/>
    <w:rsid w:val="00B07F13"/>
    <w:rsid w:val="00B106E9"/>
    <w:rsid w:val="00B133A0"/>
    <w:rsid w:val="00B151E2"/>
    <w:rsid w:val="00B20327"/>
    <w:rsid w:val="00B23E8E"/>
    <w:rsid w:val="00B241AD"/>
    <w:rsid w:val="00B24215"/>
    <w:rsid w:val="00B261EB"/>
    <w:rsid w:val="00B30D54"/>
    <w:rsid w:val="00B3491D"/>
    <w:rsid w:val="00B367E7"/>
    <w:rsid w:val="00B4335B"/>
    <w:rsid w:val="00B44113"/>
    <w:rsid w:val="00B45D3B"/>
    <w:rsid w:val="00B46374"/>
    <w:rsid w:val="00B50A31"/>
    <w:rsid w:val="00B51B12"/>
    <w:rsid w:val="00B6261D"/>
    <w:rsid w:val="00B641C7"/>
    <w:rsid w:val="00B66F9D"/>
    <w:rsid w:val="00B711CB"/>
    <w:rsid w:val="00B718A6"/>
    <w:rsid w:val="00B7265C"/>
    <w:rsid w:val="00B72FFF"/>
    <w:rsid w:val="00B73089"/>
    <w:rsid w:val="00B74457"/>
    <w:rsid w:val="00B81108"/>
    <w:rsid w:val="00B85B0A"/>
    <w:rsid w:val="00B87F71"/>
    <w:rsid w:val="00B92C4B"/>
    <w:rsid w:val="00B934CA"/>
    <w:rsid w:val="00B9637B"/>
    <w:rsid w:val="00BA139F"/>
    <w:rsid w:val="00BA2BB6"/>
    <w:rsid w:val="00BA6021"/>
    <w:rsid w:val="00BA6DE4"/>
    <w:rsid w:val="00BA7F42"/>
    <w:rsid w:val="00BB1571"/>
    <w:rsid w:val="00BB29F2"/>
    <w:rsid w:val="00BB2AED"/>
    <w:rsid w:val="00BB481E"/>
    <w:rsid w:val="00BB4FAD"/>
    <w:rsid w:val="00BB619A"/>
    <w:rsid w:val="00BC0FCD"/>
    <w:rsid w:val="00BC39CA"/>
    <w:rsid w:val="00BC716D"/>
    <w:rsid w:val="00BC7D56"/>
    <w:rsid w:val="00BD01AA"/>
    <w:rsid w:val="00BD2EA0"/>
    <w:rsid w:val="00BD3091"/>
    <w:rsid w:val="00BD536F"/>
    <w:rsid w:val="00BD5E5F"/>
    <w:rsid w:val="00BD7A6B"/>
    <w:rsid w:val="00BE2663"/>
    <w:rsid w:val="00BE44F1"/>
    <w:rsid w:val="00BE6818"/>
    <w:rsid w:val="00BF7524"/>
    <w:rsid w:val="00BF78DD"/>
    <w:rsid w:val="00BF7A5A"/>
    <w:rsid w:val="00BF7C56"/>
    <w:rsid w:val="00C0151D"/>
    <w:rsid w:val="00C03083"/>
    <w:rsid w:val="00C038E2"/>
    <w:rsid w:val="00C04401"/>
    <w:rsid w:val="00C04C83"/>
    <w:rsid w:val="00C05403"/>
    <w:rsid w:val="00C06DB3"/>
    <w:rsid w:val="00C07EB2"/>
    <w:rsid w:val="00C10C9B"/>
    <w:rsid w:val="00C12777"/>
    <w:rsid w:val="00C12924"/>
    <w:rsid w:val="00C14767"/>
    <w:rsid w:val="00C14FA9"/>
    <w:rsid w:val="00C17427"/>
    <w:rsid w:val="00C174AB"/>
    <w:rsid w:val="00C21EB2"/>
    <w:rsid w:val="00C23AA1"/>
    <w:rsid w:val="00C24A91"/>
    <w:rsid w:val="00C25EF2"/>
    <w:rsid w:val="00C267A5"/>
    <w:rsid w:val="00C277B2"/>
    <w:rsid w:val="00C27823"/>
    <w:rsid w:val="00C336B0"/>
    <w:rsid w:val="00C33827"/>
    <w:rsid w:val="00C34CE6"/>
    <w:rsid w:val="00C35822"/>
    <w:rsid w:val="00C3714A"/>
    <w:rsid w:val="00C42043"/>
    <w:rsid w:val="00C431F0"/>
    <w:rsid w:val="00C43467"/>
    <w:rsid w:val="00C43F6E"/>
    <w:rsid w:val="00C440F4"/>
    <w:rsid w:val="00C44EBB"/>
    <w:rsid w:val="00C4579D"/>
    <w:rsid w:val="00C469FC"/>
    <w:rsid w:val="00C50945"/>
    <w:rsid w:val="00C54F78"/>
    <w:rsid w:val="00C55BEF"/>
    <w:rsid w:val="00C562A0"/>
    <w:rsid w:val="00C56435"/>
    <w:rsid w:val="00C57D1C"/>
    <w:rsid w:val="00C65A3E"/>
    <w:rsid w:val="00C67EE6"/>
    <w:rsid w:val="00C67F42"/>
    <w:rsid w:val="00C7032B"/>
    <w:rsid w:val="00C70815"/>
    <w:rsid w:val="00C70D5A"/>
    <w:rsid w:val="00C735D3"/>
    <w:rsid w:val="00C74D26"/>
    <w:rsid w:val="00C74E8B"/>
    <w:rsid w:val="00C77803"/>
    <w:rsid w:val="00C82DAF"/>
    <w:rsid w:val="00C837F7"/>
    <w:rsid w:val="00C839FC"/>
    <w:rsid w:val="00C84706"/>
    <w:rsid w:val="00C8640A"/>
    <w:rsid w:val="00C871F0"/>
    <w:rsid w:val="00C873F2"/>
    <w:rsid w:val="00C915A5"/>
    <w:rsid w:val="00C94B03"/>
    <w:rsid w:val="00CA2DCC"/>
    <w:rsid w:val="00CA3E27"/>
    <w:rsid w:val="00CA3EA0"/>
    <w:rsid w:val="00CA43AA"/>
    <w:rsid w:val="00CA5764"/>
    <w:rsid w:val="00CA57EC"/>
    <w:rsid w:val="00CA5B58"/>
    <w:rsid w:val="00CA5E77"/>
    <w:rsid w:val="00CA7F84"/>
    <w:rsid w:val="00CB1E7C"/>
    <w:rsid w:val="00CB2577"/>
    <w:rsid w:val="00CB3AB3"/>
    <w:rsid w:val="00CB4A13"/>
    <w:rsid w:val="00CB5A1A"/>
    <w:rsid w:val="00CC48C2"/>
    <w:rsid w:val="00CC5F47"/>
    <w:rsid w:val="00CC5FDC"/>
    <w:rsid w:val="00CC6A1E"/>
    <w:rsid w:val="00CD08CE"/>
    <w:rsid w:val="00CD4A9E"/>
    <w:rsid w:val="00CD6F5F"/>
    <w:rsid w:val="00CD776E"/>
    <w:rsid w:val="00CE04F5"/>
    <w:rsid w:val="00CE0B9A"/>
    <w:rsid w:val="00CE29BC"/>
    <w:rsid w:val="00CE3A01"/>
    <w:rsid w:val="00CE58B3"/>
    <w:rsid w:val="00CE67E8"/>
    <w:rsid w:val="00CE6DD1"/>
    <w:rsid w:val="00CE7E3A"/>
    <w:rsid w:val="00CF173F"/>
    <w:rsid w:val="00CF1FB7"/>
    <w:rsid w:val="00CF5EB3"/>
    <w:rsid w:val="00CF7041"/>
    <w:rsid w:val="00CF704F"/>
    <w:rsid w:val="00CF7F4F"/>
    <w:rsid w:val="00D078AD"/>
    <w:rsid w:val="00D10AFB"/>
    <w:rsid w:val="00D11E41"/>
    <w:rsid w:val="00D130DB"/>
    <w:rsid w:val="00D14D85"/>
    <w:rsid w:val="00D16E10"/>
    <w:rsid w:val="00D17883"/>
    <w:rsid w:val="00D20649"/>
    <w:rsid w:val="00D21387"/>
    <w:rsid w:val="00D2151F"/>
    <w:rsid w:val="00D2281E"/>
    <w:rsid w:val="00D22F59"/>
    <w:rsid w:val="00D23877"/>
    <w:rsid w:val="00D2424E"/>
    <w:rsid w:val="00D25E5E"/>
    <w:rsid w:val="00D26E48"/>
    <w:rsid w:val="00D2799C"/>
    <w:rsid w:val="00D27BF0"/>
    <w:rsid w:val="00D30298"/>
    <w:rsid w:val="00D32FC7"/>
    <w:rsid w:val="00D34881"/>
    <w:rsid w:val="00D3556D"/>
    <w:rsid w:val="00D369D5"/>
    <w:rsid w:val="00D37435"/>
    <w:rsid w:val="00D37FA3"/>
    <w:rsid w:val="00D4091B"/>
    <w:rsid w:val="00D449F8"/>
    <w:rsid w:val="00D45A59"/>
    <w:rsid w:val="00D46CDC"/>
    <w:rsid w:val="00D46DCE"/>
    <w:rsid w:val="00D47914"/>
    <w:rsid w:val="00D51FC2"/>
    <w:rsid w:val="00D527B9"/>
    <w:rsid w:val="00D544D9"/>
    <w:rsid w:val="00D55C9E"/>
    <w:rsid w:val="00D56F58"/>
    <w:rsid w:val="00D5752D"/>
    <w:rsid w:val="00D57657"/>
    <w:rsid w:val="00D57834"/>
    <w:rsid w:val="00D61A0B"/>
    <w:rsid w:val="00D62850"/>
    <w:rsid w:val="00D62FDC"/>
    <w:rsid w:val="00D65BF8"/>
    <w:rsid w:val="00D734DA"/>
    <w:rsid w:val="00D73A68"/>
    <w:rsid w:val="00D74BC5"/>
    <w:rsid w:val="00D76385"/>
    <w:rsid w:val="00D77682"/>
    <w:rsid w:val="00D82603"/>
    <w:rsid w:val="00D82D40"/>
    <w:rsid w:val="00D8326A"/>
    <w:rsid w:val="00D83D68"/>
    <w:rsid w:val="00D84393"/>
    <w:rsid w:val="00D90669"/>
    <w:rsid w:val="00D90D52"/>
    <w:rsid w:val="00D91A0E"/>
    <w:rsid w:val="00D941D7"/>
    <w:rsid w:val="00D9486C"/>
    <w:rsid w:val="00D94B7D"/>
    <w:rsid w:val="00D9506B"/>
    <w:rsid w:val="00DA069F"/>
    <w:rsid w:val="00DA3030"/>
    <w:rsid w:val="00DA3032"/>
    <w:rsid w:val="00DA4785"/>
    <w:rsid w:val="00DA5518"/>
    <w:rsid w:val="00DA5BB7"/>
    <w:rsid w:val="00DA63BA"/>
    <w:rsid w:val="00DB4995"/>
    <w:rsid w:val="00DB6F5C"/>
    <w:rsid w:val="00DB732E"/>
    <w:rsid w:val="00DC36DF"/>
    <w:rsid w:val="00DC5013"/>
    <w:rsid w:val="00DC57CB"/>
    <w:rsid w:val="00DC5EDE"/>
    <w:rsid w:val="00DD08DA"/>
    <w:rsid w:val="00DD1CF6"/>
    <w:rsid w:val="00DD4FF6"/>
    <w:rsid w:val="00DD53E7"/>
    <w:rsid w:val="00DD5B3A"/>
    <w:rsid w:val="00DD5C30"/>
    <w:rsid w:val="00DE0518"/>
    <w:rsid w:val="00DE3045"/>
    <w:rsid w:val="00DE5B7B"/>
    <w:rsid w:val="00DE613F"/>
    <w:rsid w:val="00DF1EEA"/>
    <w:rsid w:val="00DF34A6"/>
    <w:rsid w:val="00DF5903"/>
    <w:rsid w:val="00DF5D8C"/>
    <w:rsid w:val="00E020C1"/>
    <w:rsid w:val="00E04C81"/>
    <w:rsid w:val="00E113E6"/>
    <w:rsid w:val="00E11600"/>
    <w:rsid w:val="00E11DEE"/>
    <w:rsid w:val="00E12530"/>
    <w:rsid w:val="00E1339E"/>
    <w:rsid w:val="00E13FE6"/>
    <w:rsid w:val="00E15FC7"/>
    <w:rsid w:val="00E1666F"/>
    <w:rsid w:val="00E20557"/>
    <w:rsid w:val="00E2061D"/>
    <w:rsid w:val="00E22288"/>
    <w:rsid w:val="00E24903"/>
    <w:rsid w:val="00E24925"/>
    <w:rsid w:val="00E26080"/>
    <w:rsid w:val="00E263A9"/>
    <w:rsid w:val="00E27D12"/>
    <w:rsid w:val="00E32CB1"/>
    <w:rsid w:val="00E330B5"/>
    <w:rsid w:val="00E367CC"/>
    <w:rsid w:val="00E367FF"/>
    <w:rsid w:val="00E369E3"/>
    <w:rsid w:val="00E36C5B"/>
    <w:rsid w:val="00E41BC1"/>
    <w:rsid w:val="00E426B3"/>
    <w:rsid w:val="00E447A6"/>
    <w:rsid w:val="00E46E70"/>
    <w:rsid w:val="00E50619"/>
    <w:rsid w:val="00E51283"/>
    <w:rsid w:val="00E52529"/>
    <w:rsid w:val="00E5337B"/>
    <w:rsid w:val="00E55352"/>
    <w:rsid w:val="00E5551F"/>
    <w:rsid w:val="00E573C5"/>
    <w:rsid w:val="00E6594A"/>
    <w:rsid w:val="00E66722"/>
    <w:rsid w:val="00E66D26"/>
    <w:rsid w:val="00E67460"/>
    <w:rsid w:val="00E67E4A"/>
    <w:rsid w:val="00E713EF"/>
    <w:rsid w:val="00E719CE"/>
    <w:rsid w:val="00E72558"/>
    <w:rsid w:val="00E726BE"/>
    <w:rsid w:val="00E73CCC"/>
    <w:rsid w:val="00E74071"/>
    <w:rsid w:val="00E747D0"/>
    <w:rsid w:val="00E76132"/>
    <w:rsid w:val="00E81097"/>
    <w:rsid w:val="00E832E9"/>
    <w:rsid w:val="00E8498F"/>
    <w:rsid w:val="00E85A62"/>
    <w:rsid w:val="00E86159"/>
    <w:rsid w:val="00E869EC"/>
    <w:rsid w:val="00E87381"/>
    <w:rsid w:val="00E906BC"/>
    <w:rsid w:val="00E916B8"/>
    <w:rsid w:val="00E9202C"/>
    <w:rsid w:val="00E95220"/>
    <w:rsid w:val="00E95264"/>
    <w:rsid w:val="00E95401"/>
    <w:rsid w:val="00EA0600"/>
    <w:rsid w:val="00EA0FAB"/>
    <w:rsid w:val="00EA29AE"/>
    <w:rsid w:val="00EA4E17"/>
    <w:rsid w:val="00EA6D28"/>
    <w:rsid w:val="00EA7181"/>
    <w:rsid w:val="00EA777D"/>
    <w:rsid w:val="00EB2D18"/>
    <w:rsid w:val="00EB2E97"/>
    <w:rsid w:val="00EB4E1D"/>
    <w:rsid w:val="00EB6B21"/>
    <w:rsid w:val="00EB71B4"/>
    <w:rsid w:val="00EB7F43"/>
    <w:rsid w:val="00EC0C00"/>
    <w:rsid w:val="00EC4637"/>
    <w:rsid w:val="00EC4966"/>
    <w:rsid w:val="00EC68D3"/>
    <w:rsid w:val="00ED12B3"/>
    <w:rsid w:val="00ED26CB"/>
    <w:rsid w:val="00ED4DF8"/>
    <w:rsid w:val="00ED6E83"/>
    <w:rsid w:val="00ED7B2A"/>
    <w:rsid w:val="00EE07A1"/>
    <w:rsid w:val="00EE4D33"/>
    <w:rsid w:val="00EE5C4A"/>
    <w:rsid w:val="00EE6273"/>
    <w:rsid w:val="00EE6685"/>
    <w:rsid w:val="00EE6FAB"/>
    <w:rsid w:val="00EE7EC2"/>
    <w:rsid w:val="00EF097A"/>
    <w:rsid w:val="00EF2999"/>
    <w:rsid w:val="00EF3624"/>
    <w:rsid w:val="00EF5145"/>
    <w:rsid w:val="00EF629A"/>
    <w:rsid w:val="00EF76F8"/>
    <w:rsid w:val="00F00494"/>
    <w:rsid w:val="00F02142"/>
    <w:rsid w:val="00F02D17"/>
    <w:rsid w:val="00F10F23"/>
    <w:rsid w:val="00F11396"/>
    <w:rsid w:val="00F1212D"/>
    <w:rsid w:val="00F14429"/>
    <w:rsid w:val="00F14E39"/>
    <w:rsid w:val="00F16C38"/>
    <w:rsid w:val="00F17A25"/>
    <w:rsid w:val="00F31C7E"/>
    <w:rsid w:val="00F32EE8"/>
    <w:rsid w:val="00F33DA3"/>
    <w:rsid w:val="00F34C78"/>
    <w:rsid w:val="00F35EB6"/>
    <w:rsid w:val="00F35F29"/>
    <w:rsid w:val="00F3635B"/>
    <w:rsid w:val="00F3670B"/>
    <w:rsid w:val="00F376FA"/>
    <w:rsid w:val="00F37C49"/>
    <w:rsid w:val="00F40C5F"/>
    <w:rsid w:val="00F40CBC"/>
    <w:rsid w:val="00F42888"/>
    <w:rsid w:val="00F502D9"/>
    <w:rsid w:val="00F5058F"/>
    <w:rsid w:val="00F52190"/>
    <w:rsid w:val="00F565D6"/>
    <w:rsid w:val="00F603D5"/>
    <w:rsid w:val="00F606BC"/>
    <w:rsid w:val="00F61E72"/>
    <w:rsid w:val="00F62EE7"/>
    <w:rsid w:val="00F6429B"/>
    <w:rsid w:val="00F64938"/>
    <w:rsid w:val="00F64C24"/>
    <w:rsid w:val="00F674F3"/>
    <w:rsid w:val="00F701C8"/>
    <w:rsid w:val="00F705FE"/>
    <w:rsid w:val="00F708CD"/>
    <w:rsid w:val="00F74185"/>
    <w:rsid w:val="00F76BE3"/>
    <w:rsid w:val="00F777BC"/>
    <w:rsid w:val="00F83CDC"/>
    <w:rsid w:val="00F85D07"/>
    <w:rsid w:val="00F86C11"/>
    <w:rsid w:val="00F87EEA"/>
    <w:rsid w:val="00F900AC"/>
    <w:rsid w:val="00F91232"/>
    <w:rsid w:val="00F92BAB"/>
    <w:rsid w:val="00F93440"/>
    <w:rsid w:val="00F96FE9"/>
    <w:rsid w:val="00FA0A80"/>
    <w:rsid w:val="00FA0AFE"/>
    <w:rsid w:val="00FA0B0B"/>
    <w:rsid w:val="00FA39F3"/>
    <w:rsid w:val="00FA3DE6"/>
    <w:rsid w:val="00FA47F2"/>
    <w:rsid w:val="00FA54AF"/>
    <w:rsid w:val="00FA6AAD"/>
    <w:rsid w:val="00FA799F"/>
    <w:rsid w:val="00FA7CCB"/>
    <w:rsid w:val="00FB4CC4"/>
    <w:rsid w:val="00FB4DE4"/>
    <w:rsid w:val="00FB4EC6"/>
    <w:rsid w:val="00FB679B"/>
    <w:rsid w:val="00FB7520"/>
    <w:rsid w:val="00FC01B3"/>
    <w:rsid w:val="00FC0A2F"/>
    <w:rsid w:val="00FC4938"/>
    <w:rsid w:val="00FD5C27"/>
    <w:rsid w:val="00FD5FD9"/>
    <w:rsid w:val="00FD6140"/>
    <w:rsid w:val="00FD7176"/>
    <w:rsid w:val="00FD7D4A"/>
    <w:rsid w:val="00FE05E7"/>
    <w:rsid w:val="00FE0BA5"/>
    <w:rsid w:val="00FE1769"/>
    <w:rsid w:val="00FE248A"/>
    <w:rsid w:val="00FE2CAD"/>
    <w:rsid w:val="00FE683B"/>
    <w:rsid w:val="00FE7D1C"/>
    <w:rsid w:val="00FF1116"/>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uiPriority w:val="99"/>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uiPriority w:val="99"/>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uiPriority w:val="99"/>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 w:type="character" w:customStyle="1" w:styleId="video-uploader-byline3">
    <w:name w:val="video-uploader-byline3"/>
    <w:basedOn w:val="DefaultParagraphFont"/>
    <w:rsid w:val="00A10910"/>
    <w:rPr>
      <w:color w:val="767676"/>
      <w:sz w:val="17"/>
      <w:szCs w:val="17"/>
      <w:bdr w:val="none" w:sz="0" w:space="0" w:color="auto" w:frame="1"/>
    </w:rPr>
  </w:style>
  <w:style w:type="paragraph" w:customStyle="1" w:styleId="psasuper">
    <w:name w:val="psasuper"/>
    <w:basedOn w:val="Normal"/>
    <w:rsid w:val="00071D6F"/>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05409333">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2995442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142888100">
      <w:bodyDiv w:val="1"/>
      <w:marLeft w:val="0"/>
      <w:marRight w:val="0"/>
      <w:marTop w:val="0"/>
      <w:marBottom w:val="0"/>
      <w:divBdr>
        <w:top w:val="none" w:sz="0" w:space="0" w:color="auto"/>
        <w:left w:val="none" w:sz="0" w:space="0" w:color="auto"/>
        <w:bottom w:val="none" w:sz="0" w:space="0" w:color="auto"/>
        <w:right w:val="none" w:sz="0" w:space="0" w:color="auto"/>
      </w:divBdr>
    </w:div>
    <w:div w:id="1178621341">
      <w:bodyDiv w:val="1"/>
      <w:marLeft w:val="0"/>
      <w:marRight w:val="0"/>
      <w:marTop w:val="0"/>
      <w:marBottom w:val="0"/>
      <w:divBdr>
        <w:top w:val="none" w:sz="0" w:space="0" w:color="auto"/>
        <w:left w:val="none" w:sz="0" w:space="0" w:color="auto"/>
        <w:bottom w:val="none" w:sz="0" w:space="0" w:color="auto"/>
        <w:right w:val="none" w:sz="0" w:space="0" w:color="auto"/>
      </w:divBdr>
    </w:div>
    <w:div w:id="1212961742">
      <w:bodyDiv w:val="1"/>
      <w:marLeft w:val="0"/>
      <w:marRight w:val="0"/>
      <w:marTop w:val="0"/>
      <w:marBottom w:val="0"/>
      <w:divBdr>
        <w:top w:val="none" w:sz="0" w:space="0" w:color="auto"/>
        <w:left w:val="none" w:sz="0" w:space="0" w:color="auto"/>
        <w:bottom w:val="none" w:sz="0" w:space="0" w:color="auto"/>
        <w:right w:val="none" w:sz="0" w:space="0" w:color="auto"/>
      </w:divBdr>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389844174">
      <w:bodyDiv w:val="1"/>
      <w:marLeft w:val="0"/>
      <w:marRight w:val="0"/>
      <w:marTop w:val="0"/>
      <w:marBottom w:val="0"/>
      <w:divBdr>
        <w:top w:val="none" w:sz="0" w:space="0" w:color="auto"/>
        <w:left w:val="none" w:sz="0" w:space="0" w:color="auto"/>
        <w:bottom w:val="none" w:sz="0" w:space="0" w:color="auto"/>
        <w:right w:val="none" w:sz="0" w:space="0" w:color="auto"/>
      </w:divBdr>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40757516">
      <w:bodyDiv w:val="1"/>
      <w:marLeft w:val="0"/>
      <w:marRight w:val="0"/>
      <w:marTop w:val="0"/>
      <w:marBottom w:val="0"/>
      <w:divBdr>
        <w:top w:val="none" w:sz="0" w:space="0" w:color="auto"/>
        <w:left w:val="none" w:sz="0" w:space="0" w:color="auto"/>
        <w:bottom w:val="none" w:sz="0" w:space="0" w:color="auto"/>
        <w:right w:val="none" w:sz="0" w:space="0" w:color="auto"/>
      </w:divBdr>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52303447">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60287082">
      <w:bodyDiv w:val="1"/>
      <w:marLeft w:val="0"/>
      <w:marRight w:val="0"/>
      <w:marTop w:val="0"/>
      <w:marBottom w:val="0"/>
      <w:divBdr>
        <w:top w:val="none" w:sz="0" w:space="0" w:color="auto"/>
        <w:left w:val="none" w:sz="0" w:space="0" w:color="auto"/>
        <w:bottom w:val="none" w:sz="0" w:space="0" w:color="auto"/>
        <w:right w:val="none" w:sz="0" w:space="0" w:color="auto"/>
      </w:divBdr>
    </w:div>
    <w:div w:id="1574898666">
      <w:bodyDiv w:val="1"/>
      <w:marLeft w:val="0"/>
      <w:marRight w:val="0"/>
      <w:marTop w:val="0"/>
      <w:marBottom w:val="0"/>
      <w:divBdr>
        <w:top w:val="none" w:sz="0" w:space="0" w:color="auto"/>
        <w:left w:val="none" w:sz="0" w:space="0" w:color="auto"/>
        <w:bottom w:val="none" w:sz="0" w:space="0" w:color="auto"/>
        <w:right w:val="none" w:sz="0" w:space="0" w:color="auto"/>
      </w:divBdr>
    </w:div>
    <w:div w:id="1580871826">
      <w:bodyDiv w:val="1"/>
      <w:marLeft w:val="0"/>
      <w:marRight w:val="0"/>
      <w:marTop w:val="0"/>
      <w:marBottom w:val="0"/>
      <w:divBdr>
        <w:top w:val="none" w:sz="0" w:space="0" w:color="auto"/>
        <w:left w:val="none" w:sz="0" w:space="0" w:color="auto"/>
        <w:bottom w:val="none" w:sz="0" w:space="0" w:color="auto"/>
        <w:right w:val="none" w:sz="0" w:space="0" w:color="auto"/>
      </w:divBdr>
      <w:divsChild>
        <w:div w:id="1191453103">
          <w:marLeft w:val="0"/>
          <w:marRight w:val="0"/>
          <w:marTop w:val="0"/>
          <w:marBottom w:val="0"/>
          <w:divBdr>
            <w:top w:val="none" w:sz="0" w:space="0" w:color="auto"/>
            <w:left w:val="none" w:sz="0" w:space="0" w:color="auto"/>
            <w:bottom w:val="none" w:sz="0" w:space="0" w:color="auto"/>
            <w:right w:val="none" w:sz="0" w:space="0" w:color="auto"/>
          </w:divBdr>
        </w:div>
        <w:div w:id="1610163422">
          <w:marLeft w:val="0"/>
          <w:marRight w:val="0"/>
          <w:marTop w:val="0"/>
          <w:marBottom w:val="0"/>
          <w:divBdr>
            <w:top w:val="none" w:sz="0" w:space="0" w:color="auto"/>
            <w:left w:val="none" w:sz="0" w:space="0" w:color="auto"/>
            <w:bottom w:val="none" w:sz="0" w:space="0" w:color="auto"/>
            <w:right w:val="none" w:sz="0" w:space="0" w:color="auto"/>
          </w:divBdr>
          <w:divsChild>
            <w:div w:id="127023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15214900">
      <w:bodyDiv w:val="1"/>
      <w:marLeft w:val="0"/>
      <w:marRight w:val="0"/>
      <w:marTop w:val="0"/>
      <w:marBottom w:val="0"/>
      <w:divBdr>
        <w:top w:val="none" w:sz="0" w:space="0" w:color="auto"/>
        <w:left w:val="none" w:sz="0" w:space="0" w:color="auto"/>
        <w:bottom w:val="none" w:sz="0" w:space="0" w:color="auto"/>
        <w:right w:val="none" w:sz="0" w:space="0" w:color="auto"/>
      </w:divBdr>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768231941">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1916233531">
      <w:bodyDiv w:val="1"/>
      <w:marLeft w:val="0"/>
      <w:marRight w:val="0"/>
      <w:marTop w:val="0"/>
      <w:marBottom w:val="0"/>
      <w:divBdr>
        <w:top w:val="none" w:sz="0" w:space="0" w:color="auto"/>
        <w:left w:val="none" w:sz="0" w:space="0" w:color="auto"/>
        <w:bottom w:val="none" w:sz="0" w:space="0" w:color="auto"/>
        <w:right w:val="none" w:sz="0" w:space="0" w:color="auto"/>
      </w:divBdr>
      <w:divsChild>
        <w:div w:id="2061896748">
          <w:marLeft w:val="0"/>
          <w:marRight w:val="0"/>
          <w:marTop w:val="0"/>
          <w:marBottom w:val="0"/>
          <w:divBdr>
            <w:top w:val="none" w:sz="0" w:space="0" w:color="auto"/>
            <w:left w:val="none" w:sz="0" w:space="0" w:color="auto"/>
            <w:bottom w:val="none" w:sz="0" w:space="0" w:color="auto"/>
            <w:right w:val="none" w:sz="0" w:space="0" w:color="auto"/>
          </w:divBdr>
        </w:div>
      </w:divsChild>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umina.bible.org/bible/2+Peter+1" TargetMode="External"/><Relationship Id="rId117" Type="http://schemas.openxmlformats.org/officeDocument/2006/relationships/hyperlink" Target="https://net.bible.org/" TargetMode="External"/><Relationship Id="rId21" Type="http://schemas.openxmlformats.org/officeDocument/2006/relationships/hyperlink" Target="http://www.churchgrowthinternational.com" TargetMode="External"/><Relationship Id="rId42" Type="http://schemas.openxmlformats.org/officeDocument/2006/relationships/hyperlink" Target="https://lumina.bible.org/bible/1+John+3" TargetMode="External"/><Relationship Id="rId47" Type="http://schemas.openxmlformats.org/officeDocument/2006/relationships/hyperlink" Target="https://lumina.bible.org/bible/1+John+3" TargetMode="External"/><Relationship Id="rId63" Type="http://schemas.openxmlformats.org/officeDocument/2006/relationships/hyperlink" Target="https://lumina.bible.org/bible/1+John+5" TargetMode="External"/><Relationship Id="rId68" Type="http://schemas.openxmlformats.org/officeDocument/2006/relationships/hyperlink" Target="http://www.onedoorministries.org/" TargetMode="External"/><Relationship Id="rId84" Type="http://schemas.openxmlformats.org/officeDocument/2006/relationships/hyperlink" Target="https://net.bible.org/" TargetMode="External"/><Relationship Id="rId89" Type="http://schemas.openxmlformats.org/officeDocument/2006/relationships/image" Target="media/image8.jpg"/><Relationship Id="rId112" Type="http://schemas.openxmlformats.org/officeDocument/2006/relationships/hyperlink" Target="https://net.bible.org/" TargetMode="External"/><Relationship Id="rId16" Type="http://schemas.openxmlformats.org/officeDocument/2006/relationships/diagramLayout" Target="diagrams/layout1.xml"/><Relationship Id="rId107" Type="http://schemas.openxmlformats.org/officeDocument/2006/relationships/hyperlink" Target="https://net.bible.org/" TargetMode="External"/><Relationship Id="rId11" Type="http://schemas.openxmlformats.org/officeDocument/2006/relationships/header" Target="header1.xml"/><Relationship Id="rId32" Type="http://schemas.openxmlformats.org/officeDocument/2006/relationships/hyperlink" Target="https://lumina.bible.org/bible/John+10" TargetMode="External"/><Relationship Id="rId37" Type="http://schemas.openxmlformats.org/officeDocument/2006/relationships/hyperlink" Target="https://lumina.bible.org/bible/1+John+3" TargetMode="External"/><Relationship Id="rId53" Type="http://schemas.openxmlformats.org/officeDocument/2006/relationships/hyperlink" Target="https://lumina.bible.org/bible/John+16" TargetMode="External"/><Relationship Id="rId58" Type="http://schemas.openxmlformats.org/officeDocument/2006/relationships/hyperlink" Target="https://lumina.bible.org/bible/Psalms+89" TargetMode="External"/><Relationship Id="rId74" Type="http://schemas.openxmlformats.org/officeDocument/2006/relationships/hyperlink" Target="https://net.bible.org/" TargetMode="External"/><Relationship Id="rId79" Type="http://schemas.openxmlformats.org/officeDocument/2006/relationships/hyperlink" Target="https://net.bible.org/" TargetMode="External"/><Relationship Id="rId102" Type="http://schemas.openxmlformats.org/officeDocument/2006/relationships/hyperlink" Target="https://net.bible.org/" TargetMode="External"/><Relationship Id="rId123" Type="http://schemas.openxmlformats.org/officeDocument/2006/relationships/hyperlink" Target="http://www.apologeticspress.org/homestudycourses.aspx" TargetMode="External"/><Relationship Id="rId128" Type="http://schemas.openxmlformats.org/officeDocument/2006/relationships/hyperlink" Target="http://www.biblegateway.com/passage/?search=1+Peter+2%3A4-7&amp;version=NASB;KJV" TargetMode="External"/><Relationship Id="rId5" Type="http://schemas.openxmlformats.org/officeDocument/2006/relationships/webSettings" Target="webSettings.xml"/><Relationship Id="rId90" Type="http://schemas.openxmlformats.org/officeDocument/2006/relationships/hyperlink" Target="http://www.biblegateway.com/passage/?search=2+Corinthians+2%3A11-14&amp;version=NIV" TargetMode="External"/><Relationship Id="rId95" Type="http://schemas.openxmlformats.org/officeDocument/2006/relationships/hyperlink" Target="http://www.biblegateway.com/passage/?search=Rom%206:17,%20Rom%207:25,%201Cor%2015:57,%202Cor%209:15&amp;version=NIV" TargetMode="External"/><Relationship Id="rId19" Type="http://schemas.microsoft.com/office/2007/relationships/diagramDrawing" Target="diagrams/drawing1.xml"/><Relationship Id="rId14" Type="http://schemas.openxmlformats.org/officeDocument/2006/relationships/hyperlink" Target="https://net.bible.org/" TargetMode="External"/><Relationship Id="rId22" Type="http://schemas.openxmlformats.org/officeDocument/2006/relationships/hyperlink" Target="http://www.cpqa.org" TargetMode="External"/><Relationship Id="rId27" Type="http://schemas.openxmlformats.org/officeDocument/2006/relationships/hyperlink" Target="https://lumina.bible.org/bible/2+Peter+1" TargetMode="External"/><Relationship Id="rId30" Type="http://schemas.openxmlformats.org/officeDocument/2006/relationships/hyperlink" Target="https://lumina.bible.org/bible/2+Corinthians+13" TargetMode="External"/><Relationship Id="rId35" Type="http://schemas.openxmlformats.org/officeDocument/2006/relationships/hyperlink" Target="https://lumina.bible.org/bible/2+Corinthians+5" TargetMode="External"/><Relationship Id="rId43" Type="http://schemas.openxmlformats.org/officeDocument/2006/relationships/hyperlink" Target="https://lumina.bible.org/bible/1+John+3" TargetMode="External"/><Relationship Id="rId48" Type="http://schemas.openxmlformats.org/officeDocument/2006/relationships/hyperlink" Target="https://lumina.bible.org/bible/1+John+3" TargetMode="External"/><Relationship Id="rId56" Type="http://schemas.openxmlformats.org/officeDocument/2006/relationships/hyperlink" Target="https://lumina.bible.org/bible/Psalms+89" TargetMode="External"/><Relationship Id="rId64" Type="http://schemas.openxmlformats.org/officeDocument/2006/relationships/hyperlink" Target="https://lumina.bible.org/bible/1+John+5" TargetMode="External"/><Relationship Id="rId69" Type="http://schemas.openxmlformats.org/officeDocument/2006/relationships/hyperlink" Target="http://www.onedoorministries.org/" TargetMode="External"/><Relationship Id="rId77" Type="http://schemas.openxmlformats.org/officeDocument/2006/relationships/hyperlink" Target="https://net.bible.org/" TargetMode="External"/><Relationship Id="rId100" Type="http://schemas.openxmlformats.org/officeDocument/2006/relationships/hyperlink" Target="https://net.bible.org/" TargetMode="External"/><Relationship Id="rId105" Type="http://schemas.openxmlformats.org/officeDocument/2006/relationships/hyperlink" Target="https://net.bible.org/" TargetMode="External"/><Relationship Id="rId113" Type="http://schemas.openxmlformats.org/officeDocument/2006/relationships/hyperlink" Target="https://net.bible.org/" TargetMode="External"/><Relationship Id="rId118" Type="http://schemas.openxmlformats.org/officeDocument/2006/relationships/hyperlink" Target="https://net.bible.org/" TargetMode="External"/><Relationship Id="rId126" Type="http://schemas.openxmlformats.org/officeDocument/2006/relationships/hyperlink" Target="http://www.biblegateway.com/passage/?search=1+Peter+2%3A4-7&amp;version=NASB;KJV" TargetMode="External"/><Relationship Id="rId8" Type="http://schemas.openxmlformats.org/officeDocument/2006/relationships/image" Target="media/image3.jpg"/><Relationship Id="rId51" Type="http://schemas.openxmlformats.org/officeDocument/2006/relationships/hyperlink" Target="https://lumina.bible.org/bible/1+John+3" TargetMode="External"/><Relationship Id="rId72" Type="http://schemas.openxmlformats.org/officeDocument/2006/relationships/hyperlink" Target="https://net.bible.org/" TargetMode="External"/><Relationship Id="rId80" Type="http://schemas.openxmlformats.org/officeDocument/2006/relationships/hyperlink" Target="https://net.bible.org/" TargetMode="External"/><Relationship Id="rId85" Type="http://schemas.openxmlformats.org/officeDocument/2006/relationships/hyperlink" Target="https://net.bible.org/" TargetMode="External"/><Relationship Id="rId93" Type="http://schemas.openxmlformats.org/officeDocument/2006/relationships/hyperlink" Target="http://www.biblegateway.com/passage/?search=Acts%2016:9&amp;version=NIV" TargetMode="External"/><Relationship Id="rId98" Type="http://schemas.openxmlformats.org/officeDocument/2006/relationships/hyperlink" Target="http://www.biblegateway.com/passage/?search=2Cor%208:7&amp;version=NIV" TargetMode="External"/><Relationship Id="rId121" Type="http://schemas.openxmlformats.org/officeDocument/2006/relationships/hyperlink" Target="https://net.bible.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7.jpg"/><Relationship Id="rId33" Type="http://schemas.openxmlformats.org/officeDocument/2006/relationships/hyperlink" Target="https://lumina.bible.org/bible/John+10" TargetMode="External"/><Relationship Id="rId38" Type="http://schemas.openxmlformats.org/officeDocument/2006/relationships/hyperlink" Target="https://lumina.bible.org/bible/1+John+3" TargetMode="External"/><Relationship Id="rId46" Type="http://schemas.openxmlformats.org/officeDocument/2006/relationships/hyperlink" Target="https://lumina.bible.org/bible/1+John+3" TargetMode="External"/><Relationship Id="rId59" Type="http://schemas.openxmlformats.org/officeDocument/2006/relationships/hyperlink" Target="https://lumina.bible.org/bible/Psalms+89" TargetMode="External"/><Relationship Id="rId67" Type="http://schemas.openxmlformats.org/officeDocument/2006/relationships/hyperlink" Target="http://LaLimye.com/" TargetMode="External"/><Relationship Id="rId103" Type="http://schemas.openxmlformats.org/officeDocument/2006/relationships/hyperlink" Target="https://net.bible.org/" TargetMode="External"/><Relationship Id="rId108" Type="http://schemas.openxmlformats.org/officeDocument/2006/relationships/hyperlink" Target="https://net.bible.org/" TargetMode="External"/><Relationship Id="rId116" Type="http://schemas.openxmlformats.org/officeDocument/2006/relationships/hyperlink" Target="https://net.bible.org/" TargetMode="External"/><Relationship Id="rId124" Type="http://schemas.openxmlformats.org/officeDocument/2006/relationships/hyperlink" Target="https://net.bible.org/" TargetMode="External"/><Relationship Id="rId129" Type="http://schemas.openxmlformats.org/officeDocument/2006/relationships/hyperlink" Target="http://www.catalystmissions.org" TargetMode="External"/><Relationship Id="rId20" Type="http://schemas.openxmlformats.org/officeDocument/2006/relationships/hyperlink" Target="https://net.bible.org/" TargetMode="External"/><Relationship Id="rId41" Type="http://schemas.openxmlformats.org/officeDocument/2006/relationships/hyperlink" Target="https://lumina.bible.org/bible/1+John+3" TargetMode="External"/><Relationship Id="rId54" Type="http://schemas.openxmlformats.org/officeDocument/2006/relationships/hyperlink" Target="https://lumina.bible.org/bible/John+16" TargetMode="External"/><Relationship Id="rId62" Type="http://schemas.openxmlformats.org/officeDocument/2006/relationships/hyperlink" Target="https://lumina.bible.org/bible/1+John+5" TargetMode="External"/><Relationship Id="rId70" Type="http://schemas.openxmlformats.org/officeDocument/2006/relationships/hyperlink" Target="http://www.onedoorministries.org/" TargetMode="External"/><Relationship Id="rId75" Type="http://schemas.openxmlformats.org/officeDocument/2006/relationships/hyperlink" Target="http://classic.net.bible.org/bible.php?book=Joh&amp;chapter=15" TargetMode="External"/><Relationship Id="rId83" Type="http://schemas.openxmlformats.org/officeDocument/2006/relationships/hyperlink" Target="https://net.bible.org/" TargetMode="External"/><Relationship Id="rId88" Type="http://schemas.openxmlformats.org/officeDocument/2006/relationships/hyperlink" Target="https://net.bible.org/" TargetMode="External"/><Relationship Id="rId91" Type="http://schemas.openxmlformats.org/officeDocument/2006/relationships/hyperlink" Target="http://www.biblegateway.com/passage/?search=2Cor%207:6,%202Cor%207:13,%202Cor%208:6,%202Cor%208:16,%202Cor%208:23,%202Cor%2012:18,%20Gal%202:1,%20Gal%202:3,%20Titus%201:4&amp;version=NIV" TargetMode="External"/><Relationship Id="rId96" Type="http://schemas.openxmlformats.org/officeDocument/2006/relationships/hyperlink" Target="http://www.biblegateway.com/passage/?search=2+Corinthians+2%3A11-14&amp;version=NIV" TargetMode="External"/><Relationship Id="rId111" Type="http://schemas.openxmlformats.org/officeDocument/2006/relationships/hyperlink" Target="https://net.bible.org/"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hyperlink" Target="https://lumina.bible.org/bible/2+Peter+1" TargetMode="External"/><Relationship Id="rId36" Type="http://schemas.openxmlformats.org/officeDocument/2006/relationships/hyperlink" Target="https://lumina.bible.org/bible/2+Corinthians+5" TargetMode="External"/><Relationship Id="rId49" Type="http://schemas.openxmlformats.org/officeDocument/2006/relationships/hyperlink" Target="https://lumina.bible.org/bible/1+John+3" TargetMode="External"/><Relationship Id="rId57" Type="http://schemas.openxmlformats.org/officeDocument/2006/relationships/hyperlink" Target="https://lumina.bible.org/bible/Psalms+89" TargetMode="External"/><Relationship Id="rId106" Type="http://schemas.openxmlformats.org/officeDocument/2006/relationships/hyperlink" Target="https://net.bible.org/" TargetMode="External"/><Relationship Id="rId114" Type="http://schemas.openxmlformats.org/officeDocument/2006/relationships/hyperlink" Target="http://classic.net.bible.org/bible.php?book=Jud&amp;chapter=1" TargetMode="External"/><Relationship Id="rId119" Type="http://schemas.openxmlformats.org/officeDocument/2006/relationships/hyperlink" Target="https://net.bible.org/" TargetMode="External"/><Relationship Id="rId127" Type="http://schemas.openxmlformats.org/officeDocument/2006/relationships/hyperlink" Target="http://www.biblegateway.com/passage/?search=1+Peter+2%3A4-7&amp;version=NASB;KJV" TargetMode="External"/><Relationship Id="rId10" Type="http://schemas.openxmlformats.org/officeDocument/2006/relationships/hyperlink" Target="mailto:ginny.p.porter@gmail.com" TargetMode="External"/><Relationship Id="rId31" Type="http://schemas.openxmlformats.org/officeDocument/2006/relationships/hyperlink" Target="https://lumina.bible.org/bible/John+10" TargetMode="External"/><Relationship Id="rId44" Type="http://schemas.openxmlformats.org/officeDocument/2006/relationships/hyperlink" Target="https://lumina.bible.org/bible/1+John+3" TargetMode="External"/><Relationship Id="rId52" Type="http://schemas.openxmlformats.org/officeDocument/2006/relationships/hyperlink" Target="https://lumina.bible.org/bible/John+16" TargetMode="External"/><Relationship Id="rId60" Type="http://schemas.openxmlformats.org/officeDocument/2006/relationships/hyperlink" Target="https://lumina.bible.org/bible/1+John+5" TargetMode="External"/><Relationship Id="rId65" Type="http://schemas.openxmlformats.org/officeDocument/2006/relationships/hyperlink" Target="https://lumina.bible.org/bible/1+John+5" TargetMode="External"/><Relationship Id="rId73" Type="http://schemas.openxmlformats.org/officeDocument/2006/relationships/hyperlink" Target="https://net.bible.org/" TargetMode="External"/><Relationship Id="rId78" Type="http://schemas.openxmlformats.org/officeDocument/2006/relationships/hyperlink" Target="https://net.bible.org/" TargetMode="External"/><Relationship Id="rId81" Type="http://schemas.openxmlformats.org/officeDocument/2006/relationships/hyperlink" Target="https://net.bible.org/" TargetMode="External"/><Relationship Id="rId86" Type="http://schemas.openxmlformats.org/officeDocument/2006/relationships/hyperlink" Target="https://net.bible.org/" TargetMode="External"/><Relationship Id="rId94" Type="http://schemas.openxmlformats.org/officeDocument/2006/relationships/hyperlink" Target="http://www.biblegateway.com/passage/?search=2+Corinthians+2%3A11-14&amp;version=NIV" TargetMode="External"/><Relationship Id="rId99" Type="http://schemas.openxmlformats.org/officeDocument/2006/relationships/image" Target="media/image9.jpeg"/><Relationship Id="rId101" Type="http://schemas.openxmlformats.org/officeDocument/2006/relationships/hyperlink" Target="https://net.bible.org/" TargetMode="External"/><Relationship Id="rId122" Type="http://schemas.openxmlformats.org/officeDocument/2006/relationships/hyperlink" Target="http://classic.net.bible.org/bible.php?book=Jud&amp;chapter=1"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amp;ehk=Ro"/><Relationship Id="rId13" Type="http://schemas.openxmlformats.org/officeDocument/2006/relationships/image" Target="media/image5.jpeg"/><Relationship Id="rId18" Type="http://schemas.openxmlformats.org/officeDocument/2006/relationships/diagramColors" Target="diagrams/colors1.xml"/><Relationship Id="rId39" Type="http://schemas.openxmlformats.org/officeDocument/2006/relationships/hyperlink" Target="https://lumina.bible.org/bible/1+John+3" TargetMode="External"/><Relationship Id="rId109" Type="http://schemas.openxmlformats.org/officeDocument/2006/relationships/hyperlink" Target="https://net.bible.org/" TargetMode="External"/><Relationship Id="rId34" Type="http://schemas.openxmlformats.org/officeDocument/2006/relationships/hyperlink" Target="https://lumina.bible.org/bible/2+Corinthians+5" TargetMode="External"/><Relationship Id="rId50" Type="http://schemas.openxmlformats.org/officeDocument/2006/relationships/hyperlink" Target="https://lumina.bible.org/bible/1+John+3" TargetMode="External"/><Relationship Id="rId55" Type="http://schemas.openxmlformats.org/officeDocument/2006/relationships/hyperlink" Target="https://lumina.bible.org/bible/John+16" TargetMode="External"/><Relationship Id="rId76" Type="http://schemas.openxmlformats.org/officeDocument/2006/relationships/hyperlink" Target="http://classic.net.bible.org/bible.php?book=Joh&amp;chapter=15" TargetMode="External"/><Relationship Id="rId97" Type="http://schemas.openxmlformats.org/officeDocument/2006/relationships/hyperlink" Target="http://www.biblegateway.com/passage/?search=2+Corinthians+2%3A11-14&amp;version=NIV" TargetMode="External"/><Relationship Id="rId104" Type="http://schemas.openxmlformats.org/officeDocument/2006/relationships/hyperlink" Target="https://net.bible.org/" TargetMode="External"/><Relationship Id="rId120" Type="http://schemas.openxmlformats.org/officeDocument/2006/relationships/hyperlink" Target="https://net.bible.org/" TargetMode="External"/><Relationship Id="rId125" Type="http://schemas.openxmlformats.org/officeDocument/2006/relationships/hyperlink" Target="http://classic.net.bible.org/bible.php?book=Psa&amp;chapter=46" TargetMode="External"/><Relationship Id="rId7" Type="http://schemas.openxmlformats.org/officeDocument/2006/relationships/endnotes" Target="endnotes.xml"/><Relationship Id="rId71" Type="http://schemas.openxmlformats.org/officeDocument/2006/relationships/hyperlink" Target="http://classic.net.bible.org/bible.php?book=Psa&amp;chapter=45" TargetMode="External"/><Relationship Id="rId92" Type="http://schemas.openxmlformats.org/officeDocument/2006/relationships/hyperlink" Target="http://www.biblegateway.com/passage/?search=2+Corinthians+2%3A11-14&amp;version=NIV" TargetMode="External"/><Relationship Id="rId2" Type="http://schemas.openxmlformats.org/officeDocument/2006/relationships/numbering" Target="numbering.xml"/><Relationship Id="rId29" Type="http://schemas.openxmlformats.org/officeDocument/2006/relationships/hyperlink" Target="https://lumina.bible.org/bible/2+Peter+1" TargetMode="External"/><Relationship Id="rId24" Type="http://schemas.openxmlformats.org/officeDocument/2006/relationships/hyperlink" Target="https://net.bible.org/" TargetMode="External"/><Relationship Id="rId40" Type="http://schemas.openxmlformats.org/officeDocument/2006/relationships/hyperlink" Target="https://lumina.bible.org/bible/1+John+3" TargetMode="External"/><Relationship Id="rId45" Type="http://schemas.openxmlformats.org/officeDocument/2006/relationships/hyperlink" Target="https://lumina.bible.org/bible/1+John+3" TargetMode="External"/><Relationship Id="rId66" Type="http://schemas.openxmlformats.org/officeDocument/2006/relationships/hyperlink" Target="http://classic.net.bible.org/verse.php?book=Luk&amp;chapter=4&amp;verse=19" TargetMode="External"/><Relationship Id="rId87" Type="http://schemas.openxmlformats.org/officeDocument/2006/relationships/hyperlink" Target="https://net.bible.org/" TargetMode="External"/><Relationship Id="rId110" Type="http://schemas.openxmlformats.org/officeDocument/2006/relationships/hyperlink" Target="https://net.bible.org/" TargetMode="External"/><Relationship Id="rId115" Type="http://schemas.openxmlformats.org/officeDocument/2006/relationships/hyperlink" Target="http://classic.net.bible.org/bible.php?book=Jud&amp;chapter=1" TargetMode="External"/><Relationship Id="rId131" Type="http://schemas.microsoft.com/office/2011/relationships/people" Target="people.xml"/><Relationship Id="rId61" Type="http://schemas.openxmlformats.org/officeDocument/2006/relationships/hyperlink" Target="https://lumina.bible.org/bible/1+John+5" TargetMode="External"/><Relationship Id="rId82" Type="http://schemas.openxmlformats.org/officeDocument/2006/relationships/hyperlink" Target="https://net.bible.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EB5CA-CDB9-4E23-9108-EF570F778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238</Pages>
  <Words>81301</Words>
  <Characters>463417</Characters>
  <Application>Microsoft Office Word</Application>
  <DocSecurity>0</DocSecurity>
  <Lines>3861</Lines>
  <Paragraphs>1087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3</cp:revision>
  <cp:lastPrinted>2017-06-09T01:37:00Z</cp:lastPrinted>
  <dcterms:created xsi:type="dcterms:W3CDTF">2017-06-24T02:32:00Z</dcterms:created>
  <dcterms:modified xsi:type="dcterms:W3CDTF">2017-07-06T19:53:00Z</dcterms:modified>
</cp:coreProperties>
</file>